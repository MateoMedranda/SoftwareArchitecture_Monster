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844B">
      <w:pPr>
        <w:pBdr>
          <w:top w:val="none" w:color="auto" w:sz="0" w:space="0"/>
          <w:left w:val="none" w:color="auto" w:sz="0" w:space="0"/>
          <w:bottom w:val="none" w:color="auto" w:sz="0" w:space="0"/>
          <w:right w:val="none" w:color="auto" w:sz="0" w:space="0"/>
          <w:between w:val="none" w:color="auto" w:sz="0" w:space="0"/>
        </w:pBdr>
        <w:spacing w:before="0" w:after="0" w:line="240" w:lineRule="auto"/>
        <w:rPr>
          <w:color w:val="000000"/>
          <w:sz w:val="24"/>
          <w:szCs w:val="24"/>
        </w:rPr>
        <w:sectPr>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20" w:num="1"/>
          <w:titlePg/>
        </w:sectPr>
      </w:pPr>
      <w: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2585720</wp:posOffset>
                </wp:positionV>
                <wp:extent cx="5353050" cy="6125210"/>
                <wp:effectExtent l="0" t="0" r="0" b="8890"/>
                <wp:wrapNone/>
                <wp:docPr id="32" name="Rectángulo 32"/>
                <wp:cNvGraphicFramePr/>
                <a:graphic xmlns:a="http://schemas.openxmlformats.org/drawingml/2006/main">
                  <a:graphicData uri="http://schemas.microsoft.com/office/word/2010/wordprocessingShape">
                    <wps:wsp>
                      <wps:cNvSpPr/>
                      <wps:spPr>
                        <a:xfrm>
                          <a:off x="0" y="0"/>
                          <a:ext cx="5353050" cy="6125428"/>
                        </a:xfrm>
                        <a:prstGeom prst="rect">
                          <a:avLst/>
                        </a:prstGeom>
                        <a:noFill/>
                        <a:ln>
                          <a:noFill/>
                        </a:ln>
                      </wps:spPr>
                      <wps:txbx>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SOAP EN JAVA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wps:txbx>
                      <wps:bodyPr spcFirstLastPara="1" wrap="square" lIns="91425" tIns="45700" rIns="91425" bIns="45700" anchor="ctr" anchorCtr="0">
                        <a:noAutofit/>
                      </wps:bodyPr>
                    </wps:wsp>
                  </a:graphicData>
                </a:graphic>
              </wp:anchor>
            </w:drawing>
          </mc:Choice>
          <mc:Fallback>
            <w:pict>
              <v:rect id="Rectángulo 32" o:spid="_x0000_s1026" o:spt="1" style="position:absolute;left:0pt;margin-left:13.95pt;margin-top:203.6pt;height:482.3pt;width:421.5pt;z-index:251660288;v-text-anchor:middle;mso-width-relative:page;mso-height-relative:page;" filled="f" stroked="f" coordsize="21600,21600" o:gfxdata="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P+a8NgAAAAL&#10;AQAADwAAAAAAAAABACAAAAAiAAAAZHJzL2Rvd25yZXYueG1sUEsBAhQAFAAAAAgAh07iQCezmjnj&#10;AQAAyQMAAA4AAAAAAAAAAQAgAAAAJwEAAGRycy9lMm9Eb2MueG1sUEsFBgAAAAAGAAYAWQEAAHwF&#10;AAAAAA==&#10;">
                <v:fill on="f" focussize="0,0"/>
                <v:stroke on="f"/>
                <v:imagedata o:title=""/>
                <o:lock v:ext="edit" aspectratio="f"/>
                <v:textbox inset="7.1988188976378pt,3.59842519685039pt,7.1988188976378pt,3.59842519685039pt">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SOAP EN JAVA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v:textbox>
              </v:rect>
            </w:pict>
          </mc:Fallback>
        </mc:AlternateContent>
      </w:r>
      <w:r>
        <w:rPr>
          <w:color w:val="000000"/>
          <w:sz w:val="24"/>
          <w:szCs w:val="24"/>
        </w:rPr>
        <mc:AlternateContent>
          <mc:Choice Requires="wpg">
            <w:drawing>
              <wp:anchor distT="0" distB="0" distL="0" distR="0" simplePos="0" relativeHeight="251659264" behindDoc="1" locked="0" layoutInCell="1" allowOverlap="1">
                <wp:simplePos x="0" y="0"/>
                <wp:positionH relativeFrom="page">
                  <wp:posOffset>997585</wp:posOffset>
                </wp:positionH>
                <wp:positionV relativeFrom="page">
                  <wp:posOffset>906780</wp:posOffset>
                </wp:positionV>
                <wp:extent cx="2132965"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2" name="Grupo 2"/>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09D83F36">
                                <w:pPr>
                                  <w:spacing w:before="0" w:after="0" w:line="240" w:lineRule="auto"/>
                                  <w:jc w:val="left"/>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6BDE4B70">
                                <w:pPr>
                                  <w:spacing w:before="0" w:after="0" w:line="240" w:lineRule="auto"/>
                                  <w:jc w:val="left"/>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23722FE">
                                <w:pPr>
                                  <w:spacing w:before="0" w:after="0" w:line="240" w:lineRule="auto"/>
                                  <w:jc w:val="right"/>
                                </w:pPr>
                                <w:r>
                                  <w:rPr>
                                    <w:rFonts w:ascii="Arial" w:hAnsi="Arial" w:eastAsia="Arial" w:cs="Arial"/>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upo 1" o:spid="_x0000_s1026" o:spt="203" style="position:absolute;left:0pt;margin-left:78.55pt;margin-top:71.4pt;height:698.4pt;width:167.95pt;mso-position-horizontal-relative:page;mso-position-vertical-relative:page;z-index:-251657216;mso-width-relative:page;mso-height-relative:page;" coordorigin="4279400,0" coordsize="2137975,7560000" o:gfxdata="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">
                <o:lock v:ext="edit" aspectratio="f"/>
                <v:group id="Grupo 2" o:spid="_x0000_s1026" o:spt="203" style="position:absolute;left:4279401;top:0;height:7560000;width:2133199;" coordsize="2133600,912571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Rectángulo 3" o:spid="_x0000_s1026" o:spt="1" style="position:absolute;left:0;top:0;height:9125700;width:21336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9D83F36">
                          <w:pPr>
                            <w:spacing w:before="0" w:after="0" w:line="240" w:lineRule="auto"/>
                            <w:jc w:val="left"/>
                          </w:pPr>
                        </w:p>
                      </w:txbxContent>
                    </v:textbox>
                  </v:rect>
                  <v:rect id="Rectángulo 4" o:spid="_x0000_s1026" o:spt="1" style="position:absolute;left:0;top:0;height:9125712;width:194535;v-text-anchor:middle;" fillcolor="#1F497D [3202]" filled="t" stroked="f" coordsize="21600,21600" o:gfxdata="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N3c68AAAA&#10;2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6BDE4B70">
                          <w:pPr>
                            <w:spacing w:before="0" w:after="0" w:line="240" w:lineRule="auto"/>
                            <w:jc w:val="left"/>
                          </w:pPr>
                        </w:p>
                      </w:txbxContent>
                    </v:textbox>
                  </v:rect>
                  <v:shape id="Flecha: pentágono 5" o:spid="_x0000_s1026" o:spt="15" type="#_x0000_t15" style="position:absolute;left:246378;top:1206935;height:552055;width:1483687;v-text-anchor:middle;" fillcolor="#4F81BD [3204]" filled="t" stroked="f" coordsize="21600,21600" o:gfxdata="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6FivQAA&#10;ANoAAAAPAAAAAAAAAAEAIAAAACIAAABkcnMvZG93bnJldi54bWxQSwECFAAUAAAACACHTuJAMy8F&#10;njsAAAA5AAAAEAAAAAAAAAABACAAAAAMAQAAZHJzL3NoYXBleG1sLnhtbFBLBQYAAAAABgAGAFsB&#10;AAC2AwAAAAA=&#10;" adj="17582">
                    <v:fill on="t" focussize="0,0"/>
                    <v:stroke on="f"/>
                    <v:imagedata o:title=""/>
                    <o:lock v:ext="edit" aspectratio="f"/>
                    <v:textbox inset="7.1988188976378pt,0mm,14.3996062992126pt,0mm">
                      <w:txbxContent>
                        <w:p w14:paraId="223722FE">
                          <w:pPr>
                            <w:spacing w:before="0" w:after="0" w:line="240" w:lineRule="auto"/>
                            <w:jc w:val="right"/>
                          </w:pPr>
                          <w:r>
                            <w:rPr>
                              <w:rFonts w:ascii="Arial" w:hAnsi="Arial" w:eastAsia="Arial" w:cs="Arial"/>
                              <w:color w:val="FFFFFF"/>
                              <w:sz w:val="28"/>
                            </w:rPr>
                            <w:t xml:space="preserve">     </w:t>
                          </w:r>
                        </w:p>
                      </w:txbxContent>
                    </v:textbox>
                  </v:shape>
                  <v:group id="Grupo 6" o:spid="_x0000_s1026" o:spt="203" style="position:absolute;left:76200;top:4210050;height:4910328;width:2057400;" coordorigin="80645,4211812" coordsize="1306273,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Grupo 7" o:spid="_x0000_s1026" o:spt="203" style="position:absolute;left:141062;top:4211812;height:3121026;width:1047750;" coordorigin="141062,4211812" coordsize="1047750,312102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Forma libre: forma 8" o:spid="_x0000_s1026" o:spt="100" style="position:absolute;left:369662;top:6216825;height:698500;width:193675;v-text-anchor:middle;" fillcolor="#1F497D [3202]" filled="t" stroked="t" coordsize="122,440" o:gfxdata="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1Bfl+2AAAA2gAAAA8A&#10;AAAAAAAAAQAgAAAAIgAAAGRycy9kb3ducmV2LnhtbFBLAQIUABQAAAAIAIdO4kAzLwWeOwAAADkA&#10;AAAQAAAAAAAAAAEAIAAAAAUBAABkcnMvc2hhcGV4bWwueG1sUEsFBgAAAAAGAAYAWwEAAK8DAAAA&#10;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9" o:spid="_x0000_s1026" o:spt="100" style="position:absolute;left:572862;top:6905800;height:427038;width:184150;v-text-anchor:middle;" fillcolor="#1F497D [3202]" filled="t" stroked="t" coordsize="116,269" o:gfxdata="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ESi8AAAA&#10;2gAAAA8AAAAAAAAAAQAgAAAAIgAAAGRycy9kb3ducmV2LnhtbFBLAQIUABQAAAAIAIdO4kAzLwWe&#10;OwAAADkAAAAQAAAAAAAAAAEAIAAAAAsBAABkcnMvc2hhcGV4bWwueG1sUEsFBgAAAAAGAAYAWwEA&#10;ALUDA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0" o:spid="_x0000_s1026" o:spt="100" style="position:absolute;left:141062;top:4211812;height:2019300;width:222250;v-text-anchor:middle;" fillcolor="#1F497D [3202]" filled="t" stroked="t" coordsize="140,1272" o:gfxdata="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jZ528AAAA&#10;2wAAAA8AAAAAAAAAAQAgAAAAIgAAAGRycy9kb3ducmV2LnhtbFBLAQIUABQAAAAIAIdO4kAzLwWe&#10;OwAAADkAAAAQAAAAAAAAAAEAIAAAAAsBAABkcnMvc2hhcGV4bWwueG1sUEsFBgAAAAAGAAYAWwEA&#10;ALUDA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1" o:spid="_x0000_s1026" o:spt="100" style="position:absolute;left:341087;top:4861100;height:1355725;width:71438;v-text-anchor:middle;" fillcolor="#1F497D [3202]" filled="t" stroked="t" coordsize="45,854" o:gfxdata="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bhxbsAAADb&#10;AAAADwAAAAAAAAABACAAAAAiAAAAZHJzL2Rvd25yZXYueG1sUEsBAhQAFAAAAAgAh07iQDMvBZ47&#10;AAAAOQAAABAAAAAAAAAAAQAgAAAACgEAAGRycy9zaGFwZXhtbC54bWxQSwUGAAAAAAYABgBbAQAA&#10;tA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2" o:spid="_x0000_s1026" o:spt="100" style="position:absolute;left:363312;top:6231112;height:998538;width:244475;v-text-anchor:middle;" fillcolor="#1F497D [3202]" filled="t" stroked="t" coordsize="154,629" o:gfxdata="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BYM2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3" o:spid="_x0000_s1026" o:spt="100" style="position:absolute;left:620487;top:7223300;height:109538;width:52388;v-text-anchor:middle;" fillcolor="#1F497D [3202]" filled="t" stroked="t" coordsize="33,69" o:gfxdata="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cefm8AAAA&#10;2wAAAA8AAAAAAAAAAQAgAAAAIgAAAGRycy9kb3ducmV2LnhtbFBLAQIUABQAAAAIAIdO4kAzLwWe&#10;OwAAADkAAAAQAAAAAAAAAAEAIAAAAAsBAABkcnMvc2hhcGV4bWwueG1sUEsFBgAAAAAGAAYAWwEA&#10;ALU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4" o:spid="_x0000_s1026" o:spt="100" style="position:absolute;left:355374;top:6153325;height:147638;width:23813;v-text-anchor:middle;" fillcolor="#1F497D [3202]" filled="t" stroked="t" coordsize="15,93" o:gfxdata="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wbBcugAAANsA&#10;AAAPAAAAAAAAAAEAIAAAACIAAABkcnMvZG93bnJldi54bWxQSwECFAAUAAAACACHTuJAMy8FnjsA&#10;AAA5AAAAEAAAAAAAAAABACAAAAAJAQAAZHJzL3NoYXBleG1sLnhtbFBLBQYAAAAABgAGAFsBAACz&#10;Aw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5" o:spid="_x0000_s1026" o:spt="100" style="position:absolute;left:563337;top:5689775;height:1216025;width:625475;v-text-anchor:middle;" fillcolor="#1F497D [3202]" filled="t" stroked="t" coordsize="394,766" o:gfxdata="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9UzCm5AAAA2wAA&#10;AA8AAAAAAAAAAQAgAAAAIgAAAGRycy9kb3ducmV2LnhtbFBLAQIUABQAAAAIAIdO4kAzLwWeOwAA&#10;ADkAAAAQAAAAAAAAAAEAIAAAAAgBAABkcnMvc2hhcGV4bWwueG1sUEsFBgAAAAAGAAYAWwEAALID&#10;AA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6" o:spid="_x0000_s1026" o:spt="100" style="position:absolute;left:563337;top:6915325;height:307975;width:57150;v-text-anchor:middle;" fillcolor="#1F497D [3202]" filled="t" stroked="t" coordsize="36,194" o:gfxdata="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CJugAAANsA&#10;AAAPAAAAAAAAAAEAIAAAACIAAABkcnMvZG93bnJldi54bWxQSwECFAAUAAAACACHTuJAMy8FnjsA&#10;AAA5AAAAEAAAAAAAAAABACAAAAAJAQAAZHJzL3NoYXBleG1sLnhtbFBLBQYAAAAABgAGAFsBAACz&#10;Aw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7" o:spid="_x0000_s1026" o:spt="100" style="position:absolute;left:607787;top:7229650;height:103188;width:49213;v-text-anchor:middle;" fillcolor="#1F497D [3202]" filled="t" stroked="t" coordsize="31,65" o:gfxdata="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9sTgbsAAADb&#10;AAAADwAAAAAAAAABACAAAAAiAAAAZHJzL2Rvd25yZXYueG1sUEsBAhQAFAAAAAgAh07iQDMvBZ47&#10;AAAAOQAAABAAAAAAAAAAAQAgAAAACgEAAGRycy9zaGFwZXhtbC54bWxQSwUGAAAAAAYABgBbAQAA&#10;tAM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8" o:spid="_x0000_s1026" o:spt="100" style="position:absolute;left:563337;top:6878812;height:66675;width:11113;v-text-anchor:middle;" fillcolor="#1F497D [3202]" filled="t" stroked="t" coordsize="7,42" o:gfxdata="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AaJ6/&#10;AAAA2wAAAA8AAAAAAAAAAQAgAAAAIgAAAGRycy9kb3ducmV2LnhtbFBLAQIUABQAAAAIAIdO4kAz&#10;LwWeOwAAADkAAAAQAAAAAAAAAAEAIAAAAA4BAABkcnMvc2hhcGV4bWwueG1sUEsFBgAAAAAGAAYA&#10;WwEAALgDA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9" o:spid="_x0000_s1026" o:spt="100" style="position:absolute;left:587149;top:7145512;height:187325;width:71438;v-text-anchor:middle;" fillcolor="#1F497D [3202]" filled="t" stroked="t" coordsize="45,118" o:gfxdata="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UxFbvQAA&#10;ANsAAAAPAAAAAAAAAAEAIAAAACIAAABkcnMvZG93bnJldi54bWxQSwECFAAUAAAACACHTuJAMy8F&#10;njsAAAA5AAAAEAAAAAAAAAABACAAAAAMAQAAZHJzL3NoYXBleG1sLnhtbFBLBQYAAAAABgAGAFsB&#10;AAC2AwA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Grupo 20" o:spid="_x0000_s1026" o:spt="203" style="position:absolute;left:80645;top:4826972;height:2505863;width:1306273;" coordorigin="80645,4649964" coordsize="874712,167798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Forma libre: forma 21" o:spid="_x0000_s1026" o:spt="100" style="position:absolute;left:118745;top:5189714;height:714375;width:198438;v-text-anchor:middle;" fillcolor="#1F497D [3202]" filled="t" stroked="t" coordsize="125,450" o:gfxdata="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ivQAA&#10;ANsAAAAPAAAAAAAAAAEAIAAAACIAAABkcnMvZG93bnJldi54bWxQSwECFAAUAAAACACHTuJAMy8F&#10;njsAAAA5AAAAEAAAAAAAAAABACAAAAAMAQAAZHJzL3NoYXBleG1sLnhtbFBLBQYAAAAABgAGAFsB&#10;AAC2Aw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2" o:spid="_x0000_s1026" o:spt="100" style="position:absolute;left:328295;top:5891389;height:436563;width:187325;v-text-anchor:middle;" fillcolor="#1F497D [3202]" filled="t" stroked="t" coordsize="118,275" o:gfxdata="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Zrjb4A&#10;AADbAAAADwAAAAAAAAABACAAAAAiAAAAZHJzL2Rvd25yZXYueG1sUEsBAhQAFAAAAAgAh07iQDMv&#10;BZ47AAAAOQAAABAAAAAAAAAAAQAgAAAADQEAAGRycy9zaGFwZXhtbC54bWxQSwUGAAAAAAYABgBb&#10;AQAAtwM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3" o:spid="_x0000_s1026" o:spt="100" style="position:absolute;left:80645;top:5010327;height:192088;width:31750;v-text-anchor:middle;" fillcolor="#1F497D [3202]" filled="t" stroked="t" coordsize="20,121" o:gfxdata="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wFFr4A&#10;AADbAAAADwAAAAAAAAABACAAAAAiAAAAZHJzL2Rvd25yZXYueG1sUEsBAhQAFAAAAAgAh07iQDMv&#10;BZ47AAAAOQAAABAAAAAAAAAAAQAgAAAADQEAAGRycy9zaGFwZXhtbC54bWxQSwUGAAAAAAYABgBb&#10;AQAAtwM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4" o:spid="_x0000_s1026" o:spt="100" style="position:absolute;left:112395;top:5202414;height:1020763;width:250825;v-text-anchor:middle;" fillcolor="#1F497D [3202]" filled="t" stroked="t" coordsize="158,643" o:gfxdata="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DMyu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5" o:spid="_x0000_s1026" o:spt="100" style="position:absolute;left:375920;top:6215239;height:112713;width:52388;v-text-anchor:middle;" fillcolor="#1F497D [3202]" filled="t" stroked="t" coordsize="33,71" o:gfxdata="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Fczm/&#10;AAAA2wAAAA8AAAAAAAAAAQAgAAAAIgAAAGRycy9kb3ducmV2LnhtbFBLAQIUABQAAAAIAIdO4kAz&#10;LwWeOwAAADkAAAAQAAAAAAAAAAEAIAAAAA4BAABkcnMvc2hhcGV4bWwueG1sUEsFBgAAAAAGAAYA&#10;WwEAALg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6" o:spid="_x0000_s1026" o:spt="100" style="position:absolute;left:106045;top:5124627;height:150813;width:23813;v-text-anchor:middle;" fillcolor="#1F497D [3202]" filled="t" stroked="t" coordsize="15,95" o:gfxdata="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k3LvQAA&#10;ANsAAAAPAAAAAAAAAAEAIAAAACIAAABkcnMvZG93bnJldi54bWxQSwECFAAUAAAACACHTuJAMy8F&#10;njsAAAA5AAAAEAAAAAAAAAABACAAAAAMAQAAZHJzL3NoYXBleG1sLnhtbFBLBQYAAAAABgAGAFsB&#10;AAC2Aw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7" o:spid="_x0000_s1026" o:spt="100" style="position:absolute;left:317182;top:4649964;height:1241425;width:638175;v-text-anchor:middle;" fillcolor="#1F497D [3202]" filled="t" stroked="t" coordsize="402,782" o:gfxdata="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R3LS8AAAA&#10;2wAAAA8AAAAAAAAAAQAgAAAAIgAAAGRycy9kb3ducmV2LnhtbFBLAQIUABQAAAAIAIdO4kAzLwWe&#10;OwAAADkAAAAQAAAAAAAAAAEAIAAAAAsBAABkcnMvc2hhcGV4bWwueG1sUEsFBgAAAAAGAAYAWwEA&#10;ALUDA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8" o:spid="_x0000_s1026" o:spt="100" style="position:absolute;left:317182;top:5904089;height:311150;width:58738;v-text-anchor:middle;" fillcolor="#1F497D [3202]" filled="t" stroked="t" coordsize="37,196" o:gfxdata="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4gAKugAAANsA&#10;AAAPAAAAAAAAAAEAIAAAACIAAABkcnMvZG93bnJldi54bWxQSwECFAAUAAAACACHTuJAMy8FnjsA&#10;AAA5AAAAEAAAAAAAAAABACAAAAAJAQAAZHJzL3NoYXBleG1sLnhtbFBLBQYAAAAABgAGAFsBAACz&#10;Aw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9" o:spid="_x0000_s1026" o:spt="100" style="position:absolute;left:363220;top:6223177;height:104775;width:49213;v-text-anchor:middle;" fillcolor="#1F497D [3202]" filled="t" stroked="t" coordsize="31,66" o:gfxdata="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EyvQAA&#10;ANsAAAAPAAAAAAAAAAEAIAAAACIAAABkcnMvZG93bnJldi54bWxQSwECFAAUAAAACACHTuJAMy8F&#10;njsAAAA5AAAAEAAAAAAAAAABACAAAAAMAQAAZHJzL3NoYXBleG1sLnhtbFBLBQYAAAAABgAGAFsB&#10;AAC2Aw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0" o:spid="_x0000_s1026" o:spt="100" style="position:absolute;left:317182;top:5864402;height:68263;width:11113;v-text-anchor:middle;" fillcolor="#1F497D [3202]" filled="t" stroked="t" coordsize="7,43" o:gfxdata="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nhym5AAAA2wAA&#10;AA8AAAAAAAAAAQAgAAAAIgAAAGRycy9kb3ducmV2LnhtbFBLAQIUABQAAAAIAIdO4kAzLwWeOwAA&#10;ADkAAAAQAAAAAAAAAAEAIAAAAAgBAABkcnMvc2hhcGV4bWwueG1sUEsFBgAAAAAGAAYAWwEAALID&#10;A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1" o:spid="_x0000_s1026" o:spt="100" style="position:absolute;left:340995;top:6135864;height:192088;width:73025;v-text-anchor:middle;" fillcolor="#1F497D [3202]" filled="t" stroked="t" coordsize="46,121" o:gfxdata="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86J+8AAAA&#10;2wAAAA8AAAAAAAAAAQAgAAAAIgAAAGRycy9kb3ducmV2LnhtbFBLAQIUABQAAAAIAIdO4kAzLwWe&#10;OwAAADkAAAAQAAAAAAAAAAEAIAAAAAsBAABkcnMvc2hhcGV4bWwueG1sUEsFBgAAAAAGAAYAWwEA&#10;ALUDA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bookmarkStart w:id="0" w:name="_nqmiesu5ec3d" w:colFirst="0" w:colLast="0"/>
      <w:bookmarkEnd w:id="0"/>
      <w:r>
        <w:drawing>
          <wp:anchor distT="0" distB="0" distL="114300" distR="114300" simplePos="0" relativeHeight="251661312" behindDoc="0" locked="0" layoutInCell="1" allowOverlap="1">
            <wp:simplePos x="0" y="0"/>
            <wp:positionH relativeFrom="column">
              <wp:posOffset>1767205</wp:posOffset>
            </wp:positionH>
            <wp:positionV relativeFrom="paragraph">
              <wp:posOffset>357505</wp:posOffset>
            </wp:positionV>
            <wp:extent cx="3482340" cy="2179320"/>
            <wp:effectExtent l="0" t="0" r="0" b="0"/>
            <wp:wrapNone/>
            <wp:docPr id="55"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55" name="image7.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pic:spPr>
                </pic:pic>
              </a:graphicData>
            </a:graphic>
          </wp:anchor>
        </w:drawing>
      </w:r>
    </w:p>
    <w:p w14:paraId="3E3D23A9">
      <w:pPr>
        <w:rPr>
          <w:color w:val="1F497D"/>
          <w:sz w:val="40"/>
          <w:szCs w:val="40"/>
        </w:rPr>
      </w:pPr>
      <w:r>
        <w:rPr>
          <w:b/>
          <w:bCs/>
          <w:color w:val="1F497D"/>
          <w:sz w:val="40"/>
          <w:szCs w:val="40"/>
        </w:rPr>
        <w:t>TALLER SOAP EN JAVA SIN BASE DE DATOS</w:t>
      </w:r>
    </w:p>
    <w:sdt>
      <w:sdtPr>
        <w:id w:val="-1567231009"/>
        <w:docPartObj>
          <w:docPartGallery w:val="Table of Contents"/>
          <w:docPartUnique/>
        </w:docPartObj>
      </w:sdtPr>
      <w:sdtContent>
        <w:p w14:paraId="47D86BA1">
          <w:pPr>
            <w:widowControl w:val="0"/>
            <w:tabs>
              <w:tab w:val="right" w:leader="dot" w:pos="12000"/>
            </w:tabs>
            <w:spacing w:before="60" w:after="0" w:line="240" w:lineRule="auto"/>
            <w:ind w:left="720"/>
            <w:jc w:val="left"/>
            <w:rPr>
              <w:rFonts w:ascii="Calibri" w:hAnsi="Calibri" w:eastAsia="Calibri" w:cs="Calibri"/>
              <w:color w:val="548DD4"/>
              <w:sz w:val="22"/>
              <w:szCs w:val="22"/>
              <w:lang w:val="en" w:eastAsia="es-EC" w:bidi="ar-SA"/>
            </w:rPr>
          </w:pPr>
          <w:r>
            <w:fldChar w:fldCharType="begin"/>
          </w:r>
          <w:r>
            <w:instrText xml:space="preserve"> TOC \h \u \z \t "Heading 1,1,Heading 2,2,Heading 3,3,"</w:instrText>
          </w:r>
          <w:r>
            <w:fldChar w:fldCharType="separate"/>
          </w:r>
        </w:p>
        <w:p w14:paraId="0D8D9293">
          <w:pPr>
            <w:pStyle w:val="16"/>
            <w:tabs>
              <w:tab w:val="right" w:leader="dot" w:pos="8504"/>
            </w:tabs>
          </w:pPr>
          <w:r>
            <w:fldChar w:fldCharType="begin"/>
          </w:r>
          <w:r>
            <w:instrText xml:space="preserve"> HYPERLINK \l _Toc24914 </w:instrText>
          </w:r>
          <w:r>
            <w:fldChar w:fldCharType="separate"/>
          </w:r>
          <w:r>
            <w:t>ÍNDICE DE TABLAS</w:t>
          </w:r>
          <w:r>
            <w:tab/>
          </w:r>
          <w:r>
            <w:fldChar w:fldCharType="begin"/>
          </w:r>
          <w:r>
            <w:instrText xml:space="preserve"> PAGEREF _Toc24914 \h </w:instrText>
          </w:r>
          <w:r>
            <w:fldChar w:fldCharType="separate"/>
          </w:r>
          <w:r>
            <w:t>9</w:t>
          </w:r>
          <w:r>
            <w:fldChar w:fldCharType="end"/>
          </w:r>
          <w:r>
            <w:fldChar w:fldCharType="end"/>
          </w:r>
        </w:p>
        <w:p w14:paraId="78B8617F">
          <w:pPr>
            <w:pStyle w:val="16"/>
            <w:tabs>
              <w:tab w:val="right" w:leader="dot" w:pos="8504"/>
            </w:tabs>
          </w:pPr>
          <w:r>
            <w:fldChar w:fldCharType="begin"/>
          </w:r>
          <w:r>
            <w:instrText xml:space="preserve"> HYPERLINK \l _Toc1070 </w:instrText>
          </w:r>
          <w:r>
            <w:fldChar w:fldCharType="separate"/>
          </w:r>
          <w:r>
            <w:t>PARTE PRÁCTICA</w:t>
          </w:r>
          <w:r>
            <w:tab/>
          </w:r>
          <w:r>
            <w:fldChar w:fldCharType="begin"/>
          </w:r>
          <w:r>
            <w:instrText xml:space="preserve"> PAGEREF _Toc1070 \h </w:instrText>
          </w:r>
          <w:r>
            <w:fldChar w:fldCharType="separate"/>
          </w:r>
          <w:r>
            <w:t>10</w:t>
          </w:r>
          <w:r>
            <w:fldChar w:fldCharType="end"/>
          </w:r>
          <w:r>
            <w:fldChar w:fldCharType="end"/>
          </w:r>
        </w:p>
        <w:p w14:paraId="7DF69758">
          <w:pPr>
            <w:pStyle w:val="17"/>
            <w:tabs>
              <w:tab w:val="right" w:leader="dot" w:pos="8504"/>
            </w:tabs>
          </w:pPr>
          <w:r>
            <w:fldChar w:fldCharType="begin"/>
          </w:r>
          <w:r>
            <w:instrText xml:space="preserve"> HYPERLINK \l _Toc615 </w:instrText>
          </w:r>
          <w:r>
            <w:fldChar w:fldCharType="separate"/>
          </w:r>
          <w:r>
            <w:t>INTRODUCCIÓN</w:t>
          </w:r>
          <w:r>
            <w:tab/>
          </w:r>
          <w:r>
            <w:fldChar w:fldCharType="begin"/>
          </w:r>
          <w:r>
            <w:instrText xml:space="preserve"> PAGEREF _Toc615 \h </w:instrText>
          </w:r>
          <w:r>
            <w:fldChar w:fldCharType="separate"/>
          </w:r>
          <w:r>
            <w:t>10</w:t>
          </w:r>
          <w:r>
            <w:fldChar w:fldCharType="end"/>
          </w:r>
          <w:r>
            <w:fldChar w:fldCharType="end"/>
          </w:r>
        </w:p>
        <w:p w14:paraId="47330190">
          <w:pPr>
            <w:pStyle w:val="17"/>
            <w:tabs>
              <w:tab w:val="right" w:leader="dot" w:pos="8504"/>
            </w:tabs>
          </w:pPr>
          <w:r>
            <w:fldChar w:fldCharType="begin"/>
          </w:r>
          <w:r>
            <w:instrText xml:space="preserve"> HYPERLINK \l _Toc23618 </w:instrText>
          </w:r>
          <w:r>
            <w:fldChar w:fldCharType="separate"/>
          </w:r>
          <w:r>
            <w:t>OBJETIVOS</w:t>
          </w:r>
          <w:r>
            <w:rPr>
              <w:szCs w:val="40"/>
            </w:rPr>
            <w:t xml:space="preserve"> </w:t>
          </w:r>
          <w:r>
            <w:tab/>
          </w:r>
          <w:r>
            <w:fldChar w:fldCharType="begin"/>
          </w:r>
          <w:r>
            <w:instrText xml:space="preserve"> PAGEREF _Toc23618 \h </w:instrText>
          </w:r>
          <w:r>
            <w:fldChar w:fldCharType="separate"/>
          </w:r>
          <w:r>
            <w:t>10</w:t>
          </w:r>
          <w:r>
            <w:fldChar w:fldCharType="end"/>
          </w:r>
          <w:r>
            <w:fldChar w:fldCharType="end"/>
          </w:r>
        </w:p>
        <w:p w14:paraId="218E0A02">
          <w:pPr>
            <w:pStyle w:val="18"/>
            <w:tabs>
              <w:tab w:val="right" w:leader="dot" w:pos="8504"/>
            </w:tabs>
          </w:pPr>
          <w:r>
            <w:fldChar w:fldCharType="begin"/>
          </w:r>
          <w:r>
            <w:instrText xml:space="preserve"> HYPERLINK \l _Toc30282 </w:instrText>
          </w:r>
          <w:r>
            <w:fldChar w:fldCharType="separate"/>
          </w:r>
          <w:r>
            <w:t>OBJETIVO GENERAL</w:t>
          </w:r>
          <w:r>
            <w:tab/>
          </w:r>
          <w:r>
            <w:fldChar w:fldCharType="begin"/>
          </w:r>
          <w:r>
            <w:instrText xml:space="preserve"> PAGEREF _Toc30282 \h </w:instrText>
          </w:r>
          <w:r>
            <w:fldChar w:fldCharType="separate"/>
          </w:r>
          <w:r>
            <w:t>10</w:t>
          </w:r>
          <w:r>
            <w:fldChar w:fldCharType="end"/>
          </w:r>
          <w:r>
            <w:fldChar w:fldCharType="end"/>
          </w:r>
        </w:p>
        <w:p w14:paraId="55B07EC4">
          <w:pPr>
            <w:pStyle w:val="18"/>
            <w:tabs>
              <w:tab w:val="right" w:leader="dot" w:pos="8504"/>
            </w:tabs>
          </w:pPr>
          <w:r>
            <w:fldChar w:fldCharType="begin"/>
          </w:r>
          <w:r>
            <w:instrText xml:space="preserve"> HYPERLINK \l _Toc469 </w:instrText>
          </w:r>
          <w:r>
            <w:fldChar w:fldCharType="separate"/>
          </w:r>
          <w:r>
            <w:t>OBJETIVOS ESPECÍFICOS</w:t>
          </w:r>
          <w:r>
            <w:tab/>
          </w:r>
          <w:r>
            <w:fldChar w:fldCharType="begin"/>
          </w:r>
          <w:r>
            <w:instrText xml:space="preserve"> PAGEREF _Toc469 \h </w:instrText>
          </w:r>
          <w:r>
            <w:fldChar w:fldCharType="separate"/>
          </w:r>
          <w:r>
            <w:t>10</w:t>
          </w:r>
          <w:r>
            <w:fldChar w:fldCharType="end"/>
          </w:r>
          <w:r>
            <w:fldChar w:fldCharType="end"/>
          </w:r>
        </w:p>
        <w:p w14:paraId="68E25192">
          <w:pPr>
            <w:pStyle w:val="17"/>
            <w:tabs>
              <w:tab w:val="right" w:leader="dot" w:pos="8504"/>
            </w:tabs>
          </w:pPr>
          <w:r>
            <w:fldChar w:fldCharType="begin"/>
          </w:r>
          <w:r>
            <w:instrText xml:space="preserve"> HYPERLINK \l _Toc8441 </w:instrText>
          </w:r>
          <w:r>
            <w:fldChar w:fldCharType="separate"/>
          </w:r>
          <w:r>
            <w:rPr>
              <w:rFonts w:hint="default"/>
              <w:lang w:val="es-EC"/>
            </w:rPr>
            <w:t>HERRAMIENTAS DE DESARROLLO</w:t>
          </w:r>
          <w:r>
            <w:tab/>
          </w:r>
          <w:r>
            <w:fldChar w:fldCharType="begin"/>
          </w:r>
          <w:r>
            <w:instrText xml:space="preserve"> PAGEREF _Toc8441 \h </w:instrText>
          </w:r>
          <w:r>
            <w:fldChar w:fldCharType="separate"/>
          </w:r>
          <w:r>
            <w:t>11</w:t>
          </w:r>
          <w:r>
            <w:fldChar w:fldCharType="end"/>
          </w:r>
          <w:r>
            <w:fldChar w:fldCharType="end"/>
          </w:r>
        </w:p>
        <w:p w14:paraId="3100430B">
          <w:pPr>
            <w:pStyle w:val="18"/>
            <w:tabs>
              <w:tab w:val="right" w:leader="dot" w:pos="8504"/>
            </w:tabs>
          </w:pPr>
          <w:r>
            <w:fldChar w:fldCharType="begin"/>
          </w:r>
          <w:r>
            <w:instrText xml:space="preserve"> HYPERLINK \l _Toc21041 </w:instrText>
          </w:r>
          <w:r>
            <w:fldChar w:fldCharType="separate"/>
          </w:r>
          <w:r>
            <w:rPr>
              <w:rFonts w:hint="default"/>
              <w:lang w:val="es-EC"/>
            </w:rPr>
            <w:t>KIT DE DESARROLLO DE JAVA (JDK) 25</w:t>
          </w:r>
          <w:r>
            <w:tab/>
          </w:r>
          <w:r>
            <w:fldChar w:fldCharType="begin"/>
          </w:r>
          <w:r>
            <w:instrText xml:space="preserve"> PAGEREF _Toc21041 \h </w:instrText>
          </w:r>
          <w:r>
            <w:fldChar w:fldCharType="separate"/>
          </w:r>
          <w:r>
            <w:t>11</w:t>
          </w:r>
          <w:r>
            <w:fldChar w:fldCharType="end"/>
          </w:r>
          <w:r>
            <w:fldChar w:fldCharType="end"/>
          </w:r>
        </w:p>
        <w:p w14:paraId="455B304D">
          <w:pPr>
            <w:pStyle w:val="19"/>
            <w:tabs>
              <w:tab w:val="right" w:leader="dot" w:pos="8504"/>
            </w:tabs>
          </w:pPr>
          <w:r>
            <w:fldChar w:fldCharType="begin"/>
          </w:r>
          <w:r>
            <w:instrText xml:space="preserve"> HYPERLINK \l _Toc22224 </w:instrText>
          </w:r>
          <w:r>
            <w:fldChar w:fldCharType="separate"/>
          </w:r>
          <w:r>
            <w:t xml:space="preserve">Figura 3. Versión de Java JDK </w:t>
          </w:r>
          <w:r>
            <w:rPr>
              <w:rFonts w:hint="default"/>
              <w:lang w:val="es-EC"/>
            </w:rPr>
            <w:t>25</w:t>
          </w:r>
          <w:r>
            <w:t xml:space="preserve"> en el símbolo del sistema</w:t>
          </w:r>
          <w:r>
            <w:tab/>
          </w:r>
          <w:r>
            <w:fldChar w:fldCharType="begin"/>
          </w:r>
          <w:r>
            <w:instrText xml:space="preserve"> PAGEREF _Toc22224 \h </w:instrText>
          </w:r>
          <w:r>
            <w:fldChar w:fldCharType="separate"/>
          </w:r>
          <w:r>
            <w:t>11</w:t>
          </w:r>
          <w:r>
            <w:fldChar w:fldCharType="end"/>
          </w:r>
          <w:r>
            <w:fldChar w:fldCharType="end"/>
          </w:r>
        </w:p>
        <w:p w14:paraId="5ECD5785">
          <w:pPr>
            <w:pStyle w:val="18"/>
            <w:tabs>
              <w:tab w:val="right" w:leader="dot" w:pos="8504"/>
            </w:tabs>
          </w:pPr>
          <w:r>
            <w:fldChar w:fldCharType="begin"/>
          </w:r>
          <w:r>
            <w:instrText xml:space="preserve"> HYPERLINK \l _Toc29585 </w:instrText>
          </w:r>
          <w:r>
            <w:fldChar w:fldCharType="separate"/>
          </w:r>
          <w:r>
            <w:rPr>
              <w:rFonts w:hint="default"/>
              <w:lang w:val="es-EC"/>
            </w:rPr>
            <w:t>ENTORNO DE DESARROLLO INTEGRADO(IDE) - NETBEANS 31</w:t>
          </w:r>
          <w:r>
            <w:tab/>
          </w:r>
          <w:r>
            <w:fldChar w:fldCharType="begin"/>
          </w:r>
          <w:r>
            <w:instrText xml:space="preserve"> PAGEREF _Toc29585 \h </w:instrText>
          </w:r>
          <w:r>
            <w:fldChar w:fldCharType="separate"/>
          </w:r>
          <w:r>
            <w:t>11</w:t>
          </w:r>
          <w:r>
            <w:fldChar w:fldCharType="end"/>
          </w:r>
          <w:r>
            <w:fldChar w:fldCharType="end"/>
          </w:r>
        </w:p>
        <w:p w14:paraId="6BA8C90A">
          <w:pPr>
            <w:pStyle w:val="19"/>
            <w:tabs>
              <w:tab w:val="right" w:leader="dot" w:pos="8504"/>
            </w:tabs>
          </w:pPr>
          <w:r>
            <w:fldChar w:fldCharType="begin"/>
          </w:r>
          <w:r>
            <w:instrText xml:space="preserve"> HYPERLINK \l _Toc804 </w:instrText>
          </w:r>
          <w:r>
            <w:fldChar w:fldCharType="separate"/>
          </w:r>
          <w:r>
            <w:t xml:space="preserve">Figura 7. Aplicación Apache NetBeans </w:t>
          </w:r>
          <w:r>
            <w:rPr>
              <w:rFonts w:hint="default"/>
              <w:lang w:val="es-EC"/>
            </w:rPr>
            <w:t>31</w:t>
          </w:r>
          <w:r>
            <w:tab/>
          </w:r>
          <w:r>
            <w:fldChar w:fldCharType="begin"/>
          </w:r>
          <w:r>
            <w:instrText xml:space="preserve"> PAGEREF _Toc804 \h </w:instrText>
          </w:r>
          <w:r>
            <w:fldChar w:fldCharType="separate"/>
          </w:r>
          <w:r>
            <w:t>12</w:t>
          </w:r>
          <w:r>
            <w:fldChar w:fldCharType="end"/>
          </w:r>
          <w:r>
            <w:fldChar w:fldCharType="end"/>
          </w:r>
        </w:p>
        <w:p w14:paraId="30813FD6">
          <w:pPr>
            <w:pStyle w:val="18"/>
            <w:tabs>
              <w:tab w:val="right" w:leader="dot" w:pos="8504"/>
            </w:tabs>
          </w:pPr>
          <w:r>
            <w:fldChar w:fldCharType="begin"/>
          </w:r>
          <w:r>
            <w:instrText xml:space="preserve"> HYPERLINK \l _Toc12757 </w:instrText>
          </w:r>
          <w:r>
            <w:fldChar w:fldCharType="separate"/>
          </w:r>
          <w:r>
            <w:t>I</w:t>
          </w:r>
          <w:r>
            <w:rPr>
              <w:rFonts w:hint="default"/>
              <w:lang w:val="es-EC"/>
            </w:rPr>
            <w:t>DE PARA APLICACIONES MÓVILES - ANDROID STUDIO</w:t>
          </w:r>
          <w:r>
            <w:tab/>
          </w:r>
          <w:r>
            <w:fldChar w:fldCharType="begin"/>
          </w:r>
          <w:r>
            <w:instrText xml:space="preserve"> PAGEREF _Toc12757 \h </w:instrText>
          </w:r>
          <w:r>
            <w:fldChar w:fldCharType="separate"/>
          </w:r>
          <w:r>
            <w:t>12</w:t>
          </w:r>
          <w:r>
            <w:fldChar w:fldCharType="end"/>
          </w:r>
          <w:r>
            <w:fldChar w:fldCharType="end"/>
          </w:r>
        </w:p>
        <w:p w14:paraId="142DEC0D">
          <w:pPr>
            <w:pStyle w:val="19"/>
            <w:tabs>
              <w:tab w:val="right" w:leader="dot" w:pos="8504"/>
            </w:tabs>
          </w:pPr>
          <w:r>
            <w:fldChar w:fldCharType="begin"/>
          </w:r>
          <w:r>
            <w:instrText xml:space="preserve"> HYPERLINK \l _Toc8370 </w:instrText>
          </w:r>
          <w:r>
            <w:fldChar w:fldCharType="separate"/>
          </w:r>
          <w:r>
            <w:t>Figura 8. Página oficial de descarga de Android Studio</w:t>
          </w:r>
          <w:r>
            <w:tab/>
          </w:r>
          <w:r>
            <w:fldChar w:fldCharType="begin"/>
          </w:r>
          <w:r>
            <w:instrText xml:space="preserve"> PAGEREF _Toc8370 \h </w:instrText>
          </w:r>
          <w:r>
            <w:fldChar w:fldCharType="separate"/>
          </w:r>
          <w:r>
            <w:t>13</w:t>
          </w:r>
          <w:r>
            <w:fldChar w:fldCharType="end"/>
          </w:r>
          <w:r>
            <w:fldChar w:fldCharType="end"/>
          </w:r>
        </w:p>
        <w:p w14:paraId="289664BB">
          <w:pPr>
            <w:pStyle w:val="19"/>
            <w:tabs>
              <w:tab w:val="right" w:leader="dot" w:pos="8504"/>
            </w:tabs>
          </w:pPr>
          <w:r>
            <w:fldChar w:fldCharType="begin"/>
          </w:r>
          <w:r>
            <w:instrText xml:space="preserve"> HYPERLINK \l _Toc27072 </w:instrText>
          </w:r>
          <w:r>
            <w:fldChar w:fldCharType="separate"/>
          </w:r>
          <w:r>
            <w:t>Figura 9. Ejecutable Android Studio</w:t>
          </w:r>
          <w:r>
            <w:tab/>
          </w:r>
          <w:r>
            <w:fldChar w:fldCharType="begin"/>
          </w:r>
          <w:r>
            <w:instrText xml:space="preserve"> PAGEREF _Toc27072 \h </w:instrText>
          </w:r>
          <w:r>
            <w:fldChar w:fldCharType="separate"/>
          </w:r>
          <w:r>
            <w:t>13</w:t>
          </w:r>
          <w:r>
            <w:fldChar w:fldCharType="end"/>
          </w:r>
          <w:r>
            <w:fldChar w:fldCharType="end"/>
          </w:r>
        </w:p>
        <w:p w14:paraId="2F89FF5D">
          <w:pPr>
            <w:pStyle w:val="19"/>
            <w:tabs>
              <w:tab w:val="right" w:leader="dot" w:pos="8504"/>
            </w:tabs>
          </w:pPr>
          <w:r>
            <w:fldChar w:fldCharType="begin"/>
          </w:r>
          <w:r>
            <w:instrText xml:space="preserve"> HYPERLINK \l _Toc31323 </w:instrText>
          </w:r>
          <w:r>
            <w:fldChar w:fldCharType="separate"/>
          </w:r>
          <w:r>
            <w:t>Figura 10. Pantalla inicial de instalación de Android Studio</w:t>
          </w:r>
          <w:r>
            <w:tab/>
          </w:r>
          <w:r>
            <w:fldChar w:fldCharType="begin"/>
          </w:r>
          <w:r>
            <w:instrText xml:space="preserve"> PAGEREF _Toc31323 \h </w:instrText>
          </w:r>
          <w:r>
            <w:fldChar w:fldCharType="separate"/>
          </w:r>
          <w:r>
            <w:t>13</w:t>
          </w:r>
          <w:r>
            <w:fldChar w:fldCharType="end"/>
          </w:r>
          <w:r>
            <w:fldChar w:fldCharType="end"/>
          </w:r>
        </w:p>
        <w:p w14:paraId="3F9A8A57">
          <w:pPr>
            <w:pStyle w:val="19"/>
            <w:tabs>
              <w:tab w:val="right" w:leader="dot" w:pos="8504"/>
            </w:tabs>
          </w:pPr>
          <w:r>
            <w:fldChar w:fldCharType="begin"/>
          </w:r>
          <w:r>
            <w:instrText xml:space="preserve"> HYPERLINK \l _Toc16169 </w:instrText>
          </w:r>
          <w:r>
            <w:fldChar w:fldCharType="separate"/>
          </w:r>
          <w:r>
            <w:t>Figura 11. Aplicación Android Studio</w:t>
          </w:r>
          <w:r>
            <w:tab/>
          </w:r>
          <w:r>
            <w:fldChar w:fldCharType="begin"/>
          </w:r>
          <w:r>
            <w:instrText xml:space="preserve"> PAGEREF _Toc16169 \h </w:instrText>
          </w:r>
          <w:r>
            <w:fldChar w:fldCharType="separate"/>
          </w:r>
          <w:r>
            <w:t>14</w:t>
          </w:r>
          <w:r>
            <w:fldChar w:fldCharType="end"/>
          </w:r>
          <w:r>
            <w:fldChar w:fldCharType="end"/>
          </w:r>
        </w:p>
        <w:p w14:paraId="6CC5E543">
          <w:pPr>
            <w:pStyle w:val="17"/>
            <w:tabs>
              <w:tab w:val="right" w:leader="dot" w:pos="8504"/>
            </w:tabs>
          </w:pPr>
          <w:r>
            <w:fldChar w:fldCharType="begin"/>
          </w:r>
          <w:r>
            <w:instrText xml:space="preserve"> HYPERLINK \l _Toc7952 </w:instrText>
          </w:r>
          <w:r>
            <w:fldChar w:fldCharType="separate"/>
          </w:r>
          <w:r>
            <w:t>ESTRUCTURA DE PROYECTO</w:t>
          </w:r>
          <w:r>
            <w:tab/>
          </w:r>
          <w:r>
            <w:fldChar w:fldCharType="begin"/>
          </w:r>
          <w:r>
            <w:instrText xml:space="preserve"> PAGEREF _Toc7952 \h </w:instrText>
          </w:r>
          <w:r>
            <w:fldChar w:fldCharType="separate"/>
          </w:r>
          <w:r>
            <w:t>14</w:t>
          </w:r>
          <w:r>
            <w:fldChar w:fldCharType="end"/>
          </w:r>
          <w:r>
            <w:fldChar w:fldCharType="end"/>
          </w:r>
        </w:p>
        <w:p w14:paraId="1EB14E57">
          <w:pPr>
            <w:pStyle w:val="19"/>
            <w:tabs>
              <w:tab w:val="right" w:leader="dot" w:pos="8504"/>
            </w:tabs>
          </w:pPr>
          <w:r>
            <w:fldChar w:fldCharType="begin"/>
          </w:r>
          <w:r>
            <w:instrText xml:space="preserve"> HYPERLINK \l _Toc32209 </w:instrText>
          </w:r>
          <w:r>
            <w:fldChar w:fldCharType="separate"/>
          </w:r>
          <w:r>
            <w:t>Figura 1. Creación de la carpeta raíz</w:t>
          </w:r>
          <w:r>
            <w:tab/>
          </w:r>
          <w:r>
            <w:fldChar w:fldCharType="begin"/>
          </w:r>
          <w:r>
            <w:instrText xml:space="preserve"> PAGEREF _Toc32209 \h </w:instrText>
          </w:r>
          <w:r>
            <w:fldChar w:fldCharType="separate"/>
          </w:r>
          <w:r>
            <w:t>14</w:t>
          </w:r>
          <w:r>
            <w:fldChar w:fldCharType="end"/>
          </w:r>
          <w:r>
            <w:fldChar w:fldCharType="end"/>
          </w:r>
        </w:p>
        <w:p w14:paraId="2B719524">
          <w:pPr>
            <w:pStyle w:val="19"/>
            <w:tabs>
              <w:tab w:val="right" w:leader="dot" w:pos="8504"/>
            </w:tabs>
          </w:pPr>
          <w:r>
            <w:fldChar w:fldCharType="begin"/>
          </w:r>
          <w:r>
            <w:instrText xml:space="preserve"> HYPERLINK \l _Toc2528 </w:instrText>
          </w:r>
          <w:r>
            <w:fldChar w:fldCharType="separate"/>
          </w:r>
          <w:r>
            <w:t>Figura 2. Estructura inicial del proyecto</w:t>
          </w:r>
          <w:r>
            <w:tab/>
          </w:r>
          <w:r>
            <w:fldChar w:fldCharType="begin"/>
          </w:r>
          <w:r>
            <w:instrText xml:space="preserve"> PAGEREF _Toc2528 \h </w:instrText>
          </w:r>
          <w:r>
            <w:fldChar w:fldCharType="separate"/>
          </w:r>
          <w:r>
            <w:t>14</w:t>
          </w:r>
          <w:r>
            <w:fldChar w:fldCharType="end"/>
          </w:r>
          <w:r>
            <w:fldChar w:fldCharType="end"/>
          </w:r>
        </w:p>
        <w:p w14:paraId="096E97CF">
          <w:pPr>
            <w:pStyle w:val="16"/>
            <w:tabs>
              <w:tab w:val="right" w:leader="dot" w:pos="8504"/>
            </w:tabs>
          </w:pPr>
          <w:r>
            <w:fldChar w:fldCharType="begin"/>
          </w:r>
          <w:r>
            <w:instrText xml:space="preserve"> HYPERLINK \l _Toc16817 </w:instrText>
          </w:r>
          <w:r>
            <w:fldChar w:fldCharType="separate"/>
          </w:r>
          <w:r>
            <w:t>APLICACIONES SERVIDOR</w:t>
          </w:r>
          <w:r>
            <w:tab/>
          </w:r>
          <w:r>
            <w:fldChar w:fldCharType="begin"/>
          </w:r>
          <w:r>
            <w:instrText xml:space="preserve"> PAGEREF _Toc16817 \h </w:instrText>
          </w:r>
          <w:r>
            <w:fldChar w:fldCharType="separate"/>
          </w:r>
          <w:r>
            <w:t>15</w:t>
          </w:r>
          <w:r>
            <w:fldChar w:fldCharType="end"/>
          </w:r>
          <w:r>
            <w:fldChar w:fldCharType="end"/>
          </w:r>
        </w:p>
        <w:p w14:paraId="5E72EDDB">
          <w:pPr>
            <w:pStyle w:val="17"/>
            <w:tabs>
              <w:tab w:val="right" w:leader="dot" w:pos="8504"/>
            </w:tabs>
          </w:pPr>
          <w:r>
            <w:fldChar w:fldCharType="begin"/>
          </w:r>
          <w:r>
            <w:instrText xml:space="preserve"> HYPERLINK \l _Toc18289 </w:instrText>
          </w:r>
          <w:r>
            <w:fldChar w:fldCharType="separate"/>
          </w:r>
          <w:r>
            <w:t xml:space="preserve">CREACIÓN DEL </w:t>
          </w:r>
          <w:r>
            <w:rPr>
              <w:rFonts w:hint="default"/>
              <w:lang w:val="es-EC"/>
            </w:rPr>
            <w:t>SERVIDOR PAYARA</w:t>
          </w:r>
          <w:r>
            <w:tab/>
          </w:r>
          <w:r>
            <w:fldChar w:fldCharType="begin"/>
          </w:r>
          <w:r>
            <w:instrText xml:space="preserve"> PAGEREF _Toc18289 \h </w:instrText>
          </w:r>
          <w:r>
            <w:fldChar w:fldCharType="separate"/>
          </w:r>
          <w:r>
            <w:t>15</w:t>
          </w:r>
          <w:r>
            <w:fldChar w:fldCharType="end"/>
          </w:r>
          <w:r>
            <w:fldChar w:fldCharType="end"/>
          </w:r>
        </w:p>
        <w:p w14:paraId="60183F9F">
          <w:pPr>
            <w:pStyle w:val="17"/>
            <w:tabs>
              <w:tab w:val="right" w:leader="dot" w:pos="8504"/>
            </w:tabs>
          </w:pPr>
          <w:r>
            <w:fldChar w:fldCharType="begin"/>
          </w:r>
          <w:r>
            <w:instrText xml:space="preserve"> HYPERLINK \l _Toc11014 </w:instrText>
          </w:r>
          <w:r>
            <w:fldChar w:fldCharType="separate"/>
          </w:r>
          <w:r>
            <w:t>CREACIÓN DEL PROYECTO SERVIDOR</w:t>
          </w:r>
          <w:r>
            <w:tab/>
          </w:r>
          <w:r>
            <w:fldChar w:fldCharType="begin"/>
          </w:r>
          <w:r>
            <w:instrText xml:space="preserve"> PAGEREF _Toc11014 \h </w:instrText>
          </w:r>
          <w:r>
            <w:fldChar w:fldCharType="separate"/>
          </w:r>
          <w:r>
            <w:t>15</w:t>
          </w:r>
          <w:r>
            <w:fldChar w:fldCharType="end"/>
          </w:r>
          <w:r>
            <w:fldChar w:fldCharType="end"/>
          </w:r>
        </w:p>
        <w:p w14:paraId="767612CC">
          <w:pPr>
            <w:pStyle w:val="19"/>
            <w:tabs>
              <w:tab w:val="right" w:leader="dot" w:pos="8504"/>
            </w:tabs>
          </w:pPr>
          <w:r>
            <w:fldChar w:fldCharType="begin"/>
          </w:r>
          <w:r>
            <w:instrText xml:space="preserve"> HYPERLINK \l _Toc27774 </w:instrText>
          </w:r>
          <w:r>
            <w:fldChar w:fldCharType="separate"/>
          </w:r>
          <w:r>
            <w:t>Figura 12. Creación del proyecto – Servidor SOAP</w:t>
          </w:r>
          <w:r>
            <w:tab/>
          </w:r>
          <w:r>
            <w:fldChar w:fldCharType="begin"/>
          </w:r>
          <w:r>
            <w:instrText xml:space="preserve"> PAGEREF _Toc27774 \h </w:instrText>
          </w:r>
          <w:r>
            <w:fldChar w:fldCharType="separate"/>
          </w:r>
          <w:r>
            <w:t>15</w:t>
          </w:r>
          <w:r>
            <w:fldChar w:fldCharType="end"/>
          </w:r>
          <w:r>
            <w:fldChar w:fldCharType="end"/>
          </w:r>
        </w:p>
        <w:p w14:paraId="3E771B8C">
          <w:pPr>
            <w:pStyle w:val="19"/>
            <w:tabs>
              <w:tab w:val="right" w:leader="dot" w:pos="8504"/>
            </w:tabs>
          </w:pPr>
          <w:r>
            <w:fldChar w:fldCharType="begin"/>
          </w:r>
          <w:r>
            <w:instrText xml:space="preserve"> HYPERLINK \l _Toc17246 </w:instrText>
          </w:r>
          <w:r>
            <w:fldChar w:fldCharType="separate"/>
          </w:r>
          <w:r>
            <w:t>Figura 13. Configuración del proyecto 1 - Servidor SOAP</w:t>
          </w:r>
          <w:r>
            <w:tab/>
          </w:r>
          <w:r>
            <w:fldChar w:fldCharType="begin"/>
          </w:r>
          <w:r>
            <w:instrText xml:space="preserve"> PAGEREF _Toc17246 \h </w:instrText>
          </w:r>
          <w:r>
            <w:fldChar w:fldCharType="separate"/>
          </w:r>
          <w:r>
            <w:t>16</w:t>
          </w:r>
          <w:r>
            <w:fldChar w:fldCharType="end"/>
          </w:r>
          <w:r>
            <w:fldChar w:fldCharType="end"/>
          </w:r>
        </w:p>
        <w:p w14:paraId="3EF147F3">
          <w:pPr>
            <w:pStyle w:val="19"/>
            <w:tabs>
              <w:tab w:val="right" w:leader="dot" w:pos="8504"/>
            </w:tabs>
          </w:pPr>
          <w:r>
            <w:fldChar w:fldCharType="begin"/>
          </w:r>
          <w:r>
            <w:instrText xml:space="preserve"> HYPERLINK \l _Toc3344 </w:instrText>
          </w:r>
          <w:r>
            <w:fldChar w:fldCharType="separate"/>
          </w:r>
          <w:r>
            <w:t>Figura 14. Configuración del proyecto 2 - Servidor SOAP</w:t>
          </w:r>
          <w:r>
            <w:tab/>
          </w:r>
          <w:r>
            <w:fldChar w:fldCharType="begin"/>
          </w:r>
          <w:r>
            <w:instrText xml:space="preserve"> PAGEREF _Toc3344 \h </w:instrText>
          </w:r>
          <w:r>
            <w:fldChar w:fldCharType="separate"/>
          </w:r>
          <w:r>
            <w:t>16</w:t>
          </w:r>
          <w:r>
            <w:fldChar w:fldCharType="end"/>
          </w:r>
          <w:r>
            <w:fldChar w:fldCharType="end"/>
          </w:r>
        </w:p>
        <w:p w14:paraId="0DF27BA2">
          <w:pPr>
            <w:pStyle w:val="17"/>
            <w:tabs>
              <w:tab w:val="right" w:leader="dot" w:pos="8504"/>
            </w:tabs>
          </w:pPr>
          <w:r>
            <w:fldChar w:fldCharType="begin"/>
          </w:r>
          <w:r>
            <w:instrText xml:space="preserve"> HYPERLINK \l _Toc9335 </w:instrText>
          </w:r>
          <w:r>
            <w:fldChar w:fldCharType="separate"/>
          </w:r>
          <w:r>
            <w:t>CODIFICACIÓN DEL PROYECTO SERVIDOR</w:t>
          </w:r>
          <w:r>
            <w:tab/>
          </w:r>
          <w:r>
            <w:fldChar w:fldCharType="begin"/>
          </w:r>
          <w:r>
            <w:instrText xml:space="preserve"> PAGEREF _Toc9335 \h </w:instrText>
          </w:r>
          <w:r>
            <w:fldChar w:fldCharType="separate"/>
          </w:r>
          <w:r>
            <w:t>16</w:t>
          </w:r>
          <w:r>
            <w:fldChar w:fldCharType="end"/>
          </w:r>
          <w:r>
            <w:fldChar w:fldCharType="end"/>
          </w:r>
        </w:p>
        <w:p w14:paraId="4E3B8AD1">
          <w:pPr>
            <w:pStyle w:val="18"/>
            <w:tabs>
              <w:tab w:val="right" w:leader="dot" w:pos="8504"/>
            </w:tabs>
          </w:pPr>
          <w:r>
            <w:fldChar w:fldCharType="begin"/>
          </w:r>
          <w:r>
            <w:instrText xml:space="preserve"> HYPERLINK \l _Toc8827 </w:instrText>
          </w:r>
          <w:r>
            <w:fldChar w:fldCharType="separate"/>
          </w:r>
          <w:r>
            <w:t>CREACIÓN DE PAQUETES</w:t>
          </w:r>
          <w:r>
            <w:tab/>
          </w:r>
          <w:r>
            <w:fldChar w:fldCharType="begin"/>
          </w:r>
          <w:r>
            <w:instrText xml:space="preserve"> PAGEREF _Toc8827 \h </w:instrText>
          </w:r>
          <w:r>
            <w:fldChar w:fldCharType="separate"/>
          </w:r>
          <w:r>
            <w:t>16</w:t>
          </w:r>
          <w:r>
            <w:fldChar w:fldCharType="end"/>
          </w:r>
          <w:r>
            <w:fldChar w:fldCharType="end"/>
          </w:r>
        </w:p>
        <w:p w14:paraId="44756541">
          <w:pPr>
            <w:pStyle w:val="19"/>
            <w:tabs>
              <w:tab w:val="right" w:leader="dot" w:pos="8504"/>
            </w:tabs>
          </w:pPr>
          <w:r>
            <w:fldChar w:fldCharType="begin"/>
          </w:r>
          <w:r>
            <w:instrText xml:space="preserve"> HYPERLINK \l _Toc14002 </w:instrText>
          </w:r>
          <w:r>
            <w:fldChar w:fldCharType="separate"/>
          </w:r>
          <w:r>
            <w:t>Figura 15. Estructura de paquetes - Servidor SOAP</w:t>
          </w:r>
          <w:r>
            <w:tab/>
          </w:r>
          <w:r>
            <w:fldChar w:fldCharType="begin"/>
          </w:r>
          <w:r>
            <w:instrText xml:space="preserve"> PAGEREF _Toc14002 \h </w:instrText>
          </w:r>
          <w:r>
            <w:fldChar w:fldCharType="separate"/>
          </w:r>
          <w:r>
            <w:t>17</w:t>
          </w:r>
          <w:r>
            <w:fldChar w:fldCharType="end"/>
          </w:r>
          <w:r>
            <w:fldChar w:fldCharType="end"/>
          </w:r>
        </w:p>
        <w:p w14:paraId="7A43F05B">
          <w:pPr>
            <w:pStyle w:val="18"/>
            <w:tabs>
              <w:tab w:val="right" w:leader="dot" w:pos="8504"/>
            </w:tabs>
          </w:pPr>
          <w:r>
            <w:fldChar w:fldCharType="begin"/>
          </w:r>
          <w:r>
            <w:instrText xml:space="preserve"> HYPERLINK \l _Toc32375 </w:instrText>
          </w:r>
          <w:r>
            <w:fldChar w:fldCharType="separate"/>
          </w:r>
          <w:r>
            <w:t>CREACIÓN DE WEBSERVICES</w:t>
          </w:r>
          <w:r>
            <w:tab/>
          </w:r>
          <w:r>
            <w:fldChar w:fldCharType="begin"/>
          </w:r>
          <w:r>
            <w:instrText xml:space="preserve"> PAGEREF _Toc32375 \h </w:instrText>
          </w:r>
          <w:r>
            <w:fldChar w:fldCharType="separate"/>
          </w:r>
          <w:r>
            <w:t>17</w:t>
          </w:r>
          <w:r>
            <w:fldChar w:fldCharType="end"/>
          </w:r>
          <w:r>
            <w:fldChar w:fldCharType="end"/>
          </w:r>
        </w:p>
        <w:p w14:paraId="61B46C8F">
          <w:pPr>
            <w:pStyle w:val="19"/>
            <w:tabs>
              <w:tab w:val="right" w:leader="dot" w:pos="8504"/>
            </w:tabs>
          </w:pPr>
          <w:r>
            <w:fldChar w:fldCharType="begin"/>
          </w:r>
          <w:r>
            <w:instrText xml:space="preserve"> HYPERLINK \l _Toc19547 </w:instrText>
          </w:r>
          <w:r>
            <w:fldChar w:fldCharType="separate"/>
          </w:r>
          <w:r>
            <w:t>Figura 16. Estructura de paquetes - WebServices</w:t>
          </w:r>
          <w:r>
            <w:tab/>
          </w:r>
          <w:r>
            <w:fldChar w:fldCharType="begin"/>
          </w:r>
          <w:r>
            <w:instrText xml:space="preserve"> PAGEREF _Toc19547 \h </w:instrText>
          </w:r>
          <w:r>
            <w:fldChar w:fldCharType="separate"/>
          </w:r>
          <w:r>
            <w:t>17</w:t>
          </w:r>
          <w:r>
            <w:fldChar w:fldCharType="end"/>
          </w:r>
          <w:r>
            <w:fldChar w:fldCharType="end"/>
          </w:r>
        </w:p>
        <w:p w14:paraId="5A1CF2F5">
          <w:pPr>
            <w:pStyle w:val="20"/>
            <w:tabs>
              <w:tab w:val="right" w:leader="dot" w:pos="8504"/>
            </w:tabs>
          </w:pPr>
          <w:r>
            <w:fldChar w:fldCharType="begin"/>
          </w:r>
          <w:r>
            <w:instrText xml:space="preserve"> HYPERLINK \l _Toc7113 </w:instrText>
          </w:r>
          <w:r>
            <w:fldChar w:fldCharType="separate"/>
          </w:r>
          <w:r>
            <w:rPr>
              <w:bCs/>
              <w:i w:val="0"/>
              <w:iCs w:val="0"/>
              <w:szCs w:val="24"/>
            </w:rPr>
            <w:t>Tabla 1. Clase WSLogin</w:t>
          </w:r>
          <w:r>
            <w:tab/>
          </w:r>
          <w:r>
            <w:fldChar w:fldCharType="begin"/>
          </w:r>
          <w:r>
            <w:instrText xml:space="preserve"> PAGEREF _Toc7113 \h </w:instrText>
          </w:r>
          <w:r>
            <w:fldChar w:fldCharType="separate"/>
          </w:r>
          <w:r>
            <w:t>18</w:t>
          </w:r>
          <w:r>
            <w:fldChar w:fldCharType="end"/>
          </w:r>
          <w:r>
            <w:fldChar w:fldCharType="end"/>
          </w:r>
        </w:p>
        <w:p w14:paraId="6BBF3C5F">
          <w:pPr>
            <w:pStyle w:val="20"/>
            <w:tabs>
              <w:tab w:val="right" w:leader="dot" w:pos="8504"/>
            </w:tabs>
          </w:pPr>
          <w:r>
            <w:fldChar w:fldCharType="begin"/>
          </w:r>
          <w:r>
            <w:instrText xml:space="preserve"> HYPERLINK \l _Toc18468 </w:instrText>
          </w:r>
          <w:r>
            <w:fldChar w:fldCharType="separate"/>
          </w:r>
          <w:r>
            <w:rPr>
              <w:bCs/>
              <w:i w:val="0"/>
              <w:iCs w:val="0"/>
              <w:szCs w:val="24"/>
            </w:rPr>
            <w:t>Tabla 2. Clase WSLongitud</w:t>
          </w:r>
          <w:r>
            <w:tab/>
          </w:r>
          <w:r>
            <w:fldChar w:fldCharType="begin"/>
          </w:r>
          <w:r>
            <w:instrText xml:space="preserve"> PAGEREF _Toc18468 \h </w:instrText>
          </w:r>
          <w:r>
            <w:fldChar w:fldCharType="separate"/>
          </w:r>
          <w:r>
            <w:t>19</w:t>
          </w:r>
          <w:r>
            <w:fldChar w:fldCharType="end"/>
          </w:r>
          <w:r>
            <w:fldChar w:fldCharType="end"/>
          </w:r>
        </w:p>
        <w:p w14:paraId="254FB386">
          <w:pPr>
            <w:pStyle w:val="20"/>
            <w:tabs>
              <w:tab w:val="right" w:leader="dot" w:pos="8504"/>
            </w:tabs>
          </w:pPr>
          <w:r>
            <w:fldChar w:fldCharType="begin"/>
          </w:r>
          <w:r>
            <w:instrText xml:space="preserve"> HYPERLINK \l _Toc24911 </w:instrText>
          </w:r>
          <w:r>
            <w:fldChar w:fldCharType="separate"/>
          </w:r>
          <w:r>
            <w:rPr>
              <w:bCs/>
              <w:i w:val="0"/>
              <w:iCs w:val="0"/>
              <w:szCs w:val="24"/>
            </w:rPr>
            <w:t>Tabla 3. Clase WSMasa</w:t>
          </w:r>
          <w:r>
            <w:tab/>
          </w:r>
          <w:r>
            <w:fldChar w:fldCharType="begin"/>
          </w:r>
          <w:r>
            <w:instrText xml:space="preserve"> PAGEREF _Toc24911 \h </w:instrText>
          </w:r>
          <w:r>
            <w:fldChar w:fldCharType="separate"/>
          </w:r>
          <w:r>
            <w:t>20</w:t>
          </w:r>
          <w:r>
            <w:fldChar w:fldCharType="end"/>
          </w:r>
          <w:r>
            <w:fldChar w:fldCharType="end"/>
          </w:r>
        </w:p>
        <w:p w14:paraId="117B6D7E">
          <w:pPr>
            <w:pStyle w:val="20"/>
            <w:tabs>
              <w:tab w:val="right" w:leader="dot" w:pos="8504"/>
            </w:tabs>
          </w:pPr>
          <w:r>
            <w:fldChar w:fldCharType="begin"/>
          </w:r>
          <w:r>
            <w:instrText xml:space="preserve"> HYPERLINK \l _Toc12419 </w:instrText>
          </w:r>
          <w:r>
            <w:fldChar w:fldCharType="separate"/>
          </w:r>
          <w:r>
            <w:rPr>
              <w:bCs/>
              <w:i w:val="0"/>
              <w:iCs w:val="0"/>
              <w:szCs w:val="24"/>
            </w:rPr>
            <w:t>Tabla 4. Clase WSTemperatura</w:t>
          </w:r>
          <w:r>
            <w:tab/>
          </w:r>
          <w:r>
            <w:fldChar w:fldCharType="begin"/>
          </w:r>
          <w:r>
            <w:instrText xml:space="preserve"> PAGEREF _Toc12419 \h </w:instrText>
          </w:r>
          <w:r>
            <w:fldChar w:fldCharType="separate"/>
          </w:r>
          <w:r>
            <w:t>21</w:t>
          </w:r>
          <w:r>
            <w:fldChar w:fldCharType="end"/>
          </w:r>
          <w:r>
            <w:fldChar w:fldCharType="end"/>
          </w:r>
        </w:p>
        <w:p w14:paraId="18002EB5">
          <w:pPr>
            <w:pStyle w:val="18"/>
            <w:tabs>
              <w:tab w:val="right" w:leader="dot" w:pos="8504"/>
            </w:tabs>
          </w:pPr>
          <w:r>
            <w:fldChar w:fldCharType="begin"/>
          </w:r>
          <w:r>
            <w:instrText xml:space="preserve"> HYPERLINK \l _Toc21116 </w:instrText>
          </w:r>
          <w:r>
            <w:fldChar w:fldCharType="separate"/>
          </w:r>
          <w:r>
            <w:t>CREACIÓN DE SERVICIO</w:t>
          </w:r>
          <w:r>
            <w:tab/>
          </w:r>
          <w:r>
            <w:fldChar w:fldCharType="begin"/>
          </w:r>
          <w:r>
            <w:instrText xml:space="preserve"> PAGEREF _Toc21116 \h </w:instrText>
          </w:r>
          <w:r>
            <w:fldChar w:fldCharType="separate"/>
          </w:r>
          <w:r>
            <w:t>22</w:t>
          </w:r>
          <w:r>
            <w:fldChar w:fldCharType="end"/>
          </w:r>
          <w:r>
            <w:fldChar w:fldCharType="end"/>
          </w:r>
        </w:p>
        <w:p w14:paraId="4FDD333D">
          <w:pPr>
            <w:pStyle w:val="19"/>
            <w:tabs>
              <w:tab w:val="right" w:leader="dot" w:pos="8504"/>
            </w:tabs>
          </w:pPr>
          <w:r>
            <w:fldChar w:fldCharType="begin"/>
          </w:r>
          <w:r>
            <w:instrText xml:space="preserve"> HYPERLINK \l _Toc24262 </w:instrText>
          </w:r>
          <w:r>
            <w:fldChar w:fldCharType="separate"/>
          </w:r>
          <w:r>
            <w:t>Figura 17. Estructura de paquetes - servicios</w:t>
          </w:r>
          <w:r>
            <w:tab/>
          </w:r>
          <w:r>
            <w:fldChar w:fldCharType="begin"/>
          </w:r>
          <w:r>
            <w:instrText xml:space="preserve"> PAGEREF _Toc24262 \h </w:instrText>
          </w:r>
          <w:r>
            <w:fldChar w:fldCharType="separate"/>
          </w:r>
          <w:r>
            <w:t>22</w:t>
          </w:r>
          <w:r>
            <w:fldChar w:fldCharType="end"/>
          </w:r>
          <w:r>
            <w:fldChar w:fldCharType="end"/>
          </w:r>
        </w:p>
        <w:p w14:paraId="5724F3CC">
          <w:pPr>
            <w:pStyle w:val="20"/>
            <w:tabs>
              <w:tab w:val="right" w:leader="dot" w:pos="8504"/>
            </w:tabs>
          </w:pPr>
          <w:r>
            <w:fldChar w:fldCharType="begin"/>
          </w:r>
          <w:r>
            <w:instrText xml:space="preserve"> HYPERLINK \l _Toc16503 </w:instrText>
          </w:r>
          <w:r>
            <w:fldChar w:fldCharType="separate"/>
          </w:r>
          <w:r>
            <w:t>Tabla 5. Clase ConversorLongitud</w:t>
          </w:r>
          <w:r>
            <w:tab/>
          </w:r>
          <w:r>
            <w:fldChar w:fldCharType="begin"/>
          </w:r>
          <w:r>
            <w:instrText xml:space="preserve"> PAGEREF _Toc16503 \h </w:instrText>
          </w:r>
          <w:r>
            <w:fldChar w:fldCharType="separate"/>
          </w:r>
          <w:r>
            <w:t>23</w:t>
          </w:r>
          <w:r>
            <w:fldChar w:fldCharType="end"/>
          </w:r>
          <w:r>
            <w:fldChar w:fldCharType="end"/>
          </w:r>
        </w:p>
        <w:p w14:paraId="26A70664">
          <w:pPr>
            <w:pStyle w:val="20"/>
            <w:tabs>
              <w:tab w:val="right" w:leader="dot" w:pos="8504"/>
            </w:tabs>
          </w:pPr>
          <w:r>
            <w:fldChar w:fldCharType="begin"/>
          </w:r>
          <w:r>
            <w:instrText xml:space="preserve"> HYPERLINK \l _Toc12327 </w:instrText>
          </w:r>
          <w:r>
            <w:fldChar w:fldCharType="separate"/>
          </w:r>
          <w:r>
            <w:t>Tabla 6. Clase ConversorMasa</w:t>
          </w:r>
          <w:r>
            <w:tab/>
          </w:r>
          <w:r>
            <w:fldChar w:fldCharType="begin"/>
          </w:r>
          <w:r>
            <w:instrText xml:space="preserve"> PAGEREF _Toc12327 \h </w:instrText>
          </w:r>
          <w:r>
            <w:fldChar w:fldCharType="separate"/>
          </w:r>
          <w:r>
            <w:t>24</w:t>
          </w:r>
          <w:r>
            <w:fldChar w:fldCharType="end"/>
          </w:r>
          <w:r>
            <w:fldChar w:fldCharType="end"/>
          </w:r>
        </w:p>
        <w:p w14:paraId="6F8A46E3">
          <w:pPr>
            <w:pStyle w:val="20"/>
            <w:tabs>
              <w:tab w:val="right" w:leader="dot" w:pos="8504"/>
            </w:tabs>
          </w:pPr>
          <w:r>
            <w:fldChar w:fldCharType="begin"/>
          </w:r>
          <w:r>
            <w:instrText xml:space="preserve"> HYPERLINK \l _Toc27009 </w:instrText>
          </w:r>
          <w:r>
            <w:fldChar w:fldCharType="separate"/>
          </w:r>
          <w:r>
            <w:t>Tabla 7. Clase ConversorTemperatura</w:t>
          </w:r>
          <w:r>
            <w:tab/>
          </w:r>
          <w:r>
            <w:fldChar w:fldCharType="begin"/>
          </w:r>
          <w:r>
            <w:instrText xml:space="preserve"> PAGEREF _Toc27009 \h </w:instrText>
          </w:r>
          <w:r>
            <w:fldChar w:fldCharType="separate"/>
          </w:r>
          <w:r>
            <w:t>25</w:t>
          </w:r>
          <w:r>
            <w:fldChar w:fldCharType="end"/>
          </w:r>
          <w:r>
            <w:fldChar w:fldCharType="end"/>
          </w:r>
        </w:p>
        <w:p w14:paraId="61954651">
          <w:pPr>
            <w:pStyle w:val="17"/>
            <w:tabs>
              <w:tab w:val="right" w:leader="dot" w:pos="8504"/>
            </w:tabs>
          </w:pPr>
          <w:r>
            <w:fldChar w:fldCharType="begin"/>
          </w:r>
          <w:r>
            <w:instrText xml:space="preserve"> HYPERLINK \l _Toc4133 </w:instrText>
          </w:r>
          <w:r>
            <w:fldChar w:fldCharType="separate"/>
          </w:r>
          <w:r>
            <w:t>PRUEBAS DE LOS SERVICIOS</w:t>
          </w:r>
          <w:r>
            <w:tab/>
          </w:r>
          <w:r>
            <w:fldChar w:fldCharType="begin"/>
          </w:r>
          <w:r>
            <w:instrText xml:space="preserve"> PAGEREF _Toc4133 \h </w:instrText>
          </w:r>
          <w:r>
            <w:fldChar w:fldCharType="separate"/>
          </w:r>
          <w:r>
            <w:t>27</w:t>
          </w:r>
          <w:r>
            <w:fldChar w:fldCharType="end"/>
          </w:r>
          <w:r>
            <w:fldChar w:fldCharType="end"/>
          </w:r>
        </w:p>
        <w:p w14:paraId="1B3463E1">
          <w:pPr>
            <w:pStyle w:val="19"/>
            <w:tabs>
              <w:tab w:val="right" w:leader="dot" w:pos="8504"/>
            </w:tabs>
          </w:pPr>
          <w:r>
            <w:fldChar w:fldCharType="begin"/>
          </w:r>
          <w:r>
            <w:instrText xml:space="preserve"> HYPERLINK \l _Toc8275 </w:instrText>
          </w:r>
          <w:r>
            <w:fldChar w:fldCharType="separate"/>
          </w:r>
          <w:r>
            <w:t>Figura 18. Archivo WSDL generado por el servidor Payara detallando el esquema XML de los endpoints.</w:t>
          </w:r>
          <w:r>
            <w:tab/>
          </w:r>
          <w:r>
            <w:fldChar w:fldCharType="begin"/>
          </w:r>
          <w:r>
            <w:instrText xml:space="preserve"> PAGEREF _Toc8275 \h </w:instrText>
          </w:r>
          <w:r>
            <w:fldChar w:fldCharType="separate"/>
          </w:r>
          <w:r>
            <w:t>27</w:t>
          </w:r>
          <w:r>
            <w:fldChar w:fldCharType="end"/>
          </w:r>
          <w:r>
            <w:fldChar w:fldCharType="end"/>
          </w:r>
        </w:p>
        <w:p w14:paraId="30702BBF">
          <w:pPr>
            <w:pStyle w:val="19"/>
            <w:tabs>
              <w:tab w:val="right" w:leader="dot" w:pos="8504"/>
            </w:tabs>
          </w:pPr>
          <w:r>
            <w:fldChar w:fldCharType="begin"/>
          </w:r>
          <w:r>
            <w:instrText xml:space="preserve"> HYPERLINK \l _Toc12005 </w:instrText>
          </w:r>
          <w:r>
            <w:fldChar w:fldCharType="separate"/>
          </w:r>
          <w:r>
            <w:t>Figura 19. Prueba 1: Login.</w:t>
          </w:r>
          <w:r>
            <w:tab/>
          </w:r>
          <w:r>
            <w:fldChar w:fldCharType="begin"/>
          </w:r>
          <w:r>
            <w:instrText xml:space="preserve"> PAGEREF _Toc12005 \h </w:instrText>
          </w:r>
          <w:r>
            <w:fldChar w:fldCharType="separate"/>
          </w:r>
          <w:r>
            <w:t>28</w:t>
          </w:r>
          <w:r>
            <w:fldChar w:fldCharType="end"/>
          </w:r>
          <w:r>
            <w:fldChar w:fldCharType="end"/>
          </w:r>
        </w:p>
        <w:p w14:paraId="65E3ACE7">
          <w:pPr>
            <w:pStyle w:val="19"/>
            <w:tabs>
              <w:tab w:val="right" w:leader="dot" w:pos="8504"/>
            </w:tabs>
          </w:pPr>
          <w:r>
            <w:fldChar w:fldCharType="begin"/>
          </w:r>
          <w:r>
            <w:instrText xml:space="preserve"> HYPERLINK \l _Toc9100 </w:instrText>
          </w:r>
          <w:r>
            <w:fldChar w:fldCharType="separate"/>
          </w:r>
          <w:r>
            <w:t>Figura 20. Prueba 2: Conversor de Longitud.</w:t>
          </w:r>
          <w:r>
            <w:tab/>
          </w:r>
          <w:r>
            <w:fldChar w:fldCharType="begin"/>
          </w:r>
          <w:r>
            <w:instrText xml:space="preserve"> PAGEREF _Toc9100 \h </w:instrText>
          </w:r>
          <w:r>
            <w:fldChar w:fldCharType="separate"/>
          </w:r>
          <w:r>
            <w:t>28</w:t>
          </w:r>
          <w:r>
            <w:fldChar w:fldCharType="end"/>
          </w:r>
          <w:r>
            <w:fldChar w:fldCharType="end"/>
          </w:r>
        </w:p>
        <w:p w14:paraId="0B3F6FAF">
          <w:pPr>
            <w:pStyle w:val="19"/>
            <w:tabs>
              <w:tab w:val="right" w:leader="dot" w:pos="8504"/>
            </w:tabs>
          </w:pPr>
          <w:r>
            <w:fldChar w:fldCharType="begin"/>
          </w:r>
          <w:r>
            <w:instrText xml:space="preserve"> HYPERLINK \l _Toc2929 </w:instrText>
          </w:r>
          <w:r>
            <w:fldChar w:fldCharType="separate"/>
          </w:r>
          <w:r>
            <w:t>Figura 21. Prueba 3: Conversor de masa.</w:t>
          </w:r>
          <w:r>
            <w:tab/>
          </w:r>
          <w:r>
            <w:fldChar w:fldCharType="begin"/>
          </w:r>
          <w:r>
            <w:instrText xml:space="preserve"> PAGEREF _Toc2929 \h </w:instrText>
          </w:r>
          <w:r>
            <w:fldChar w:fldCharType="separate"/>
          </w:r>
          <w:r>
            <w:t>28</w:t>
          </w:r>
          <w:r>
            <w:fldChar w:fldCharType="end"/>
          </w:r>
          <w:r>
            <w:fldChar w:fldCharType="end"/>
          </w:r>
        </w:p>
        <w:p w14:paraId="30F8536E">
          <w:pPr>
            <w:pStyle w:val="19"/>
            <w:tabs>
              <w:tab w:val="right" w:leader="dot" w:pos="8504"/>
            </w:tabs>
          </w:pPr>
          <w:r>
            <w:fldChar w:fldCharType="begin"/>
          </w:r>
          <w:r>
            <w:instrText xml:space="preserve"> HYPERLINK \l _Toc19815 </w:instrText>
          </w:r>
          <w:r>
            <w:fldChar w:fldCharType="separate"/>
          </w:r>
          <w:r>
            <w:t>Figura 22. Prueba 4: Conversor de temperatura.</w:t>
          </w:r>
          <w:r>
            <w:tab/>
          </w:r>
          <w:r>
            <w:fldChar w:fldCharType="begin"/>
          </w:r>
          <w:r>
            <w:instrText xml:space="preserve"> PAGEREF _Toc19815 \h </w:instrText>
          </w:r>
          <w:r>
            <w:fldChar w:fldCharType="separate"/>
          </w:r>
          <w:r>
            <w:t>29</w:t>
          </w:r>
          <w:r>
            <w:fldChar w:fldCharType="end"/>
          </w:r>
          <w:r>
            <w:fldChar w:fldCharType="end"/>
          </w:r>
        </w:p>
        <w:p w14:paraId="4BF7AFD1">
          <w:pPr>
            <w:pStyle w:val="16"/>
            <w:tabs>
              <w:tab w:val="right" w:leader="dot" w:pos="8504"/>
            </w:tabs>
          </w:pPr>
          <w:r>
            <w:fldChar w:fldCharType="begin"/>
          </w:r>
          <w:r>
            <w:instrText xml:space="preserve"> HYPERLINK \l _Toc30983 </w:instrText>
          </w:r>
          <w:r>
            <w:fldChar w:fldCharType="separate"/>
          </w:r>
          <w:r>
            <w:t>CODIFICACIÓN DE LOS CLIENTES</w:t>
          </w:r>
          <w:r>
            <w:tab/>
          </w:r>
          <w:r>
            <w:fldChar w:fldCharType="begin"/>
          </w:r>
          <w:r>
            <w:instrText xml:space="preserve"> PAGEREF _Toc30983 \h </w:instrText>
          </w:r>
          <w:r>
            <w:fldChar w:fldCharType="separate"/>
          </w:r>
          <w:r>
            <w:t>29</w:t>
          </w:r>
          <w:r>
            <w:fldChar w:fldCharType="end"/>
          </w:r>
          <w:r>
            <w:fldChar w:fldCharType="end"/>
          </w:r>
        </w:p>
        <w:p w14:paraId="5EEFC0C9">
          <w:pPr>
            <w:pStyle w:val="17"/>
            <w:tabs>
              <w:tab w:val="right" w:leader="dot" w:pos="8504"/>
            </w:tabs>
          </w:pPr>
          <w:r>
            <w:fldChar w:fldCharType="begin"/>
          </w:r>
          <w:r>
            <w:instrText xml:space="preserve"> HYPERLINK \l _Toc18002 </w:instrText>
          </w:r>
          <w:r>
            <w:fldChar w:fldCharType="separate"/>
          </w:r>
          <w:r>
            <w:t>CLIENTE CONSOLA</w:t>
          </w:r>
          <w:r>
            <w:tab/>
          </w:r>
          <w:r>
            <w:fldChar w:fldCharType="begin"/>
          </w:r>
          <w:r>
            <w:instrText xml:space="preserve"> PAGEREF _Toc18002 \h </w:instrText>
          </w:r>
          <w:r>
            <w:fldChar w:fldCharType="separate"/>
          </w:r>
          <w:r>
            <w:t>29</w:t>
          </w:r>
          <w:r>
            <w:fldChar w:fldCharType="end"/>
          </w:r>
          <w:r>
            <w:fldChar w:fldCharType="end"/>
          </w:r>
        </w:p>
        <w:p w14:paraId="4B5034A3">
          <w:pPr>
            <w:pStyle w:val="18"/>
            <w:tabs>
              <w:tab w:val="right" w:leader="dot" w:pos="8504"/>
            </w:tabs>
          </w:pPr>
          <w:r>
            <w:fldChar w:fldCharType="begin"/>
          </w:r>
          <w:r>
            <w:instrText xml:space="preserve"> HYPERLINK \l _Toc16350 </w:instrText>
          </w:r>
          <w:r>
            <w:fldChar w:fldCharType="separate"/>
          </w:r>
          <w:r>
            <w:t>CREACIÓN DEL PROYECTO</w:t>
          </w:r>
          <w:r>
            <w:tab/>
          </w:r>
          <w:r>
            <w:fldChar w:fldCharType="begin"/>
          </w:r>
          <w:r>
            <w:instrText xml:space="preserve"> PAGEREF _Toc16350 \h </w:instrText>
          </w:r>
          <w:r>
            <w:fldChar w:fldCharType="separate"/>
          </w:r>
          <w:r>
            <w:t>29</w:t>
          </w:r>
          <w:r>
            <w:fldChar w:fldCharType="end"/>
          </w:r>
          <w:r>
            <w:fldChar w:fldCharType="end"/>
          </w:r>
        </w:p>
        <w:p w14:paraId="4AABCA83">
          <w:pPr>
            <w:pStyle w:val="19"/>
            <w:tabs>
              <w:tab w:val="right" w:leader="dot" w:pos="8504"/>
            </w:tabs>
          </w:pPr>
          <w:r>
            <w:fldChar w:fldCharType="begin"/>
          </w:r>
          <w:r>
            <w:instrText xml:space="preserve"> HYPERLINK \l _Toc31012 </w:instrText>
          </w:r>
          <w:r>
            <w:fldChar w:fldCharType="separate"/>
          </w:r>
          <w:r>
            <w:t>Figura 23. Creación del proyecto - Cliente consola</w:t>
          </w:r>
          <w:r>
            <w:tab/>
          </w:r>
          <w:r>
            <w:fldChar w:fldCharType="begin"/>
          </w:r>
          <w:r>
            <w:instrText xml:space="preserve"> PAGEREF _Toc31012 \h </w:instrText>
          </w:r>
          <w:r>
            <w:fldChar w:fldCharType="separate"/>
          </w:r>
          <w:r>
            <w:t>29</w:t>
          </w:r>
          <w:r>
            <w:fldChar w:fldCharType="end"/>
          </w:r>
          <w:r>
            <w:fldChar w:fldCharType="end"/>
          </w:r>
        </w:p>
        <w:p w14:paraId="69273F3B">
          <w:pPr>
            <w:pStyle w:val="19"/>
            <w:tabs>
              <w:tab w:val="right" w:leader="dot" w:pos="8504"/>
            </w:tabs>
          </w:pPr>
          <w:r>
            <w:fldChar w:fldCharType="begin"/>
          </w:r>
          <w:r>
            <w:instrText xml:space="preserve"> HYPERLINK \l _Toc15621 </w:instrText>
          </w:r>
          <w:r>
            <w:fldChar w:fldCharType="separate"/>
          </w:r>
          <w:r>
            <w:t>Figura 24. Configuración del proyecto - Cliente consola</w:t>
          </w:r>
          <w:r>
            <w:tab/>
          </w:r>
          <w:r>
            <w:fldChar w:fldCharType="begin"/>
          </w:r>
          <w:r>
            <w:instrText xml:space="preserve"> PAGEREF _Toc15621 \h </w:instrText>
          </w:r>
          <w:r>
            <w:fldChar w:fldCharType="separate"/>
          </w:r>
          <w:r>
            <w:t>30</w:t>
          </w:r>
          <w:r>
            <w:fldChar w:fldCharType="end"/>
          </w:r>
          <w:r>
            <w:fldChar w:fldCharType="end"/>
          </w:r>
        </w:p>
        <w:p w14:paraId="76D86962">
          <w:pPr>
            <w:pStyle w:val="18"/>
            <w:tabs>
              <w:tab w:val="right" w:leader="dot" w:pos="8504"/>
            </w:tabs>
          </w:pPr>
          <w:r>
            <w:fldChar w:fldCharType="begin"/>
          </w:r>
          <w:r>
            <w:instrText xml:space="preserve"> HYPERLINK \l _Toc15865 </w:instrText>
          </w:r>
          <w:r>
            <w:fldChar w:fldCharType="separate"/>
          </w:r>
          <w:r>
            <w:t>ESTRUCTURA DEL PROYECTO</w:t>
          </w:r>
          <w:r>
            <w:tab/>
          </w:r>
          <w:r>
            <w:fldChar w:fldCharType="begin"/>
          </w:r>
          <w:r>
            <w:instrText xml:space="preserve"> PAGEREF _Toc15865 \h </w:instrText>
          </w:r>
          <w:r>
            <w:fldChar w:fldCharType="separate"/>
          </w:r>
          <w:r>
            <w:t>30</w:t>
          </w:r>
          <w:r>
            <w:fldChar w:fldCharType="end"/>
          </w:r>
          <w:r>
            <w:fldChar w:fldCharType="end"/>
          </w:r>
        </w:p>
        <w:p w14:paraId="6043CC7B">
          <w:pPr>
            <w:pStyle w:val="19"/>
            <w:tabs>
              <w:tab w:val="right" w:leader="dot" w:pos="8504"/>
            </w:tabs>
          </w:pPr>
          <w:r>
            <w:fldChar w:fldCharType="begin"/>
          </w:r>
          <w:r>
            <w:instrText xml:space="preserve"> HYPERLINK \l _Toc16969 </w:instrText>
          </w:r>
          <w:r>
            <w:fldChar w:fldCharType="separate"/>
          </w:r>
          <w:r>
            <w:t>Figura 25. Estructura del proyecto - Cliente consola</w:t>
          </w:r>
          <w:r>
            <w:tab/>
          </w:r>
          <w:r>
            <w:fldChar w:fldCharType="begin"/>
          </w:r>
          <w:r>
            <w:instrText xml:space="preserve"> PAGEREF _Toc16969 \h </w:instrText>
          </w:r>
          <w:r>
            <w:fldChar w:fldCharType="separate"/>
          </w:r>
          <w:r>
            <w:t>30</w:t>
          </w:r>
          <w:r>
            <w:fldChar w:fldCharType="end"/>
          </w:r>
          <w:r>
            <w:fldChar w:fldCharType="end"/>
          </w:r>
        </w:p>
        <w:p w14:paraId="26F24AAA">
          <w:pPr>
            <w:pStyle w:val="17"/>
            <w:tabs>
              <w:tab w:val="right" w:leader="dot" w:pos="8504"/>
            </w:tabs>
          </w:pPr>
          <w:r>
            <w:fldChar w:fldCharType="begin"/>
          </w:r>
          <w:r>
            <w:instrText xml:space="preserve"> HYPERLINK \l _Toc6401 </w:instrText>
          </w:r>
          <w:r>
            <w:fldChar w:fldCharType="separate"/>
          </w:r>
          <w:r>
            <w:t>CODIFICACIÓN DEL PROYECTO CLIENTE CONSOLA</w:t>
          </w:r>
          <w:r>
            <w:tab/>
          </w:r>
          <w:r>
            <w:fldChar w:fldCharType="begin"/>
          </w:r>
          <w:r>
            <w:instrText xml:space="preserve"> PAGEREF _Toc6401 \h </w:instrText>
          </w:r>
          <w:r>
            <w:fldChar w:fldCharType="separate"/>
          </w:r>
          <w:r>
            <w:t>30</w:t>
          </w:r>
          <w:r>
            <w:fldChar w:fldCharType="end"/>
          </w:r>
          <w:r>
            <w:fldChar w:fldCharType="end"/>
          </w:r>
        </w:p>
        <w:p w14:paraId="2C10A9AA">
          <w:pPr>
            <w:pStyle w:val="18"/>
            <w:tabs>
              <w:tab w:val="right" w:leader="dot" w:pos="8504"/>
            </w:tabs>
          </w:pPr>
          <w:r>
            <w:fldChar w:fldCharType="begin"/>
          </w:r>
          <w:r>
            <w:instrText xml:space="preserve"> HYPERLINK \l _Toc15946 </w:instrText>
          </w:r>
          <w:r>
            <w:fldChar w:fldCharType="separate"/>
          </w:r>
          <w:r>
            <w:t>CREACIÓN DE MODELOS Y VISTAS</w:t>
          </w:r>
          <w:r>
            <w:tab/>
          </w:r>
          <w:r>
            <w:fldChar w:fldCharType="begin"/>
          </w:r>
          <w:r>
            <w:instrText xml:space="preserve"> PAGEREF _Toc15946 \h </w:instrText>
          </w:r>
          <w:r>
            <w:fldChar w:fldCharType="separate"/>
          </w:r>
          <w:r>
            <w:t>30</w:t>
          </w:r>
          <w:r>
            <w:fldChar w:fldCharType="end"/>
          </w:r>
          <w:r>
            <w:fldChar w:fldCharType="end"/>
          </w:r>
        </w:p>
        <w:p w14:paraId="69F3A267">
          <w:pPr>
            <w:pStyle w:val="19"/>
            <w:tabs>
              <w:tab w:val="right" w:leader="dot" w:pos="8504"/>
            </w:tabs>
          </w:pPr>
          <w:r>
            <w:fldChar w:fldCharType="begin"/>
          </w:r>
          <w:r>
            <w:instrText xml:space="preserve"> HYPERLINK \l _Toc5324 </w:instrText>
          </w:r>
          <w:r>
            <w:fldChar w:fldCharType="separate"/>
          </w:r>
          <w:r>
            <w:t>Figura 26. Creación de modelos y vistas - Cliente consola</w:t>
          </w:r>
          <w:r>
            <w:tab/>
          </w:r>
          <w:r>
            <w:fldChar w:fldCharType="begin"/>
          </w:r>
          <w:r>
            <w:instrText xml:space="preserve"> PAGEREF _Toc5324 \h </w:instrText>
          </w:r>
          <w:r>
            <w:fldChar w:fldCharType="separate"/>
          </w:r>
          <w:r>
            <w:t>31</w:t>
          </w:r>
          <w:r>
            <w:fldChar w:fldCharType="end"/>
          </w:r>
          <w:r>
            <w:fldChar w:fldCharType="end"/>
          </w:r>
        </w:p>
        <w:p w14:paraId="5CB22FC9">
          <w:pPr>
            <w:pStyle w:val="20"/>
            <w:tabs>
              <w:tab w:val="right" w:leader="dot" w:pos="8504"/>
            </w:tabs>
          </w:pPr>
          <w:r>
            <w:fldChar w:fldCharType="begin"/>
          </w:r>
          <w:r>
            <w:instrText xml:space="preserve"> HYPERLINK \l _Toc13855 </w:instrText>
          </w:r>
          <w:r>
            <w:fldChar w:fldCharType="separate"/>
          </w:r>
          <w:r>
            <w:t>Tabla 8. Clase CatalogoUnidades - Cliente consola</w:t>
          </w:r>
          <w:r>
            <w:tab/>
          </w:r>
          <w:r>
            <w:fldChar w:fldCharType="begin"/>
          </w:r>
          <w:r>
            <w:instrText xml:space="preserve"> PAGEREF _Toc13855 \h </w:instrText>
          </w:r>
          <w:r>
            <w:fldChar w:fldCharType="separate"/>
          </w:r>
          <w:r>
            <w:t>32</w:t>
          </w:r>
          <w:r>
            <w:fldChar w:fldCharType="end"/>
          </w:r>
          <w:r>
            <w:fldChar w:fldCharType="end"/>
          </w:r>
        </w:p>
        <w:p w14:paraId="0F9D7CBD">
          <w:pPr>
            <w:pStyle w:val="20"/>
            <w:tabs>
              <w:tab w:val="right" w:leader="dot" w:pos="8504"/>
            </w:tabs>
          </w:pPr>
          <w:r>
            <w:fldChar w:fldCharType="begin"/>
          </w:r>
          <w:r>
            <w:instrText xml:space="preserve"> HYPERLINK \l _Toc15310 </w:instrText>
          </w:r>
          <w:r>
            <w:fldChar w:fldCharType="separate"/>
          </w:r>
          <w:r>
            <w:t>Tabla 9. Clase InterfazConsola - Cliente consola</w:t>
          </w:r>
          <w:r>
            <w:tab/>
          </w:r>
          <w:r>
            <w:fldChar w:fldCharType="begin"/>
          </w:r>
          <w:r>
            <w:instrText xml:space="preserve"> PAGEREF _Toc15310 \h </w:instrText>
          </w:r>
          <w:r>
            <w:fldChar w:fldCharType="separate"/>
          </w:r>
          <w:r>
            <w:t>33</w:t>
          </w:r>
          <w:r>
            <w:fldChar w:fldCharType="end"/>
          </w:r>
          <w:r>
            <w:fldChar w:fldCharType="end"/>
          </w:r>
        </w:p>
        <w:p w14:paraId="70F3D325">
          <w:pPr>
            <w:pStyle w:val="20"/>
            <w:tabs>
              <w:tab w:val="right" w:leader="dot" w:pos="8504"/>
            </w:tabs>
          </w:pPr>
          <w:r>
            <w:fldChar w:fldCharType="begin"/>
          </w:r>
          <w:r>
            <w:instrText xml:space="preserve"> HYPERLINK \l _Toc9531 </w:instrText>
          </w:r>
          <w:r>
            <w:fldChar w:fldCharType="separate"/>
          </w:r>
          <w:r>
            <w:t>Tabla 10. Clase OpcionMenu - Cliente consola</w:t>
          </w:r>
          <w:r>
            <w:tab/>
          </w:r>
          <w:r>
            <w:fldChar w:fldCharType="begin"/>
          </w:r>
          <w:r>
            <w:instrText xml:space="preserve"> PAGEREF _Toc9531 \h </w:instrText>
          </w:r>
          <w:r>
            <w:fldChar w:fldCharType="separate"/>
          </w:r>
          <w:r>
            <w:t>35</w:t>
          </w:r>
          <w:r>
            <w:fldChar w:fldCharType="end"/>
          </w:r>
          <w:r>
            <w:fldChar w:fldCharType="end"/>
          </w:r>
        </w:p>
        <w:p w14:paraId="2090DE27">
          <w:pPr>
            <w:pStyle w:val="19"/>
            <w:tabs>
              <w:tab w:val="right" w:leader="dot" w:pos="8504"/>
            </w:tabs>
          </w:pPr>
          <w:r>
            <w:fldChar w:fldCharType="begin"/>
          </w:r>
          <w:r>
            <w:instrText xml:space="preserve"> HYPERLINK \l _Toc4916 </w:instrText>
          </w:r>
          <w:r>
            <w:fldChar w:fldCharType="separate"/>
          </w:r>
          <w:r>
            <w:t>Figura 27. Creación de controlador - Cliente consola</w:t>
          </w:r>
          <w:r>
            <w:tab/>
          </w:r>
          <w:r>
            <w:fldChar w:fldCharType="begin"/>
          </w:r>
          <w:r>
            <w:instrText xml:space="preserve"> PAGEREF _Toc4916 \h </w:instrText>
          </w:r>
          <w:r>
            <w:fldChar w:fldCharType="separate"/>
          </w:r>
          <w:r>
            <w:t>36</w:t>
          </w:r>
          <w:r>
            <w:fldChar w:fldCharType="end"/>
          </w:r>
          <w:r>
            <w:fldChar w:fldCharType="end"/>
          </w:r>
        </w:p>
        <w:p w14:paraId="629646ED">
          <w:pPr>
            <w:pStyle w:val="20"/>
            <w:tabs>
              <w:tab w:val="right" w:leader="dot" w:pos="8504"/>
            </w:tabs>
          </w:pPr>
          <w:r>
            <w:fldChar w:fldCharType="begin"/>
          </w:r>
          <w:r>
            <w:instrText xml:space="preserve"> HYPERLINK \l _Toc15739 </w:instrText>
          </w:r>
          <w:r>
            <w:fldChar w:fldCharType="separate"/>
          </w:r>
          <w:r>
            <w:t>Tabla 11. Clase ControladorConversiones - Cliente consola</w:t>
          </w:r>
          <w:r>
            <w:tab/>
          </w:r>
          <w:r>
            <w:fldChar w:fldCharType="begin"/>
          </w:r>
          <w:r>
            <w:instrText xml:space="preserve"> PAGEREF _Toc15739 \h </w:instrText>
          </w:r>
          <w:r>
            <w:fldChar w:fldCharType="separate"/>
          </w:r>
          <w:r>
            <w:t>37</w:t>
          </w:r>
          <w:r>
            <w:fldChar w:fldCharType="end"/>
          </w:r>
          <w:r>
            <w:fldChar w:fldCharType="end"/>
          </w:r>
        </w:p>
        <w:p w14:paraId="54FFA2B4">
          <w:pPr>
            <w:pStyle w:val="19"/>
            <w:tabs>
              <w:tab w:val="right" w:leader="dot" w:pos="8504"/>
            </w:tabs>
          </w:pPr>
          <w:r>
            <w:fldChar w:fldCharType="begin"/>
          </w:r>
          <w:r>
            <w:instrText xml:space="preserve"> HYPERLINK \l _Toc18757 </w:instrText>
          </w:r>
          <w:r>
            <w:fldChar w:fldCharType="separate"/>
          </w:r>
          <w:r>
            <w:t>Figura 28. Creación de clase principal - Cliente consola</w:t>
          </w:r>
          <w:r>
            <w:tab/>
          </w:r>
          <w:r>
            <w:fldChar w:fldCharType="begin"/>
          </w:r>
          <w:r>
            <w:instrText xml:space="preserve"> PAGEREF _Toc18757 \h </w:instrText>
          </w:r>
          <w:r>
            <w:fldChar w:fldCharType="separate"/>
          </w:r>
          <w:r>
            <w:t>38</w:t>
          </w:r>
          <w:r>
            <w:fldChar w:fldCharType="end"/>
          </w:r>
          <w:r>
            <w:fldChar w:fldCharType="end"/>
          </w:r>
        </w:p>
        <w:p w14:paraId="74866014">
          <w:pPr>
            <w:pStyle w:val="20"/>
            <w:tabs>
              <w:tab w:val="right" w:leader="dot" w:pos="8504"/>
            </w:tabs>
          </w:pPr>
          <w:r>
            <w:fldChar w:fldCharType="begin"/>
          </w:r>
          <w:r>
            <w:instrText xml:space="preserve"> HYPERLINK \l _Toc4214 </w:instrText>
          </w:r>
          <w:r>
            <w:fldChar w:fldCharType="separate"/>
          </w:r>
          <w:r>
            <w:t>Tabla 12. Clase ControladorConversiones - Cliente consola</w:t>
          </w:r>
          <w:r>
            <w:tab/>
          </w:r>
          <w:r>
            <w:fldChar w:fldCharType="begin"/>
          </w:r>
          <w:r>
            <w:instrText xml:space="preserve"> PAGEREF _Toc4214 \h </w:instrText>
          </w:r>
          <w:r>
            <w:fldChar w:fldCharType="separate"/>
          </w:r>
          <w:r>
            <w:t>39</w:t>
          </w:r>
          <w:r>
            <w:fldChar w:fldCharType="end"/>
          </w:r>
          <w:r>
            <w:fldChar w:fldCharType="end"/>
          </w:r>
        </w:p>
        <w:p w14:paraId="1C84A699">
          <w:pPr>
            <w:pStyle w:val="18"/>
            <w:tabs>
              <w:tab w:val="right" w:leader="dot" w:pos="8504"/>
            </w:tabs>
          </w:pPr>
          <w:r>
            <w:fldChar w:fldCharType="begin"/>
          </w:r>
          <w:r>
            <w:instrText xml:space="preserve"> HYPERLINK \l _Toc7139 </w:instrText>
          </w:r>
          <w:r>
            <w:fldChar w:fldCharType="separate"/>
          </w:r>
          <w:r>
            <w:t>EJECUCIÓN DEL CLIENTE DE CONSOLA</w:t>
          </w:r>
          <w:r>
            <w:tab/>
          </w:r>
          <w:r>
            <w:fldChar w:fldCharType="begin"/>
          </w:r>
          <w:r>
            <w:instrText xml:space="preserve"> PAGEREF _Toc7139 \h </w:instrText>
          </w:r>
          <w:r>
            <w:fldChar w:fldCharType="separate"/>
          </w:r>
          <w:r>
            <w:t>40</w:t>
          </w:r>
          <w:r>
            <w:fldChar w:fldCharType="end"/>
          </w:r>
          <w:r>
            <w:fldChar w:fldCharType="end"/>
          </w:r>
        </w:p>
        <w:p w14:paraId="49B01393">
          <w:pPr>
            <w:pStyle w:val="17"/>
            <w:tabs>
              <w:tab w:val="right" w:leader="dot" w:pos="8504"/>
            </w:tabs>
          </w:pPr>
          <w:r>
            <w:fldChar w:fldCharType="begin"/>
          </w:r>
          <w:r>
            <w:instrText xml:space="preserve"> HYPERLINK \l _Toc13454 </w:instrText>
          </w:r>
          <w:r>
            <w:fldChar w:fldCharType="separate"/>
          </w:r>
          <w:r>
            <w:drawing>
              <wp:inline distT="114300" distB="114300" distL="114300" distR="114300">
                <wp:extent cx="2868295" cy="803275"/>
                <wp:effectExtent l="0" t="0" r="1905" b="9525"/>
                <wp:docPr id="92" name="image16.png"/>
                <wp:cNvGraphicFramePr/>
                <a:graphic xmlns:a="http://schemas.openxmlformats.org/drawingml/2006/main">
                  <a:graphicData uri="http://schemas.openxmlformats.org/drawingml/2006/picture">
                    <pic:pic xmlns:pic="http://schemas.openxmlformats.org/drawingml/2006/picture">
                      <pic:nvPicPr>
                        <pic:cNvPr id="92" name="image16.png"/>
                        <pic:cNvPicPr preferRelativeResize="0"/>
                      </pic:nvPicPr>
                      <pic:blipFill>
                        <a:blip r:embed="rId10"/>
                        <a:srcRect/>
                        <a:stretch>
                          <a:fillRect/>
                        </a:stretch>
                      </pic:blipFill>
                      <pic:spPr>
                        <a:xfrm>
                          <a:off x="0" y="0"/>
                          <a:ext cx="2868450" cy="803756"/>
                        </a:xfrm>
                        <a:prstGeom prst="rect">
                          <a:avLst/>
                        </a:prstGeom>
                      </pic:spPr>
                    </pic:pic>
                  </a:graphicData>
                </a:graphic>
              </wp:inline>
            </w:drawing>
          </w:r>
          <w:r>
            <w:tab/>
          </w:r>
          <w:r>
            <w:fldChar w:fldCharType="begin"/>
          </w:r>
          <w:r>
            <w:instrText xml:space="preserve"> PAGEREF _Toc13454 \h </w:instrText>
          </w:r>
          <w:r>
            <w:fldChar w:fldCharType="separate"/>
          </w:r>
          <w:r>
            <w:t>40</w:t>
          </w:r>
          <w:r>
            <w:fldChar w:fldCharType="end"/>
          </w:r>
          <w:r>
            <w:fldChar w:fldCharType="end"/>
          </w:r>
        </w:p>
        <w:p w14:paraId="6C528DB5">
          <w:pPr>
            <w:pStyle w:val="19"/>
            <w:tabs>
              <w:tab w:val="right" w:leader="dot" w:pos="8504"/>
            </w:tabs>
          </w:pPr>
          <w:r>
            <w:fldChar w:fldCharType="begin"/>
          </w:r>
          <w:r>
            <w:instrText xml:space="preserve"> HYPERLINK \l _Toc24547 </w:instrText>
          </w:r>
          <w:r>
            <w:fldChar w:fldCharType="separate"/>
          </w:r>
          <w:r>
            <w:t>Figura 29. Login - Cliente consola</w:t>
          </w:r>
          <w:r>
            <w:tab/>
          </w:r>
          <w:r>
            <w:fldChar w:fldCharType="begin"/>
          </w:r>
          <w:r>
            <w:instrText xml:space="preserve"> PAGEREF _Toc24547 \h </w:instrText>
          </w:r>
          <w:r>
            <w:fldChar w:fldCharType="separate"/>
          </w:r>
          <w:r>
            <w:t>40</w:t>
          </w:r>
          <w:r>
            <w:fldChar w:fldCharType="end"/>
          </w:r>
          <w:r>
            <w:fldChar w:fldCharType="end"/>
          </w:r>
        </w:p>
        <w:p w14:paraId="17CEB576">
          <w:pPr>
            <w:pStyle w:val="19"/>
            <w:tabs>
              <w:tab w:val="right" w:leader="dot" w:pos="8504"/>
            </w:tabs>
          </w:pPr>
          <w:r>
            <w:fldChar w:fldCharType="begin"/>
          </w:r>
          <w:r>
            <w:instrText xml:space="preserve"> HYPERLINK \l _Toc19287 </w:instrText>
          </w:r>
          <w:r>
            <w:fldChar w:fldCharType="separate"/>
          </w:r>
          <w:r>
            <w:t>Figura 30. Conversión de Longitud - Cliente consola</w:t>
          </w:r>
          <w:r>
            <w:tab/>
          </w:r>
          <w:r>
            <w:fldChar w:fldCharType="begin"/>
          </w:r>
          <w:r>
            <w:instrText xml:space="preserve"> PAGEREF _Toc19287 \h </w:instrText>
          </w:r>
          <w:r>
            <w:fldChar w:fldCharType="separate"/>
          </w:r>
          <w:r>
            <w:t>40</w:t>
          </w:r>
          <w:r>
            <w:fldChar w:fldCharType="end"/>
          </w:r>
          <w:r>
            <w:fldChar w:fldCharType="end"/>
          </w:r>
        </w:p>
        <w:p w14:paraId="54598BAB">
          <w:pPr>
            <w:pStyle w:val="19"/>
            <w:tabs>
              <w:tab w:val="right" w:leader="dot" w:pos="8504"/>
            </w:tabs>
          </w:pPr>
          <w:r>
            <w:fldChar w:fldCharType="begin"/>
          </w:r>
          <w:r>
            <w:instrText xml:space="preserve"> HYPERLINK \l _Toc6227 </w:instrText>
          </w:r>
          <w:r>
            <w:fldChar w:fldCharType="separate"/>
          </w:r>
          <w:r>
            <w:t>Figura 31. Conversión de Masa - Cliente consola</w:t>
          </w:r>
          <w:r>
            <w:tab/>
          </w:r>
          <w:r>
            <w:fldChar w:fldCharType="begin"/>
          </w:r>
          <w:r>
            <w:instrText xml:space="preserve"> PAGEREF _Toc6227 \h </w:instrText>
          </w:r>
          <w:r>
            <w:fldChar w:fldCharType="separate"/>
          </w:r>
          <w:r>
            <w:t>41</w:t>
          </w:r>
          <w:r>
            <w:fldChar w:fldCharType="end"/>
          </w:r>
          <w:r>
            <w:fldChar w:fldCharType="end"/>
          </w:r>
        </w:p>
        <w:p w14:paraId="404EDFBE">
          <w:pPr>
            <w:pStyle w:val="19"/>
            <w:tabs>
              <w:tab w:val="right" w:leader="dot" w:pos="8504"/>
            </w:tabs>
          </w:pPr>
          <w:r>
            <w:fldChar w:fldCharType="begin"/>
          </w:r>
          <w:r>
            <w:instrText xml:space="preserve"> HYPERLINK \l _Toc15428 </w:instrText>
          </w:r>
          <w:r>
            <w:fldChar w:fldCharType="separate"/>
          </w:r>
          <w:r>
            <w:t>Figura 32. Conversión de Temperatura - Cliente consola</w:t>
          </w:r>
          <w:r>
            <w:tab/>
          </w:r>
          <w:r>
            <w:fldChar w:fldCharType="begin"/>
          </w:r>
          <w:r>
            <w:instrText xml:space="preserve"> PAGEREF _Toc15428 \h </w:instrText>
          </w:r>
          <w:r>
            <w:fldChar w:fldCharType="separate"/>
          </w:r>
          <w:r>
            <w:t>41</w:t>
          </w:r>
          <w:r>
            <w:fldChar w:fldCharType="end"/>
          </w:r>
          <w:r>
            <w:fldChar w:fldCharType="end"/>
          </w:r>
        </w:p>
        <w:p w14:paraId="3D345F78">
          <w:pPr>
            <w:pStyle w:val="17"/>
            <w:tabs>
              <w:tab w:val="right" w:leader="dot" w:pos="8504"/>
            </w:tabs>
          </w:pPr>
          <w:r>
            <w:fldChar w:fldCharType="begin"/>
          </w:r>
          <w:r>
            <w:instrText xml:space="preserve"> HYPERLINK \l _Toc17654 </w:instrText>
          </w:r>
          <w:r>
            <w:fldChar w:fldCharType="separate"/>
          </w:r>
          <w:r>
            <w:t>CLIENTE ESCRITORIO</w:t>
          </w:r>
          <w:r>
            <w:tab/>
          </w:r>
          <w:r>
            <w:fldChar w:fldCharType="begin"/>
          </w:r>
          <w:r>
            <w:instrText xml:space="preserve"> PAGEREF _Toc17654 \h </w:instrText>
          </w:r>
          <w:r>
            <w:fldChar w:fldCharType="separate"/>
          </w:r>
          <w:r>
            <w:t>41</w:t>
          </w:r>
          <w:r>
            <w:fldChar w:fldCharType="end"/>
          </w:r>
          <w:r>
            <w:fldChar w:fldCharType="end"/>
          </w:r>
        </w:p>
        <w:p w14:paraId="58395D30">
          <w:pPr>
            <w:pStyle w:val="18"/>
            <w:tabs>
              <w:tab w:val="right" w:leader="dot" w:pos="8504"/>
            </w:tabs>
          </w:pPr>
          <w:r>
            <w:fldChar w:fldCharType="begin"/>
          </w:r>
          <w:r>
            <w:instrText xml:space="preserve"> HYPERLINK \l _Toc19905 </w:instrText>
          </w:r>
          <w:r>
            <w:fldChar w:fldCharType="separate"/>
          </w:r>
          <w:r>
            <w:t>CREACIÓN DEL PROYECTO</w:t>
          </w:r>
          <w:r>
            <w:tab/>
          </w:r>
          <w:r>
            <w:fldChar w:fldCharType="begin"/>
          </w:r>
          <w:r>
            <w:instrText xml:space="preserve"> PAGEREF _Toc19905 \h </w:instrText>
          </w:r>
          <w:r>
            <w:fldChar w:fldCharType="separate"/>
          </w:r>
          <w:r>
            <w:t>42</w:t>
          </w:r>
          <w:r>
            <w:fldChar w:fldCharType="end"/>
          </w:r>
          <w:r>
            <w:fldChar w:fldCharType="end"/>
          </w:r>
        </w:p>
        <w:p w14:paraId="07BEE593">
          <w:pPr>
            <w:pStyle w:val="18"/>
            <w:tabs>
              <w:tab w:val="right" w:leader="dot" w:pos="8504"/>
            </w:tabs>
          </w:pPr>
          <w:r>
            <w:fldChar w:fldCharType="begin"/>
          </w:r>
          <w:r>
            <w:instrText xml:space="preserve"> HYPERLINK \l _Toc2415 </w:instrText>
          </w:r>
          <w:r>
            <w:fldChar w:fldCharType="separate"/>
          </w:r>
          <w:r>
            <w:t>ESTRUCTURA DEL PROYECTO</w:t>
          </w:r>
          <w:r>
            <w:tab/>
          </w:r>
          <w:r>
            <w:fldChar w:fldCharType="begin"/>
          </w:r>
          <w:r>
            <w:instrText xml:space="preserve"> PAGEREF _Toc2415 \h </w:instrText>
          </w:r>
          <w:r>
            <w:fldChar w:fldCharType="separate"/>
          </w:r>
          <w:r>
            <w:t>42</w:t>
          </w:r>
          <w:r>
            <w:fldChar w:fldCharType="end"/>
          </w:r>
          <w:r>
            <w:fldChar w:fldCharType="end"/>
          </w:r>
        </w:p>
        <w:p w14:paraId="1617E533">
          <w:pPr>
            <w:pStyle w:val="19"/>
            <w:tabs>
              <w:tab w:val="right" w:leader="dot" w:pos="8504"/>
            </w:tabs>
          </w:pPr>
          <w:r>
            <w:fldChar w:fldCharType="begin"/>
          </w:r>
          <w:r>
            <w:instrText xml:space="preserve"> HYPERLINK \l _Toc22564 </w:instrText>
          </w:r>
          <w:r>
            <w:fldChar w:fldCharType="separate"/>
          </w:r>
          <w:r>
            <w:t>Figura 33. Estructura del proyecto - Cliente escritorio</w:t>
          </w:r>
          <w:r>
            <w:tab/>
          </w:r>
          <w:r>
            <w:fldChar w:fldCharType="begin"/>
          </w:r>
          <w:r>
            <w:instrText xml:space="preserve"> PAGEREF _Toc22564 \h </w:instrText>
          </w:r>
          <w:r>
            <w:fldChar w:fldCharType="separate"/>
          </w:r>
          <w:r>
            <w:t>42</w:t>
          </w:r>
          <w:r>
            <w:fldChar w:fldCharType="end"/>
          </w:r>
          <w:r>
            <w:fldChar w:fldCharType="end"/>
          </w:r>
        </w:p>
        <w:p w14:paraId="572A7F0E">
          <w:pPr>
            <w:pStyle w:val="17"/>
            <w:tabs>
              <w:tab w:val="right" w:leader="dot" w:pos="8504"/>
            </w:tabs>
          </w:pPr>
          <w:r>
            <w:fldChar w:fldCharType="begin"/>
          </w:r>
          <w:r>
            <w:instrText xml:space="preserve"> HYPERLINK \l _Toc6902 </w:instrText>
          </w:r>
          <w:r>
            <w:fldChar w:fldCharType="separate"/>
          </w:r>
          <w:r>
            <w:t>CODIFICACIÓN DEL PROYECTO CLIENTE ESCRITORIO</w:t>
          </w:r>
          <w:r>
            <w:tab/>
          </w:r>
          <w:r>
            <w:fldChar w:fldCharType="begin"/>
          </w:r>
          <w:r>
            <w:instrText xml:space="preserve"> PAGEREF _Toc6902 \h </w:instrText>
          </w:r>
          <w:r>
            <w:fldChar w:fldCharType="separate"/>
          </w:r>
          <w:r>
            <w:t>42</w:t>
          </w:r>
          <w:r>
            <w:fldChar w:fldCharType="end"/>
          </w:r>
          <w:r>
            <w:fldChar w:fldCharType="end"/>
          </w:r>
        </w:p>
        <w:p w14:paraId="1223DD58">
          <w:pPr>
            <w:pStyle w:val="18"/>
            <w:tabs>
              <w:tab w:val="right" w:leader="dot" w:pos="8504"/>
            </w:tabs>
          </w:pPr>
          <w:r>
            <w:fldChar w:fldCharType="begin"/>
          </w:r>
          <w:r>
            <w:instrText xml:space="preserve"> HYPERLINK \l _Toc26907 </w:instrText>
          </w:r>
          <w:r>
            <w:fldChar w:fldCharType="separate"/>
          </w:r>
          <w:r>
            <w:t>CREACIÓN DE MODELOS</w:t>
          </w:r>
          <w:r>
            <w:tab/>
          </w:r>
          <w:r>
            <w:fldChar w:fldCharType="begin"/>
          </w:r>
          <w:r>
            <w:instrText xml:space="preserve"> PAGEREF _Toc26907 \h </w:instrText>
          </w:r>
          <w:r>
            <w:fldChar w:fldCharType="separate"/>
          </w:r>
          <w:r>
            <w:t>42</w:t>
          </w:r>
          <w:r>
            <w:fldChar w:fldCharType="end"/>
          </w:r>
          <w:r>
            <w:fldChar w:fldCharType="end"/>
          </w:r>
        </w:p>
        <w:p w14:paraId="6D982021">
          <w:pPr>
            <w:pStyle w:val="19"/>
            <w:tabs>
              <w:tab w:val="right" w:leader="dot" w:pos="8504"/>
            </w:tabs>
          </w:pPr>
          <w:r>
            <w:fldChar w:fldCharType="begin"/>
          </w:r>
          <w:r>
            <w:instrText xml:space="preserve"> HYPERLINK \l _Toc4240 </w:instrText>
          </w:r>
          <w:r>
            <w:fldChar w:fldCharType="separate"/>
          </w:r>
          <w:r>
            <w:t>Figura 34. Creación de modelo - Cliente escritorio</w:t>
          </w:r>
          <w:r>
            <w:tab/>
          </w:r>
          <w:r>
            <w:fldChar w:fldCharType="begin"/>
          </w:r>
          <w:r>
            <w:instrText xml:space="preserve"> PAGEREF _Toc4240 \h </w:instrText>
          </w:r>
          <w:r>
            <w:fldChar w:fldCharType="separate"/>
          </w:r>
          <w:r>
            <w:t>42</w:t>
          </w:r>
          <w:r>
            <w:fldChar w:fldCharType="end"/>
          </w:r>
          <w:r>
            <w:fldChar w:fldCharType="end"/>
          </w:r>
        </w:p>
        <w:p w14:paraId="5357BEA9">
          <w:pPr>
            <w:pStyle w:val="19"/>
            <w:tabs>
              <w:tab w:val="right" w:leader="dot" w:pos="8504"/>
            </w:tabs>
          </w:pPr>
          <w:r>
            <w:fldChar w:fldCharType="begin"/>
          </w:r>
          <w:r>
            <w:instrText xml:space="preserve"> HYPERLINK \l _Toc9081 </w:instrText>
          </w:r>
          <w:r>
            <w:fldChar w:fldCharType="separate"/>
          </w:r>
          <w:r>
            <w:t>Figura 35. Creación de servicio - Cliente consola</w:t>
          </w:r>
          <w:r>
            <w:tab/>
          </w:r>
          <w:r>
            <w:fldChar w:fldCharType="begin"/>
          </w:r>
          <w:r>
            <w:instrText xml:space="preserve"> PAGEREF _Toc9081 \h </w:instrText>
          </w:r>
          <w:r>
            <w:fldChar w:fldCharType="separate"/>
          </w:r>
          <w:r>
            <w:t>42</w:t>
          </w:r>
          <w:r>
            <w:fldChar w:fldCharType="end"/>
          </w:r>
          <w:r>
            <w:fldChar w:fldCharType="end"/>
          </w:r>
        </w:p>
        <w:p w14:paraId="141757D5">
          <w:pPr>
            <w:pStyle w:val="20"/>
            <w:tabs>
              <w:tab w:val="right" w:leader="dot" w:pos="8504"/>
            </w:tabs>
          </w:pPr>
          <w:r>
            <w:fldChar w:fldCharType="begin"/>
          </w:r>
          <w:r>
            <w:instrText xml:space="preserve"> HYPERLINK \l _Toc21016 </w:instrText>
          </w:r>
          <w:r>
            <w:fldChar w:fldCharType="separate"/>
          </w:r>
          <w:r>
            <w:t>Tabla 13. Clase ControladorConversiones - Cliente escritorio</w:t>
          </w:r>
          <w:r>
            <w:tab/>
          </w:r>
          <w:r>
            <w:fldChar w:fldCharType="begin"/>
          </w:r>
          <w:r>
            <w:instrText xml:space="preserve"> PAGEREF _Toc21016 \h </w:instrText>
          </w:r>
          <w:r>
            <w:fldChar w:fldCharType="separate"/>
          </w:r>
          <w:r>
            <w:t>42</w:t>
          </w:r>
          <w:r>
            <w:fldChar w:fldCharType="end"/>
          </w:r>
          <w:r>
            <w:fldChar w:fldCharType="end"/>
          </w:r>
        </w:p>
        <w:p w14:paraId="0846C5B6">
          <w:pPr>
            <w:pStyle w:val="19"/>
            <w:tabs>
              <w:tab w:val="right" w:leader="dot" w:pos="8504"/>
            </w:tabs>
          </w:pPr>
          <w:r>
            <w:fldChar w:fldCharType="begin"/>
          </w:r>
          <w:r>
            <w:instrText xml:space="preserve"> HYPERLINK \l _Toc18072 </w:instrText>
          </w:r>
          <w:r>
            <w:fldChar w:fldCharType="separate"/>
          </w:r>
          <w:r>
            <w:t>Figura 36. Creación de vistas - Cliente escritorio</w:t>
          </w:r>
          <w:r>
            <w:tab/>
          </w:r>
          <w:r>
            <w:fldChar w:fldCharType="begin"/>
          </w:r>
          <w:r>
            <w:instrText xml:space="preserve"> PAGEREF _Toc18072 \h </w:instrText>
          </w:r>
          <w:r>
            <w:fldChar w:fldCharType="separate"/>
          </w:r>
          <w:r>
            <w:t>43</w:t>
          </w:r>
          <w:r>
            <w:fldChar w:fldCharType="end"/>
          </w:r>
          <w:r>
            <w:fldChar w:fldCharType="end"/>
          </w:r>
        </w:p>
        <w:p w14:paraId="030B8EC3">
          <w:pPr>
            <w:pStyle w:val="19"/>
            <w:tabs>
              <w:tab w:val="right" w:leader="dot" w:pos="8504"/>
            </w:tabs>
          </w:pPr>
          <w:r>
            <w:fldChar w:fldCharType="begin"/>
          </w:r>
          <w:r>
            <w:instrText xml:space="preserve"> HYPERLINK \l _Toc1194 </w:instrText>
          </w:r>
          <w:r>
            <w:fldChar w:fldCharType="separate"/>
          </w:r>
          <w:r>
            <w:t>Figura 37. Creación de vistas - Cliente escritorio</w:t>
          </w:r>
          <w:r>
            <w:tab/>
          </w:r>
          <w:r>
            <w:fldChar w:fldCharType="begin"/>
          </w:r>
          <w:r>
            <w:instrText xml:space="preserve"> PAGEREF _Toc1194 \h </w:instrText>
          </w:r>
          <w:r>
            <w:fldChar w:fldCharType="separate"/>
          </w:r>
          <w:r>
            <w:t>44</w:t>
          </w:r>
          <w:r>
            <w:fldChar w:fldCharType="end"/>
          </w:r>
          <w:r>
            <w:fldChar w:fldCharType="end"/>
          </w:r>
        </w:p>
        <w:p w14:paraId="793E3EEA">
          <w:pPr>
            <w:pStyle w:val="18"/>
            <w:tabs>
              <w:tab w:val="right" w:leader="dot" w:pos="8504"/>
            </w:tabs>
          </w:pPr>
          <w:r>
            <w:fldChar w:fldCharType="begin"/>
          </w:r>
          <w:r>
            <w:instrText xml:space="preserve"> HYPERLINK \l _Toc25007 </w:instrText>
          </w:r>
          <w:r>
            <w:fldChar w:fldCharType="separate"/>
          </w:r>
          <w:r>
            <w:t>EJECUCIÓN DEL CLIENTE DE ESCRITORIO</w:t>
          </w:r>
          <w:r>
            <w:tab/>
          </w:r>
          <w:r>
            <w:fldChar w:fldCharType="begin"/>
          </w:r>
          <w:r>
            <w:instrText xml:space="preserve"> PAGEREF _Toc25007 \h </w:instrText>
          </w:r>
          <w:r>
            <w:fldChar w:fldCharType="separate"/>
          </w:r>
          <w:r>
            <w:t>44</w:t>
          </w:r>
          <w:r>
            <w:fldChar w:fldCharType="end"/>
          </w:r>
          <w:r>
            <w:fldChar w:fldCharType="end"/>
          </w:r>
        </w:p>
        <w:p w14:paraId="1D469370">
          <w:pPr>
            <w:pStyle w:val="19"/>
            <w:tabs>
              <w:tab w:val="right" w:leader="dot" w:pos="8504"/>
            </w:tabs>
          </w:pPr>
          <w:r>
            <w:fldChar w:fldCharType="begin"/>
          </w:r>
          <w:r>
            <w:instrText xml:space="preserve"> HYPERLINK \l _Toc1825 </w:instrText>
          </w:r>
          <w:r>
            <w:fldChar w:fldCharType="separate"/>
          </w:r>
          <w:r>
            <w:t>Figura 38. Login - Cliente escritorio</w:t>
          </w:r>
          <w:r>
            <w:tab/>
          </w:r>
          <w:r>
            <w:fldChar w:fldCharType="begin"/>
          </w:r>
          <w:r>
            <w:instrText xml:space="preserve"> PAGEREF _Toc1825 \h </w:instrText>
          </w:r>
          <w:r>
            <w:fldChar w:fldCharType="separate"/>
          </w:r>
          <w:r>
            <w:t>44</w:t>
          </w:r>
          <w:r>
            <w:fldChar w:fldCharType="end"/>
          </w:r>
          <w:r>
            <w:fldChar w:fldCharType="end"/>
          </w:r>
        </w:p>
        <w:p w14:paraId="4836AD49">
          <w:pPr>
            <w:pStyle w:val="19"/>
            <w:tabs>
              <w:tab w:val="right" w:leader="dot" w:pos="8504"/>
            </w:tabs>
          </w:pPr>
          <w:r>
            <w:fldChar w:fldCharType="begin"/>
          </w:r>
          <w:r>
            <w:instrText xml:space="preserve"> HYPERLINK \l _Toc6844 </w:instrText>
          </w:r>
          <w:r>
            <w:fldChar w:fldCharType="separate"/>
          </w:r>
          <w:r>
            <w:t>Figura 39. Pantalla de Conversiones - Cliente escritorio</w:t>
          </w:r>
          <w:r>
            <w:tab/>
          </w:r>
          <w:r>
            <w:fldChar w:fldCharType="begin"/>
          </w:r>
          <w:r>
            <w:instrText xml:space="preserve"> PAGEREF _Toc6844 \h </w:instrText>
          </w:r>
          <w:r>
            <w:fldChar w:fldCharType="separate"/>
          </w:r>
          <w:r>
            <w:t>44</w:t>
          </w:r>
          <w:r>
            <w:fldChar w:fldCharType="end"/>
          </w:r>
          <w:r>
            <w:fldChar w:fldCharType="end"/>
          </w:r>
        </w:p>
        <w:p w14:paraId="1F6B3D47">
          <w:pPr>
            <w:pStyle w:val="17"/>
            <w:tabs>
              <w:tab w:val="right" w:leader="dot" w:pos="8504"/>
            </w:tabs>
          </w:pPr>
          <w:r>
            <w:fldChar w:fldCharType="begin"/>
          </w:r>
          <w:r>
            <w:instrText xml:space="preserve"> HYPERLINK \l _Toc26568 </w:instrText>
          </w:r>
          <w:r>
            <w:fldChar w:fldCharType="separate"/>
          </w:r>
          <w:r>
            <w:t>CLIENTE WEB</w:t>
          </w:r>
          <w:r>
            <w:tab/>
          </w:r>
          <w:r>
            <w:fldChar w:fldCharType="begin"/>
          </w:r>
          <w:r>
            <w:instrText xml:space="preserve"> PAGEREF _Toc26568 \h </w:instrText>
          </w:r>
          <w:r>
            <w:fldChar w:fldCharType="separate"/>
          </w:r>
          <w:r>
            <w:t>44</w:t>
          </w:r>
          <w:r>
            <w:fldChar w:fldCharType="end"/>
          </w:r>
          <w:r>
            <w:fldChar w:fldCharType="end"/>
          </w:r>
        </w:p>
        <w:p w14:paraId="68A3D40E">
          <w:pPr>
            <w:pStyle w:val="18"/>
            <w:tabs>
              <w:tab w:val="right" w:leader="dot" w:pos="8504"/>
            </w:tabs>
          </w:pPr>
          <w:r>
            <w:fldChar w:fldCharType="begin"/>
          </w:r>
          <w:r>
            <w:instrText xml:space="preserve"> HYPERLINK \l _Toc28159 </w:instrText>
          </w:r>
          <w:r>
            <w:fldChar w:fldCharType="separate"/>
          </w:r>
          <w:r>
            <w:t>CREACIÓN DEL PROYECTO</w:t>
          </w:r>
          <w:r>
            <w:tab/>
          </w:r>
          <w:r>
            <w:fldChar w:fldCharType="begin"/>
          </w:r>
          <w:r>
            <w:instrText xml:space="preserve"> PAGEREF _Toc28159 \h </w:instrText>
          </w:r>
          <w:r>
            <w:fldChar w:fldCharType="separate"/>
          </w:r>
          <w:r>
            <w:t>44</w:t>
          </w:r>
          <w:r>
            <w:fldChar w:fldCharType="end"/>
          </w:r>
          <w:r>
            <w:fldChar w:fldCharType="end"/>
          </w:r>
        </w:p>
        <w:p w14:paraId="50132488">
          <w:pPr>
            <w:pStyle w:val="18"/>
            <w:tabs>
              <w:tab w:val="right" w:leader="dot" w:pos="8504"/>
            </w:tabs>
          </w:pPr>
          <w:r>
            <w:fldChar w:fldCharType="begin"/>
          </w:r>
          <w:r>
            <w:instrText xml:space="preserve"> HYPERLINK \l _Toc17528 </w:instrText>
          </w:r>
          <w:r>
            <w:fldChar w:fldCharType="separate"/>
          </w:r>
          <w:r>
            <w:t>ESTRUCTURA DEL PROYECTO</w:t>
          </w:r>
          <w:r>
            <w:tab/>
          </w:r>
          <w:r>
            <w:fldChar w:fldCharType="begin"/>
          </w:r>
          <w:r>
            <w:instrText xml:space="preserve"> PAGEREF _Toc17528 \h </w:instrText>
          </w:r>
          <w:r>
            <w:fldChar w:fldCharType="separate"/>
          </w:r>
          <w:r>
            <w:t>45</w:t>
          </w:r>
          <w:r>
            <w:fldChar w:fldCharType="end"/>
          </w:r>
          <w:r>
            <w:fldChar w:fldCharType="end"/>
          </w:r>
        </w:p>
        <w:p w14:paraId="38DC0BDF">
          <w:pPr>
            <w:pStyle w:val="19"/>
            <w:tabs>
              <w:tab w:val="right" w:leader="dot" w:pos="8504"/>
            </w:tabs>
          </w:pPr>
          <w:r>
            <w:fldChar w:fldCharType="begin"/>
          </w:r>
          <w:r>
            <w:instrText xml:space="preserve"> HYPERLINK \l _Toc12828 </w:instrText>
          </w:r>
          <w:r>
            <w:fldChar w:fldCharType="separate"/>
          </w:r>
          <w:r>
            <w:t>Figura 40. Estructura del proyecto - Cliente web</w:t>
          </w:r>
          <w:r>
            <w:tab/>
          </w:r>
          <w:r>
            <w:fldChar w:fldCharType="begin"/>
          </w:r>
          <w:r>
            <w:instrText xml:space="preserve"> PAGEREF _Toc12828 \h </w:instrText>
          </w:r>
          <w:r>
            <w:fldChar w:fldCharType="separate"/>
          </w:r>
          <w:r>
            <w:t>45</w:t>
          </w:r>
          <w:r>
            <w:fldChar w:fldCharType="end"/>
          </w:r>
          <w:r>
            <w:fldChar w:fldCharType="end"/>
          </w:r>
        </w:p>
        <w:p w14:paraId="7145D7A9">
          <w:pPr>
            <w:pStyle w:val="17"/>
            <w:tabs>
              <w:tab w:val="right" w:leader="dot" w:pos="8504"/>
            </w:tabs>
          </w:pPr>
          <w:r>
            <w:fldChar w:fldCharType="begin"/>
          </w:r>
          <w:r>
            <w:instrText xml:space="preserve"> HYPERLINK \l _Toc20661 </w:instrText>
          </w:r>
          <w:r>
            <w:fldChar w:fldCharType="separate"/>
          </w:r>
          <w:r>
            <w:t>CODIFICACIÓN DEL PROYECTO CLIENTE WEB</w:t>
          </w:r>
          <w:r>
            <w:tab/>
          </w:r>
          <w:r>
            <w:fldChar w:fldCharType="begin"/>
          </w:r>
          <w:r>
            <w:instrText xml:space="preserve"> PAGEREF _Toc20661 \h </w:instrText>
          </w:r>
          <w:r>
            <w:fldChar w:fldCharType="separate"/>
          </w:r>
          <w:r>
            <w:t>45</w:t>
          </w:r>
          <w:r>
            <w:fldChar w:fldCharType="end"/>
          </w:r>
          <w:r>
            <w:fldChar w:fldCharType="end"/>
          </w:r>
        </w:p>
        <w:p w14:paraId="6E3FADE3">
          <w:pPr>
            <w:pStyle w:val="19"/>
            <w:tabs>
              <w:tab w:val="right" w:leader="dot" w:pos="8504"/>
            </w:tabs>
          </w:pPr>
          <w:r>
            <w:fldChar w:fldCharType="begin"/>
          </w:r>
          <w:r>
            <w:instrText xml:space="preserve"> HYPERLINK \l _Toc20047 </w:instrText>
          </w:r>
          <w:r>
            <w:fldChar w:fldCharType="separate"/>
          </w:r>
          <w:r>
            <w:t>Figura 41. Creación de servlets - Cliente web</w:t>
          </w:r>
          <w:r>
            <w:tab/>
          </w:r>
          <w:r>
            <w:fldChar w:fldCharType="begin"/>
          </w:r>
          <w:r>
            <w:instrText xml:space="preserve"> PAGEREF _Toc20047 \h </w:instrText>
          </w:r>
          <w:r>
            <w:fldChar w:fldCharType="separate"/>
          </w:r>
          <w:r>
            <w:t>45</w:t>
          </w:r>
          <w:r>
            <w:fldChar w:fldCharType="end"/>
          </w:r>
          <w:r>
            <w:fldChar w:fldCharType="end"/>
          </w:r>
        </w:p>
        <w:p w14:paraId="76B91F12">
          <w:pPr>
            <w:pStyle w:val="20"/>
            <w:tabs>
              <w:tab w:val="right" w:leader="dot" w:pos="8504"/>
            </w:tabs>
          </w:pPr>
          <w:r>
            <w:fldChar w:fldCharType="begin"/>
          </w:r>
          <w:r>
            <w:instrText xml:space="preserve"> HYPERLINK \l _Toc22912 </w:instrText>
          </w:r>
          <w:r>
            <w:fldChar w:fldCharType="separate"/>
          </w:r>
          <w:r>
            <w:t>Tabla 14. Clase ConversorServlet - Cliente escritorio</w:t>
          </w:r>
          <w:r>
            <w:tab/>
          </w:r>
          <w:r>
            <w:fldChar w:fldCharType="begin"/>
          </w:r>
          <w:r>
            <w:instrText xml:space="preserve"> PAGEREF _Toc22912 \h </w:instrText>
          </w:r>
          <w:r>
            <w:fldChar w:fldCharType="separate"/>
          </w:r>
          <w:r>
            <w:t>45</w:t>
          </w:r>
          <w:r>
            <w:fldChar w:fldCharType="end"/>
          </w:r>
          <w:r>
            <w:fldChar w:fldCharType="end"/>
          </w:r>
        </w:p>
        <w:p w14:paraId="12CC18DD">
          <w:pPr>
            <w:pStyle w:val="20"/>
            <w:tabs>
              <w:tab w:val="right" w:leader="dot" w:pos="8504"/>
            </w:tabs>
          </w:pPr>
          <w:r>
            <w:fldChar w:fldCharType="begin"/>
          </w:r>
          <w:r>
            <w:instrText xml:space="preserve"> HYPERLINK \l _Toc15205 </w:instrText>
          </w:r>
          <w:r>
            <w:fldChar w:fldCharType="separate"/>
          </w:r>
          <w:r>
            <w:t>Tabla 15. Clase LoginServlet - Cliente escritorio</w:t>
          </w:r>
          <w:r>
            <w:tab/>
          </w:r>
          <w:r>
            <w:fldChar w:fldCharType="begin"/>
          </w:r>
          <w:r>
            <w:instrText xml:space="preserve"> PAGEREF _Toc15205 \h </w:instrText>
          </w:r>
          <w:r>
            <w:fldChar w:fldCharType="separate"/>
          </w:r>
          <w:r>
            <w:t>46</w:t>
          </w:r>
          <w:r>
            <w:fldChar w:fldCharType="end"/>
          </w:r>
          <w:r>
            <w:fldChar w:fldCharType="end"/>
          </w:r>
        </w:p>
        <w:p w14:paraId="347947CB">
          <w:pPr>
            <w:pStyle w:val="19"/>
            <w:tabs>
              <w:tab w:val="right" w:leader="dot" w:pos="8504"/>
            </w:tabs>
          </w:pPr>
          <w:r>
            <w:fldChar w:fldCharType="begin"/>
          </w:r>
          <w:r>
            <w:instrText xml:space="preserve"> HYPERLINK \l _Toc7420 </w:instrText>
          </w:r>
          <w:r>
            <w:fldChar w:fldCharType="separate"/>
          </w:r>
          <w:r>
            <w:t>Figura 42. Creación de vistas - Cliente web</w:t>
          </w:r>
          <w:r>
            <w:tab/>
          </w:r>
          <w:r>
            <w:fldChar w:fldCharType="begin"/>
          </w:r>
          <w:r>
            <w:instrText xml:space="preserve"> PAGEREF _Toc7420 \h </w:instrText>
          </w:r>
          <w:r>
            <w:fldChar w:fldCharType="separate"/>
          </w:r>
          <w:r>
            <w:t>47</w:t>
          </w:r>
          <w:r>
            <w:fldChar w:fldCharType="end"/>
          </w:r>
          <w:r>
            <w:fldChar w:fldCharType="end"/>
          </w:r>
        </w:p>
        <w:p w14:paraId="56F603AA">
          <w:pPr>
            <w:pStyle w:val="20"/>
            <w:tabs>
              <w:tab w:val="right" w:leader="dot" w:pos="8504"/>
            </w:tabs>
          </w:pPr>
          <w:r>
            <w:fldChar w:fldCharType="begin"/>
          </w:r>
          <w:r>
            <w:instrText xml:space="preserve"> HYPERLINK \l _Toc27987 </w:instrText>
          </w:r>
          <w:r>
            <w:fldChar w:fldCharType="separate"/>
          </w:r>
          <w:r>
            <w:t>Tabla 16. Archivo conversor - Cliente web</w:t>
          </w:r>
          <w:r>
            <w:tab/>
          </w:r>
          <w:r>
            <w:fldChar w:fldCharType="begin"/>
          </w:r>
          <w:r>
            <w:instrText xml:space="preserve"> PAGEREF _Toc27987 \h </w:instrText>
          </w:r>
          <w:r>
            <w:fldChar w:fldCharType="separate"/>
          </w:r>
          <w:r>
            <w:t>47</w:t>
          </w:r>
          <w:r>
            <w:fldChar w:fldCharType="end"/>
          </w:r>
          <w:r>
            <w:fldChar w:fldCharType="end"/>
          </w:r>
        </w:p>
        <w:p w14:paraId="54E6AA0A">
          <w:pPr>
            <w:pStyle w:val="20"/>
            <w:tabs>
              <w:tab w:val="right" w:leader="dot" w:pos="8504"/>
            </w:tabs>
          </w:pPr>
          <w:r>
            <w:fldChar w:fldCharType="begin"/>
          </w:r>
          <w:r>
            <w:instrText xml:space="preserve"> HYPERLINK \l _Toc15396 </w:instrText>
          </w:r>
          <w:r>
            <w:fldChar w:fldCharType="separate"/>
          </w:r>
          <w:r>
            <w:t>Tabla 17.  Archivo index - Cliente web</w:t>
          </w:r>
          <w:r>
            <w:tab/>
          </w:r>
          <w:r>
            <w:fldChar w:fldCharType="begin"/>
          </w:r>
          <w:r>
            <w:instrText xml:space="preserve"> PAGEREF _Toc15396 \h </w:instrText>
          </w:r>
          <w:r>
            <w:fldChar w:fldCharType="separate"/>
          </w:r>
          <w:r>
            <w:t>51</w:t>
          </w:r>
          <w:r>
            <w:fldChar w:fldCharType="end"/>
          </w:r>
          <w:r>
            <w:fldChar w:fldCharType="end"/>
          </w:r>
        </w:p>
        <w:p w14:paraId="063095CE">
          <w:pPr>
            <w:pStyle w:val="17"/>
            <w:tabs>
              <w:tab w:val="right" w:leader="dot" w:pos="8504"/>
            </w:tabs>
          </w:pPr>
          <w:r>
            <w:fldChar w:fldCharType="begin"/>
          </w:r>
          <w:r>
            <w:instrText xml:space="preserve"> HYPERLINK \l _Toc29343 </w:instrText>
          </w:r>
          <w:r>
            <w:fldChar w:fldCharType="separate"/>
          </w:r>
          <w:r>
            <w:drawing>
              <wp:inline distT="114300" distB="114300" distL="114300" distR="114300">
                <wp:extent cx="5399405" cy="2755900"/>
                <wp:effectExtent l="0" t="0" r="10795" b="0"/>
                <wp:docPr id="93" name="image30.png"/>
                <wp:cNvGraphicFramePr/>
                <a:graphic xmlns:a="http://schemas.openxmlformats.org/drawingml/2006/main">
                  <a:graphicData uri="http://schemas.openxmlformats.org/drawingml/2006/picture">
                    <pic:pic xmlns:pic="http://schemas.openxmlformats.org/drawingml/2006/picture">
                      <pic:nvPicPr>
                        <pic:cNvPr id="93" name="image30.png"/>
                        <pic:cNvPicPr preferRelativeResize="0"/>
                      </pic:nvPicPr>
                      <pic:blipFill>
                        <a:blip r:embed="rId11"/>
                        <a:srcRect/>
                        <a:stretch>
                          <a:fillRect/>
                        </a:stretch>
                      </pic:blipFill>
                      <pic:spPr>
                        <a:xfrm>
                          <a:off x="0" y="0"/>
                          <a:ext cx="5399730" cy="2755900"/>
                        </a:xfrm>
                        <a:prstGeom prst="rect">
                          <a:avLst/>
                        </a:prstGeom>
                      </pic:spPr>
                    </pic:pic>
                  </a:graphicData>
                </a:graphic>
              </wp:inline>
            </w:drawing>
          </w:r>
          <w:r>
            <w:tab/>
          </w:r>
          <w:r>
            <w:fldChar w:fldCharType="begin"/>
          </w:r>
          <w:r>
            <w:instrText xml:space="preserve"> PAGEREF _Toc29343 \h </w:instrText>
          </w:r>
          <w:r>
            <w:fldChar w:fldCharType="separate"/>
          </w:r>
          <w:r>
            <w:t>53</w:t>
          </w:r>
          <w:r>
            <w:fldChar w:fldCharType="end"/>
          </w:r>
          <w:r>
            <w:fldChar w:fldCharType="end"/>
          </w:r>
        </w:p>
        <w:p w14:paraId="41B31816">
          <w:pPr>
            <w:pStyle w:val="19"/>
            <w:tabs>
              <w:tab w:val="right" w:leader="dot" w:pos="8504"/>
            </w:tabs>
          </w:pPr>
          <w:r>
            <w:fldChar w:fldCharType="begin"/>
          </w:r>
          <w:r>
            <w:instrText xml:space="preserve"> HYPERLINK \l _Toc32531 </w:instrText>
          </w:r>
          <w:r>
            <w:fldChar w:fldCharType="separate"/>
          </w:r>
          <w:r>
            <w:t>Figura 43. Login - Cliente web</w:t>
          </w:r>
          <w:r>
            <w:tab/>
          </w:r>
          <w:r>
            <w:fldChar w:fldCharType="begin"/>
          </w:r>
          <w:r>
            <w:instrText xml:space="preserve"> PAGEREF _Toc32531 \h </w:instrText>
          </w:r>
          <w:r>
            <w:fldChar w:fldCharType="separate"/>
          </w:r>
          <w:r>
            <w:t>53</w:t>
          </w:r>
          <w:r>
            <w:fldChar w:fldCharType="end"/>
          </w:r>
          <w:r>
            <w:fldChar w:fldCharType="end"/>
          </w:r>
        </w:p>
        <w:p w14:paraId="423BF0C2">
          <w:pPr>
            <w:pStyle w:val="19"/>
            <w:tabs>
              <w:tab w:val="right" w:leader="dot" w:pos="8504"/>
            </w:tabs>
          </w:pPr>
          <w:r>
            <w:fldChar w:fldCharType="begin"/>
          </w:r>
          <w:r>
            <w:instrText xml:space="preserve"> HYPERLINK \l _Toc16377 </w:instrText>
          </w:r>
          <w:r>
            <w:fldChar w:fldCharType="separate"/>
          </w:r>
          <w:r>
            <w:t>Figura 44. Pantalla de Conversiones - Cliente web</w:t>
          </w:r>
          <w:r>
            <w:tab/>
          </w:r>
          <w:r>
            <w:fldChar w:fldCharType="begin"/>
          </w:r>
          <w:r>
            <w:instrText xml:space="preserve"> PAGEREF _Toc16377 \h </w:instrText>
          </w:r>
          <w:r>
            <w:fldChar w:fldCharType="separate"/>
          </w:r>
          <w:r>
            <w:t>53</w:t>
          </w:r>
          <w:r>
            <w:fldChar w:fldCharType="end"/>
          </w:r>
          <w:r>
            <w:fldChar w:fldCharType="end"/>
          </w:r>
        </w:p>
        <w:p w14:paraId="0493A8E1">
          <w:pPr>
            <w:pStyle w:val="17"/>
            <w:tabs>
              <w:tab w:val="right" w:leader="dot" w:pos="8504"/>
            </w:tabs>
          </w:pPr>
          <w:r>
            <w:fldChar w:fldCharType="begin"/>
          </w:r>
          <w:r>
            <w:instrText xml:space="preserve"> HYPERLINK \l _Toc10420 </w:instrText>
          </w:r>
          <w:r>
            <w:fldChar w:fldCharType="separate"/>
          </w:r>
          <w:r>
            <w:t>CLIENTE MÓVIL</w:t>
          </w:r>
          <w:r>
            <w:tab/>
          </w:r>
          <w:r>
            <w:fldChar w:fldCharType="begin"/>
          </w:r>
          <w:r>
            <w:instrText xml:space="preserve"> PAGEREF _Toc10420 \h </w:instrText>
          </w:r>
          <w:r>
            <w:fldChar w:fldCharType="separate"/>
          </w:r>
          <w:r>
            <w:t>53</w:t>
          </w:r>
          <w:r>
            <w:fldChar w:fldCharType="end"/>
          </w:r>
          <w:r>
            <w:fldChar w:fldCharType="end"/>
          </w:r>
        </w:p>
        <w:p w14:paraId="736D0128">
          <w:pPr>
            <w:pStyle w:val="18"/>
            <w:tabs>
              <w:tab w:val="right" w:leader="dot" w:pos="8504"/>
            </w:tabs>
          </w:pPr>
          <w:r>
            <w:fldChar w:fldCharType="begin"/>
          </w:r>
          <w:r>
            <w:instrText xml:space="preserve"> HYPERLINK \l _Toc4531 </w:instrText>
          </w:r>
          <w:r>
            <w:fldChar w:fldCharType="separate"/>
          </w:r>
          <w:r>
            <w:t>CREACIÓN DEL PROYECTO</w:t>
          </w:r>
          <w:r>
            <w:tab/>
          </w:r>
          <w:r>
            <w:fldChar w:fldCharType="begin"/>
          </w:r>
          <w:r>
            <w:instrText xml:space="preserve"> PAGEREF _Toc4531 \h </w:instrText>
          </w:r>
          <w:r>
            <w:fldChar w:fldCharType="separate"/>
          </w:r>
          <w:r>
            <w:t>53</w:t>
          </w:r>
          <w:r>
            <w:fldChar w:fldCharType="end"/>
          </w:r>
          <w:r>
            <w:fldChar w:fldCharType="end"/>
          </w:r>
        </w:p>
        <w:p w14:paraId="7C71498E">
          <w:pPr>
            <w:pStyle w:val="19"/>
            <w:tabs>
              <w:tab w:val="right" w:leader="dot" w:pos="8504"/>
            </w:tabs>
          </w:pPr>
          <w:r>
            <w:fldChar w:fldCharType="begin"/>
          </w:r>
          <w:r>
            <w:instrText xml:space="preserve"> HYPERLINK \l _Toc15572 </w:instrText>
          </w:r>
          <w:r>
            <w:fldChar w:fldCharType="separate"/>
          </w:r>
          <w:r>
            <w:t>Figura 45. Configuración del proyecto - Cliente móvil</w:t>
          </w:r>
          <w:r>
            <w:tab/>
          </w:r>
          <w:r>
            <w:fldChar w:fldCharType="begin"/>
          </w:r>
          <w:r>
            <w:instrText xml:space="preserve"> PAGEREF _Toc15572 \h </w:instrText>
          </w:r>
          <w:r>
            <w:fldChar w:fldCharType="separate"/>
          </w:r>
          <w:r>
            <w:t>54</w:t>
          </w:r>
          <w:r>
            <w:fldChar w:fldCharType="end"/>
          </w:r>
          <w:r>
            <w:fldChar w:fldCharType="end"/>
          </w:r>
        </w:p>
        <w:p w14:paraId="564B160D">
          <w:pPr>
            <w:pStyle w:val="18"/>
            <w:tabs>
              <w:tab w:val="right" w:leader="dot" w:pos="8504"/>
            </w:tabs>
          </w:pPr>
          <w:r>
            <w:fldChar w:fldCharType="begin"/>
          </w:r>
          <w:r>
            <w:instrText xml:space="preserve"> HYPERLINK \l _Toc23044 </w:instrText>
          </w:r>
          <w:r>
            <w:fldChar w:fldCharType="separate"/>
          </w:r>
          <w:r>
            <w:t>ESTRUCTURA DEL PROYECTO</w:t>
          </w:r>
          <w:r>
            <w:tab/>
          </w:r>
          <w:r>
            <w:fldChar w:fldCharType="begin"/>
          </w:r>
          <w:r>
            <w:instrText xml:space="preserve"> PAGEREF _Toc23044 \h </w:instrText>
          </w:r>
          <w:r>
            <w:fldChar w:fldCharType="separate"/>
          </w:r>
          <w:r>
            <w:t>54</w:t>
          </w:r>
          <w:r>
            <w:fldChar w:fldCharType="end"/>
          </w:r>
          <w:r>
            <w:fldChar w:fldCharType="end"/>
          </w:r>
        </w:p>
        <w:p w14:paraId="2344D433">
          <w:pPr>
            <w:pStyle w:val="19"/>
            <w:tabs>
              <w:tab w:val="right" w:leader="dot" w:pos="8504"/>
            </w:tabs>
          </w:pPr>
          <w:r>
            <w:fldChar w:fldCharType="begin"/>
          </w:r>
          <w:r>
            <w:instrText xml:space="preserve"> HYPERLINK \l _Toc29679 </w:instrText>
          </w:r>
          <w:r>
            <w:fldChar w:fldCharType="separate"/>
          </w:r>
          <w:r>
            <w:t>Figura 46. Estructura del proyecto - Cliente móvil</w:t>
          </w:r>
          <w:r>
            <w:tab/>
          </w:r>
          <w:r>
            <w:fldChar w:fldCharType="begin"/>
          </w:r>
          <w:r>
            <w:instrText xml:space="preserve"> PAGEREF _Toc29679 \h </w:instrText>
          </w:r>
          <w:r>
            <w:fldChar w:fldCharType="separate"/>
          </w:r>
          <w:r>
            <w:t>54</w:t>
          </w:r>
          <w:r>
            <w:fldChar w:fldCharType="end"/>
          </w:r>
          <w:r>
            <w:fldChar w:fldCharType="end"/>
          </w:r>
        </w:p>
        <w:p w14:paraId="53C79795">
          <w:pPr>
            <w:pStyle w:val="17"/>
            <w:tabs>
              <w:tab w:val="right" w:leader="dot" w:pos="8504"/>
            </w:tabs>
          </w:pPr>
          <w:r>
            <w:fldChar w:fldCharType="begin"/>
          </w:r>
          <w:r>
            <w:instrText xml:space="preserve"> HYPERLINK \l _Toc10795 </w:instrText>
          </w:r>
          <w:r>
            <w:fldChar w:fldCharType="separate"/>
          </w:r>
          <w:r>
            <w:t>CODIFICACIÓN DEL PROYECTO CLIENTE MÓVIL</w:t>
          </w:r>
          <w:r>
            <w:tab/>
          </w:r>
          <w:r>
            <w:fldChar w:fldCharType="begin"/>
          </w:r>
          <w:r>
            <w:instrText xml:space="preserve"> PAGEREF _Toc10795 \h </w:instrText>
          </w:r>
          <w:r>
            <w:fldChar w:fldCharType="separate"/>
          </w:r>
          <w:r>
            <w:t>54</w:t>
          </w:r>
          <w:r>
            <w:fldChar w:fldCharType="end"/>
          </w:r>
          <w:r>
            <w:fldChar w:fldCharType="end"/>
          </w:r>
        </w:p>
        <w:p w14:paraId="6DADEA3F">
          <w:pPr>
            <w:pStyle w:val="18"/>
            <w:tabs>
              <w:tab w:val="right" w:leader="dot" w:pos="8504"/>
            </w:tabs>
          </w:pPr>
          <w:r>
            <w:fldChar w:fldCharType="begin"/>
          </w:r>
          <w:r>
            <w:instrText xml:space="preserve"> HYPERLINK \l _Toc12844 </w:instrText>
          </w:r>
          <w:r>
            <w:fldChar w:fldCharType="separate"/>
          </w:r>
          <w:r>
            <w:t>CREACIÓN DE MODELOS</w:t>
          </w:r>
          <w:r>
            <w:tab/>
          </w:r>
          <w:r>
            <w:fldChar w:fldCharType="begin"/>
          </w:r>
          <w:r>
            <w:instrText xml:space="preserve"> PAGEREF _Toc12844 \h </w:instrText>
          </w:r>
          <w:r>
            <w:fldChar w:fldCharType="separate"/>
          </w:r>
          <w:r>
            <w:t>54</w:t>
          </w:r>
          <w:r>
            <w:fldChar w:fldCharType="end"/>
          </w:r>
          <w:r>
            <w:fldChar w:fldCharType="end"/>
          </w:r>
        </w:p>
        <w:p w14:paraId="33A4915A">
          <w:pPr>
            <w:pStyle w:val="19"/>
            <w:tabs>
              <w:tab w:val="right" w:leader="dot" w:pos="8504"/>
            </w:tabs>
          </w:pPr>
          <w:r>
            <w:fldChar w:fldCharType="begin"/>
          </w:r>
          <w:r>
            <w:instrText xml:space="preserve"> HYPERLINK \l _Toc13814 </w:instrText>
          </w:r>
          <w:r>
            <w:fldChar w:fldCharType="separate"/>
          </w:r>
          <w:r>
            <w:t>Figura 47. Creación de modelos - Cliente móvil</w:t>
          </w:r>
          <w:r>
            <w:tab/>
          </w:r>
          <w:r>
            <w:fldChar w:fldCharType="begin"/>
          </w:r>
          <w:r>
            <w:instrText xml:space="preserve"> PAGEREF _Toc13814 \h </w:instrText>
          </w:r>
          <w:r>
            <w:fldChar w:fldCharType="separate"/>
          </w:r>
          <w:r>
            <w:t>55</w:t>
          </w:r>
          <w:r>
            <w:fldChar w:fldCharType="end"/>
          </w:r>
          <w:r>
            <w:fldChar w:fldCharType="end"/>
          </w:r>
        </w:p>
        <w:p w14:paraId="4454F951">
          <w:pPr>
            <w:pStyle w:val="19"/>
            <w:tabs>
              <w:tab w:val="right" w:leader="dot" w:pos="8504"/>
            </w:tabs>
          </w:pPr>
          <w:r>
            <w:fldChar w:fldCharType="begin"/>
          </w:r>
          <w:r>
            <w:instrText xml:space="preserve"> HYPERLINK \l _Toc17249 </w:instrText>
          </w:r>
          <w:r>
            <w:fldChar w:fldCharType="separate"/>
          </w:r>
          <w:r>
            <w:t>Figura 48. Creación de controladores - Cliente móvil</w:t>
          </w:r>
          <w:r>
            <w:tab/>
          </w:r>
          <w:r>
            <w:fldChar w:fldCharType="begin"/>
          </w:r>
          <w:r>
            <w:instrText xml:space="preserve"> PAGEREF _Toc17249 \h </w:instrText>
          </w:r>
          <w:r>
            <w:fldChar w:fldCharType="separate"/>
          </w:r>
          <w:r>
            <w:t>55</w:t>
          </w:r>
          <w:r>
            <w:fldChar w:fldCharType="end"/>
          </w:r>
          <w:r>
            <w:fldChar w:fldCharType="end"/>
          </w:r>
        </w:p>
        <w:p w14:paraId="534CD4E2">
          <w:pPr>
            <w:pStyle w:val="20"/>
            <w:tabs>
              <w:tab w:val="right" w:leader="dot" w:pos="8504"/>
            </w:tabs>
          </w:pPr>
          <w:r>
            <w:fldChar w:fldCharType="begin"/>
          </w:r>
          <w:r>
            <w:instrText xml:space="preserve"> HYPERLINK \l _Toc19514 </w:instrText>
          </w:r>
          <w:r>
            <w:fldChar w:fldCharType="separate"/>
          </w:r>
          <w:r>
            <w:t>Tabla 18.  LoginController - Cliente web</w:t>
          </w:r>
          <w:r>
            <w:tab/>
          </w:r>
          <w:r>
            <w:fldChar w:fldCharType="begin"/>
          </w:r>
          <w:r>
            <w:instrText xml:space="preserve"> PAGEREF _Toc19514 \h </w:instrText>
          </w:r>
          <w:r>
            <w:fldChar w:fldCharType="separate"/>
          </w:r>
          <w:r>
            <w:t>55</w:t>
          </w:r>
          <w:r>
            <w:fldChar w:fldCharType="end"/>
          </w:r>
          <w:r>
            <w:fldChar w:fldCharType="end"/>
          </w:r>
        </w:p>
        <w:p w14:paraId="4D54C173">
          <w:pPr>
            <w:pStyle w:val="20"/>
            <w:tabs>
              <w:tab w:val="right" w:leader="dot" w:pos="8504"/>
            </w:tabs>
          </w:pPr>
          <w:r>
            <w:fldChar w:fldCharType="begin"/>
          </w:r>
          <w:r>
            <w:instrText xml:space="preserve"> HYPERLINK \l _Toc27671 </w:instrText>
          </w:r>
          <w:r>
            <w:fldChar w:fldCharType="separate"/>
          </w:r>
          <w:r>
            <w:t>Tabla 19.  ConversionController - Cliente web</w:t>
          </w:r>
          <w:r>
            <w:tab/>
          </w:r>
          <w:r>
            <w:fldChar w:fldCharType="begin"/>
          </w:r>
          <w:r>
            <w:instrText xml:space="preserve"> PAGEREF _Toc27671 \h </w:instrText>
          </w:r>
          <w:r>
            <w:fldChar w:fldCharType="separate"/>
          </w:r>
          <w:r>
            <w:t>56</w:t>
          </w:r>
          <w:r>
            <w:fldChar w:fldCharType="end"/>
          </w:r>
          <w:r>
            <w:fldChar w:fldCharType="end"/>
          </w:r>
        </w:p>
        <w:p w14:paraId="0611F1C5">
          <w:pPr>
            <w:pStyle w:val="19"/>
            <w:tabs>
              <w:tab w:val="right" w:leader="dot" w:pos="8504"/>
            </w:tabs>
          </w:pPr>
          <w:r>
            <w:fldChar w:fldCharType="begin"/>
          </w:r>
          <w:r>
            <w:instrText xml:space="preserve"> HYPERLINK \l _Toc13364 </w:instrText>
          </w:r>
          <w:r>
            <w:fldChar w:fldCharType="separate"/>
          </w:r>
          <w:r>
            <w:t>Figura 49. Creación de vistas - Cliente móvil</w:t>
          </w:r>
          <w:r>
            <w:tab/>
          </w:r>
          <w:r>
            <w:fldChar w:fldCharType="begin"/>
          </w:r>
          <w:r>
            <w:instrText xml:space="preserve"> PAGEREF _Toc13364 \h </w:instrText>
          </w:r>
          <w:r>
            <w:fldChar w:fldCharType="separate"/>
          </w:r>
          <w:r>
            <w:t>58</w:t>
          </w:r>
          <w:r>
            <w:fldChar w:fldCharType="end"/>
          </w:r>
          <w:r>
            <w:fldChar w:fldCharType="end"/>
          </w:r>
        </w:p>
        <w:p w14:paraId="576F85A8">
          <w:pPr>
            <w:pStyle w:val="18"/>
            <w:tabs>
              <w:tab w:val="right" w:leader="dot" w:pos="8504"/>
            </w:tabs>
          </w:pPr>
          <w:r>
            <w:fldChar w:fldCharType="begin"/>
          </w:r>
          <w:r>
            <w:instrText xml:space="preserve"> HYPERLINK \l _Toc8175 </w:instrText>
          </w:r>
          <w:r>
            <w:fldChar w:fldCharType="separate"/>
          </w:r>
          <w:r>
            <w:t>EJECUCIÓN DEL CLIENTE DE MÓVIL</w:t>
          </w:r>
          <w:r>
            <w:tab/>
          </w:r>
          <w:r>
            <w:fldChar w:fldCharType="begin"/>
          </w:r>
          <w:r>
            <w:instrText xml:space="preserve"> PAGEREF _Toc8175 \h </w:instrText>
          </w:r>
          <w:r>
            <w:fldChar w:fldCharType="separate"/>
          </w:r>
          <w:r>
            <w:t>58</w:t>
          </w:r>
          <w:r>
            <w:fldChar w:fldCharType="end"/>
          </w:r>
          <w:r>
            <w:fldChar w:fldCharType="end"/>
          </w:r>
        </w:p>
        <w:p w14:paraId="4B3498B1">
          <w:pPr>
            <w:pStyle w:val="18"/>
            <w:tabs>
              <w:tab w:val="right" w:leader="dot" w:pos="8504"/>
            </w:tabs>
          </w:pPr>
          <w:r>
            <w:fldChar w:fldCharType="begin"/>
          </w:r>
          <w:r>
            <w:instrText xml:space="preserve"> HYPERLINK \l _Toc7932 </w:instrText>
          </w:r>
          <w:r>
            <w:fldChar w:fldCharType="separate"/>
          </w:r>
          <w:r>
            <w:drawing>
              <wp:inline distT="114300" distB="114300" distL="114300" distR="114300">
                <wp:extent cx="2334895" cy="5043805"/>
                <wp:effectExtent l="0" t="0" r="1905" b="10795"/>
                <wp:docPr id="94" name="image51.png"/>
                <wp:cNvGraphicFramePr/>
                <a:graphic xmlns:a="http://schemas.openxmlformats.org/drawingml/2006/main">
                  <a:graphicData uri="http://schemas.openxmlformats.org/drawingml/2006/picture">
                    <pic:pic xmlns:pic="http://schemas.openxmlformats.org/drawingml/2006/picture">
                      <pic:nvPicPr>
                        <pic:cNvPr id="94" name="image51.png"/>
                        <pic:cNvPicPr preferRelativeResize="0"/>
                      </pic:nvPicPr>
                      <pic:blipFill>
                        <a:blip r:embed="rId12"/>
                        <a:srcRect/>
                        <a:stretch>
                          <a:fillRect/>
                        </a:stretch>
                      </pic:blipFill>
                      <pic:spPr>
                        <a:xfrm>
                          <a:off x="0" y="0"/>
                          <a:ext cx="2335050" cy="5044112"/>
                        </a:xfrm>
                        <a:prstGeom prst="rect">
                          <a:avLst/>
                        </a:prstGeom>
                      </pic:spPr>
                    </pic:pic>
                  </a:graphicData>
                </a:graphic>
              </wp:inline>
            </w:drawing>
          </w:r>
          <w:r>
            <w:tab/>
          </w:r>
          <w:r>
            <w:fldChar w:fldCharType="begin"/>
          </w:r>
          <w:r>
            <w:instrText xml:space="preserve"> PAGEREF _Toc7932 \h </w:instrText>
          </w:r>
          <w:r>
            <w:fldChar w:fldCharType="separate"/>
          </w:r>
          <w:r>
            <w:t>58</w:t>
          </w:r>
          <w:r>
            <w:fldChar w:fldCharType="end"/>
          </w:r>
          <w:r>
            <w:fldChar w:fldCharType="end"/>
          </w:r>
        </w:p>
        <w:p w14:paraId="0F1C3BB3">
          <w:pPr>
            <w:pStyle w:val="19"/>
            <w:tabs>
              <w:tab w:val="right" w:leader="dot" w:pos="8504"/>
            </w:tabs>
          </w:pPr>
          <w:r>
            <w:fldChar w:fldCharType="begin"/>
          </w:r>
          <w:r>
            <w:instrText xml:space="preserve"> HYPERLINK \l _Toc28620 </w:instrText>
          </w:r>
          <w:r>
            <w:fldChar w:fldCharType="separate"/>
          </w:r>
          <w:r>
            <w:t>Figura 50. Login - Cliente móvil</w:t>
          </w:r>
          <w:r>
            <w:tab/>
          </w:r>
          <w:r>
            <w:fldChar w:fldCharType="begin"/>
          </w:r>
          <w:r>
            <w:instrText xml:space="preserve"> PAGEREF _Toc28620 \h </w:instrText>
          </w:r>
          <w:r>
            <w:fldChar w:fldCharType="separate"/>
          </w:r>
          <w:r>
            <w:t>58</w:t>
          </w:r>
          <w:r>
            <w:fldChar w:fldCharType="end"/>
          </w:r>
          <w:r>
            <w:fldChar w:fldCharType="end"/>
          </w:r>
        </w:p>
        <w:p w14:paraId="228575EA">
          <w:pPr>
            <w:pStyle w:val="18"/>
            <w:tabs>
              <w:tab w:val="right" w:leader="dot" w:pos="8504"/>
            </w:tabs>
          </w:pPr>
          <w:r>
            <w:fldChar w:fldCharType="begin"/>
          </w:r>
          <w:r>
            <w:instrText xml:space="preserve"> HYPERLINK \l _Toc5477 </w:instrText>
          </w:r>
          <w:r>
            <w:fldChar w:fldCharType="separate"/>
          </w:r>
          <w:r>
            <w:t>CONCLUSIONES</w:t>
          </w:r>
          <w:r>
            <w:tab/>
          </w:r>
          <w:r>
            <w:fldChar w:fldCharType="begin"/>
          </w:r>
          <w:r>
            <w:instrText xml:space="preserve"> PAGEREF _Toc5477 \h </w:instrText>
          </w:r>
          <w:r>
            <w:fldChar w:fldCharType="separate"/>
          </w:r>
          <w:r>
            <w:t>59</w:t>
          </w:r>
          <w:r>
            <w:fldChar w:fldCharType="end"/>
          </w:r>
          <w:r>
            <w:fldChar w:fldCharType="end"/>
          </w:r>
        </w:p>
        <w:p w14:paraId="4A28E2C8">
          <w:pPr>
            <w:pStyle w:val="18"/>
            <w:tabs>
              <w:tab w:val="right" w:leader="dot" w:pos="8504"/>
            </w:tabs>
          </w:pPr>
          <w:r>
            <w:fldChar w:fldCharType="begin"/>
          </w:r>
          <w:r>
            <w:instrText xml:space="preserve"> HYPERLINK \l _Toc5808 </w:instrText>
          </w:r>
          <w:r>
            <w:fldChar w:fldCharType="separate"/>
          </w:r>
          <w:r>
            <w:t>RECOMENDACIONES</w:t>
          </w:r>
          <w:r>
            <w:tab/>
          </w:r>
          <w:r>
            <w:fldChar w:fldCharType="begin"/>
          </w:r>
          <w:r>
            <w:instrText xml:space="preserve"> PAGEREF _Toc5808 \h </w:instrText>
          </w:r>
          <w:r>
            <w:fldChar w:fldCharType="separate"/>
          </w:r>
          <w:r>
            <w:t>60</w:t>
          </w:r>
          <w:r>
            <w:fldChar w:fldCharType="end"/>
          </w:r>
          <w:r>
            <w:fldChar w:fldCharType="end"/>
          </w:r>
        </w:p>
        <w:p w14:paraId="50AFC8AA">
          <w:pPr>
            <w:widowControl w:val="0"/>
            <w:tabs>
              <w:tab w:val="right" w:leader="dot" w:pos="12000"/>
            </w:tabs>
            <w:spacing w:before="60" w:after="0" w:line="240" w:lineRule="auto"/>
            <w:ind w:left="720"/>
            <w:jc w:val="left"/>
          </w:pPr>
          <w:r>
            <w:fldChar w:fldCharType="end"/>
          </w:r>
        </w:p>
      </w:sdtContent>
    </w:sdt>
    <w:p w14:paraId="7F5EC1A6">
      <w:pPr>
        <w:widowControl w:val="0"/>
        <w:pBdr>
          <w:top w:val="none" w:color="auto" w:sz="0" w:space="0"/>
          <w:left w:val="none" w:color="auto" w:sz="0" w:space="0"/>
          <w:bottom w:val="none" w:color="auto" w:sz="0" w:space="0"/>
          <w:right w:val="none" w:color="auto" w:sz="0" w:space="0"/>
          <w:between w:val="none" w:color="auto" w:sz="0" w:space="0"/>
        </w:pBdr>
        <w:spacing w:before="0" w:after="0"/>
        <w:jc w:val="left"/>
      </w:pPr>
      <w:r>
        <w:rPr>
          <w:b/>
          <w:bCs/>
          <w:color w:val="1F497D"/>
          <w:sz w:val="40"/>
          <w:szCs w:val="40"/>
        </w:rPr>
        <w:t>ÍNDICE</w:t>
      </w:r>
      <w:r>
        <w:rPr>
          <w:b/>
          <w:bCs/>
          <w:sz w:val="32"/>
          <w:szCs w:val="32"/>
        </w:rPr>
        <w:t xml:space="preserve"> </w:t>
      </w:r>
      <w:r>
        <w:rPr>
          <w:b/>
          <w:bCs/>
          <w:color w:val="1F497D"/>
          <w:sz w:val="40"/>
          <w:szCs w:val="40"/>
        </w:rPr>
        <w:t>DE</w:t>
      </w:r>
      <w:r>
        <w:rPr>
          <w:b/>
          <w:bCs/>
          <w:sz w:val="32"/>
          <w:szCs w:val="32"/>
        </w:rPr>
        <w:t xml:space="preserve"> </w:t>
      </w:r>
      <w:r>
        <w:rPr>
          <w:b/>
          <w:bCs/>
          <w:color w:val="1F497D"/>
          <w:sz w:val="40"/>
          <w:szCs w:val="40"/>
        </w:rPr>
        <w:t>IMÁGENES</w:t>
      </w:r>
    </w:p>
    <w:sdt>
      <w:sdtPr>
        <w:id w:val="-1924512224"/>
        <w:docPartObj>
          <w:docPartGallery w:val="Table of Contents"/>
          <w:docPartUnique/>
        </w:docPartObj>
      </w:sdtPr>
      <w:sdtContent>
        <w:p w14:paraId="71380167">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TOC \h \u \z \t "Heading 4,1,Heading 6,6,"</w:instrText>
          </w:r>
          <w:r>
            <w:fldChar w:fldCharType="separate"/>
          </w:r>
          <w:r>
            <w:fldChar w:fldCharType="begin"/>
          </w:r>
          <w:r>
            <w:instrText xml:space="preserve"> HYPERLINK \l "_2bjgtq3bhp8r" \h </w:instrText>
          </w:r>
          <w:r>
            <w:fldChar w:fldCharType="separate"/>
          </w:r>
          <w:r>
            <w:t>Figura 1. Creación de la carpeta raíz</w:t>
          </w:r>
          <w:r>
            <w:tab/>
          </w:r>
          <w:r>
            <w:t>5</w:t>
          </w:r>
          <w:r>
            <w:fldChar w:fldCharType="end"/>
          </w:r>
        </w:p>
        <w:p w14:paraId="0C9AC62E">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"_b4p4hynsid89" \h </w:instrText>
          </w:r>
          <w:r>
            <w:fldChar w:fldCharType="separate"/>
          </w:r>
          <w:r>
            <w:t>Figura 2. Estructura inicial del proyecto</w:t>
          </w:r>
          <w:r>
            <w:tab/>
          </w:r>
          <w:r>
            <w:t>5</w:t>
          </w:r>
          <w:r>
            <w:fldChar w:fldCharType="end"/>
          </w:r>
        </w:p>
        <w:p w14:paraId="28B18CA2">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"_vvt7f7ticcxw" \h </w:instrText>
          </w:r>
          <w:r>
            <w:fldChar w:fldCharType="separate"/>
          </w:r>
          <w:r>
            <w:t>Figura 3. Versión de Java JDK 17 en el símbolo del sistema</w:t>
          </w:r>
          <w:r>
            <w:tab/>
          </w:r>
          <w:r>
            <w:t>6</w:t>
          </w:r>
          <w:r>
            <w:fldChar w:fldCharType="end"/>
          </w:r>
        </w:p>
        <w:p w14:paraId="3E6CE5F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"_v5k6izdr7goo" \h </w:instrText>
          </w:r>
          <w:r>
            <w:fldChar w:fldCharType="separate"/>
          </w:r>
          <w:r>
            <w:t>Figura 4. Página oficial de descarga de Apache NetBeans</w:t>
          </w:r>
          <w:r>
            <w:tab/>
          </w:r>
          <w:r>
            <w:t>6</w:t>
          </w:r>
          <w:r>
            <w:fldChar w:fldCharType="end"/>
          </w:r>
        </w:p>
        <w:p w14:paraId="72BFEB2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"_9q3u0xqbk5vd" \h </w:instrText>
          </w:r>
          <w:r>
            <w:fldChar w:fldCharType="separate"/>
          </w:r>
          <w:r>
            <w:t>Figura 5. Instalador Apache NetBeans 24</w:t>
          </w:r>
          <w:r>
            <w:tab/>
          </w:r>
          <w:r>
            <w:t>6</w:t>
          </w:r>
          <w:r>
            <w:fldChar w:fldCharType="end"/>
          </w:r>
        </w:p>
        <w:p w14:paraId="47AD4BF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"_4j22iss11am1" \h </w:instrText>
          </w:r>
          <w:r>
            <w:fldChar w:fldCharType="separate"/>
          </w:r>
          <w:r>
            <w:t>Figura 6. Pantalla inicial de instalación NetBeans 24</w:t>
          </w:r>
          <w:r>
            <w:tab/>
          </w:r>
          <w:r>
            <w:t>7</w:t>
          </w:r>
          <w:r>
            <w:fldChar w:fldCharType="end"/>
          </w:r>
        </w:p>
        <w:p w14:paraId="5E4885C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"_t3bvtvefcr1t" \h </w:instrText>
          </w:r>
          <w:r>
            <w:fldChar w:fldCharType="separate"/>
          </w:r>
          <w:r>
            <w:t>Figura 7. Aplicación Apache NetBeans 24</w:t>
          </w:r>
          <w:r>
            <w:tab/>
          </w:r>
          <w:r>
            <w:t>7</w:t>
          </w:r>
          <w:r>
            <w:fldChar w:fldCharType="end"/>
          </w:r>
        </w:p>
        <w:p w14:paraId="1F40A92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"_opydoqsl83w7" \h </w:instrText>
          </w:r>
          <w:r>
            <w:fldChar w:fldCharType="separate"/>
          </w:r>
          <w:r>
            <w:t>Figura 8. Página oficial de descarga de Android Studio</w:t>
          </w:r>
          <w:r>
            <w:tab/>
          </w:r>
          <w:r>
            <w:t>8</w:t>
          </w:r>
          <w:r>
            <w:fldChar w:fldCharType="end"/>
          </w:r>
        </w:p>
        <w:p w14:paraId="0EA58400">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"_dk120fwfedy8" \h </w:instrText>
          </w:r>
          <w:r>
            <w:fldChar w:fldCharType="separate"/>
          </w:r>
          <w:r>
            <w:t>Figura 9. Ejecutable Android Studio</w:t>
          </w:r>
          <w:r>
            <w:tab/>
          </w:r>
          <w:r>
            <w:t>8</w:t>
          </w:r>
          <w:r>
            <w:fldChar w:fldCharType="end"/>
          </w:r>
        </w:p>
        <w:p w14:paraId="7EC5B722">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"_fh618m6eevmf" \h </w:instrText>
          </w:r>
          <w:r>
            <w:fldChar w:fldCharType="separate"/>
          </w:r>
          <w:r>
            <w:t>Figura 10. Pantalla inicial de instalación de Android Studio</w:t>
          </w:r>
          <w:r>
            <w:tab/>
          </w:r>
          <w:r>
            <w:t>8</w:t>
          </w:r>
          <w:r>
            <w:fldChar w:fldCharType="end"/>
          </w:r>
        </w:p>
        <w:p w14:paraId="020F89F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"_bfwr4qpmwcm0" \h </w:instrText>
          </w:r>
          <w:r>
            <w:fldChar w:fldCharType="separate"/>
          </w:r>
          <w:r>
            <w:t>Figura 11. Aplicación Android Studio</w:t>
          </w:r>
          <w:r>
            <w:tab/>
          </w:r>
          <w:r>
            <w:t>9</w:t>
          </w:r>
          <w:r>
            <w:fldChar w:fldCharType="end"/>
          </w:r>
        </w:p>
        <w:p w14:paraId="292C90E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"_rer3vh469vy8" \h </w:instrText>
          </w:r>
          <w:r>
            <w:fldChar w:fldCharType="separate"/>
          </w:r>
          <w:r>
            <w:t>Figura 12. Creación del proyecto – Servidor SOAP</w:t>
          </w:r>
          <w:r>
            <w:tab/>
          </w:r>
          <w:r>
            <w:t>10</w:t>
          </w:r>
          <w:r>
            <w:fldChar w:fldCharType="end"/>
          </w:r>
        </w:p>
        <w:p w14:paraId="2DBF2B3C">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"_94aha25iy8e5" \h </w:instrText>
          </w:r>
          <w:r>
            <w:fldChar w:fldCharType="separate"/>
          </w:r>
          <w:r>
            <w:t>Figura 13. Configuración del proyecto 1 - Servidor SOAP</w:t>
          </w:r>
          <w:r>
            <w:tab/>
          </w:r>
          <w:r>
            <w:t>10</w:t>
          </w:r>
          <w:r>
            <w:fldChar w:fldCharType="end"/>
          </w:r>
        </w:p>
        <w:p w14:paraId="19EA745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"_lw38mfu860bx" \h </w:instrText>
          </w:r>
          <w:r>
            <w:fldChar w:fldCharType="separate"/>
          </w:r>
          <w:r>
            <w:t>Figura 14. Configuración del proyecto 2 - Servidor SOAP</w:t>
          </w:r>
          <w:r>
            <w:tab/>
          </w:r>
          <w:r>
            <w:t>11</w:t>
          </w:r>
          <w:r>
            <w:fldChar w:fldCharType="end"/>
          </w:r>
        </w:p>
        <w:p w14:paraId="527D00E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"_3ih8l6affwit" \h </w:instrText>
          </w:r>
          <w:r>
            <w:fldChar w:fldCharType="separate"/>
          </w:r>
          <w:r>
            <w:t>Figura 15. Estructura de paquetes - Servidor SOAP</w:t>
          </w:r>
          <w:r>
            <w:tab/>
          </w:r>
          <w:r>
            <w:t>11</w:t>
          </w:r>
          <w:r>
            <w:fldChar w:fldCharType="end"/>
          </w:r>
        </w:p>
        <w:p w14:paraId="2098373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"_3ih8l6affwit" \h </w:instrText>
          </w:r>
          <w:r>
            <w:fldChar w:fldCharType="separate"/>
          </w:r>
          <w:r>
            <w:t>Figura 16. Estructura de paquetes - WebServices</w:t>
          </w:r>
          <w:r>
            <w:tab/>
          </w:r>
          <w:r>
            <w:t>12</w:t>
          </w:r>
          <w:r>
            <w:fldChar w:fldCharType="end"/>
          </w:r>
        </w:p>
        <w:p w14:paraId="0A8C2E80">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"_rhw42eiwvp2b" \h </w:instrText>
          </w:r>
          <w:r>
            <w:fldChar w:fldCharType="separate"/>
          </w:r>
          <w:r>
            <w:t>Figura 17. Estructura de paquetes - servicios</w:t>
          </w:r>
          <w:r>
            <w:tab/>
          </w:r>
          <w:r>
            <w:t>14</w:t>
          </w:r>
          <w:r>
            <w:fldChar w:fldCharType="end"/>
          </w:r>
        </w:p>
        <w:p w14:paraId="3EE0AA5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"_l4eopcxc77jb" \h </w:instrText>
          </w:r>
          <w:r>
            <w:fldChar w:fldCharType="separate"/>
          </w:r>
          <w:r>
            <w:t>Figura 18. Archivo WSDL generado por el servidor Payara detallando el esquema XML de los endpoints.</w:t>
          </w:r>
          <w:r>
            <w:tab/>
          </w:r>
          <w:r>
            <w:t>17</w:t>
          </w:r>
          <w:r>
            <w:fldChar w:fldCharType="end"/>
          </w:r>
        </w:p>
        <w:p w14:paraId="4BF363C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"_l4eopcxc77jb" \h </w:instrText>
          </w:r>
          <w:r>
            <w:fldChar w:fldCharType="separate"/>
          </w:r>
          <w:r>
            <w:t>Figura 19. Prueba 1: Login.</w:t>
          </w:r>
          <w:r>
            <w:tab/>
          </w:r>
          <w:r>
            <w:t>17</w:t>
          </w:r>
          <w:r>
            <w:fldChar w:fldCharType="end"/>
          </w:r>
        </w:p>
        <w:p w14:paraId="5348C960">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"_l4eopcxc77jb" \h </w:instrText>
          </w:r>
          <w:r>
            <w:fldChar w:fldCharType="separate"/>
          </w:r>
          <w:r>
            <w:t>Figura 20. Prueba 2: Conversor de Longitud.</w:t>
          </w:r>
          <w:r>
            <w:tab/>
          </w:r>
          <w:r>
            <w:t>18</w:t>
          </w:r>
          <w:r>
            <w:fldChar w:fldCharType="end"/>
          </w:r>
        </w:p>
        <w:p w14:paraId="2A62452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"_l4eopcxc77jb" \h </w:instrText>
          </w:r>
          <w:r>
            <w:fldChar w:fldCharType="separate"/>
          </w:r>
          <w:r>
            <w:t>Figura 21. Prueba 3: Conversor de masa.</w:t>
          </w:r>
          <w:r>
            <w:tab/>
          </w:r>
          <w:r>
            <w:t>18</w:t>
          </w:r>
          <w:r>
            <w:fldChar w:fldCharType="end"/>
          </w:r>
        </w:p>
        <w:p w14:paraId="1704153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"_l4eopcxc77jb" \h </w:instrText>
          </w:r>
          <w:r>
            <w:fldChar w:fldCharType="separate"/>
          </w:r>
          <w:r>
            <w:t>Figura 22. Prueba 4: Conversor de temperatura.</w:t>
          </w:r>
          <w:r>
            <w:tab/>
          </w:r>
          <w:r>
            <w:t>18</w:t>
          </w:r>
          <w:r>
            <w:fldChar w:fldCharType="end"/>
          </w:r>
        </w:p>
        <w:p w14:paraId="12AE478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"_d9psatiifkxw" \h </w:instrText>
          </w:r>
          <w:r>
            <w:fldChar w:fldCharType="separate"/>
          </w:r>
          <w:r>
            <w:t>Figura 23. Creación del proyecto - Cliente consola</w:t>
          </w:r>
          <w:r>
            <w:tab/>
          </w:r>
          <w:r>
            <w:t>19</w:t>
          </w:r>
          <w:r>
            <w:fldChar w:fldCharType="end"/>
          </w:r>
        </w:p>
        <w:p w14:paraId="42FAE580">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"_kz7xkxcjzhez" \h </w:instrText>
          </w:r>
          <w:r>
            <w:fldChar w:fldCharType="separate"/>
          </w:r>
          <w:r>
            <w:t>Figura 24. Configuración del proyecto - Cliente consola</w:t>
          </w:r>
          <w:r>
            <w:tab/>
          </w:r>
          <w:r>
            <w:t>19</w:t>
          </w:r>
          <w:r>
            <w:fldChar w:fldCharType="end"/>
          </w:r>
        </w:p>
        <w:p w14:paraId="2E43491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"_vghvi9oqafx6" \h </w:instrText>
          </w:r>
          <w:r>
            <w:fldChar w:fldCharType="separate"/>
          </w:r>
          <w:r>
            <w:t>Figura 25. Estructura del proyecto - Cliente consola</w:t>
          </w:r>
          <w:r>
            <w:tab/>
          </w:r>
          <w:r>
            <w:t>20</w:t>
          </w:r>
          <w:r>
            <w:fldChar w:fldCharType="end"/>
          </w:r>
        </w:p>
        <w:p w14:paraId="6657351E">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"_dca8mj4vsrgf" \h </w:instrText>
          </w:r>
          <w:r>
            <w:fldChar w:fldCharType="separate"/>
          </w:r>
          <w:r>
            <w:t>Figura 26. Creación de modelos y vistas - Cliente consola</w:t>
          </w:r>
          <w:r>
            <w:tab/>
          </w:r>
          <w:r>
            <w:t>20</w:t>
          </w:r>
          <w:r>
            <w:fldChar w:fldCharType="end"/>
          </w:r>
        </w:p>
        <w:p w14:paraId="3A9DAA3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"_qrofx7bpgo8l" \h </w:instrText>
          </w:r>
          <w:r>
            <w:fldChar w:fldCharType="separate"/>
          </w:r>
          <w:r>
            <w:t>Figura 27. Creación de controlador - Cliente consola</w:t>
          </w:r>
          <w:r>
            <w:tab/>
          </w:r>
          <w:r>
            <w:t>22</w:t>
          </w:r>
          <w:r>
            <w:fldChar w:fldCharType="end"/>
          </w:r>
        </w:p>
        <w:p w14:paraId="4D981CE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"_1u9ubf6a0r74" \h </w:instrText>
          </w:r>
          <w:r>
            <w:fldChar w:fldCharType="separate"/>
          </w:r>
          <w:r>
            <w:t>Figura 28. Creación de clase principal - Cliente consola</w:t>
          </w:r>
          <w:r>
            <w:tab/>
          </w:r>
          <w:r>
            <w:t>23</w:t>
          </w:r>
          <w:r>
            <w:fldChar w:fldCharType="end"/>
          </w:r>
        </w:p>
        <w:p w14:paraId="5F98CB3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"_6sc6wg5ulgt" \h </w:instrText>
          </w:r>
          <w:r>
            <w:fldChar w:fldCharType="separate"/>
          </w:r>
          <w:r>
            <w:t>Figura 29. Login - Cliente consola</w:t>
          </w:r>
          <w:r>
            <w:tab/>
          </w:r>
          <w:r>
            <w:t>25</w:t>
          </w:r>
          <w:r>
            <w:fldChar w:fldCharType="end"/>
          </w:r>
        </w:p>
        <w:p w14:paraId="03B8D0E7">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"_89fyvm1judmv" \h </w:instrText>
          </w:r>
          <w:r>
            <w:fldChar w:fldCharType="separate"/>
          </w:r>
          <w:r>
            <w:t>Figura 30. Conversión de Longitud - Cliente consola</w:t>
          </w:r>
          <w:r>
            <w:tab/>
          </w:r>
          <w:r>
            <w:t>25</w:t>
          </w:r>
          <w:r>
            <w:fldChar w:fldCharType="end"/>
          </w:r>
        </w:p>
        <w:p w14:paraId="6432F22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"_j1zfm5mtd81x" \h </w:instrText>
          </w:r>
          <w:r>
            <w:fldChar w:fldCharType="separate"/>
          </w:r>
          <w:r>
            <w:t>Figura 31. Conversión de Masa - Cliente consola</w:t>
          </w:r>
          <w:r>
            <w:tab/>
          </w:r>
          <w:r>
            <w:t>26</w:t>
          </w:r>
          <w:r>
            <w:fldChar w:fldCharType="end"/>
          </w:r>
        </w:p>
        <w:p w14:paraId="1181946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"_qvt7wu22kr78" \h </w:instrText>
          </w:r>
          <w:r>
            <w:fldChar w:fldCharType="separate"/>
          </w:r>
          <w:r>
            <w:t>Figura 32. Conversión de Temperatura - Cliente consola</w:t>
          </w:r>
          <w:r>
            <w:tab/>
          </w:r>
          <w:r>
            <w:t>26</w:t>
          </w:r>
          <w:r>
            <w:fldChar w:fldCharType="end"/>
          </w:r>
        </w:p>
        <w:p w14:paraId="3326BDA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"_uv81a5e9mrpd" \h </w:instrText>
          </w:r>
          <w:r>
            <w:fldChar w:fldCharType="separate"/>
          </w:r>
          <w:r>
            <w:t>Figura 33. Estructura del proyecto - Cliente escritorio</w:t>
          </w:r>
          <w:r>
            <w:tab/>
          </w:r>
          <w:r>
            <w:t>26</w:t>
          </w:r>
          <w:r>
            <w:fldChar w:fldCharType="end"/>
          </w:r>
        </w:p>
        <w:p w14:paraId="7047B7F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"_qn4ox74kjgau" \h </w:instrText>
          </w:r>
          <w:r>
            <w:fldChar w:fldCharType="separate"/>
          </w:r>
          <w:r>
            <w:t>Figura 34. Creación de modelo - Cliente escritorio</w:t>
          </w:r>
          <w:r>
            <w:tab/>
          </w:r>
          <w:r>
            <w:t>27</w:t>
          </w:r>
          <w:r>
            <w:fldChar w:fldCharType="end"/>
          </w:r>
        </w:p>
        <w:p w14:paraId="0A6A67D0">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"_hc66wifoybpo" \h </w:instrText>
          </w:r>
          <w:r>
            <w:fldChar w:fldCharType="separate"/>
          </w:r>
          <w:r>
            <w:t>Figura 35. Creación de servicio - Cliente consola</w:t>
          </w:r>
          <w:r>
            <w:tab/>
          </w:r>
          <w:r>
            <w:t>27</w:t>
          </w:r>
          <w:r>
            <w:fldChar w:fldCharType="end"/>
          </w:r>
        </w:p>
        <w:p w14:paraId="2F1D56A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"_gxf195gp5c6f" \h </w:instrText>
          </w:r>
          <w:r>
            <w:fldChar w:fldCharType="separate"/>
          </w:r>
          <w:r>
            <w:t>Figura 36. Creación de vistas - Cliente escritorio</w:t>
          </w:r>
          <w:r>
            <w:tab/>
          </w:r>
          <w:r>
            <w:t>28</w:t>
          </w:r>
          <w:r>
            <w:fldChar w:fldCharType="end"/>
          </w:r>
        </w:p>
        <w:p w14:paraId="13911D9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"_gxf195gp5c6f" \h </w:instrText>
          </w:r>
          <w:r>
            <w:fldChar w:fldCharType="separate"/>
          </w:r>
          <w:r>
            <w:t>Figura 37. Creación de vistas - Cliente escritorio</w:t>
          </w:r>
          <w:r>
            <w:tab/>
          </w:r>
          <w:r>
            <w:t>28</w:t>
          </w:r>
          <w:r>
            <w:fldChar w:fldCharType="end"/>
          </w:r>
        </w:p>
        <w:p w14:paraId="41288E5B">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"_6d7qp5qja0x0" \h </w:instrText>
          </w:r>
          <w:r>
            <w:fldChar w:fldCharType="separate"/>
          </w:r>
          <w:r>
            <w:t>Figura 38. Login - Cliente escritorio</w:t>
          </w:r>
          <w:r>
            <w:tab/>
          </w:r>
          <w:r>
            <w:t>29</w:t>
          </w:r>
          <w:r>
            <w:fldChar w:fldCharType="end"/>
          </w:r>
        </w:p>
        <w:p w14:paraId="4BEA1FDC">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"_basehgy87ev3" \h </w:instrText>
          </w:r>
          <w:r>
            <w:fldChar w:fldCharType="separate"/>
          </w:r>
          <w:r>
            <w:t>Figura 39. Pantalla de Conversiones - Cliente escritorio</w:t>
          </w:r>
          <w:r>
            <w:tab/>
          </w:r>
          <w:r>
            <w:t>29</w:t>
          </w:r>
          <w:r>
            <w:fldChar w:fldCharType="end"/>
          </w:r>
        </w:p>
        <w:p w14:paraId="6FD51CD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"_rr0nlmh9db16" \h </w:instrText>
          </w:r>
          <w:r>
            <w:fldChar w:fldCharType="separate"/>
          </w:r>
          <w:r>
            <w:t>Figura 40. Estructura del proyecto - Cliente web</w:t>
          </w:r>
          <w:r>
            <w:tab/>
          </w:r>
          <w:r>
            <w:t>30</w:t>
          </w:r>
          <w:r>
            <w:fldChar w:fldCharType="end"/>
          </w:r>
        </w:p>
        <w:p w14:paraId="5DC0C08B">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"_f1flkodbf0h5" \h </w:instrText>
          </w:r>
          <w:r>
            <w:fldChar w:fldCharType="separate"/>
          </w:r>
          <w:r>
            <w:t>Figura 41. Creación de servlets - Cliente web</w:t>
          </w:r>
          <w:r>
            <w:tab/>
          </w:r>
          <w:r>
            <w:t>30</w:t>
          </w:r>
          <w:r>
            <w:fldChar w:fldCharType="end"/>
          </w:r>
        </w:p>
        <w:p w14:paraId="46A77D52">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"_oipi8ysvcsrw" \h </w:instrText>
          </w:r>
          <w:r>
            <w:fldChar w:fldCharType="separate"/>
          </w:r>
          <w:r>
            <w:t>Figura 42. Creación de vistas - Cliente web</w:t>
          </w:r>
          <w:r>
            <w:tab/>
          </w:r>
          <w:r>
            <w:t>32</w:t>
          </w:r>
          <w:r>
            <w:fldChar w:fldCharType="end"/>
          </w:r>
        </w:p>
        <w:p w14:paraId="227F910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"_26u1pkf5o7cq" \h </w:instrText>
          </w:r>
          <w:r>
            <w:fldChar w:fldCharType="separate"/>
          </w:r>
          <w:r>
            <w:t>Figura 43. Login - Cliente web</w:t>
          </w:r>
          <w:r>
            <w:tab/>
          </w:r>
          <w:r>
            <w:t>38</w:t>
          </w:r>
          <w:r>
            <w:fldChar w:fldCharType="end"/>
          </w:r>
        </w:p>
        <w:p w14:paraId="12EC668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"_6bj3wrp2y72t" \h </w:instrText>
          </w:r>
          <w:r>
            <w:fldChar w:fldCharType="separate"/>
          </w:r>
          <w:r>
            <w:t>Figura 44. Pantalla de Conversiones - Cliente web</w:t>
          </w:r>
          <w:r>
            <w:tab/>
          </w:r>
          <w:r>
            <w:t>38</w:t>
          </w:r>
          <w:r>
            <w:fldChar w:fldCharType="end"/>
          </w:r>
        </w:p>
        <w:p w14:paraId="12263BD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"_mcl29jbj3dxn" \h </w:instrText>
          </w:r>
          <w:r>
            <w:fldChar w:fldCharType="separate"/>
          </w:r>
          <w:r>
            <w:t>Figura 45. Configuración del proyecto - Cliente móvil</w:t>
          </w:r>
          <w:r>
            <w:tab/>
          </w:r>
          <w:r>
            <w:t>39</w:t>
          </w:r>
          <w:r>
            <w:fldChar w:fldCharType="end"/>
          </w:r>
        </w:p>
        <w:p w14:paraId="5FD23EB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"_u4ji2sboh0w2" \h </w:instrText>
          </w:r>
          <w:r>
            <w:fldChar w:fldCharType="separate"/>
          </w:r>
          <w:r>
            <w:t>Figura 46. Estructura del proyecto - Cliente móvil</w:t>
          </w:r>
          <w:r>
            <w:tab/>
          </w:r>
          <w:r>
            <w:t>39</w:t>
          </w:r>
          <w:r>
            <w:fldChar w:fldCharType="end"/>
          </w:r>
        </w:p>
        <w:p w14:paraId="1FBC87E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"_xqavj6j6hlsn" \h </w:instrText>
          </w:r>
          <w:r>
            <w:fldChar w:fldCharType="separate"/>
          </w:r>
          <w:r>
            <w:t>Figura 47. Creación de modelos - Cliente móvil</w:t>
          </w:r>
          <w:r>
            <w:tab/>
          </w:r>
          <w:r>
            <w:t>40</w:t>
          </w:r>
          <w:r>
            <w:fldChar w:fldCharType="end"/>
          </w:r>
        </w:p>
        <w:p w14:paraId="1EB6CD8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"_fxc42qhemt83" \h </w:instrText>
          </w:r>
          <w:r>
            <w:fldChar w:fldCharType="separate"/>
          </w:r>
          <w:r>
            <w:t>Figura 48. Creación de controladores - Cliente móvil</w:t>
          </w:r>
          <w:r>
            <w:tab/>
          </w:r>
          <w:r>
            <w:t>40</w:t>
          </w:r>
          <w:r>
            <w:fldChar w:fldCharType="end"/>
          </w:r>
        </w:p>
        <w:p w14:paraId="65F7DD1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"_kni2w8b8dvzn" \h </w:instrText>
          </w:r>
          <w:r>
            <w:fldChar w:fldCharType="separate"/>
          </w:r>
          <w:r>
            <w:t>Figura 49. Creación de vistas - Cliente móvil</w:t>
          </w:r>
          <w:r>
            <w:tab/>
          </w:r>
          <w:r>
            <w:t>43</w:t>
          </w:r>
          <w:r>
            <w:fldChar w:fldCharType="end"/>
          </w:r>
        </w:p>
        <w:p w14:paraId="70E9401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"_3dpufx62n32z" \h </w:instrText>
          </w:r>
          <w:r>
            <w:fldChar w:fldCharType="separate"/>
          </w:r>
          <w:r>
            <w:t>Figura 50. Login - Cliente móvil</w:t>
          </w:r>
          <w:r>
            <w:tab/>
          </w:r>
          <w:r>
            <w:t>44</w:t>
          </w:r>
          <w:r>
            <w:fldChar w:fldCharType="end"/>
          </w:r>
          <w:r>
            <w:fldChar w:fldCharType="end"/>
          </w:r>
        </w:p>
      </w:sdtContent>
    </w:sdt>
    <w:p w14:paraId="3F4C03C0">
      <w:pPr>
        <w:rPr>
          <w:b/>
          <w:bCs/>
          <w:sz w:val="32"/>
          <w:szCs w:val="32"/>
        </w:rPr>
      </w:pPr>
      <w:r>
        <w:br w:type="page"/>
      </w:r>
    </w:p>
    <w:p w14:paraId="6238B77D">
      <w:pPr>
        <w:pStyle w:val="2"/>
      </w:pPr>
      <w:bookmarkStart w:id="1" w:name="_Toc24914"/>
      <w:r>
        <w:t>ÍNDICE DE TABLAS</w:t>
      </w:r>
      <w:bookmarkEnd w:id="1"/>
    </w:p>
    <w:sdt>
      <w:sdtPr>
        <w:id w:val="-1561225899"/>
        <w:docPartObj>
          <w:docPartGallery w:val="Table of Contents"/>
          <w:docPartUnique/>
        </w:docPartObj>
      </w:sdtPr>
      <w:sdtContent>
        <w:p w14:paraId="34E40EF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TOC \h \u \z \t "Heading 5,1,Heading 6,6,"</w:instrText>
          </w:r>
          <w:r>
            <w:fldChar w:fldCharType="separate"/>
          </w:r>
          <w:r>
            <w:fldChar w:fldCharType="begin"/>
          </w:r>
          <w:r>
            <w:instrText xml:space="preserve"> HYPERLINK \l "_gvse3wqyjbs9" \h </w:instrText>
          </w:r>
          <w:r>
            <w:fldChar w:fldCharType="separate"/>
          </w:r>
          <w:r>
            <w:t>Tabla 1. Clase WSLogin</w:t>
          </w:r>
          <w:r>
            <w:tab/>
          </w:r>
          <w:r>
            <w:t>13</w:t>
          </w:r>
          <w:r>
            <w:fldChar w:fldCharType="end"/>
          </w:r>
        </w:p>
        <w:p w14:paraId="2C1F5B1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"_s2np4cwofduw" \h </w:instrText>
          </w:r>
          <w:r>
            <w:fldChar w:fldCharType="separate"/>
          </w:r>
          <w:r>
            <w:t>Tabla 2. Clase WSLongitud</w:t>
          </w:r>
          <w:r>
            <w:tab/>
          </w:r>
          <w:r>
            <w:t>13</w:t>
          </w:r>
          <w:r>
            <w:fldChar w:fldCharType="end"/>
          </w:r>
        </w:p>
        <w:p w14:paraId="49F786FB">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"_smmjydlnb46y" \h </w:instrText>
          </w:r>
          <w:r>
            <w:fldChar w:fldCharType="separate"/>
          </w:r>
          <w:r>
            <w:t>Tabla 3. Clase WSMasa</w:t>
          </w:r>
          <w:r>
            <w:tab/>
          </w:r>
          <w:r>
            <w:t>14</w:t>
          </w:r>
          <w:r>
            <w:fldChar w:fldCharType="end"/>
          </w:r>
        </w:p>
        <w:p w14:paraId="38023967">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"_9nojaws72i58" \h </w:instrText>
          </w:r>
          <w:r>
            <w:fldChar w:fldCharType="separate"/>
          </w:r>
          <w:r>
            <w:t>Tabla 4. Clase WSTemperatura</w:t>
          </w:r>
          <w:r>
            <w:tab/>
          </w:r>
          <w:r>
            <w:t>14</w:t>
          </w:r>
          <w:r>
            <w:fldChar w:fldCharType="end"/>
          </w:r>
        </w:p>
        <w:p w14:paraId="486105A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5. Clase ConversorLongitud</w:t>
          </w:r>
          <w:r>
            <w:tab/>
          </w:r>
          <w:r>
            <w:t>15</w:t>
          </w:r>
          <w:r>
            <w:fldChar w:fldCharType="end"/>
          </w:r>
        </w:p>
        <w:p w14:paraId="4D238ED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6. Clase ConversorMasa</w:t>
          </w:r>
          <w:r>
            <w:tab/>
          </w:r>
          <w:r>
            <w:t>16</w:t>
          </w:r>
          <w:r>
            <w:fldChar w:fldCharType="end"/>
          </w:r>
        </w:p>
        <w:p w14:paraId="682BDBDE">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7. Clase ConversorTemperatura</w:t>
          </w:r>
          <w:r>
            <w:tab/>
          </w:r>
          <w:r>
            <w:t>16</w:t>
          </w:r>
          <w:r>
            <w:fldChar w:fldCharType="end"/>
          </w:r>
        </w:p>
        <w:p w14:paraId="759EC6F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"_lex6c03p4xqh" \h </w:instrText>
          </w:r>
          <w:r>
            <w:fldChar w:fldCharType="separate"/>
          </w:r>
          <w:r>
            <w:t>Tabla 8. Clase CatalogoUnidades - Cliente consola</w:t>
          </w:r>
          <w:r>
            <w:tab/>
          </w:r>
          <w:r>
            <w:t>21</w:t>
          </w:r>
          <w:r>
            <w:fldChar w:fldCharType="end"/>
          </w:r>
        </w:p>
        <w:p w14:paraId="6743BA1C">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"_f2f8q4ayaa4o" \h </w:instrText>
          </w:r>
          <w:r>
            <w:fldChar w:fldCharType="separate"/>
          </w:r>
          <w:r>
            <w:t>Tabla 9. Clase InterfazConsola - Cliente consola</w:t>
          </w:r>
          <w:r>
            <w:tab/>
          </w:r>
          <w:r>
            <w:t>22</w:t>
          </w:r>
          <w:r>
            <w:fldChar w:fldCharType="end"/>
          </w:r>
        </w:p>
        <w:p w14:paraId="2C47AFF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"_ougelb6npnd5" \h </w:instrText>
          </w:r>
          <w:r>
            <w:fldChar w:fldCharType="separate"/>
          </w:r>
          <w:r>
            <w:t>Tabla 10. Clase OpcionMenu - Cliente consola</w:t>
          </w:r>
          <w:r>
            <w:tab/>
          </w:r>
          <w:r>
            <w:t>23</w:t>
          </w:r>
          <w:r>
            <w:fldChar w:fldCharType="end"/>
          </w:r>
        </w:p>
        <w:p w14:paraId="55378BB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"_i8swqk2w2kf6" \h </w:instrText>
          </w:r>
          <w:r>
            <w:fldChar w:fldCharType="separate"/>
          </w:r>
          <w:r>
            <w:t>Tabla 11. Clase ControladorConversiones - Cliente consola</w:t>
          </w:r>
          <w:r>
            <w:tab/>
          </w:r>
          <w:r>
            <w:t>23</w:t>
          </w:r>
          <w:r>
            <w:fldChar w:fldCharType="end"/>
          </w:r>
        </w:p>
        <w:p w14:paraId="4EF819F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"_xa5u4i4on4ew" \h </w:instrText>
          </w:r>
          <w:r>
            <w:fldChar w:fldCharType="separate"/>
          </w:r>
          <w:r>
            <w:t>Tabla 12. Clase ControladorConversiones - Cliente consola</w:t>
          </w:r>
          <w:r>
            <w:tab/>
          </w:r>
          <w:r>
            <w:t>24</w:t>
          </w:r>
          <w:r>
            <w:fldChar w:fldCharType="end"/>
          </w:r>
        </w:p>
        <w:p w14:paraId="1F09DA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"_k11a6l4yte45" \h </w:instrText>
          </w:r>
          <w:r>
            <w:fldChar w:fldCharType="separate"/>
          </w:r>
          <w:r>
            <w:t>Tabla 13. Clase ControladorConversiones - Cliente escritorio</w:t>
          </w:r>
          <w:r>
            <w:tab/>
          </w:r>
          <w:r>
            <w:t>28</w:t>
          </w:r>
          <w:r>
            <w:fldChar w:fldCharType="end"/>
          </w:r>
        </w:p>
        <w:p w14:paraId="58096CB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"_xt5cfjgd913q" \h </w:instrText>
          </w:r>
          <w:r>
            <w:fldChar w:fldCharType="separate"/>
          </w:r>
          <w:r>
            <w:t>Tabla 14. Clase ConversorServlet - Cliente escritorio</w:t>
          </w:r>
          <w:r>
            <w:tab/>
          </w:r>
          <w:r>
            <w:t>31</w:t>
          </w:r>
          <w:r>
            <w:fldChar w:fldCharType="end"/>
          </w:r>
        </w:p>
        <w:p w14:paraId="7C9C2B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"_6l3wmb2229nm" \h </w:instrText>
          </w:r>
          <w:r>
            <w:fldChar w:fldCharType="separate"/>
          </w:r>
          <w:r>
            <w:t>Tabla 15. Clase LoginServlet - Cliente escritorio</w:t>
          </w:r>
          <w:r>
            <w:tab/>
          </w:r>
          <w:r>
            <w:t>32</w:t>
          </w:r>
          <w:r>
            <w:fldChar w:fldCharType="end"/>
          </w:r>
        </w:p>
        <w:p w14:paraId="0E370B9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"_chvfcvdp7x8l" \h </w:instrText>
          </w:r>
          <w:r>
            <w:fldChar w:fldCharType="separate"/>
          </w:r>
          <w:r>
            <w:t>Tabla 16. Archivo conversor - Cliente web</w:t>
          </w:r>
          <w:r>
            <w:tab/>
          </w:r>
          <w:r>
            <w:t>33</w:t>
          </w:r>
          <w:r>
            <w:fldChar w:fldCharType="end"/>
          </w:r>
        </w:p>
        <w:p w14:paraId="70C52E4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"_oqmwoq9fw0u5" \h </w:instrText>
          </w:r>
          <w:r>
            <w:fldChar w:fldCharType="separate"/>
          </w:r>
          <w:r>
            <w:t>Tabla 17.  Archivo index - Cliente web</w:t>
          </w:r>
          <w:r>
            <w:tab/>
          </w:r>
          <w:r>
            <w:t>36</w:t>
          </w:r>
          <w:r>
            <w:fldChar w:fldCharType="end"/>
          </w:r>
        </w:p>
        <w:p w14:paraId="578CFBA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"_w7nueka88r45" \h </w:instrText>
          </w:r>
          <w:r>
            <w:fldChar w:fldCharType="separate"/>
          </w:r>
          <w:r>
            <w:t>Tabla 18.  LoginController - Cliente web</w:t>
          </w:r>
          <w:r>
            <w:tab/>
          </w:r>
          <w:r>
            <w:t>41</w:t>
          </w:r>
          <w:r>
            <w:fldChar w:fldCharType="end"/>
          </w:r>
        </w:p>
        <w:p w14:paraId="569F602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Arial" w:hAnsi="Arial" w:eastAsia="Arial" w:cs="Arial"/>
              <w:color w:val="000000"/>
            </w:rPr>
          </w:pPr>
          <w:r>
            <w:fldChar w:fldCharType="begin"/>
          </w:r>
          <w:r>
            <w:instrText xml:space="preserve"> HYPERLINK \l "_fzgqzlnp7la3" \h </w:instrText>
          </w:r>
          <w:r>
            <w:fldChar w:fldCharType="separate"/>
          </w:r>
          <w:r>
            <w:t>Tabla 19.  ConversionController - Cliente web</w:t>
          </w:r>
          <w:r>
            <w:tab/>
          </w:r>
          <w:r>
            <w:t>42</w:t>
          </w:r>
          <w:r>
            <w:fldChar w:fldCharType="end"/>
          </w:r>
          <w:r>
            <w:fldChar w:fldCharType="end"/>
          </w:r>
        </w:p>
      </w:sdtContent>
    </w:sdt>
    <w:p w14:paraId="3B37B4BF">
      <w:pPr>
        <w:rPr>
          <w:b/>
          <w:bCs/>
          <w:sz w:val="32"/>
          <w:szCs w:val="32"/>
        </w:rPr>
      </w:pPr>
    </w:p>
    <w:p w14:paraId="631DC64C">
      <w:pPr>
        <w:rPr>
          <w:b/>
          <w:bCs/>
          <w:sz w:val="32"/>
          <w:szCs w:val="32"/>
        </w:rPr>
      </w:pPr>
    </w:p>
    <w:p w14:paraId="084D3352">
      <w:pPr>
        <w:rPr>
          <w:b/>
          <w:bCs/>
          <w:sz w:val="32"/>
          <w:szCs w:val="32"/>
        </w:rPr>
      </w:pPr>
    </w:p>
    <w:p w14:paraId="14B67EDF">
      <w:pPr>
        <w:rPr>
          <w:b/>
          <w:bCs/>
          <w:sz w:val="32"/>
          <w:szCs w:val="32"/>
        </w:rPr>
      </w:pPr>
    </w:p>
    <w:p w14:paraId="382DFFB0">
      <w:pPr>
        <w:rPr>
          <w:b/>
          <w:bCs/>
          <w:sz w:val="32"/>
          <w:szCs w:val="32"/>
        </w:rPr>
      </w:pPr>
    </w:p>
    <w:p w14:paraId="57B6D223">
      <w:pPr>
        <w:rPr>
          <w:b/>
          <w:bCs/>
          <w:sz w:val="32"/>
          <w:szCs w:val="32"/>
        </w:rPr>
      </w:pPr>
    </w:p>
    <w:p w14:paraId="1BA86255">
      <w:pPr>
        <w:rPr>
          <w:b/>
          <w:bCs/>
          <w:sz w:val="32"/>
          <w:szCs w:val="32"/>
        </w:rPr>
      </w:pPr>
    </w:p>
    <w:p w14:paraId="25D113A6">
      <w:pPr>
        <w:rPr>
          <w:b/>
          <w:bCs/>
          <w:sz w:val="32"/>
          <w:szCs w:val="32"/>
        </w:rPr>
      </w:pPr>
    </w:p>
    <w:p w14:paraId="19C732AB">
      <w:pPr>
        <w:rPr>
          <w:b/>
          <w:bCs/>
          <w:color w:val="10253F" w:themeColor="text2" w:themeShade="80"/>
          <w:sz w:val="40"/>
          <w:szCs w:val="40"/>
        </w:rPr>
      </w:pPr>
      <w:r>
        <w:br w:type="page"/>
      </w:r>
    </w:p>
    <w:p w14:paraId="60EB86B1">
      <w:pPr>
        <w:pStyle w:val="2"/>
      </w:pPr>
      <w:bookmarkStart w:id="2" w:name="_Toc1070"/>
      <w:r>
        <w:t>PARTE PRÁCTICA</w:t>
      </w:r>
      <w:bookmarkEnd w:id="2"/>
    </w:p>
    <w:p w14:paraId="09EF9833">
      <w:pPr>
        <w:pStyle w:val="3"/>
      </w:pPr>
      <w:bookmarkStart w:id="3" w:name="_Toc615"/>
      <w:r>
        <w:t>INTRODUCCIÓN</w:t>
      </w:r>
      <w:bookmarkEnd w:id="3"/>
    </w:p>
    <w:p w14:paraId="1063F631">
      <w:pPr>
        <w:spacing w:after="160" w:line="259" w:lineRule="auto"/>
        <w:rPr>
          <w:b/>
          <w:bCs/>
        </w:rPr>
      </w:pPr>
      <w:r>
        <w:t>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Services Description Language), que define las operaciones, parámetros y tipos de datos disponibles. Esta arquitectura es esencial en entornos empresariales donde la seguridad, la transaccionalidad y el cumplimiento estricto de protocolos son prioritarios.</w:t>
      </w:r>
    </w:p>
    <w:p w14:paraId="65E86F92">
      <w:pPr>
        <w:spacing w:after="160" w:line="259" w:lineRule="auto"/>
        <w:rPr>
          <w:b/>
          <w:bCs/>
        </w:rPr>
      </w:pPr>
      <w:r>
        <w:t>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210D0F9B">
      <w:pPr>
        <w:spacing w:after="160" w:line="259" w:lineRule="auto"/>
      </w:pPr>
      <w:r>
        <w:t>Para el despliegue de estos servicios, se utiliza Payara Server, un servidor de aplicaciones de alto rendimiento derivado de GlassFish. Payara es un contenedor compatible con Jakarta EE que incluye soporte nativo para la especificación JAX-WS (Java API for XML Web Services). Esto permite gestionar servicios web complejos con herramientas avanzadas de administración, monitoreo y escalabilidad, asegurando una integración fluida en ecosistemas empresariales heterogéneos.</w:t>
      </w:r>
    </w:p>
    <w:p w14:paraId="46D53631">
      <w:pPr>
        <w:spacing w:after="160" w:line="259" w:lineRule="auto"/>
        <w:rPr>
          <w:b/>
          <w:bCs/>
        </w:rPr>
      </w:pPr>
    </w:p>
    <w:p w14:paraId="0D1C5F70">
      <w:pPr>
        <w:pStyle w:val="3"/>
        <w:rPr>
          <w:sz w:val="40"/>
          <w:szCs w:val="40"/>
        </w:rPr>
      </w:pPr>
      <w:bookmarkStart w:id="4" w:name="_n4wiyupmss05" w:colFirst="0" w:colLast="0"/>
      <w:bookmarkEnd w:id="4"/>
      <w:bookmarkStart w:id="5" w:name="_Toc23618"/>
      <w:r>
        <w:t>OBJETIVOS</w:t>
      </w:r>
      <w:r>
        <w:rPr>
          <w:sz w:val="40"/>
          <w:szCs w:val="40"/>
        </w:rPr>
        <w:br w:type="textWrapping"/>
      </w:r>
      <w:bookmarkEnd w:id="5"/>
    </w:p>
    <w:p w14:paraId="14861306">
      <w:pPr>
        <w:pStyle w:val="4"/>
      </w:pPr>
      <w:bookmarkStart w:id="6" w:name="_ye4u95lrlp3o" w:colFirst="0" w:colLast="0"/>
      <w:bookmarkEnd w:id="6"/>
      <w:bookmarkStart w:id="7" w:name="_Toc30282"/>
      <w:r>
        <w:t>OBJETIVO GENERAL</w:t>
      </w:r>
      <w:bookmarkEnd w:id="7"/>
    </w:p>
    <w:p w14:paraId="76947DA8">
      <w:pPr>
        <w:spacing w:after="200"/>
        <w:rPr>
          <w:rFonts w:hint="default"/>
          <w:lang w:val="es-EC"/>
        </w:rPr>
      </w:pPr>
      <w:r>
        <w:t xml:space="preserve">Desarrollar un manual de </w:t>
      </w:r>
      <w:r>
        <w:rPr>
          <w:rFonts w:hint="default"/>
          <w:lang w:val="es-EC"/>
        </w:rPr>
        <w:t xml:space="preserve">desarrollo </w:t>
      </w:r>
      <w:r>
        <w:t>que explique</w:t>
      </w:r>
      <w:r>
        <w:rPr>
          <w:rFonts w:hint="default"/>
          <w:lang w:val="es-EC"/>
        </w:rPr>
        <w:t xml:space="preserve"> paso a paso la creación de un sistema de conversión de unidades (longitud, masa y temperatura), conformado por un conjunto de clientes, de consola, de escritorio, de aplicación web y de aplicación móvil, que se comunican mediante SOAP a un servidor alojado en Payara Server.</w:t>
      </w:r>
    </w:p>
    <w:p w14:paraId="39A583E0">
      <w:pPr>
        <w:pStyle w:val="4"/>
      </w:pPr>
      <w:bookmarkStart w:id="8" w:name="_zwebupxksi1" w:colFirst="0" w:colLast="0"/>
      <w:bookmarkEnd w:id="8"/>
      <w:bookmarkStart w:id="9" w:name="_Toc469"/>
      <w:r>
        <w:t>OBJETIVOS ESPECÍFICOS</w:t>
      </w:r>
      <w:bookmarkEnd w:id="9"/>
      <w:r>
        <w:t xml:space="preserve"> </w:t>
      </w:r>
    </w:p>
    <w:p w14:paraId="1DC10D4E">
      <w:pPr>
        <w:numPr>
          <w:ilvl w:val="0"/>
          <w:numId w:val="1"/>
        </w:numPr>
        <w:spacing w:before="0" w:after="0" w:line="240" w:lineRule="auto"/>
        <w:rPr>
          <w:b/>
          <w:bCs/>
        </w:rPr>
      </w:pPr>
      <w:r>
        <w:t>Describir detalladamente el diseño e implementación del servicio SOAP utilizando la especificación JAX-WS integrada en un servidor Payara, incluyendo la generación automática del contrato WSDL.</w:t>
      </w:r>
    </w:p>
    <w:p w14:paraId="12283684">
      <w:pPr>
        <w:numPr>
          <w:ilvl w:val="0"/>
          <w:numId w:val="1"/>
        </w:numPr>
        <w:spacing w:before="0" w:after="0" w:line="240" w:lineRule="auto"/>
        <w:rPr>
          <w:b/>
          <w:bCs/>
        </w:rPr>
      </w:pPr>
      <w:r>
        <w:t>Proporcionar guías para el desarrollo de aplicaciones cliente en múltiples plataformas (escritorio, consola, web y móvil), detallando el proceso de consumo del servicio y comunicación con el servidor.</w:t>
      </w:r>
    </w:p>
    <w:p w14:paraId="2BC01CE1">
      <w:pPr>
        <w:numPr>
          <w:ilvl w:val="0"/>
          <w:numId w:val="1"/>
        </w:numPr>
        <w:spacing w:before="0" w:after="0" w:line="240" w:lineRule="auto"/>
        <w:rPr>
          <w:b/>
          <w:bCs/>
        </w:rPr>
      </w:pPr>
      <w:r>
        <w:t>Explicar los fundamentos de la arquitectura SOA y las ventajas de utilizar un servidor Payara, destacando su capacidad para gestionar la interoperabilidad, la seguridad y el intercambio de datos estructurados entre sistemas heterogéneos.</w:t>
      </w:r>
    </w:p>
    <w:p w14:paraId="04209CB0">
      <w:pPr>
        <w:spacing w:line="240" w:lineRule="auto"/>
        <w:ind w:left="720"/>
        <w:rPr>
          <w:b/>
          <w:bCs/>
        </w:rPr>
      </w:pPr>
    </w:p>
    <w:p w14:paraId="49516085">
      <w:pPr>
        <w:pStyle w:val="3"/>
        <w:rPr>
          <w:rFonts w:hint="default"/>
          <w:lang w:val="es-EC"/>
        </w:rPr>
      </w:pPr>
      <w:bookmarkStart w:id="10" w:name="_Toc8441"/>
      <w:r>
        <w:rPr>
          <w:rFonts w:hint="default"/>
          <w:lang w:val="es-EC"/>
        </w:rPr>
        <w:t>HERRAMIENTAS DE DESARROLLO</w:t>
      </w:r>
      <w:bookmarkEnd w:id="10"/>
    </w:p>
    <w:p w14:paraId="008A495E">
      <w:pPr>
        <w:rPr>
          <w:rFonts w:hint="default"/>
          <w:lang w:val="es-EC"/>
        </w:rPr>
      </w:pPr>
      <w:r>
        <w:t xml:space="preserve">Para dar inicio al desarrollo de la práctica, primero se deben instalar y configurar las herramientas esenciales. </w:t>
      </w:r>
      <w:r>
        <w:rPr>
          <w:rFonts w:hint="default"/>
          <w:lang w:val="es-EC"/>
        </w:rPr>
        <w:t>Este proyecto fue desarrollado en el sistema operativo Windows 11, y se usaron las siguientes herramientas de software.</w:t>
      </w:r>
    </w:p>
    <w:p w14:paraId="542D542B">
      <w:pPr>
        <w:pStyle w:val="4"/>
        <w:rPr>
          <w:rFonts w:hint="default"/>
          <w:lang w:val="es-EC"/>
        </w:rPr>
      </w:pPr>
      <w:bookmarkStart w:id="11" w:name="_Toc21041"/>
      <w:r>
        <w:rPr>
          <w:rFonts w:hint="default"/>
          <w:lang w:val="es-EC"/>
        </w:rPr>
        <w:t>KIT DE DESARROLLO DE JAVA (JDK) 25</w:t>
      </w:r>
      <w:bookmarkEnd w:id="11"/>
    </w:p>
    <w:p w14:paraId="2C1E687C">
      <w:pPr>
        <w:jc w:val="left"/>
        <w:outlineLvl w:val="9"/>
        <w:rPr>
          <w:rFonts w:hint="default"/>
          <w:lang w:val="es-EC"/>
        </w:rPr>
      </w:pPr>
      <w:r>
        <w:rPr>
          <w:rFonts w:hint="default"/>
          <w:lang w:val="es-EC"/>
        </w:rPr>
        <w:t>Antes de instalar cualquier otra herramienta, al desarrollar proyectos en Java, es necesario contar con el Kit de desarrollo o JDK, que es un paquete de software que contiene todas las utilidades y programas necesarios para compilar y ejecutar código de Java.</w:t>
      </w:r>
    </w:p>
    <w:p w14:paraId="2199801B">
      <w:pPr>
        <w:jc w:val="left"/>
        <w:outlineLvl w:val="9"/>
        <w:rPr>
          <w:rFonts w:hint="default"/>
          <w:lang w:val="es-EC"/>
        </w:rPr>
      </w:pPr>
      <w:r>
        <w:rPr>
          <w:rFonts w:hint="default"/>
          <w:lang w:val="es-EC"/>
        </w:rPr>
        <w:t xml:space="preserve">La versión más reciente al momento, es la versión 25 que se puede descargar desde el enlace: </w:t>
      </w:r>
      <w:r>
        <w:rPr>
          <w:rFonts w:hint="default"/>
          <w:lang w:val="es-EC"/>
        </w:rPr>
        <w:fldChar w:fldCharType="begin"/>
      </w:r>
      <w:r>
        <w:rPr>
          <w:rFonts w:hint="default"/>
          <w:lang w:val="es-EC"/>
        </w:rPr>
        <w:instrText xml:space="preserve"> HYPERLINK "https://www.oracle.com/java/technologies/javase/jdk25-archive-downloads.html" </w:instrText>
      </w:r>
      <w:r>
        <w:rPr>
          <w:rFonts w:hint="default"/>
          <w:lang w:val="es-EC"/>
        </w:rPr>
        <w:fldChar w:fldCharType="separate"/>
      </w:r>
      <w:r>
        <w:rPr>
          <w:rStyle w:val="12"/>
          <w:rFonts w:hint="default"/>
          <w:lang w:val="es-EC"/>
        </w:rPr>
        <w:t>https://www.oracle.com/java/technologies/javase/jdk25-archive-downloads.html</w:t>
      </w:r>
      <w:r>
        <w:rPr>
          <w:rFonts w:hint="default"/>
          <w:lang w:val="es-EC"/>
        </w:rPr>
        <w:fldChar w:fldCharType="end"/>
      </w:r>
      <w:r>
        <w:rPr>
          <w:rFonts w:hint="default"/>
          <w:lang w:val="es-EC"/>
        </w:rPr>
        <w:t>. Se recomienda usar la versión más reciente para tener acceso a las últimas versiones de herramientas y librerías.</w:t>
      </w:r>
    </w:p>
    <w:p w14:paraId="6EB0F88E">
      <w:pPr>
        <w:jc w:val="left"/>
        <w:outlineLvl w:val="9"/>
        <w:rPr>
          <w:rFonts w:hint="default"/>
          <w:lang w:val="es-EC"/>
        </w:rPr>
      </w:pPr>
      <w:r>
        <w:rPr>
          <w:rFonts w:hint="default"/>
          <w:lang w:val="es-EC"/>
        </w:rPr>
        <w:t xml:space="preserve">Para Windows, la instalación se realiza mediante un instalador (.exe), y tras terminar la instalación, se verifica que el JDK se instaló correctamente, abriendo una terminal y ejecutando el siguiente comando: </w:t>
      </w:r>
    </w:p>
    <w:tbl>
      <w:tblPr>
        <w:tblStyle w:val="2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423B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A2E0FE0">
            <w:pPr>
              <w:spacing w:after="0" w:line="240" w:lineRule="auto"/>
              <w:jc w:val="center"/>
              <w:rPr>
                <w:rFonts w:ascii="Courier New" w:hAnsi="Courier New" w:eastAsia="Courier New" w:cs="Courier New"/>
              </w:rPr>
            </w:pPr>
            <w:r>
              <w:rPr>
                <w:rFonts w:ascii="Courier New" w:hAnsi="Courier New" w:eastAsia="Courier New" w:cs="Courier New"/>
                <w:color w:val="000000"/>
              </w:rPr>
              <w:t>Java --version</w:t>
            </w:r>
          </w:p>
        </w:tc>
      </w:tr>
    </w:tbl>
    <w:p w14:paraId="0A8769E7">
      <w:pPr>
        <w:keepNext/>
        <w:spacing w:after="0"/>
        <w:jc w:val="center"/>
      </w:pPr>
      <w:r>
        <w:drawing>
          <wp:inline distT="0" distB="0" distL="114300" distR="114300">
            <wp:extent cx="4914900" cy="615950"/>
            <wp:effectExtent l="0" t="0" r="0" b="635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13"/>
                    <a:stretch>
                      <a:fillRect/>
                    </a:stretch>
                  </pic:blipFill>
                  <pic:spPr>
                    <a:xfrm>
                      <a:off x="0" y="0"/>
                      <a:ext cx="4914900" cy="615950"/>
                    </a:xfrm>
                    <a:prstGeom prst="rect">
                      <a:avLst/>
                    </a:prstGeom>
                    <a:noFill/>
                    <a:ln>
                      <a:noFill/>
                    </a:ln>
                  </pic:spPr>
                </pic:pic>
              </a:graphicData>
            </a:graphic>
          </wp:inline>
        </w:drawing>
      </w:r>
    </w:p>
    <w:p w14:paraId="07F6853C">
      <w:pPr>
        <w:pStyle w:val="5"/>
      </w:pPr>
      <w:bookmarkStart w:id="12" w:name="_vvt7f7ticcxw" w:colFirst="0" w:colLast="0"/>
      <w:bookmarkEnd w:id="12"/>
      <w:bookmarkStart w:id="13" w:name="_Toc22224"/>
      <w:r>
        <w:t xml:space="preserve">Figura 3. Versión de Java JDK </w:t>
      </w:r>
      <w:r>
        <w:rPr>
          <w:rFonts w:hint="default"/>
          <w:lang w:val="es-EC"/>
        </w:rPr>
        <w:t>25</w:t>
      </w:r>
      <w:r>
        <w:t xml:space="preserve"> en el símbolo del sistema</w:t>
      </w:r>
      <w:bookmarkEnd w:id="13"/>
    </w:p>
    <w:p w14:paraId="661BDEB9">
      <w:pPr>
        <w:pStyle w:val="4"/>
        <w:rPr>
          <w:rFonts w:hint="default"/>
          <w:lang w:val="es-EC"/>
        </w:rPr>
      </w:pPr>
      <w:bookmarkStart w:id="14" w:name="_Toc29585"/>
      <w:r>
        <w:rPr>
          <w:rFonts w:hint="default"/>
          <w:lang w:val="es-EC"/>
        </w:rPr>
        <w:t>ENTORNO DE DESARROLLO INTEGRADO(IDE) - NETBEANS 31</w:t>
      </w:r>
      <w:bookmarkEnd w:id="14"/>
    </w:p>
    <w:p w14:paraId="0ADFD900">
      <w:pPr>
        <w:rPr>
          <w:rFonts w:hint="default"/>
          <w:lang w:val="es-EC"/>
        </w:rPr>
      </w:pPr>
      <w:r>
        <w:rPr>
          <w:rFonts w:hint="default"/>
          <w:lang w:val="es-EC"/>
        </w:rPr>
        <w:t xml:space="preserve">Un entorno de desarrollo integrado (IDE), es una herramienta de software que permite desarrollar programas y aplicaciones de software. Cuenta con funciones para programar, depurar y desplegar aplicaciones, junto con funciones adicionales que varían dependiendo del IDE. </w:t>
      </w:r>
    </w:p>
    <w:p w14:paraId="4FFC7A4D">
      <w:pPr>
        <w:rPr>
          <w:rFonts w:hint="default"/>
          <w:lang w:val="es-EC"/>
        </w:rPr>
      </w:pPr>
      <w:r>
        <w:rPr>
          <w:rFonts w:hint="default"/>
          <w:lang w:val="es-EC"/>
        </w:rPr>
        <w:t>Apache NetBeans es un IDE comúnmente usado para desarrollar aplicaciones en Java, debido a las herramientas que tiene para trabajar con este entorno en particular, como la opción de usar extensiones y plugins que permiten cargar librerías y dependencias en el IDE en lugar de tener que instalarlas manualmente en el ordenador.</w:t>
      </w:r>
    </w:p>
    <w:p w14:paraId="1761F8C2">
      <w:pPr>
        <w:rPr>
          <w:rFonts w:hint="default"/>
          <w:lang w:val="es-EC"/>
        </w:rPr>
      </w:pPr>
      <w:r>
        <w:t xml:space="preserve">Para la instalación de la herramienta se accede a la página oficial de descarga de Apache </w:t>
      </w:r>
      <w:r>
        <w:fldChar w:fldCharType="begin"/>
      </w:r>
      <w:r>
        <w:instrText xml:space="preserve"> HYPERLINK "https://netbeans.apache.org/front/main/download/" \h </w:instrText>
      </w:r>
      <w:r>
        <w:fldChar w:fldCharType="separate"/>
      </w:r>
      <w:r>
        <w:rPr>
          <w:color w:val="0000FF"/>
          <w:u w:val="single"/>
        </w:rPr>
        <w:t>https://netbeans.apache.org/front/main/download/</w:t>
      </w:r>
      <w:r>
        <w:rPr>
          <w:color w:val="0000FF"/>
          <w:u w:val="single"/>
        </w:rPr>
        <w:fldChar w:fldCharType="end"/>
      </w:r>
      <w:r>
        <w:t xml:space="preserve"> </w:t>
      </w:r>
      <w:r>
        <w:rPr>
          <w:rFonts w:hint="default"/>
          <w:lang w:val="es-EC"/>
        </w:rPr>
        <w:t>,la versión más reciente al momento es “Apache NetBeans 31”.</w:t>
      </w:r>
    </w:p>
    <w:p w14:paraId="2CC8D475">
      <w:pPr>
        <w:jc w:val="center"/>
      </w:pPr>
      <w:bookmarkStart w:id="15" w:name="_v5k6izdr7goo" w:colFirst="0" w:colLast="0"/>
      <w:bookmarkEnd w:id="15"/>
      <w:r>
        <w:drawing>
          <wp:inline distT="0" distB="0" distL="114300" distR="114300">
            <wp:extent cx="4096385" cy="1926590"/>
            <wp:effectExtent l="0" t="0" r="5715" b="381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pic:cNvPicPr>
                      <a:picLocks noChangeAspect="1"/>
                    </pic:cNvPicPr>
                  </pic:nvPicPr>
                  <pic:blipFill>
                    <a:blip r:embed="rId14"/>
                    <a:stretch>
                      <a:fillRect/>
                    </a:stretch>
                  </pic:blipFill>
                  <pic:spPr>
                    <a:xfrm>
                      <a:off x="0" y="0"/>
                      <a:ext cx="4096385" cy="1926590"/>
                    </a:xfrm>
                    <a:prstGeom prst="rect">
                      <a:avLst/>
                    </a:prstGeom>
                    <a:noFill/>
                    <a:ln>
                      <a:noFill/>
                    </a:ln>
                  </pic:spPr>
                </pic:pic>
              </a:graphicData>
            </a:graphic>
          </wp:inline>
        </w:drawing>
      </w:r>
    </w:p>
    <w:p w14:paraId="68C17BB8">
      <w:pPr>
        <w:jc w:val="center"/>
      </w:pPr>
      <w:r>
        <w:t>Figura 4. Página oficial de descarga de Apache NetBeans</w:t>
      </w:r>
    </w:p>
    <w:p w14:paraId="63CD7059">
      <w:pPr>
        <w:keepNext/>
        <w:jc w:val="left"/>
        <w:rPr>
          <w:rFonts w:hint="default"/>
          <w:lang w:val="es-EC"/>
        </w:rPr>
      </w:pPr>
      <w:r>
        <w:rPr>
          <w:rFonts w:hint="default"/>
          <w:lang w:val="es-EC"/>
        </w:rPr>
        <w:t>Al igual que con el JDK se emplea un instalador (.exe). Al terminar la instalación, se puede buscar el programa en la barra de windows y abrirlo para verificar que la instalación se realizó correctamente.</w:t>
      </w:r>
    </w:p>
    <w:p w14:paraId="5B5BEDA9">
      <w:pPr>
        <w:keepNext/>
        <w:spacing w:after="0"/>
        <w:jc w:val="center"/>
      </w:pPr>
      <w:r>
        <w:drawing>
          <wp:inline distT="0" distB="0" distL="114300" distR="114300">
            <wp:extent cx="4010025" cy="2506345"/>
            <wp:effectExtent l="0" t="0" r="3175" b="8255"/>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
                    <pic:cNvPicPr>
                      <a:picLocks noChangeAspect="1"/>
                    </pic:cNvPicPr>
                  </pic:nvPicPr>
                  <pic:blipFill>
                    <a:blip r:embed="rId15"/>
                    <a:stretch>
                      <a:fillRect/>
                    </a:stretch>
                  </pic:blipFill>
                  <pic:spPr>
                    <a:xfrm>
                      <a:off x="0" y="0"/>
                      <a:ext cx="4010025" cy="2506345"/>
                    </a:xfrm>
                    <a:prstGeom prst="rect">
                      <a:avLst/>
                    </a:prstGeom>
                    <a:noFill/>
                    <a:ln>
                      <a:noFill/>
                    </a:ln>
                  </pic:spPr>
                </pic:pic>
              </a:graphicData>
            </a:graphic>
          </wp:inline>
        </w:drawing>
      </w:r>
    </w:p>
    <w:p w14:paraId="70B94961">
      <w:pPr>
        <w:pStyle w:val="5"/>
        <w:rPr>
          <w:rFonts w:hint="default"/>
          <w:lang w:val="es-EC"/>
        </w:rPr>
      </w:pPr>
      <w:bookmarkStart w:id="16" w:name="_t3bvtvefcr1t" w:colFirst="0" w:colLast="0"/>
      <w:bookmarkEnd w:id="16"/>
      <w:bookmarkStart w:id="17" w:name="_Toc804"/>
      <w:r>
        <w:t xml:space="preserve">Figura 7. Aplicación Apache NetBeans </w:t>
      </w:r>
      <w:r>
        <w:rPr>
          <w:rFonts w:hint="default"/>
          <w:lang w:val="es-EC"/>
        </w:rPr>
        <w:t>31</w:t>
      </w:r>
      <w:bookmarkEnd w:id="17"/>
    </w:p>
    <w:p w14:paraId="0F40F80A">
      <w:pPr>
        <w:pStyle w:val="4"/>
      </w:pPr>
      <w:bookmarkStart w:id="18" w:name="_Toc12757"/>
      <w:r>
        <w:t>I</w:t>
      </w:r>
      <w:r>
        <w:rPr>
          <w:rFonts w:hint="default"/>
          <w:lang w:val="es-EC"/>
        </w:rPr>
        <w:t>DE PARA APLICACIONES MÓVILES - ANDROID STUDIO</w:t>
      </w:r>
      <w:bookmarkEnd w:id="18"/>
      <w:r>
        <w:tab/>
      </w:r>
    </w:p>
    <w:p w14:paraId="3A68F486">
      <w:pPr>
        <w:rPr>
          <w:rFonts w:hint="default"/>
          <w:lang w:val="es-EC"/>
        </w:rPr>
      </w:pPr>
      <w:r>
        <w:rPr>
          <w:rFonts w:hint="default"/>
          <w:lang w:val="es-EC"/>
        </w:rPr>
        <w:t>Además de NetBeans, se necesita del IDE Android Studio para desarrollar el cliente móvil. Este IDE es la opción oficial para desarrollar todo tipo de aplicaciones móviles para Android, ya que cuenta con herramientas de simulación y conexión a dispositivos móviles para probar las aplicaciones.</w:t>
      </w:r>
    </w:p>
    <w:p w14:paraId="4A785D64">
      <w:r>
        <w:rPr>
          <w:rFonts w:hint="default"/>
          <w:lang w:val="es-EC"/>
        </w:rPr>
        <w:t>P</w:t>
      </w:r>
      <w:r>
        <w:t xml:space="preserve">ara la instalación de la herramienta se accede a la página oficial de descarga de Android Studio </w:t>
      </w:r>
      <w:r>
        <w:fldChar w:fldCharType="begin"/>
      </w:r>
      <w:r>
        <w:instrText xml:space="preserve"> HYPERLINK "https://developer.android.com/studio" \h </w:instrText>
      </w:r>
      <w:r>
        <w:fldChar w:fldCharType="separate"/>
      </w:r>
      <w:r>
        <w:rPr>
          <w:color w:val="0000FF"/>
          <w:u w:val="single"/>
        </w:rPr>
        <w:t>https://developer.android.com/studio</w:t>
      </w:r>
      <w:r>
        <w:rPr>
          <w:color w:val="0000FF"/>
          <w:u w:val="single"/>
        </w:rPr>
        <w:fldChar w:fldCharType="end"/>
      </w:r>
      <w:r>
        <w:t xml:space="preserve"> se selecciona la opción de descarga, se aceptan términos y condiciones e iniciará la descarga.</w:t>
      </w:r>
    </w:p>
    <w:p w14:paraId="06A3A34B">
      <w:pPr>
        <w:keepNext/>
        <w:jc w:val="center"/>
      </w:pPr>
      <w:r>
        <w:drawing>
          <wp:inline distT="0" distB="0" distL="114300" distR="114300">
            <wp:extent cx="5062855" cy="2078355"/>
            <wp:effectExtent l="0" t="0" r="4445" b="4445"/>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pic:cNvPicPr>
                      <a:picLocks noChangeAspect="1"/>
                    </pic:cNvPicPr>
                  </pic:nvPicPr>
                  <pic:blipFill>
                    <a:blip r:embed="rId16"/>
                    <a:stretch>
                      <a:fillRect/>
                    </a:stretch>
                  </pic:blipFill>
                  <pic:spPr>
                    <a:xfrm>
                      <a:off x="0" y="0"/>
                      <a:ext cx="5062855" cy="2078355"/>
                    </a:xfrm>
                    <a:prstGeom prst="rect">
                      <a:avLst/>
                    </a:prstGeom>
                    <a:noFill/>
                    <a:ln>
                      <a:noFill/>
                    </a:ln>
                  </pic:spPr>
                </pic:pic>
              </a:graphicData>
            </a:graphic>
          </wp:inline>
        </w:drawing>
      </w:r>
    </w:p>
    <w:p w14:paraId="4EBC1F2E">
      <w:pPr>
        <w:pStyle w:val="5"/>
      </w:pPr>
      <w:bookmarkStart w:id="19" w:name="_opydoqsl83w7" w:colFirst="0" w:colLast="0"/>
      <w:bookmarkEnd w:id="19"/>
      <w:bookmarkStart w:id="20" w:name="_Toc8370"/>
      <w:r>
        <w:t>Figura 8. Página oficial de descarga de Android Studio</w:t>
      </w:r>
      <w:bookmarkEnd w:id="20"/>
    </w:p>
    <w:p w14:paraId="220504A0">
      <w:r>
        <w:t>Al finalizar la descarga se obtendrá el instalador ejecutable.</w:t>
      </w:r>
    </w:p>
    <w:p w14:paraId="358F2A98">
      <w:pPr>
        <w:keepNext/>
        <w:spacing w:after="0"/>
        <w:jc w:val="center"/>
      </w:pPr>
      <w:r>
        <w:drawing>
          <wp:inline distT="0" distB="0" distL="114300" distR="114300">
            <wp:extent cx="896620" cy="1209040"/>
            <wp:effectExtent l="0" t="0" r="5080" b="1016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
                    <pic:cNvPicPr>
                      <a:picLocks noChangeAspect="1"/>
                    </pic:cNvPicPr>
                  </pic:nvPicPr>
                  <pic:blipFill>
                    <a:blip r:embed="rId17"/>
                    <a:stretch>
                      <a:fillRect/>
                    </a:stretch>
                  </pic:blipFill>
                  <pic:spPr>
                    <a:xfrm>
                      <a:off x="0" y="0"/>
                      <a:ext cx="896620" cy="1209040"/>
                    </a:xfrm>
                    <a:prstGeom prst="rect">
                      <a:avLst/>
                    </a:prstGeom>
                    <a:noFill/>
                    <a:ln>
                      <a:noFill/>
                    </a:ln>
                  </pic:spPr>
                </pic:pic>
              </a:graphicData>
            </a:graphic>
          </wp:inline>
        </w:drawing>
      </w:r>
    </w:p>
    <w:p w14:paraId="5061D319">
      <w:pPr>
        <w:pStyle w:val="5"/>
      </w:pPr>
      <w:bookmarkStart w:id="21" w:name="_dk120fwfedy8" w:colFirst="0" w:colLast="0"/>
      <w:bookmarkEnd w:id="21"/>
      <w:bookmarkStart w:id="22" w:name="_Toc27072"/>
      <w:r>
        <w:t>Figura 9. Ejecutable Android Studio</w:t>
      </w:r>
      <w:bookmarkEnd w:id="22"/>
    </w:p>
    <w:p w14:paraId="53EC43AB">
      <w:r>
        <w:t>Al ejecutar el instalador se mostrará la siguiente pantalla:</w:t>
      </w:r>
    </w:p>
    <w:p w14:paraId="29ECCBF1">
      <w:pPr>
        <w:keepNext/>
        <w:spacing w:after="0"/>
        <w:jc w:val="center"/>
      </w:pPr>
      <w:r>
        <w:drawing>
          <wp:inline distT="0" distB="0" distL="0" distR="0">
            <wp:extent cx="2599055" cy="2135505"/>
            <wp:effectExtent l="38100" t="38100" r="38100" b="38100"/>
            <wp:docPr id="49" name="image43.png"/>
            <wp:cNvGraphicFramePr/>
            <a:graphic xmlns:a="http://schemas.openxmlformats.org/drawingml/2006/main">
              <a:graphicData uri="http://schemas.openxmlformats.org/drawingml/2006/picture">
                <pic:pic xmlns:pic="http://schemas.openxmlformats.org/drawingml/2006/picture">
                  <pic:nvPicPr>
                    <pic:cNvPr id="49" name="image43.png"/>
                    <pic:cNvPicPr preferRelativeResize="0"/>
                  </pic:nvPicPr>
                  <pic:blipFill>
                    <a:blip r:embed="rId18"/>
                    <a:srcRect/>
                    <a:stretch>
                      <a:fillRect/>
                    </a:stretch>
                  </pic:blipFill>
                  <pic:spPr>
                    <a:xfrm>
                      <a:off x="0" y="0"/>
                      <a:ext cx="2599180" cy="2135522"/>
                    </a:xfrm>
                    <a:prstGeom prst="rect">
                      <a:avLst/>
                    </a:prstGeom>
                    <a:ln w="38100">
                      <a:solidFill>
                        <a:srgbClr val="000000"/>
                      </a:solidFill>
                      <a:prstDash val="solid"/>
                    </a:ln>
                  </pic:spPr>
                </pic:pic>
              </a:graphicData>
            </a:graphic>
          </wp:inline>
        </w:drawing>
      </w:r>
    </w:p>
    <w:p w14:paraId="7C58A7B3">
      <w:pPr>
        <w:pStyle w:val="5"/>
      </w:pPr>
      <w:bookmarkStart w:id="23" w:name="_fh618m6eevmf" w:colFirst="0" w:colLast="0"/>
      <w:bookmarkEnd w:id="23"/>
      <w:bookmarkStart w:id="24" w:name="_Toc31323"/>
      <w:r>
        <w:t>Figura 10. Pantalla inicial de instalación de Android Studio</w:t>
      </w:r>
      <w:bookmarkEnd w:id="24"/>
    </w:p>
    <w:p w14:paraId="70268558">
      <w:r>
        <w:t>Durante la instalación se selecciona los componentes a instalar, ubicación y carpeta de inicio. Al finalizar la instalación se iniciará la configuración en donde se selecciona el Setup Standard se aceptan términos y condiciones y se inicia la descarga de componentes.</w:t>
      </w:r>
    </w:p>
    <w:p w14:paraId="10D682F9">
      <w:pPr>
        <w:keepNext/>
        <w:spacing w:after="0"/>
        <w:jc w:val="center"/>
      </w:pPr>
      <w:r>
        <w:drawing>
          <wp:inline distT="0" distB="0" distL="0" distR="0">
            <wp:extent cx="2801620" cy="2287905"/>
            <wp:effectExtent l="38100" t="38100" r="38100" b="38100"/>
            <wp:docPr id="50" name="image45.png" descr="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 name="image45.png" descr="Captura de pantalla de un celular&#10;&#10;El contenido generado por IA puede ser incorrecto."/>
                    <pic:cNvPicPr preferRelativeResize="0"/>
                  </pic:nvPicPr>
                  <pic:blipFill>
                    <a:blip r:embed="rId19"/>
                    <a:srcRect/>
                    <a:stretch>
                      <a:fillRect/>
                    </a:stretch>
                  </pic:blipFill>
                  <pic:spPr>
                    <a:xfrm>
                      <a:off x="0" y="0"/>
                      <a:ext cx="2802145" cy="2288441"/>
                    </a:xfrm>
                    <a:prstGeom prst="rect">
                      <a:avLst/>
                    </a:prstGeom>
                    <a:ln w="38100">
                      <a:solidFill>
                        <a:srgbClr val="000000"/>
                      </a:solidFill>
                      <a:prstDash val="solid"/>
                    </a:ln>
                  </pic:spPr>
                </pic:pic>
              </a:graphicData>
            </a:graphic>
          </wp:inline>
        </w:drawing>
      </w:r>
    </w:p>
    <w:p w14:paraId="106B43A1">
      <w:pPr>
        <w:pStyle w:val="5"/>
      </w:pPr>
      <w:bookmarkStart w:id="25" w:name="_bfwr4qpmwcm0" w:colFirst="0" w:colLast="0"/>
      <w:bookmarkEnd w:id="25"/>
      <w:bookmarkStart w:id="26" w:name="_Toc16169"/>
      <w:r>
        <w:t>Figura 11. Aplicación Android Studio</w:t>
      </w:r>
      <w:bookmarkEnd w:id="26"/>
    </w:p>
    <w:p w14:paraId="4431D58D"/>
    <w:p w14:paraId="2AA091CC">
      <w:pPr>
        <w:pStyle w:val="2"/>
      </w:pPr>
    </w:p>
    <w:p w14:paraId="30A68E36">
      <w:pPr>
        <w:pStyle w:val="3"/>
      </w:pPr>
      <w:bookmarkStart w:id="27" w:name="_Toc7952"/>
      <w:r>
        <w:t>ESTRUCTURA DE PROYECTO</w:t>
      </w:r>
      <w:bookmarkEnd w:id="27"/>
    </w:p>
    <w:p w14:paraId="00AA728E">
      <w:r>
        <w:t xml:space="preserve">Para la elaboración del proyecto, en primer lugar, es necesario crear una carpeta en la cual se alojarán los archivos necesarios para su funcionamiento. </w:t>
      </w:r>
    </w:p>
    <w:p w14:paraId="25F96942">
      <w:pPr>
        <w:keepNext/>
        <w:spacing w:before="0" w:after="0"/>
        <w:jc w:val="center"/>
      </w:pPr>
      <w:r>
        <w:drawing>
          <wp:inline distT="0" distB="0" distL="114300" distR="114300">
            <wp:extent cx="4926965" cy="1009015"/>
            <wp:effectExtent l="0" t="0" r="635" b="6985"/>
            <wp:docPr id="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
                    <pic:cNvPicPr>
                      <a:picLocks noChangeAspect="1"/>
                    </pic:cNvPicPr>
                  </pic:nvPicPr>
                  <pic:blipFill>
                    <a:blip r:embed="rId20"/>
                    <a:stretch>
                      <a:fillRect/>
                    </a:stretch>
                  </pic:blipFill>
                  <pic:spPr>
                    <a:xfrm>
                      <a:off x="0" y="0"/>
                      <a:ext cx="4926965" cy="1009015"/>
                    </a:xfrm>
                    <a:prstGeom prst="rect">
                      <a:avLst/>
                    </a:prstGeom>
                    <a:noFill/>
                    <a:ln>
                      <a:noFill/>
                    </a:ln>
                  </pic:spPr>
                </pic:pic>
              </a:graphicData>
            </a:graphic>
          </wp:inline>
        </w:drawing>
      </w:r>
    </w:p>
    <w:p w14:paraId="6C47E13E">
      <w:pPr>
        <w:pStyle w:val="5"/>
        <w:spacing w:before="0"/>
        <w:ind w:left="2124" w:firstLine="707"/>
        <w:jc w:val="left"/>
      </w:pPr>
      <w:bookmarkStart w:id="28" w:name="_2bjgtq3bhp8r" w:colFirst="0" w:colLast="0"/>
      <w:bookmarkEnd w:id="28"/>
      <w:bookmarkStart w:id="29" w:name="_Toc32209"/>
      <w:r>
        <w:t>Figura 1. Creación de la carpeta raíz</w:t>
      </w:r>
      <w:bookmarkEnd w:id="29"/>
    </w:p>
    <w:p w14:paraId="1C98EBD1">
      <w:r>
        <w:t>Dentro de la carpeta principal del proyecto, se debe ubicar la siguiente subestructura.</w:t>
      </w:r>
    </w:p>
    <w:p w14:paraId="319B7C88">
      <w:pPr>
        <w:keepNext/>
        <w:spacing w:before="0" w:after="0"/>
        <w:jc w:val="center"/>
      </w:pPr>
      <w:r>
        <w:drawing>
          <wp:inline distT="0" distB="0" distL="114300" distR="114300">
            <wp:extent cx="4789170" cy="2038985"/>
            <wp:effectExtent l="0" t="0" r="11430" b="5715"/>
            <wp:docPr id="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
                    <pic:cNvPicPr>
                      <a:picLocks noChangeAspect="1"/>
                    </pic:cNvPicPr>
                  </pic:nvPicPr>
                  <pic:blipFill>
                    <a:blip r:embed="rId21"/>
                    <a:stretch>
                      <a:fillRect/>
                    </a:stretch>
                  </pic:blipFill>
                  <pic:spPr>
                    <a:xfrm>
                      <a:off x="0" y="0"/>
                      <a:ext cx="4789170" cy="2038985"/>
                    </a:xfrm>
                    <a:prstGeom prst="rect">
                      <a:avLst/>
                    </a:prstGeom>
                    <a:noFill/>
                    <a:ln>
                      <a:noFill/>
                    </a:ln>
                  </pic:spPr>
                </pic:pic>
              </a:graphicData>
            </a:graphic>
          </wp:inline>
        </w:drawing>
      </w:r>
    </w:p>
    <w:p w14:paraId="35052B73">
      <w:pPr>
        <w:pStyle w:val="5"/>
        <w:spacing w:before="0"/>
      </w:pPr>
      <w:bookmarkStart w:id="30" w:name="_b4p4hynsid89" w:colFirst="0" w:colLast="0"/>
      <w:bookmarkEnd w:id="30"/>
      <w:bookmarkStart w:id="31" w:name="_Toc2528"/>
      <w:r>
        <w:t>Figura 2. Estructura inicial del proyecto</w:t>
      </w:r>
      <w:bookmarkEnd w:id="31"/>
    </w:p>
    <w:p w14:paraId="22609D8A">
      <w:r>
        <w:t>Todo esto con la finalidad de llevar buenas prácticas y mantener organizado el proyecto.</w:t>
      </w:r>
    </w:p>
    <w:p w14:paraId="1C5CE672">
      <w:pPr>
        <w:pStyle w:val="2"/>
      </w:pPr>
    </w:p>
    <w:p w14:paraId="5774A338">
      <w:pPr>
        <w:pStyle w:val="2"/>
      </w:pPr>
    </w:p>
    <w:p w14:paraId="7E0E41AA">
      <w:pPr>
        <w:pStyle w:val="2"/>
      </w:pPr>
      <w:bookmarkStart w:id="32" w:name="_Toc16817"/>
      <w:r>
        <w:t>APLICACIONES SERVIDOR</w:t>
      </w:r>
      <w:bookmarkEnd w:id="32"/>
    </w:p>
    <w:p w14:paraId="49069E3C">
      <w:pPr>
        <w:pStyle w:val="3"/>
        <w:rPr>
          <w:rFonts w:hint="default"/>
          <w:lang w:val="es-EC"/>
        </w:rPr>
      </w:pPr>
      <w:bookmarkStart w:id="33" w:name="_Toc18289"/>
      <w:r>
        <w:t xml:space="preserve">CREACIÓN DEL </w:t>
      </w:r>
      <w:r>
        <w:rPr>
          <w:rFonts w:hint="default"/>
          <w:lang w:val="es-EC"/>
        </w:rPr>
        <w:t>SERVIDOR PAYARA</w:t>
      </w:r>
      <w:bookmarkEnd w:id="33"/>
    </w:p>
    <w:p w14:paraId="0CC7512E">
      <w:pPr>
        <w:rPr>
          <w:rFonts w:hint="default"/>
          <w:lang w:val="es-EC"/>
        </w:rPr>
      </w:pPr>
      <w:r>
        <w:rPr>
          <w:rFonts w:hint="default"/>
          <w:lang w:val="es-EC"/>
        </w:rPr>
        <w:t>Antes de escribir el código del servidor, se necesita de un espacio que pueda alojar ese servidor. En el caso de este proyecto se usa Payara Server.</w:t>
      </w:r>
    </w:p>
    <w:p w14:paraId="6F06D02B">
      <w:pPr>
        <w:rPr>
          <w:rFonts w:hint="default"/>
          <w:lang w:val="es-EC"/>
        </w:rPr>
      </w:pPr>
      <w:r>
        <w:rPr>
          <w:rFonts w:hint="default"/>
          <w:lang w:val="es-EC"/>
        </w:rPr>
        <w:t>Para crear o conectarse a un servidor Payara existente, se abre NetBeans, se da click en la pestaña “Tools” o “Herramientas”, y se escoge la opción “Servers” o “Servidores”. A continuación se abre una pantalla con las posibles opciones de servidores a los cuales conectarse.</w:t>
      </w:r>
    </w:p>
    <w:p w14:paraId="015EDF8D">
      <w:pPr>
        <w:jc w:val="center"/>
        <w:rPr>
          <w:ins w:id="1" w:author="marpa" w:date="2026-10-25T13:16:49Z"/>
        </w:rPr>
        <w:pPrChange w:id="0" w:author="marpa" w:date="2026-10-25T13:15:50Z">
          <w:pPr/>
        </w:pPrChange>
      </w:pPr>
      <w:ins w:id="2" w:author="marpa" w:date="2026-10-25T13:17:14Z">
        <w:r>
          <w:rPr/>
          <w:drawing>
            <wp:inline distT="0" distB="0" distL="114300" distR="114300">
              <wp:extent cx="2921635" cy="1967865"/>
              <wp:effectExtent l="0" t="0" r="12065" b="635"/>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pic:cNvPicPr>
                        <a:picLocks noChangeAspect="1"/>
                      </pic:cNvPicPr>
                    </pic:nvPicPr>
                    <pic:blipFill>
                      <a:blip r:embed="rId22"/>
                      <a:stretch>
                        <a:fillRect/>
                      </a:stretch>
                    </pic:blipFill>
                    <pic:spPr>
                      <a:xfrm>
                        <a:off x="0" y="0"/>
                        <a:ext cx="2921635" cy="1967865"/>
                      </a:xfrm>
                      <a:prstGeom prst="rect">
                        <a:avLst/>
                      </a:prstGeom>
                    </pic:spPr>
                  </pic:pic>
                </a:graphicData>
              </a:graphic>
            </wp:inline>
          </w:drawing>
        </w:r>
      </w:ins>
    </w:p>
    <w:p w14:paraId="446B6EAA">
      <w:pPr>
        <w:pStyle w:val="5"/>
        <w:rPr>
          <w:ins w:id="5" w:author="marpa" w:date="2026-10-25T13:17:13Z"/>
          <w:rFonts w:hint="default"/>
          <w:lang w:val="es-EC"/>
        </w:rPr>
        <w:pPrChange w:id="4" w:author="marpa" w:date="2026-10-25T13:16:59Z">
          <w:pPr/>
        </w:pPrChange>
      </w:pPr>
      <w:ins w:id="6" w:author="marpa" w:date="2026-10-25T13:16:55Z">
        <w:r>
          <w:rPr/>
          <w:t xml:space="preserve">Figura 12. </w:t>
        </w:r>
      </w:ins>
      <w:ins w:id="7" w:author="marpa" w:date="2026-10-25T13:17:07Z">
        <w:r>
          <w:rPr>
            <w:rFonts w:hint="default"/>
            <w:lang w:val="es-EC"/>
          </w:rPr>
          <w:t>Venta</w:t>
        </w:r>
      </w:ins>
      <w:ins w:id="8" w:author="marpa" w:date="2026-10-25T13:17:08Z">
        <w:r>
          <w:rPr>
            <w:rFonts w:hint="default"/>
            <w:lang w:val="es-EC"/>
          </w:rPr>
          <w:t xml:space="preserve">na de </w:t>
        </w:r>
      </w:ins>
      <w:ins w:id="9" w:author="marpa" w:date="2026-10-25T13:17:09Z">
        <w:r>
          <w:rPr>
            <w:rFonts w:hint="default"/>
            <w:lang w:val="es-EC"/>
          </w:rPr>
          <w:t>se</w:t>
        </w:r>
      </w:ins>
      <w:ins w:id="10" w:author="marpa" w:date="2026-10-25T13:17:10Z">
        <w:r>
          <w:rPr>
            <w:rFonts w:hint="default"/>
            <w:lang w:val="es-EC"/>
          </w:rPr>
          <w:t>lecci</w:t>
        </w:r>
      </w:ins>
      <w:ins w:id="11" w:author="marpa" w:date="2026-10-25T13:17:11Z">
        <w:r>
          <w:rPr>
            <w:rFonts w:hint="default"/>
            <w:lang w:val="es-EC"/>
          </w:rPr>
          <w:t>ón del s</w:t>
        </w:r>
      </w:ins>
      <w:ins w:id="12" w:author="marpa" w:date="2026-10-25T13:17:12Z">
        <w:r>
          <w:rPr>
            <w:rFonts w:hint="default"/>
            <w:lang w:val="es-EC"/>
          </w:rPr>
          <w:t>ervidor</w:t>
        </w:r>
      </w:ins>
    </w:p>
    <w:p w14:paraId="7EA6AC72">
      <w:pPr>
        <w:rPr>
          <w:ins w:id="14" w:author="marpa" w:date="2026-10-25T13:20:31Z"/>
          <w:rFonts w:hint="default"/>
          <w:lang w:val="es-EC"/>
        </w:rPr>
        <w:pPrChange w:id="13" w:author="marpa" w:date="2026-10-25T13:16:59Z">
          <w:pPr/>
        </w:pPrChange>
      </w:pPr>
      <w:ins w:id="15" w:author="marpa" w:date="2026-10-25T13:17:19Z">
        <w:r>
          <w:rPr>
            <w:rFonts w:hint="default"/>
            <w:lang w:val="es-EC"/>
          </w:rPr>
          <w:t>Se es</w:t>
        </w:r>
      </w:ins>
      <w:ins w:id="16" w:author="marpa" w:date="2026-10-25T13:17:20Z">
        <w:r>
          <w:rPr>
            <w:rFonts w:hint="default"/>
            <w:lang w:val="es-EC"/>
          </w:rPr>
          <w:t xml:space="preserve">coge </w:t>
        </w:r>
      </w:ins>
      <w:ins w:id="17" w:author="marpa" w:date="2026-10-25T13:17:21Z">
        <w:r>
          <w:rPr>
            <w:rFonts w:hint="default"/>
            <w:lang w:val="es-EC"/>
          </w:rPr>
          <w:t>la opció</w:t>
        </w:r>
      </w:ins>
      <w:ins w:id="18" w:author="marpa" w:date="2026-10-25T13:17:22Z">
        <w:r>
          <w:rPr>
            <w:rFonts w:hint="default"/>
            <w:lang w:val="es-EC"/>
          </w:rPr>
          <w:t xml:space="preserve">n </w:t>
        </w:r>
      </w:ins>
      <w:ins w:id="19" w:author="marpa" w:date="2026-10-25T13:17:26Z">
        <w:r>
          <w:rPr>
            <w:rFonts w:hint="default"/>
            <w:lang w:val="es-EC"/>
          </w:rPr>
          <w:t>“</w:t>
        </w:r>
      </w:ins>
      <w:ins w:id="20" w:author="marpa" w:date="2026-10-25T13:17:27Z">
        <w:r>
          <w:rPr>
            <w:rFonts w:hint="default"/>
            <w:lang w:val="es-EC"/>
          </w:rPr>
          <w:t>Payar</w:t>
        </w:r>
      </w:ins>
      <w:ins w:id="21" w:author="marpa" w:date="2026-10-25T13:17:28Z">
        <w:r>
          <w:rPr>
            <w:rFonts w:hint="default"/>
            <w:lang w:val="es-EC"/>
          </w:rPr>
          <w:t>a Ser</w:t>
        </w:r>
      </w:ins>
      <w:ins w:id="22" w:author="marpa" w:date="2026-10-25T13:17:29Z">
        <w:r>
          <w:rPr>
            <w:rFonts w:hint="default"/>
            <w:lang w:val="es-EC"/>
          </w:rPr>
          <w:t>ver”</w:t>
        </w:r>
      </w:ins>
      <w:ins w:id="23" w:author="marpa" w:date="2026-10-25T13:17:30Z">
        <w:r>
          <w:rPr>
            <w:rFonts w:hint="default"/>
            <w:lang w:val="es-EC"/>
          </w:rPr>
          <w:t xml:space="preserve">, y </w:t>
        </w:r>
      </w:ins>
      <w:ins w:id="24" w:author="marpa" w:date="2026-10-25T13:18:13Z">
        <w:r>
          <w:rPr>
            <w:rFonts w:hint="default"/>
            <w:lang w:val="es-EC"/>
          </w:rPr>
          <w:t>se pa</w:t>
        </w:r>
      </w:ins>
      <w:ins w:id="25" w:author="marpa" w:date="2026-10-25T13:18:14Z">
        <w:r>
          <w:rPr>
            <w:rFonts w:hint="default"/>
            <w:lang w:val="es-EC"/>
          </w:rPr>
          <w:t>sa a la</w:t>
        </w:r>
      </w:ins>
      <w:ins w:id="26" w:author="marpa" w:date="2026-10-25T13:18:15Z">
        <w:r>
          <w:rPr>
            <w:rFonts w:hint="default"/>
            <w:lang w:val="es-EC"/>
          </w:rPr>
          <w:t xml:space="preserve"> siguiente</w:t>
        </w:r>
      </w:ins>
      <w:ins w:id="27" w:author="marpa" w:date="2026-10-25T13:18:16Z">
        <w:r>
          <w:rPr>
            <w:rFonts w:hint="default"/>
            <w:lang w:val="es-EC"/>
          </w:rPr>
          <w:t xml:space="preserve"> pantal</w:t>
        </w:r>
      </w:ins>
      <w:ins w:id="28" w:author="marpa" w:date="2026-10-25T13:18:17Z">
        <w:r>
          <w:rPr>
            <w:rFonts w:hint="default"/>
            <w:lang w:val="es-EC"/>
          </w:rPr>
          <w:t>la p</w:t>
        </w:r>
      </w:ins>
      <w:ins w:id="29" w:author="marpa" w:date="2026-10-25T13:18:18Z">
        <w:r>
          <w:rPr>
            <w:rFonts w:hint="default"/>
            <w:lang w:val="es-EC"/>
          </w:rPr>
          <w:t>ar</w:t>
        </w:r>
      </w:ins>
      <w:ins w:id="30" w:author="marpa" w:date="2026-10-25T13:18:19Z">
        <w:r>
          <w:rPr>
            <w:rFonts w:hint="default"/>
            <w:lang w:val="es-EC"/>
          </w:rPr>
          <w:t xml:space="preserve">a </w:t>
        </w:r>
      </w:ins>
      <w:ins w:id="31" w:author="marpa" w:date="2026-10-25T13:18:27Z">
        <w:r>
          <w:rPr>
            <w:rFonts w:hint="default"/>
            <w:lang w:val="es-EC"/>
          </w:rPr>
          <w:t>c</w:t>
        </w:r>
      </w:ins>
      <w:ins w:id="32" w:author="marpa" w:date="2026-10-25T13:18:31Z">
        <w:r>
          <w:rPr>
            <w:rFonts w:hint="default"/>
            <w:lang w:val="es-EC"/>
          </w:rPr>
          <w:t>onfigur</w:t>
        </w:r>
      </w:ins>
      <w:ins w:id="33" w:author="marpa" w:date="2026-10-25T13:18:32Z">
        <w:r>
          <w:rPr>
            <w:rFonts w:hint="default"/>
            <w:lang w:val="es-EC"/>
          </w:rPr>
          <w:t>ar la</w:t>
        </w:r>
      </w:ins>
      <w:ins w:id="34" w:author="marpa" w:date="2026-10-25T13:18:33Z">
        <w:r>
          <w:rPr>
            <w:rFonts w:hint="default"/>
            <w:lang w:val="es-EC"/>
          </w:rPr>
          <w:t xml:space="preserve"> </w:t>
        </w:r>
      </w:ins>
      <w:ins w:id="35" w:author="marpa" w:date="2026-10-25T13:18:39Z">
        <w:r>
          <w:rPr>
            <w:rFonts w:hint="default"/>
            <w:lang w:val="es-EC"/>
          </w:rPr>
          <w:t>u</w:t>
        </w:r>
      </w:ins>
      <w:ins w:id="36" w:author="marpa" w:date="2026-10-25T13:18:40Z">
        <w:r>
          <w:rPr>
            <w:rFonts w:hint="default"/>
            <w:lang w:val="es-EC"/>
          </w:rPr>
          <w:t>bicació</w:t>
        </w:r>
      </w:ins>
      <w:ins w:id="37" w:author="marpa" w:date="2026-10-25T13:18:41Z">
        <w:r>
          <w:rPr>
            <w:rFonts w:hint="default"/>
            <w:lang w:val="es-EC"/>
          </w:rPr>
          <w:t xml:space="preserve">n </w:t>
        </w:r>
      </w:ins>
      <w:ins w:id="38" w:author="marpa" w:date="2026-10-25T13:18:35Z">
        <w:r>
          <w:rPr>
            <w:rFonts w:hint="default"/>
            <w:lang w:val="es-EC"/>
          </w:rPr>
          <w:t>del ser</w:t>
        </w:r>
      </w:ins>
      <w:ins w:id="39" w:author="marpa" w:date="2026-10-25T13:18:36Z">
        <w:r>
          <w:rPr>
            <w:rFonts w:hint="default"/>
            <w:lang w:val="es-EC"/>
          </w:rPr>
          <w:t xml:space="preserve">vidor. </w:t>
        </w:r>
      </w:ins>
    </w:p>
    <w:p w14:paraId="77FA6C9D">
      <w:pPr>
        <w:jc w:val="center"/>
        <w:rPr>
          <w:ins w:id="41" w:author="marpa" w:date="2026-10-25T13:20:55Z"/>
        </w:rPr>
        <w:pPrChange w:id="40" w:author="marpa" w:date="2026-10-25T13:20:35Z">
          <w:pPr/>
        </w:pPrChange>
      </w:pPr>
      <w:ins w:id="42" w:author="marpa" w:date="2026-10-25T13:20:41Z">
        <w:r>
          <w:rPr/>
          <w:drawing>
            <wp:inline distT="0" distB="0" distL="114300" distR="114300">
              <wp:extent cx="3042920" cy="2068195"/>
              <wp:effectExtent l="0" t="0" r="5080" b="1905"/>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23"/>
                      <a:stretch>
                        <a:fillRect/>
                      </a:stretch>
                    </pic:blipFill>
                    <pic:spPr>
                      <a:xfrm>
                        <a:off x="0" y="0"/>
                        <a:ext cx="3042920" cy="2068195"/>
                      </a:xfrm>
                      <a:prstGeom prst="rect">
                        <a:avLst/>
                      </a:prstGeom>
                    </pic:spPr>
                  </pic:pic>
                </a:graphicData>
              </a:graphic>
            </wp:inline>
          </w:drawing>
        </w:r>
      </w:ins>
    </w:p>
    <w:p w14:paraId="3D9D173B">
      <w:pPr>
        <w:pStyle w:val="5"/>
        <w:rPr>
          <w:ins w:id="44" w:author="marpa" w:date="2026-10-25T13:20:56Z"/>
          <w:rFonts w:hint="default"/>
          <w:lang w:val="es-EC"/>
        </w:rPr>
      </w:pPr>
      <w:ins w:id="45" w:author="marpa" w:date="2026-10-25T13:20:56Z">
        <w:r>
          <w:rPr/>
          <w:t>Figura 1</w:t>
        </w:r>
      </w:ins>
      <w:ins w:id="46" w:author="marpa" w:date="2026-10-25T13:21:10Z">
        <w:r>
          <w:rPr>
            <w:rFonts w:hint="default"/>
            <w:lang w:val="es-EC"/>
          </w:rPr>
          <w:t>3</w:t>
        </w:r>
      </w:ins>
      <w:ins w:id="47" w:author="marpa" w:date="2026-10-25T13:20:56Z">
        <w:r>
          <w:rPr/>
          <w:t xml:space="preserve">. </w:t>
        </w:r>
      </w:ins>
      <w:ins w:id="48" w:author="marpa" w:date="2026-10-25T13:20:56Z">
        <w:r>
          <w:rPr>
            <w:rFonts w:hint="default"/>
            <w:lang w:val="es-EC"/>
          </w:rPr>
          <w:t xml:space="preserve">Ventana </w:t>
        </w:r>
      </w:ins>
      <w:ins w:id="49" w:author="marpa" w:date="2026-10-25T13:20:59Z">
        <w:r>
          <w:rPr>
            <w:rFonts w:hint="default"/>
            <w:lang w:val="es-EC"/>
          </w:rPr>
          <w:t>para con</w:t>
        </w:r>
      </w:ins>
      <w:ins w:id="50" w:author="marpa" w:date="2026-10-25T13:21:00Z">
        <w:r>
          <w:rPr>
            <w:rFonts w:hint="default"/>
            <w:lang w:val="es-EC"/>
          </w:rPr>
          <w:t>figura</w:t>
        </w:r>
      </w:ins>
      <w:ins w:id="51" w:author="marpa" w:date="2026-10-25T13:21:01Z">
        <w:r>
          <w:rPr>
            <w:rFonts w:hint="default"/>
            <w:lang w:val="es-EC"/>
          </w:rPr>
          <w:t>r l</w:t>
        </w:r>
      </w:ins>
      <w:ins w:id="52" w:author="marpa" w:date="2026-10-25T13:21:02Z">
        <w:r>
          <w:rPr>
            <w:rFonts w:hint="default"/>
            <w:lang w:val="es-EC"/>
          </w:rPr>
          <w:t xml:space="preserve">a </w:t>
        </w:r>
      </w:ins>
      <w:ins w:id="53" w:author="marpa" w:date="2026-10-25T13:21:03Z">
        <w:r>
          <w:rPr>
            <w:rFonts w:hint="default"/>
            <w:lang w:val="es-EC"/>
          </w:rPr>
          <w:t>ub</w:t>
        </w:r>
      </w:ins>
      <w:ins w:id="54" w:author="marpa" w:date="2026-10-25T13:21:04Z">
        <w:r>
          <w:rPr>
            <w:rFonts w:hint="default"/>
            <w:lang w:val="es-EC"/>
          </w:rPr>
          <w:t>icaci</w:t>
        </w:r>
      </w:ins>
      <w:ins w:id="55" w:author="marpa" w:date="2026-10-25T13:21:05Z">
        <w:r>
          <w:rPr>
            <w:rFonts w:hint="default"/>
            <w:lang w:val="es-EC"/>
          </w:rPr>
          <w:t>ón de P</w:t>
        </w:r>
      </w:ins>
      <w:ins w:id="56" w:author="marpa" w:date="2026-10-25T13:21:06Z">
        <w:r>
          <w:rPr>
            <w:rFonts w:hint="default"/>
            <w:lang w:val="es-EC"/>
          </w:rPr>
          <w:t xml:space="preserve">ayara </w:t>
        </w:r>
      </w:ins>
      <w:ins w:id="57" w:author="marpa" w:date="2026-10-25T13:21:07Z">
        <w:r>
          <w:rPr>
            <w:rFonts w:hint="default"/>
            <w:lang w:val="es-EC"/>
          </w:rPr>
          <w:t>Server</w:t>
        </w:r>
      </w:ins>
    </w:p>
    <w:p w14:paraId="2132BD34">
      <w:pPr>
        <w:jc w:val="center"/>
        <w:rPr>
          <w:ins w:id="59" w:author="marpa" w:date="2026-10-25T13:20:32Z"/>
          <w:rFonts w:hint="default"/>
          <w:lang w:val="es-EC"/>
        </w:rPr>
        <w:pPrChange w:id="58" w:author="marpa" w:date="2026-10-25T13:20:35Z">
          <w:pPr/>
        </w:pPrChange>
      </w:pPr>
    </w:p>
    <w:p w14:paraId="0F59CAAD">
      <w:pPr>
        <w:rPr>
          <w:ins w:id="61" w:author="marpa" w:date="2026-10-25T13:21:19Z"/>
          <w:rFonts w:hint="default"/>
          <w:lang w:val="es-EC"/>
        </w:rPr>
        <w:pPrChange w:id="60" w:author="marpa" w:date="2026-10-25T13:16:59Z">
          <w:pPr/>
        </w:pPrChange>
      </w:pPr>
      <w:ins w:id="62" w:author="marpa" w:date="2026-10-25T13:20:33Z">
        <w:r>
          <w:rPr>
            <w:rFonts w:hint="default"/>
            <w:lang w:val="es-EC"/>
          </w:rPr>
          <w:t>S</w:t>
        </w:r>
      </w:ins>
      <w:ins w:id="63" w:author="marpa" w:date="2026-10-25T13:25:14Z">
        <w:r>
          <w:rPr>
            <w:rFonts w:hint="default"/>
            <w:lang w:val="es-EC"/>
          </w:rPr>
          <w:t xml:space="preserve">i </w:t>
        </w:r>
      </w:ins>
      <w:ins w:id="64" w:author="marpa" w:date="2026-10-25T13:25:15Z">
        <w:r>
          <w:rPr>
            <w:rFonts w:hint="default"/>
            <w:lang w:val="es-EC"/>
          </w:rPr>
          <w:t>se de</w:t>
        </w:r>
      </w:ins>
      <w:ins w:id="65" w:author="marpa" w:date="2026-10-25T13:25:16Z">
        <w:r>
          <w:rPr>
            <w:rFonts w:hint="default"/>
            <w:lang w:val="es-EC"/>
          </w:rPr>
          <w:t>sea tr</w:t>
        </w:r>
      </w:ins>
      <w:ins w:id="66" w:author="marpa" w:date="2026-10-25T13:25:17Z">
        <w:r>
          <w:rPr>
            <w:rFonts w:hint="default"/>
            <w:lang w:val="es-EC"/>
          </w:rPr>
          <w:t>abaja</w:t>
        </w:r>
      </w:ins>
      <w:ins w:id="67" w:author="marpa" w:date="2026-10-25T13:25:18Z">
        <w:r>
          <w:rPr>
            <w:rFonts w:hint="default"/>
            <w:lang w:val="es-EC"/>
          </w:rPr>
          <w:t>r con el</w:t>
        </w:r>
      </w:ins>
      <w:ins w:id="68" w:author="marpa" w:date="2026-10-25T13:25:19Z">
        <w:r>
          <w:rPr>
            <w:rFonts w:hint="default"/>
            <w:lang w:val="es-EC"/>
          </w:rPr>
          <w:t xml:space="preserve"> servidor</w:t>
        </w:r>
      </w:ins>
      <w:ins w:id="69" w:author="marpa" w:date="2026-10-25T13:25:20Z">
        <w:r>
          <w:rPr>
            <w:rFonts w:hint="default"/>
            <w:lang w:val="es-EC"/>
          </w:rPr>
          <w:t xml:space="preserve"> en el</w:t>
        </w:r>
      </w:ins>
      <w:ins w:id="70" w:author="marpa" w:date="2026-10-25T13:25:21Z">
        <w:r>
          <w:rPr>
            <w:rFonts w:hint="default"/>
            <w:lang w:val="es-EC"/>
          </w:rPr>
          <w:t xml:space="preserve"> orden</w:t>
        </w:r>
      </w:ins>
      <w:ins w:id="71" w:author="marpa" w:date="2026-10-25T13:25:22Z">
        <w:r>
          <w:rPr>
            <w:rFonts w:hint="default"/>
            <w:lang w:val="es-EC"/>
          </w:rPr>
          <w:t>ador,</w:t>
        </w:r>
      </w:ins>
      <w:ins w:id="72" w:author="marpa" w:date="2026-10-25T13:25:23Z">
        <w:r>
          <w:rPr>
            <w:rFonts w:hint="default"/>
            <w:lang w:val="es-EC"/>
          </w:rPr>
          <w:t xml:space="preserve"> se e</w:t>
        </w:r>
      </w:ins>
      <w:ins w:id="73" w:author="marpa" w:date="2026-10-25T13:25:24Z">
        <w:r>
          <w:rPr>
            <w:rFonts w:hint="default"/>
            <w:lang w:val="es-EC"/>
          </w:rPr>
          <w:t>s</w:t>
        </w:r>
      </w:ins>
      <w:ins w:id="74" w:author="marpa" w:date="2026-10-25T13:25:25Z">
        <w:r>
          <w:rPr>
            <w:rFonts w:hint="default"/>
            <w:lang w:val="es-EC"/>
          </w:rPr>
          <w:t xml:space="preserve">coge </w:t>
        </w:r>
      </w:ins>
      <w:ins w:id="75" w:author="marpa" w:date="2026-10-25T13:25:26Z">
        <w:r>
          <w:rPr>
            <w:rFonts w:hint="default"/>
            <w:lang w:val="es-EC"/>
          </w:rPr>
          <w:t>“</w:t>
        </w:r>
      </w:ins>
      <w:ins w:id="76" w:author="marpa" w:date="2026-10-25T13:25:28Z">
        <w:r>
          <w:rPr>
            <w:rFonts w:hint="default"/>
            <w:lang w:val="es-EC"/>
          </w:rPr>
          <w:t>Dominio</w:t>
        </w:r>
      </w:ins>
      <w:ins w:id="77" w:author="marpa" w:date="2026-10-25T13:25:29Z">
        <w:r>
          <w:rPr>
            <w:rFonts w:hint="default"/>
            <w:lang w:val="es-EC"/>
          </w:rPr>
          <w:t xml:space="preserve"> Local</w:t>
        </w:r>
      </w:ins>
      <w:ins w:id="78" w:author="marpa" w:date="2026-10-25T13:25:30Z">
        <w:r>
          <w:rPr>
            <w:rFonts w:hint="default"/>
            <w:lang w:val="es-EC"/>
          </w:rPr>
          <w:t xml:space="preserve">” </w:t>
        </w:r>
      </w:ins>
      <w:ins w:id="79" w:author="marpa" w:date="2026-10-25T13:25:31Z">
        <w:r>
          <w:rPr>
            <w:rFonts w:hint="default"/>
            <w:lang w:val="es-EC"/>
          </w:rPr>
          <w:t xml:space="preserve">o </w:t>
        </w:r>
      </w:ins>
      <w:ins w:id="80" w:author="marpa" w:date="2026-10-25T13:25:32Z">
        <w:r>
          <w:rPr>
            <w:rFonts w:hint="default"/>
            <w:lang w:val="es-EC"/>
          </w:rPr>
          <w:t>si se de</w:t>
        </w:r>
      </w:ins>
      <w:ins w:id="81" w:author="marpa" w:date="2026-10-25T13:25:33Z">
        <w:r>
          <w:rPr>
            <w:rFonts w:hint="default"/>
            <w:lang w:val="es-EC"/>
          </w:rPr>
          <w:t>sea u</w:t>
        </w:r>
      </w:ins>
      <w:ins w:id="82" w:author="marpa" w:date="2026-10-25T13:25:34Z">
        <w:r>
          <w:rPr>
            <w:rFonts w:hint="default"/>
            <w:lang w:val="es-EC"/>
          </w:rPr>
          <w:t xml:space="preserve">sar </w:t>
        </w:r>
      </w:ins>
      <w:ins w:id="83" w:author="marpa" w:date="2026-10-25T13:25:35Z">
        <w:r>
          <w:rPr>
            <w:rFonts w:hint="default"/>
            <w:lang w:val="es-EC"/>
          </w:rPr>
          <w:t>un se</w:t>
        </w:r>
      </w:ins>
      <w:ins w:id="84" w:author="marpa" w:date="2026-10-25T13:25:36Z">
        <w:r>
          <w:rPr>
            <w:rFonts w:hint="default"/>
            <w:lang w:val="es-EC"/>
          </w:rPr>
          <w:t>rvi</w:t>
        </w:r>
      </w:ins>
      <w:ins w:id="85" w:author="marpa" w:date="2026-10-25T13:25:37Z">
        <w:r>
          <w:rPr>
            <w:rFonts w:hint="default"/>
            <w:lang w:val="es-EC"/>
          </w:rPr>
          <w:t>cio ex</w:t>
        </w:r>
      </w:ins>
      <w:ins w:id="86" w:author="marpa" w:date="2026-10-25T13:25:38Z">
        <w:r>
          <w:rPr>
            <w:rFonts w:hint="default"/>
            <w:lang w:val="es-EC"/>
          </w:rPr>
          <w:t xml:space="preserve">terno </w:t>
        </w:r>
      </w:ins>
      <w:ins w:id="87" w:author="marpa" w:date="2026-10-25T13:25:39Z">
        <w:r>
          <w:rPr>
            <w:rFonts w:hint="default"/>
            <w:lang w:val="es-EC"/>
          </w:rPr>
          <w:t>de pa</w:t>
        </w:r>
      </w:ins>
      <w:ins w:id="88" w:author="marpa" w:date="2026-10-25T13:25:40Z">
        <w:r>
          <w:rPr>
            <w:rFonts w:hint="default"/>
            <w:lang w:val="es-EC"/>
          </w:rPr>
          <w:t>yara</w:t>
        </w:r>
      </w:ins>
      <w:ins w:id="89" w:author="marpa" w:date="2026-10-25T13:25:41Z">
        <w:r>
          <w:rPr>
            <w:rFonts w:hint="default"/>
            <w:lang w:val="es-EC"/>
          </w:rPr>
          <w:t xml:space="preserve"> como </w:t>
        </w:r>
      </w:ins>
      <w:ins w:id="90" w:author="marpa" w:date="2026-10-25T13:25:42Z">
        <w:r>
          <w:rPr>
            <w:rFonts w:hint="default"/>
            <w:lang w:val="es-EC"/>
          </w:rPr>
          <w:t>Do</w:t>
        </w:r>
      </w:ins>
      <w:ins w:id="91" w:author="marpa" w:date="2026-10-25T13:25:44Z">
        <w:r>
          <w:rPr>
            <w:rFonts w:hint="default"/>
            <w:lang w:val="es-EC"/>
          </w:rPr>
          <w:t>c</w:t>
        </w:r>
      </w:ins>
      <w:ins w:id="92" w:author="marpa" w:date="2026-10-25T13:25:45Z">
        <w:r>
          <w:rPr>
            <w:rFonts w:hint="default"/>
            <w:lang w:val="es-EC"/>
          </w:rPr>
          <w:t>ker, se</w:t>
        </w:r>
      </w:ins>
      <w:ins w:id="93" w:author="marpa" w:date="2026-10-25T13:25:46Z">
        <w:r>
          <w:rPr>
            <w:rFonts w:hint="default"/>
            <w:lang w:val="es-EC"/>
          </w:rPr>
          <w:t xml:space="preserve"> </w:t>
        </w:r>
      </w:ins>
      <w:ins w:id="94" w:author="marpa" w:date="2026-10-25T13:25:56Z">
        <w:r>
          <w:rPr>
            <w:rFonts w:hint="default"/>
            <w:lang w:val="es-EC"/>
          </w:rPr>
          <w:t>esco</w:t>
        </w:r>
      </w:ins>
      <w:ins w:id="95" w:author="marpa" w:date="2026-10-25T13:25:57Z">
        <w:r>
          <w:rPr>
            <w:rFonts w:hint="default"/>
            <w:lang w:val="es-EC"/>
          </w:rPr>
          <w:t>ge “</w:t>
        </w:r>
      </w:ins>
      <w:ins w:id="96" w:author="marpa" w:date="2026-10-25T13:25:58Z">
        <w:r>
          <w:rPr>
            <w:rFonts w:hint="default"/>
            <w:lang w:val="es-EC"/>
          </w:rPr>
          <w:t>Domini</w:t>
        </w:r>
      </w:ins>
      <w:ins w:id="97" w:author="marpa" w:date="2026-10-25T13:25:59Z">
        <w:r>
          <w:rPr>
            <w:rFonts w:hint="default"/>
            <w:lang w:val="es-EC"/>
          </w:rPr>
          <w:t>o Remo</w:t>
        </w:r>
      </w:ins>
      <w:ins w:id="98" w:author="marpa" w:date="2026-10-25T13:26:00Z">
        <w:r>
          <w:rPr>
            <w:rFonts w:hint="default"/>
            <w:lang w:val="es-EC"/>
          </w:rPr>
          <w:t>to”</w:t>
        </w:r>
      </w:ins>
      <w:ins w:id="99" w:author="marpa" w:date="2026-10-25T13:26:22Z">
        <w:r>
          <w:rPr>
            <w:rFonts w:hint="default"/>
            <w:lang w:val="es-EC"/>
          </w:rPr>
          <w:t xml:space="preserve"> como es</w:t>
        </w:r>
      </w:ins>
      <w:ins w:id="100" w:author="marpa" w:date="2026-10-25T13:26:23Z">
        <w:r>
          <w:rPr>
            <w:rFonts w:hint="default"/>
            <w:lang w:val="es-EC"/>
          </w:rPr>
          <w:t xml:space="preserve"> el caso </w:t>
        </w:r>
      </w:ins>
      <w:ins w:id="101" w:author="marpa" w:date="2026-10-25T13:26:24Z">
        <w:r>
          <w:rPr>
            <w:rFonts w:hint="default"/>
            <w:lang w:val="es-EC"/>
          </w:rPr>
          <w:t xml:space="preserve">de este </w:t>
        </w:r>
      </w:ins>
      <w:ins w:id="102" w:author="marpa" w:date="2026-10-25T13:26:25Z">
        <w:r>
          <w:rPr>
            <w:rFonts w:hint="default"/>
            <w:lang w:val="es-EC"/>
          </w:rPr>
          <w:t>proyect</w:t>
        </w:r>
      </w:ins>
      <w:ins w:id="103" w:author="marpa" w:date="2026-10-25T13:26:26Z">
        <w:r>
          <w:rPr>
            <w:rFonts w:hint="default"/>
            <w:lang w:val="es-EC"/>
          </w:rPr>
          <w:t>o</w:t>
        </w:r>
      </w:ins>
      <w:ins w:id="104" w:author="marpa" w:date="2026-10-25T13:26:01Z">
        <w:r>
          <w:rPr>
            <w:rFonts w:hint="default"/>
            <w:lang w:val="es-EC"/>
          </w:rPr>
          <w:t>.</w:t>
        </w:r>
      </w:ins>
      <w:ins w:id="105" w:author="marpa" w:date="2026-10-25T13:20:33Z">
        <w:r>
          <w:rPr>
            <w:rFonts w:hint="default"/>
            <w:lang w:val="es-EC"/>
          </w:rPr>
          <w:t xml:space="preserve"> </w:t>
        </w:r>
      </w:ins>
      <w:ins w:id="106" w:author="marpa" w:date="2026-10-25T13:26:05Z">
        <w:r>
          <w:rPr>
            <w:rFonts w:hint="default"/>
            <w:lang w:val="es-EC"/>
          </w:rPr>
          <w:t>Luego</w:t>
        </w:r>
      </w:ins>
      <w:ins w:id="107" w:author="marpa" w:date="2026-10-25T13:26:07Z">
        <w:r>
          <w:rPr>
            <w:rFonts w:hint="default"/>
            <w:lang w:val="es-EC"/>
          </w:rPr>
          <w:t xml:space="preserve"> se col</w:t>
        </w:r>
      </w:ins>
      <w:ins w:id="108" w:author="marpa" w:date="2026-10-25T13:26:08Z">
        <w:r>
          <w:rPr>
            <w:rFonts w:hint="default"/>
            <w:lang w:val="es-EC"/>
          </w:rPr>
          <w:t>oca la v</w:t>
        </w:r>
      </w:ins>
      <w:ins w:id="109" w:author="marpa" w:date="2026-10-25T13:26:09Z">
        <w:r>
          <w:rPr>
            <w:rFonts w:hint="default"/>
            <w:lang w:val="es-EC"/>
          </w:rPr>
          <w:t>ersión</w:t>
        </w:r>
      </w:ins>
      <w:ins w:id="110" w:author="marpa" w:date="2026-10-25T13:26:10Z">
        <w:r>
          <w:rPr>
            <w:rFonts w:hint="default"/>
            <w:lang w:val="es-EC"/>
          </w:rPr>
          <w:t>, s</w:t>
        </w:r>
      </w:ins>
      <w:ins w:id="111" w:author="marpa" w:date="2026-10-25T13:26:11Z">
        <w:r>
          <w:rPr>
            <w:rFonts w:hint="default"/>
            <w:lang w:val="es-EC"/>
          </w:rPr>
          <w:t>e</w:t>
        </w:r>
      </w:ins>
      <w:ins w:id="112" w:author="marpa" w:date="2026-10-25T13:20:33Z">
        <w:r>
          <w:rPr>
            <w:rFonts w:hint="default"/>
            <w:lang w:val="es-EC"/>
          </w:rPr>
          <w:t xml:space="preserve"> recomienda usar la última versión disponible, en este caso 7.2026.9. Es posible que se pida descargar también el servidor. En este caso se escoge la opción download now y al terminar la descarga se puede </w:t>
        </w:r>
      </w:ins>
      <w:ins w:id="113" w:author="marpa" w:date="2026-10-25T13:21:16Z">
        <w:r>
          <w:rPr>
            <w:rFonts w:hint="default"/>
            <w:lang w:val="es-EC"/>
          </w:rPr>
          <w:t>conti</w:t>
        </w:r>
      </w:ins>
      <w:ins w:id="114" w:author="marpa" w:date="2026-10-25T13:21:17Z">
        <w:r>
          <w:rPr>
            <w:rFonts w:hint="default"/>
            <w:lang w:val="es-EC"/>
          </w:rPr>
          <w:t>n</w:t>
        </w:r>
      </w:ins>
      <w:ins w:id="115" w:author="marpa" w:date="2026-10-25T13:21:18Z">
        <w:r>
          <w:rPr>
            <w:rFonts w:hint="default"/>
            <w:lang w:val="es-EC"/>
          </w:rPr>
          <w:t>uar</w:t>
        </w:r>
      </w:ins>
      <w:ins w:id="116" w:author="marpa" w:date="2026-10-25T13:20:33Z">
        <w:r>
          <w:rPr>
            <w:rFonts w:hint="default"/>
            <w:lang w:val="es-EC"/>
          </w:rPr>
          <w:t>.</w:t>
        </w:r>
      </w:ins>
    </w:p>
    <w:p w14:paraId="76534004">
      <w:pPr>
        <w:jc w:val="center"/>
        <w:rPr>
          <w:ins w:id="118" w:author="marpa" w:date="2026-10-25T13:21:32Z"/>
        </w:rPr>
        <w:pPrChange w:id="117" w:author="marpa" w:date="2026-10-25T13:21:21Z">
          <w:pPr/>
        </w:pPrChange>
      </w:pPr>
      <w:ins w:id="119" w:author="marpa" w:date="2026-10-25T13:21:27Z">
        <w:r>
          <w:rPr/>
          <w:drawing>
            <wp:inline distT="0" distB="0" distL="114300" distR="114300">
              <wp:extent cx="3688715" cy="2539365"/>
              <wp:effectExtent l="0" t="0" r="6985" b="635"/>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
                      <pic:cNvPicPr>
                        <a:picLocks noChangeAspect="1"/>
                      </pic:cNvPicPr>
                    </pic:nvPicPr>
                    <pic:blipFill>
                      <a:blip r:embed="rId24"/>
                      <a:stretch>
                        <a:fillRect/>
                      </a:stretch>
                    </pic:blipFill>
                    <pic:spPr>
                      <a:xfrm>
                        <a:off x="0" y="0"/>
                        <a:ext cx="3688715" cy="2539365"/>
                      </a:xfrm>
                      <a:prstGeom prst="rect">
                        <a:avLst/>
                      </a:prstGeom>
                    </pic:spPr>
                  </pic:pic>
                </a:graphicData>
              </a:graphic>
            </wp:inline>
          </w:drawing>
        </w:r>
      </w:ins>
    </w:p>
    <w:p w14:paraId="1EE20465">
      <w:pPr>
        <w:pStyle w:val="5"/>
        <w:widowControl/>
        <w:rPr>
          <w:ins w:id="121" w:author="marpa" w:date="2026-10-25T13:21:35Z"/>
          <w:rFonts w:hint="default" w:ascii="Calibri" w:hAnsi="Calibri" w:cs="Calibri"/>
          <w:i/>
          <w:iCs/>
          <w:color w:val="1F497D"/>
          <w:lang w:val="es-EC"/>
        </w:rPr>
      </w:pPr>
      <w:ins w:id="122" w:author="marpa" w:date="2026-10-25T13:21:35Z">
        <w:r>
          <w:rPr>
            <w:rFonts w:hint="default" w:ascii="Calibri" w:hAnsi="Calibri" w:cs="Calibri"/>
            <w:i/>
            <w:iCs/>
            <w:color w:val="1F497D"/>
          </w:rPr>
          <w:t>Figura 1</w:t>
        </w:r>
      </w:ins>
      <w:ins w:id="123" w:author="marpa" w:date="2026-10-25T13:28:57Z">
        <w:r>
          <w:rPr>
            <w:rFonts w:hint="default" w:ascii="Calibri" w:hAnsi="Calibri" w:cs="Calibri"/>
            <w:i/>
            <w:iCs/>
            <w:color w:val="1F497D"/>
            <w:lang w:val="es-EC"/>
          </w:rPr>
          <w:t>4</w:t>
        </w:r>
      </w:ins>
      <w:ins w:id="124" w:author="marpa" w:date="2026-10-25T13:21:35Z">
        <w:r>
          <w:rPr>
            <w:rFonts w:hint="default" w:ascii="Calibri" w:hAnsi="Calibri" w:cs="Calibri"/>
            <w:i/>
            <w:iCs/>
            <w:color w:val="1F497D"/>
          </w:rPr>
          <w:t xml:space="preserve">. Ventana de </w:t>
        </w:r>
      </w:ins>
      <w:ins w:id="125" w:author="marpa" w:date="2026-10-25T13:21:42Z">
        <w:r>
          <w:rPr>
            <w:rFonts w:hint="default" w:ascii="Calibri" w:hAnsi="Calibri" w:cs="Calibri"/>
            <w:i/>
            <w:iCs/>
            <w:color w:val="1F497D"/>
            <w:lang w:val="es-EC"/>
          </w:rPr>
          <w:t>co</w:t>
        </w:r>
      </w:ins>
      <w:ins w:id="126" w:author="marpa" w:date="2026-10-25T13:21:43Z">
        <w:r>
          <w:rPr>
            <w:rFonts w:hint="default" w:ascii="Calibri" w:hAnsi="Calibri" w:cs="Calibri"/>
            <w:i/>
            <w:iCs/>
            <w:color w:val="1F497D"/>
            <w:lang w:val="es-EC"/>
          </w:rPr>
          <w:t xml:space="preserve">nexion a </w:t>
        </w:r>
      </w:ins>
      <w:ins w:id="127" w:author="marpa" w:date="2026-10-25T13:21:44Z">
        <w:r>
          <w:rPr>
            <w:rFonts w:hint="default" w:ascii="Calibri" w:hAnsi="Calibri" w:cs="Calibri"/>
            <w:i/>
            <w:iCs/>
            <w:color w:val="1F497D"/>
            <w:lang w:val="es-EC"/>
          </w:rPr>
          <w:t>Payar</w:t>
        </w:r>
      </w:ins>
      <w:ins w:id="128" w:author="marpa" w:date="2026-10-25T13:21:45Z">
        <w:r>
          <w:rPr>
            <w:rFonts w:hint="default" w:ascii="Calibri" w:hAnsi="Calibri" w:cs="Calibri"/>
            <w:i/>
            <w:iCs/>
            <w:color w:val="1F497D"/>
            <w:lang w:val="es-EC"/>
          </w:rPr>
          <w:t>a S</w:t>
        </w:r>
      </w:ins>
      <w:ins w:id="129" w:author="marpa" w:date="2026-10-25T13:21:46Z">
        <w:r>
          <w:rPr>
            <w:rFonts w:hint="default" w:ascii="Calibri" w:hAnsi="Calibri" w:cs="Calibri"/>
            <w:i/>
            <w:iCs/>
            <w:color w:val="1F497D"/>
            <w:lang w:val="es-EC"/>
          </w:rPr>
          <w:t>erver</w:t>
        </w:r>
      </w:ins>
    </w:p>
    <w:p w14:paraId="72A6C4EF">
      <w:pPr>
        <w:jc w:val="both"/>
        <w:rPr>
          <w:ins w:id="131" w:author="marpa" w:date="2026-10-25T13:21:13Z"/>
          <w:rFonts w:hint="default"/>
          <w:lang w:val="es-EC"/>
        </w:rPr>
        <w:pPrChange w:id="130" w:author="marpa" w:date="2026-10-25T13:21:48Z">
          <w:pPr/>
        </w:pPrChange>
      </w:pPr>
      <w:ins w:id="132" w:author="marpa" w:date="2026-10-25T13:21:49Z">
        <w:r>
          <w:rPr>
            <w:rFonts w:hint="default"/>
            <w:lang w:val="es-EC"/>
          </w:rPr>
          <w:t xml:space="preserve">La </w:t>
        </w:r>
      </w:ins>
      <w:ins w:id="133" w:author="marpa" w:date="2026-10-25T13:21:50Z">
        <w:r>
          <w:rPr>
            <w:rFonts w:hint="default"/>
            <w:lang w:val="es-EC"/>
          </w:rPr>
          <w:t>últim</w:t>
        </w:r>
      </w:ins>
      <w:ins w:id="134" w:author="marpa" w:date="2026-10-25T13:21:51Z">
        <w:r>
          <w:rPr>
            <w:rFonts w:hint="default"/>
            <w:lang w:val="es-EC"/>
          </w:rPr>
          <w:t xml:space="preserve">a </w:t>
        </w:r>
      </w:ins>
      <w:ins w:id="135" w:author="marpa" w:date="2026-10-25T13:21:53Z">
        <w:r>
          <w:rPr>
            <w:rFonts w:hint="default"/>
            <w:lang w:val="es-EC"/>
          </w:rPr>
          <w:t>pan</w:t>
        </w:r>
      </w:ins>
      <w:ins w:id="136" w:author="marpa" w:date="2026-10-25T13:21:54Z">
        <w:r>
          <w:rPr>
            <w:rFonts w:hint="default"/>
            <w:lang w:val="es-EC"/>
          </w:rPr>
          <w:t xml:space="preserve">talla </w:t>
        </w:r>
      </w:ins>
      <w:ins w:id="137" w:author="marpa" w:date="2026-10-25T13:21:57Z">
        <w:r>
          <w:rPr>
            <w:rFonts w:hint="default"/>
            <w:lang w:val="es-EC"/>
          </w:rPr>
          <w:t>sir</w:t>
        </w:r>
      </w:ins>
      <w:ins w:id="138" w:author="marpa" w:date="2026-10-25T13:21:58Z">
        <w:r>
          <w:rPr>
            <w:rFonts w:hint="default"/>
            <w:lang w:val="es-EC"/>
          </w:rPr>
          <w:t>ve para co</w:t>
        </w:r>
      </w:ins>
      <w:ins w:id="139" w:author="marpa" w:date="2026-10-25T13:21:59Z">
        <w:r>
          <w:rPr>
            <w:rFonts w:hint="default"/>
            <w:lang w:val="es-EC"/>
          </w:rPr>
          <w:t>nf</w:t>
        </w:r>
      </w:ins>
      <w:ins w:id="140" w:author="marpa" w:date="2026-10-25T13:22:00Z">
        <w:r>
          <w:rPr>
            <w:rFonts w:hint="default"/>
            <w:lang w:val="es-EC"/>
          </w:rPr>
          <w:t>i</w:t>
        </w:r>
      </w:ins>
      <w:ins w:id="141" w:author="marpa" w:date="2026-10-25T13:22:01Z">
        <w:r>
          <w:rPr>
            <w:rFonts w:hint="default"/>
            <w:lang w:val="es-EC"/>
          </w:rPr>
          <w:t>gura</w:t>
        </w:r>
      </w:ins>
      <w:ins w:id="142" w:author="marpa" w:date="2026-10-25T13:22:02Z">
        <w:r>
          <w:rPr>
            <w:rFonts w:hint="default"/>
            <w:lang w:val="es-EC"/>
          </w:rPr>
          <w:t>r la c</w:t>
        </w:r>
      </w:ins>
      <w:ins w:id="143" w:author="marpa" w:date="2026-10-25T13:22:03Z">
        <w:r>
          <w:rPr>
            <w:rFonts w:hint="default"/>
            <w:lang w:val="es-EC"/>
          </w:rPr>
          <w:t>onexio</w:t>
        </w:r>
      </w:ins>
      <w:ins w:id="144" w:author="marpa" w:date="2026-10-25T13:22:04Z">
        <w:r>
          <w:rPr>
            <w:rFonts w:hint="default"/>
            <w:lang w:val="es-EC"/>
          </w:rPr>
          <w:t>n al ser</w:t>
        </w:r>
      </w:ins>
      <w:ins w:id="145" w:author="marpa" w:date="2026-10-25T13:22:05Z">
        <w:r>
          <w:rPr>
            <w:rFonts w:hint="default"/>
            <w:lang w:val="es-EC"/>
          </w:rPr>
          <w:t>vido</w:t>
        </w:r>
      </w:ins>
      <w:ins w:id="146" w:author="marpa" w:date="2026-10-25T13:22:06Z">
        <w:r>
          <w:rPr>
            <w:rFonts w:hint="default"/>
            <w:lang w:val="es-EC"/>
          </w:rPr>
          <w:t>r.</w:t>
        </w:r>
      </w:ins>
      <w:ins w:id="147" w:author="marpa" w:date="2026-10-25T13:22:07Z">
        <w:r>
          <w:rPr>
            <w:rFonts w:hint="default"/>
            <w:lang w:val="es-EC"/>
          </w:rPr>
          <w:t xml:space="preserve"> En</w:t>
        </w:r>
      </w:ins>
      <w:ins w:id="148" w:author="marpa" w:date="2026-10-25T13:22:08Z">
        <w:r>
          <w:rPr>
            <w:rFonts w:hint="default"/>
            <w:lang w:val="es-EC"/>
          </w:rPr>
          <w:t xml:space="preserve"> el </w:t>
        </w:r>
      </w:ins>
      <w:ins w:id="149" w:author="marpa" w:date="2026-10-25T13:22:09Z">
        <w:r>
          <w:rPr>
            <w:rFonts w:hint="default"/>
            <w:lang w:val="es-EC"/>
          </w:rPr>
          <w:t>caso de es</w:t>
        </w:r>
      </w:ins>
      <w:ins w:id="150" w:author="marpa" w:date="2026-10-25T13:22:10Z">
        <w:r>
          <w:rPr>
            <w:rFonts w:hint="default"/>
            <w:lang w:val="es-EC"/>
          </w:rPr>
          <w:t>te p</w:t>
        </w:r>
      </w:ins>
      <w:ins w:id="151" w:author="marpa" w:date="2026-10-25T13:22:11Z">
        <w:r>
          <w:rPr>
            <w:rFonts w:hint="default"/>
            <w:lang w:val="es-EC"/>
          </w:rPr>
          <w:t>royec</w:t>
        </w:r>
      </w:ins>
      <w:ins w:id="152" w:author="marpa" w:date="2026-10-25T13:22:12Z">
        <w:r>
          <w:rPr>
            <w:rFonts w:hint="default"/>
            <w:lang w:val="es-EC"/>
          </w:rPr>
          <w:t xml:space="preserve">to, </w:t>
        </w:r>
      </w:ins>
      <w:ins w:id="153" w:author="marpa" w:date="2026-10-25T13:22:13Z">
        <w:r>
          <w:rPr>
            <w:rFonts w:hint="default"/>
            <w:lang w:val="es-EC"/>
          </w:rPr>
          <w:t>se us</w:t>
        </w:r>
      </w:ins>
      <w:ins w:id="154" w:author="marpa" w:date="2026-10-25T13:22:14Z">
        <w:r>
          <w:rPr>
            <w:rFonts w:hint="default"/>
            <w:lang w:val="es-EC"/>
          </w:rPr>
          <w:t xml:space="preserve">a </w:t>
        </w:r>
      </w:ins>
      <w:ins w:id="155" w:author="marpa" w:date="2026-10-25T13:22:15Z">
        <w:r>
          <w:rPr>
            <w:rFonts w:hint="default"/>
            <w:lang w:val="es-EC"/>
          </w:rPr>
          <w:t xml:space="preserve">un </w:t>
        </w:r>
      </w:ins>
      <w:ins w:id="156" w:author="marpa" w:date="2026-10-25T13:22:16Z">
        <w:r>
          <w:rPr>
            <w:rFonts w:hint="default"/>
            <w:lang w:val="es-EC"/>
          </w:rPr>
          <w:t>P</w:t>
        </w:r>
      </w:ins>
      <w:ins w:id="157" w:author="marpa" w:date="2026-10-25T13:22:17Z">
        <w:r>
          <w:rPr>
            <w:rFonts w:hint="default"/>
            <w:lang w:val="es-EC"/>
          </w:rPr>
          <w:t xml:space="preserve">ayara </w:t>
        </w:r>
      </w:ins>
      <w:ins w:id="158" w:author="marpa" w:date="2026-10-25T13:22:18Z">
        <w:r>
          <w:rPr>
            <w:rFonts w:hint="default"/>
            <w:lang w:val="es-EC"/>
          </w:rPr>
          <w:t xml:space="preserve">server </w:t>
        </w:r>
      </w:ins>
      <w:ins w:id="159" w:author="marpa" w:date="2026-10-25T13:26:39Z">
        <w:r>
          <w:rPr>
            <w:rFonts w:hint="default"/>
            <w:lang w:val="es-EC"/>
          </w:rPr>
          <w:t>remot</w:t>
        </w:r>
      </w:ins>
      <w:ins w:id="160" w:author="marpa" w:date="2026-10-25T13:26:40Z">
        <w:r>
          <w:rPr>
            <w:rFonts w:hint="default"/>
            <w:lang w:val="es-EC"/>
          </w:rPr>
          <w:t>o en</w:t>
        </w:r>
      </w:ins>
      <w:ins w:id="161" w:author="marpa" w:date="2026-10-25T13:26:42Z">
        <w:r>
          <w:rPr>
            <w:rFonts w:hint="default"/>
            <w:lang w:val="es-EC"/>
          </w:rPr>
          <w:t xml:space="preserve"> Do</w:t>
        </w:r>
      </w:ins>
      <w:ins w:id="162" w:author="marpa" w:date="2026-10-25T13:26:43Z">
        <w:r>
          <w:rPr>
            <w:rFonts w:hint="default"/>
            <w:lang w:val="es-EC"/>
          </w:rPr>
          <w:t xml:space="preserve">cker, </w:t>
        </w:r>
      </w:ins>
      <w:ins w:id="163" w:author="marpa" w:date="2026-10-25T13:26:44Z">
        <w:r>
          <w:rPr>
            <w:rFonts w:hint="default"/>
            <w:lang w:val="es-EC"/>
          </w:rPr>
          <w:t>se ing</w:t>
        </w:r>
      </w:ins>
      <w:ins w:id="164" w:author="marpa" w:date="2026-10-25T13:26:45Z">
        <w:r>
          <w:rPr>
            <w:rFonts w:hint="default"/>
            <w:lang w:val="es-EC"/>
          </w:rPr>
          <w:t>resa</w:t>
        </w:r>
      </w:ins>
      <w:ins w:id="165" w:author="marpa" w:date="2026-10-25T13:26:46Z">
        <w:r>
          <w:rPr>
            <w:rFonts w:hint="default"/>
            <w:lang w:val="es-EC"/>
          </w:rPr>
          <w:t xml:space="preserve"> l</w:t>
        </w:r>
      </w:ins>
      <w:ins w:id="166" w:author="marpa" w:date="2026-10-25T13:26:47Z">
        <w:r>
          <w:rPr>
            <w:rFonts w:hint="default"/>
            <w:lang w:val="es-EC"/>
          </w:rPr>
          <w:t xml:space="preserve">a IP </w:t>
        </w:r>
      </w:ins>
      <w:ins w:id="167" w:author="marpa" w:date="2026-10-25T13:26:48Z">
        <w:r>
          <w:rPr>
            <w:rFonts w:hint="default"/>
            <w:lang w:val="es-EC"/>
          </w:rPr>
          <w:t>del host</w:t>
        </w:r>
      </w:ins>
      <w:ins w:id="168" w:author="marpa" w:date="2026-10-25T13:26:51Z">
        <w:r>
          <w:rPr>
            <w:rFonts w:hint="default"/>
            <w:lang w:val="es-EC"/>
          </w:rPr>
          <w:t>,</w:t>
        </w:r>
      </w:ins>
      <w:ins w:id="169" w:author="marpa" w:date="2026-10-25T13:26:52Z">
        <w:r>
          <w:rPr>
            <w:rFonts w:hint="default"/>
            <w:lang w:val="es-EC"/>
          </w:rPr>
          <w:t xml:space="preserve"> </w:t>
        </w:r>
      </w:ins>
      <w:ins w:id="170" w:author="marpa" w:date="2026-10-25T13:26:53Z">
        <w:r>
          <w:rPr>
            <w:rFonts w:hint="default"/>
            <w:lang w:val="es-EC"/>
          </w:rPr>
          <w:t xml:space="preserve">los </w:t>
        </w:r>
      </w:ins>
      <w:ins w:id="171" w:author="marpa" w:date="2026-10-25T13:26:54Z">
        <w:r>
          <w:rPr>
            <w:rFonts w:hint="default"/>
            <w:lang w:val="es-EC"/>
          </w:rPr>
          <w:t>puertos d</w:t>
        </w:r>
      </w:ins>
      <w:ins w:id="172" w:author="marpa" w:date="2026-10-25T13:26:55Z">
        <w:r>
          <w:rPr>
            <w:rFonts w:hint="default"/>
            <w:lang w:val="es-EC"/>
          </w:rPr>
          <w:t>e conexi</w:t>
        </w:r>
      </w:ins>
      <w:ins w:id="173" w:author="marpa" w:date="2026-10-25T13:26:56Z">
        <w:r>
          <w:rPr>
            <w:rFonts w:hint="default"/>
            <w:lang w:val="es-EC"/>
          </w:rPr>
          <w:t xml:space="preserve">ón que </w:t>
        </w:r>
      </w:ins>
      <w:ins w:id="174" w:author="marpa" w:date="2026-10-25T13:26:57Z">
        <w:r>
          <w:rPr>
            <w:rFonts w:hint="default"/>
            <w:lang w:val="es-EC"/>
          </w:rPr>
          <w:t xml:space="preserve">son </w:t>
        </w:r>
      </w:ins>
      <w:ins w:id="175" w:author="marpa" w:date="2026-10-25T13:26:59Z">
        <w:r>
          <w:rPr>
            <w:rFonts w:hint="default"/>
            <w:lang w:val="es-EC"/>
          </w:rPr>
          <w:t>4</w:t>
        </w:r>
      </w:ins>
      <w:ins w:id="176" w:author="marpa" w:date="2026-10-25T13:27:00Z">
        <w:r>
          <w:rPr>
            <w:rFonts w:hint="default"/>
            <w:lang w:val="es-EC"/>
          </w:rPr>
          <w:t>8</w:t>
        </w:r>
      </w:ins>
      <w:ins w:id="177" w:author="marpa" w:date="2026-10-25T13:27:01Z">
        <w:r>
          <w:rPr>
            <w:rFonts w:hint="default"/>
            <w:lang w:val="es-EC"/>
          </w:rPr>
          <w:t xml:space="preserve">48 </w:t>
        </w:r>
      </w:ins>
      <w:ins w:id="178" w:author="marpa" w:date="2026-10-25T13:27:02Z">
        <w:r>
          <w:rPr>
            <w:rFonts w:hint="default"/>
            <w:lang w:val="es-EC"/>
          </w:rPr>
          <w:t>y 8080</w:t>
        </w:r>
      </w:ins>
      <w:ins w:id="179" w:author="marpa" w:date="2026-10-25T13:27:03Z">
        <w:r>
          <w:rPr>
            <w:rFonts w:hint="default"/>
            <w:lang w:val="es-EC"/>
          </w:rPr>
          <w:t xml:space="preserve"> por </w:t>
        </w:r>
      </w:ins>
      <w:ins w:id="180" w:author="marpa" w:date="2026-10-25T13:27:04Z">
        <w:r>
          <w:rPr>
            <w:rFonts w:hint="default"/>
            <w:lang w:val="es-EC"/>
          </w:rPr>
          <w:t>def</w:t>
        </w:r>
      </w:ins>
      <w:ins w:id="181" w:author="marpa" w:date="2026-10-25T13:27:05Z">
        <w:r>
          <w:rPr>
            <w:rFonts w:hint="default"/>
            <w:lang w:val="es-EC"/>
          </w:rPr>
          <w:t>ecto</w:t>
        </w:r>
      </w:ins>
      <w:ins w:id="182" w:author="marpa" w:date="2026-10-25T13:27:06Z">
        <w:r>
          <w:rPr>
            <w:rFonts w:hint="default"/>
            <w:lang w:val="es-EC"/>
          </w:rPr>
          <w:t xml:space="preserve"> como s</w:t>
        </w:r>
      </w:ins>
      <w:ins w:id="183" w:author="marpa" w:date="2026-10-25T13:27:07Z">
        <w:r>
          <w:rPr>
            <w:rFonts w:hint="default"/>
            <w:lang w:val="es-EC"/>
          </w:rPr>
          <w:t>e obser</w:t>
        </w:r>
      </w:ins>
      <w:ins w:id="184" w:author="marpa" w:date="2026-10-25T13:27:08Z">
        <w:r>
          <w:rPr>
            <w:rFonts w:hint="default"/>
            <w:lang w:val="es-EC"/>
          </w:rPr>
          <w:t xml:space="preserve">va en la </w:t>
        </w:r>
      </w:ins>
      <w:ins w:id="185" w:author="marpa" w:date="2026-10-25T13:27:09Z">
        <w:r>
          <w:rPr>
            <w:rFonts w:hint="default"/>
            <w:lang w:val="es-EC"/>
          </w:rPr>
          <w:t>Figura</w:t>
        </w:r>
      </w:ins>
      <w:ins w:id="186" w:author="marpa" w:date="2026-10-25T13:27:10Z">
        <w:r>
          <w:rPr>
            <w:rFonts w:hint="default"/>
            <w:lang w:val="es-EC"/>
          </w:rPr>
          <w:t xml:space="preserve"> 13</w:t>
        </w:r>
      </w:ins>
      <w:ins w:id="187" w:author="marpa" w:date="2026-10-25T13:27:12Z">
        <w:r>
          <w:rPr>
            <w:rFonts w:hint="default"/>
            <w:lang w:val="es-EC"/>
          </w:rPr>
          <w:t xml:space="preserve">, </w:t>
        </w:r>
      </w:ins>
      <w:ins w:id="188" w:author="marpa" w:date="2026-10-25T13:27:13Z">
        <w:r>
          <w:rPr>
            <w:rFonts w:hint="default"/>
            <w:lang w:val="es-EC"/>
          </w:rPr>
          <w:t xml:space="preserve">y </w:t>
        </w:r>
      </w:ins>
      <w:ins w:id="189" w:author="marpa" w:date="2026-10-25T13:27:18Z">
        <w:r>
          <w:rPr>
            <w:rFonts w:hint="default"/>
            <w:lang w:val="es-EC"/>
          </w:rPr>
          <w:t xml:space="preserve">el </w:t>
        </w:r>
      </w:ins>
      <w:ins w:id="190" w:author="marpa" w:date="2026-10-25T13:27:19Z">
        <w:r>
          <w:rPr>
            <w:rFonts w:hint="default"/>
            <w:lang w:val="es-EC"/>
          </w:rPr>
          <w:t>usuario</w:t>
        </w:r>
      </w:ins>
      <w:ins w:id="191" w:author="marpa" w:date="2026-10-25T13:27:20Z">
        <w:r>
          <w:rPr>
            <w:rFonts w:hint="default"/>
            <w:lang w:val="es-EC"/>
          </w:rPr>
          <w:t xml:space="preserve"> y contr</w:t>
        </w:r>
      </w:ins>
      <w:ins w:id="192" w:author="marpa" w:date="2026-10-25T13:27:21Z">
        <w:r>
          <w:rPr>
            <w:rFonts w:hint="default"/>
            <w:lang w:val="es-EC"/>
          </w:rPr>
          <w:t>aseña d</w:t>
        </w:r>
      </w:ins>
      <w:ins w:id="193" w:author="marpa" w:date="2026-10-25T13:27:22Z">
        <w:r>
          <w:rPr>
            <w:rFonts w:hint="default"/>
            <w:lang w:val="es-EC"/>
          </w:rPr>
          <w:t>el servid</w:t>
        </w:r>
      </w:ins>
      <w:ins w:id="194" w:author="marpa" w:date="2026-10-25T13:27:23Z">
        <w:r>
          <w:rPr>
            <w:rFonts w:hint="default"/>
            <w:lang w:val="es-EC"/>
          </w:rPr>
          <w:t>or</w:t>
        </w:r>
      </w:ins>
      <w:ins w:id="195" w:author="marpa" w:date="2026-10-25T13:27:24Z">
        <w:r>
          <w:rPr>
            <w:rFonts w:hint="default"/>
            <w:lang w:val="es-EC"/>
          </w:rPr>
          <w:t>.</w:t>
        </w:r>
      </w:ins>
      <w:ins w:id="196" w:author="marpa" w:date="2026-10-25T13:27:26Z">
        <w:r>
          <w:rPr>
            <w:rFonts w:hint="default"/>
            <w:lang w:val="es-EC"/>
          </w:rPr>
          <w:t xml:space="preserve"> </w:t>
        </w:r>
      </w:ins>
      <w:ins w:id="197" w:author="marpa" w:date="2026-10-25T13:27:30Z">
        <w:r>
          <w:rPr>
            <w:rFonts w:hint="default"/>
            <w:lang w:val="es-EC"/>
          </w:rPr>
          <w:t>Una v</w:t>
        </w:r>
      </w:ins>
      <w:ins w:id="198" w:author="marpa" w:date="2026-10-25T13:27:31Z">
        <w:r>
          <w:rPr>
            <w:rFonts w:hint="default"/>
            <w:lang w:val="es-EC"/>
          </w:rPr>
          <w:t>ez ter</w:t>
        </w:r>
      </w:ins>
      <w:ins w:id="199" w:author="marpa" w:date="2026-10-25T13:27:32Z">
        <w:r>
          <w:rPr>
            <w:rFonts w:hint="default"/>
            <w:lang w:val="es-EC"/>
          </w:rPr>
          <w:t>mina</w:t>
        </w:r>
      </w:ins>
      <w:ins w:id="200" w:author="marpa" w:date="2026-10-25T13:27:33Z">
        <w:r>
          <w:rPr>
            <w:rFonts w:hint="default"/>
            <w:lang w:val="es-EC"/>
          </w:rPr>
          <w:t>do se da</w:t>
        </w:r>
      </w:ins>
      <w:ins w:id="201" w:author="marpa" w:date="2026-10-25T13:27:34Z">
        <w:r>
          <w:rPr>
            <w:rFonts w:hint="default"/>
            <w:lang w:val="es-EC"/>
          </w:rPr>
          <w:t xml:space="preserve"> click e</w:t>
        </w:r>
      </w:ins>
      <w:ins w:id="202" w:author="marpa" w:date="2026-10-25T13:27:35Z">
        <w:r>
          <w:rPr>
            <w:rFonts w:hint="default"/>
            <w:lang w:val="es-EC"/>
          </w:rPr>
          <w:t>n cerr</w:t>
        </w:r>
      </w:ins>
      <w:ins w:id="203" w:author="marpa" w:date="2026-10-25T13:27:36Z">
        <w:r>
          <w:rPr>
            <w:rFonts w:hint="default"/>
            <w:lang w:val="es-EC"/>
          </w:rPr>
          <w:t>ar y</w:t>
        </w:r>
      </w:ins>
      <w:ins w:id="204" w:author="marpa" w:date="2026-10-25T13:27:37Z">
        <w:r>
          <w:rPr>
            <w:rFonts w:hint="default"/>
            <w:lang w:val="es-EC"/>
          </w:rPr>
          <w:t xml:space="preserve"> la </w:t>
        </w:r>
      </w:ins>
      <w:ins w:id="205" w:author="marpa" w:date="2026-10-25T13:27:38Z">
        <w:r>
          <w:rPr>
            <w:rFonts w:hint="default"/>
            <w:lang w:val="es-EC"/>
          </w:rPr>
          <w:t>c</w:t>
        </w:r>
      </w:ins>
      <w:ins w:id="206" w:author="marpa" w:date="2026-10-25T13:27:39Z">
        <w:r>
          <w:rPr>
            <w:rFonts w:hint="default"/>
            <w:lang w:val="es-EC"/>
          </w:rPr>
          <w:t>onexión</w:t>
        </w:r>
      </w:ins>
      <w:ins w:id="207" w:author="marpa" w:date="2026-10-25T13:27:40Z">
        <w:r>
          <w:rPr>
            <w:rFonts w:hint="default"/>
            <w:lang w:val="es-EC"/>
          </w:rPr>
          <w:t xml:space="preserve"> e</w:t>
        </w:r>
      </w:ins>
      <w:ins w:id="208" w:author="marpa" w:date="2026-10-25T13:27:41Z">
        <w:r>
          <w:rPr>
            <w:rFonts w:hint="default"/>
            <w:lang w:val="es-EC"/>
          </w:rPr>
          <w:t>stá e</w:t>
        </w:r>
      </w:ins>
      <w:ins w:id="209" w:author="marpa" w:date="2026-10-25T13:27:42Z">
        <w:r>
          <w:rPr>
            <w:rFonts w:hint="default"/>
            <w:lang w:val="es-EC"/>
          </w:rPr>
          <w:t>stable</w:t>
        </w:r>
      </w:ins>
      <w:ins w:id="210" w:author="marpa" w:date="2026-10-25T13:27:43Z">
        <w:r>
          <w:rPr>
            <w:rFonts w:hint="default"/>
            <w:lang w:val="es-EC"/>
          </w:rPr>
          <w:t>cida y</w:t>
        </w:r>
      </w:ins>
      <w:ins w:id="211" w:author="marpa" w:date="2026-10-25T13:27:44Z">
        <w:r>
          <w:rPr>
            <w:rFonts w:hint="default"/>
            <w:lang w:val="es-EC"/>
          </w:rPr>
          <w:t xml:space="preserve"> lista </w:t>
        </w:r>
      </w:ins>
      <w:ins w:id="212" w:author="marpa" w:date="2026-10-25T13:27:45Z">
        <w:r>
          <w:rPr>
            <w:rFonts w:hint="default"/>
            <w:lang w:val="es-EC"/>
          </w:rPr>
          <w:t xml:space="preserve">para el </w:t>
        </w:r>
      </w:ins>
      <w:ins w:id="213" w:author="marpa" w:date="2026-10-25T13:27:46Z">
        <w:r>
          <w:rPr>
            <w:rFonts w:hint="default"/>
            <w:lang w:val="es-EC"/>
          </w:rPr>
          <w:t>despli</w:t>
        </w:r>
      </w:ins>
      <w:ins w:id="214" w:author="marpa" w:date="2026-10-25T13:27:47Z">
        <w:r>
          <w:rPr>
            <w:rFonts w:hint="default"/>
            <w:lang w:val="es-EC"/>
          </w:rPr>
          <w:t>egue</w:t>
        </w:r>
      </w:ins>
      <w:ins w:id="215" w:author="marpa" w:date="2026-10-25T13:27:48Z">
        <w:r>
          <w:rPr>
            <w:rFonts w:hint="default"/>
            <w:lang w:val="es-EC"/>
          </w:rPr>
          <w:t>.</w:t>
        </w:r>
      </w:ins>
    </w:p>
    <w:p w14:paraId="2524BC72">
      <w:pPr>
        <w:rPr>
          <w:rFonts w:hint="default"/>
          <w:lang w:val="es-EC"/>
        </w:rPr>
        <w:pPrChange w:id="216" w:author="marpa" w:date="2026-10-25T13:16:59Z">
          <w:pPr/>
        </w:pPrChange>
      </w:pPr>
      <w:ins w:id="217" w:author="marpa" w:date="2026-10-25T13:27:53Z">
        <w:r>
          <w:rPr>
            <w:rFonts w:hint="default"/>
            <w:lang w:val="es-EC"/>
          </w:rPr>
          <w:t>P</w:t>
        </w:r>
      </w:ins>
      <w:ins w:id="218" w:author="marpa" w:date="2026-10-25T13:27:54Z">
        <w:r>
          <w:rPr>
            <w:rFonts w:hint="default"/>
            <w:lang w:val="es-EC"/>
          </w:rPr>
          <w:t>ara veri</w:t>
        </w:r>
      </w:ins>
      <w:ins w:id="219" w:author="marpa" w:date="2026-10-25T13:27:55Z">
        <w:r>
          <w:rPr>
            <w:rFonts w:hint="default"/>
            <w:lang w:val="es-EC"/>
          </w:rPr>
          <w:t xml:space="preserve">ficar </w:t>
        </w:r>
      </w:ins>
      <w:ins w:id="220" w:author="marpa" w:date="2026-10-25T13:27:56Z">
        <w:r>
          <w:rPr>
            <w:rFonts w:hint="default"/>
            <w:lang w:val="es-EC"/>
          </w:rPr>
          <w:t>que la</w:t>
        </w:r>
      </w:ins>
      <w:ins w:id="221" w:author="marpa" w:date="2026-10-25T13:27:57Z">
        <w:r>
          <w:rPr>
            <w:rFonts w:hint="default"/>
            <w:lang w:val="es-EC"/>
          </w:rPr>
          <w:t xml:space="preserve"> cone</w:t>
        </w:r>
      </w:ins>
      <w:ins w:id="222" w:author="marpa" w:date="2026-10-25T13:27:58Z">
        <w:r>
          <w:rPr>
            <w:rFonts w:hint="default"/>
            <w:lang w:val="es-EC"/>
          </w:rPr>
          <w:t>xión es</w:t>
        </w:r>
      </w:ins>
      <w:ins w:id="223" w:author="marpa" w:date="2026-10-25T13:27:59Z">
        <w:r>
          <w:rPr>
            <w:rFonts w:hint="default"/>
            <w:lang w:val="es-EC"/>
          </w:rPr>
          <w:t xml:space="preserve">té </w:t>
        </w:r>
      </w:ins>
      <w:ins w:id="224" w:author="marpa" w:date="2026-10-25T13:28:00Z">
        <w:r>
          <w:rPr>
            <w:rFonts w:hint="default"/>
            <w:lang w:val="es-EC"/>
          </w:rPr>
          <w:t>funcion</w:t>
        </w:r>
      </w:ins>
      <w:ins w:id="225" w:author="marpa" w:date="2026-10-25T13:28:01Z">
        <w:r>
          <w:rPr>
            <w:rFonts w:hint="default"/>
            <w:lang w:val="es-EC"/>
          </w:rPr>
          <w:t xml:space="preserve">ando se </w:t>
        </w:r>
      </w:ins>
      <w:ins w:id="226" w:author="marpa" w:date="2026-10-25T13:28:02Z">
        <w:r>
          <w:rPr>
            <w:rFonts w:hint="default"/>
            <w:lang w:val="es-EC"/>
          </w:rPr>
          <w:t>p</w:t>
        </w:r>
      </w:ins>
      <w:ins w:id="227" w:author="marpa" w:date="2026-10-25T13:28:03Z">
        <w:r>
          <w:rPr>
            <w:rFonts w:hint="default"/>
            <w:lang w:val="es-EC"/>
          </w:rPr>
          <w:t>ue</w:t>
        </w:r>
      </w:ins>
      <w:ins w:id="228" w:author="marpa" w:date="2026-10-25T13:28:04Z">
        <w:r>
          <w:rPr>
            <w:rFonts w:hint="default"/>
            <w:lang w:val="es-EC"/>
          </w:rPr>
          <w:t>de abrir</w:t>
        </w:r>
      </w:ins>
      <w:ins w:id="229" w:author="marpa" w:date="2026-10-25T13:28:05Z">
        <w:r>
          <w:rPr>
            <w:rFonts w:hint="default"/>
            <w:lang w:val="es-EC"/>
          </w:rPr>
          <w:t xml:space="preserve"> </w:t>
        </w:r>
      </w:ins>
      <w:ins w:id="230" w:author="marpa" w:date="2026-10-25T13:28:09Z">
        <w:r>
          <w:rPr>
            <w:rFonts w:hint="default"/>
            <w:lang w:val="es-EC"/>
          </w:rPr>
          <w:t>la pes</w:t>
        </w:r>
      </w:ins>
      <w:ins w:id="231" w:author="marpa" w:date="2026-10-25T13:28:10Z">
        <w:r>
          <w:rPr>
            <w:rFonts w:hint="default"/>
            <w:lang w:val="es-EC"/>
          </w:rPr>
          <w:t>taña</w:t>
        </w:r>
      </w:ins>
      <w:ins w:id="232" w:author="marpa" w:date="2026-10-25T13:28:11Z">
        <w:r>
          <w:rPr>
            <w:rFonts w:hint="default"/>
            <w:lang w:val="es-EC"/>
          </w:rPr>
          <w:t xml:space="preserve"> “H</w:t>
        </w:r>
      </w:ins>
      <w:ins w:id="233" w:author="marpa" w:date="2026-10-25T13:28:12Z">
        <w:r>
          <w:rPr>
            <w:rFonts w:hint="default"/>
            <w:lang w:val="es-EC"/>
          </w:rPr>
          <w:t>erramient</w:t>
        </w:r>
      </w:ins>
      <w:ins w:id="234" w:author="marpa" w:date="2026-10-25T13:28:13Z">
        <w:r>
          <w:rPr>
            <w:rFonts w:hint="default"/>
            <w:lang w:val="es-EC"/>
          </w:rPr>
          <w:t>as”</w:t>
        </w:r>
      </w:ins>
      <w:ins w:id="235" w:author="marpa" w:date="2026-10-25T13:28:14Z">
        <w:r>
          <w:rPr>
            <w:rFonts w:hint="default"/>
            <w:lang w:val="es-EC"/>
          </w:rPr>
          <w:t xml:space="preserve"> </w:t>
        </w:r>
      </w:ins>
      <w:ins w:id="236" w:author="marpa" w:date="2026-10-25T13:28:16Z">
        <w:r>
          <w:rPr>
            <w:rFonts w:hint="default"/>
            <w:lang w:val="es-EC"/>
          </w:rPr>
          <w:t xml:space="preserve">opción </w:t>
        </w:r>
      </w:ins>
      <w:ins w:id="237" w:author="marpa" w:date="2026-10-25T13:28:17Z">
        <w:r>
          <w:rPr>
            <w:rFonts w:hint="default"/>
            <w:lang w:val="es-EC"/>
          </w:rPr>
          <w:t>“Serv</w:t>
        </w:r>
      </w:ins>
      <w:ins w:id="238" w:author="marpa" w:date="2026-10-25T13:28:18Z">
        <w:r>
          <w:rPr>
            <w:rFonts w:hint="default"/>
            <w:lang w:val="es-EC"/>
          </w:rPr>
          <w:t>idores”</w:t>
        </w:r>
      </w:ins>
      <w:ins w:id="239" w:author="marpa" w:date="2026-10-25T13:28:19Z">
        <w:r>
          <w:rPr>
            <w:rFonts w:hint="default"/>
            <w:lang w:val="es-EC"/>
          </w:rPr>
          <w:t xml:space="preserve"> y</w:t>
        </w:r>
      </w:ins>
      <w:ins w:id="240" w:author="marpa" w:date="2026-10-25T13:28:20Z">
        <w:r>
          <w:rPr>
            <w:rFonts w:hint="default"/>
            <w:lang w:val="es-EC"/>
          </w:rPr>
          <w:t xml:space="preserve"> observ</w:t>
        </w:r>
      </w:ins>
      <w:ins w:id="241" w:author="marpa" w:date="2026-10-25T13:28:21Z">
        <w:r>
          <w:rPr>
            <w:rFonts w:hint="default"/>
            <w:lang w:val="es-EC"/>
          </w:rPr>
          <w:t xml:space="preserve">ar que </w:t>
        </w:r>
      </w:ins>
      <w:ins w:id="242" w:author="marpa" w:date="2026-10-25T13:28:22Z">
        <w:r>
          <w:rPr>
            <w:rFonts w:hint="default"/>
            <w:lang w:val="es-EC"/>
          </w:rPr>
          <w:t>ju</w:t>
        </w:r>
      </w:ins>
      <w:ins w:id="243" w:author="marpa" w:date="2026-10-25T13:28:23Z">
        <w:r>
          <w:rPr>
            <w:rFonts w:hint="default"/>
            <w:lang w:val="es-EC"/>
          </w:rPr>
          <w:t xml:space="preserve">nto al </w:t>
        </w:r>
      </w:ins>
      <w:ins w:id="244" w:author="marpa" w:date="2026-10-25T13:28:24Z">
        <w:r>
          <w:rPr>
            <w:rFonts w:hint="default"/>
            <w:lang w:val="es-EC"/>
          </w:rPr>
          <w:t>logo</w:t>
        </w:r>
      </w:ins>
      <w:ins w:id="245" w:author="marpa" w:date="2026-10-25T13:28:25Z">
        <w:r>
          <w:rPr>
            <w:rFonts w:hint="default"/>
            <w:lang w:val="es-EC"/>
          </w:rPr>
          <w:t xml:space="preserve"> de paya</w:t>
        </w:r>
      </w:ins>
      <w:ins w:id="246" w:author="marpa" w:date="2026-10-25T13:28:26Z">
        <w:r>
          <w:rPr>
            <w:rFonts w:hint="default"/>
            <w:lang w:val="es-EC"/>
          </w:rPr>
          <w:t>ra apa</w:t>
        </w:r>
      </w:ins>
      <w:ins w:id="247" w:author="marpa" w:date="2026-10-25T13:28:27Z">
        <w:r>
          <w:rPr>
            <w:rFonts w:hint="default"/>
            <w:lang w:val="es-EC"/>
          </w:rPr>
          <w:t xml:space="preserve">rece una </w:t>
        </w:r>
      </w:ins>
      <w:ins w:id="248" w:author="marpa" w:date="2026-10-25T13:28:28Z">
        <w:r>
          <w:rPr>
            <w:rFonts w:hint="default"/>
            <w:lang w:val="es-EC"/>
          </w:rPr>
          <w:t>pequ</w:t>
        </w:r>
      </w:ins>
      <w:ins w:id="249" w:author="marpa" w:date="2026-10-25T13:28:29Z">
        <w:r>
          <w:rPr>
            <w:rFonts w:hint="default"/>
            <w:lang w:val="es-EC"/>
          </w:rPr>
          <w:t>eñ</w:t>
        </w:r>
      </w:ins>
      <w:ins w:id="250" w:author="marpa" w:date="2026-10-25T13:28:30Z">
        <w:r>
          <w:rPr>
            <w:rFonts w:hint="default"/>
            <w:lang w:val="es-EC"/>
          </w:rPr>
          <w:t>a flec</w:t>
        </w:r>
      </w:ins>
      <w:ins w:id="251" w:author="marpa" w:date="2026-10-25T13:28:31Z">
        <w:r>
          <w:rPr>
            <w:rFonts w:hint="default"/>
            <w:lang w:val="es-EC"/>
          </w:rPr>
          <w:t>ha v</w:t>
        </w:r>
      </w:ins>
      <w:ins w:id="252" w:author="marpa" w:date="2026-10-25T13:28:32Z">
        <w:r>
          <w:rPr>
            <w:rFonts w:hint="default"/>
            <w:lang w:val="es-EC"/>
          </w:rPr>
          <w:t>erde.</w:t>
        </w:r>
      </w:ins>
    </w:p>
    <w:p w14:paraId="03FA1038">
      <w:pPr>
        <w:pStyle w:val="3"/>
      </w:pPr>
      <w:bookmarkStart w:id="34" w:name="_Toc11014"/>
      <w:r>
        <w:t>CREACIÓN DEL PROYECTO SERVIDOR</w:t>
      </w:r>
      <w:bookmarkEnd w:id="34"/>
      <w:r>
        <w:t xml:space="preserve"> </w:t>
      </w:r>
    </w:p>
    <w:p w14:paraId="2B4CF8C1">
      <w:r>
        <w:t>Se crea el proyecto en NetBeans seleccionando ‘New Project’, ‘Java with Maven’ y ‘Web Application’. Se coloca el nombre del proyecto, ubicación y grupo. Se selecciona el servidor Payara y la versión de Jakarta</w:t>
      </w:r>
      <w:ins w:id="253" w:author="marpa" w:date="2026-10-25T13:29:52Z">
        <w:r>
          <w:rPr>
            <w:rFonts w:hint="default"/>
            <w:lang w:val="es-EC"/>
          </w:rPr>
          <w:t xml:space="preserve">, </w:t>
        </w:r>
      </w:ins>
      <w:ins w:id="254" w:author="marpa" w:date="2026-10-25T13:29:53Z">
        <w:r>
          <w:rPr>
            <w:rFonts w:hint="default"/>
            <w:lang w:val="es-EC"/>
          </w:rPr>
          <w:t xml:space="preserve">en el </w:t>
        </w:r>
      </w:ins>
      <w:ins w:id="255" w:author="marpa" w:date="2026-10-25T13:29:54Z">
        <w:r>
          <w:rPr>
            <w:rFonts w:hint="default"/>
            <w:lang w:val="es-EC"/>
          </w:rPr>
          <w:t>caso de e</w:t>
        </w:r>
      </w:ins>
      <w:ins w:id="256" w:author="marpa" w:date="2026-10-25T13:29:55Z">
        <w:r>
          <w:rPr>
            <w:rFonts w:hint="default"/>
            <w:lang w:val="es-EC"/>
          </w:rPr>
          <w:t>ste p</w:t>
        </w:r>
      </w:ins>
      <w:ins w:id="257" w:author="marpa" w:date="2026-10-25T13:29:56Z">
        <w:r>
          <w:rPr>
            <w:rFonts w:hint="default"/>
            <w:lang w:val="es-EC"/>
          </w:rPr>
          <w:t>ro</w:t>
        </w:r>
      </w:ins>
      <w:ins w:id="258" w:author="marpa" w:date="2026-10-25T13:29:57Z">
        <w:r>
          <w:rPr>
            <w:rFonts w:hint="default"/>
            <w:lang w:val="es-EC"/>
          </w:rPr>
          <w:t>yecto J</w:t>
        </w:r>
      </w:ins>
      <w:ins w:id="259" w:author="marpa" w:date="2026-10-25T13:29:58Z">
        <w:r>
          <w:rPr>
            <w:rFonts w:hint="default"/>
            <w:lang w:val="es-EC"/>
          </w:rPr>
          <w:t>akar</w:t>
        </w:r>
      </w:ins>
      <w:ins w:id="260" w:author="marpa" w:date="2026-10-25T13:29:59Z">
        <w:r>
          <w:rPr>
            <w:rFonts w:hint="default"/>
            <w:lang w:val="es-EC"/>
          </w:rPr>
          <w:t>ta EE</w:t>
        </w:r>
      </w:ins>
      <w:ins w:id="261" w:author="marpa" w:date="2026-10-25T13:30:00Z">
        <w:r>
          <w:rPr>
            <w:rFonts w:hint="default"/>
            <w:lang w:val="es-EC"/>
          </w:rPr>
          <w:t xml:space="preserve"> 11</w:t>
        </w:r>
      </w:ins>
      <w:r>
        <w:t>. Finalmente se hace clic en ‘Finish’.</w:t>
      </w:r>
    </w:p>
    <w:p w14:paraId="42EFD7BC">
      <w:pPr>
        <w:keepNext/>
        <w:spacing w:after="0"/>
        <w:jc w:val="center"/>
      </w:pPr>
      <w:ins w:id="262" w:author="marpa" w:date="2026-10-25T13:29:04Z">
        <w:r>
          <w:rPr/>
          <w:drawing>
            <wp:inline distT="0" distB="0" distL="114300" distR="114300">
              <wp:extent cx="4084320" cy="2808605"/>
              <wp:effectExtent l="0" t="0" r="5080" b="10795"/>
              <wp:docPr id="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
                      <pic:cNvPicPr>
                        <a:picLocks noChangeAspect="1"/>
                      </pic:cNvPicPr>
                    </pic:nvPicPr>
                    <pic:blipFill>
                      <a:blip r:embed="rId25"/>
                      <a:stretch>
                        <a:fillRect/>
                      </a:stretch>
                    </pic:blipFill>
                    <pic:spPr>
                      <a:xfrm>
                        <a:off x="0" y="0"/>
                        <a:ext cx="4084320" cy="2808605"/>
                      </a:xfrm>
                      <a:prstGeom prst="rect">
                        <a:avLst/>
                      </a:prstGeom>
                    </pic:spPr>
                  </pic:pic>
                </a:graphicData>
              </a:graphic>
            </wp:inline>
          </w:drawing>
        </w:r>
      </w:ins>
      <w:del w:id="264" w:author="marpa" w:date="2026-10-25T13:29:03Z">
        <w:r>
          <w:rPr/>
          <w:drawing>
            <wp:inline distT="114300" distB="114300" distL="114300" distR="114300">
              <wp:extent cx="4203700" cy="2635885"/>
              <wp:effectExtent l="0" t="0" r="6350" b="0"/>
              <wp:docPr id="41" name="image36.png"/>
              <wp:cNvGraphicFramePr/>
              <a:graphic xmlns:a="http://schemas.openxmlformats.org/drawingml/2006/main">
                <a:graphicData uri="http://schemas.openxmlformats.org/drawingml/2006/picture">
                  <pic:pic xmlns:pic="http://schemas.openxmlformats.org/drawingml/2006/picture">
                    <pic:nvPicPr>
                      <pic:cNvPr id="41" name="image36.png"/>
                      <pic:cNvPicPr preferRelativeResize="0"/>
                    </pic:nvPicPr>
                    <pic:blipFill>
                      <a:blip r:embed="rId26"/>
                      <a:srcRect/>
                      <a:stretch>
                        <a:fillRect/>
                      </a:stretch>
                    </pic:blipFill>
                    <pic:spPr>
                      <a:xfrm>
                        <a:off x="0" y="0"/>
                        <a:ext cx="4203865" cy="2636322"/>
                      </a:xfrm>
                      <a:prstGeom prst="rect">
                        <a:avLst/>
                      </a:prstGeom>
                    </pic:spPr>
                  </pic:pic>
                </a:graphicData>
              </a:graphic>
            </wp:inline>
          </w:drawing>
        </w:r>
      </w:del>
    </w:p>
    <w:p w14:paraId="0634160D">
      <w:pPr>
        <w:pStyle w:val="5"/>
      </w:pPr>
      <w:bookmarkStart w:id="35" w:name="_rer3vh469vy8" w:colFirst="0" w:colLast="0"/>
      <w:bookmarkEnd w:id="35"/>
      <w:bookmarkStart w:id="36" w:name="_Toc27774"/>
      <w:r>
        <w:t>Figura 1</w:t>
      </w:r>
      <w:ins w:id="266" w:author="marpa" w:date="2026-10-25T13:29:00Z">
        <w:r>
          <w:rPr>
            <w:rFonts w:hint="default"/>
            <w:lang w:val="es-EC"/>
          </w:rPr>
          <w:t>5</w:t>
        </w:r>
      </w:ins>
      <w:del w:id="267" w:author="marpa" w:date="2026-10-25T13:28:59Z">
        <w:r>
          <w:rPr/>
          <w:delText>2</w:delText>
        </w:r>
      </w:del>
      <w:r>
        <w:t>. Creación del proyecto – Servidor SOAP</w:t>
      </w:r>
      <w:bookmarkEnd w:id="36"/>
    </w:p>
    <w:p w14:paraId="632F4435"/>
    <w:p w14:paraId="173EA088">
      <w:pPr>
        <w:keepNext/>
        <w:spacing w:after="0"/>
        <w:jc w:val="center"/>
      </w:pPr>
      <w:ins w:id="268" w:author="marpa" w:date="2026-10-25T13:29:19Z">
        <w:r>
          <w:rPr/>
          <w:drawing>
            <wp:inline distT="0" distB="0" distL="114300" distR="114300">
              <wp:extent cx="4316730" cy="2564130"/>
              <wp:effectExtent l="0" t="0" r="1270" b="1270"/>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pic:cNvPicPr>
                        <a:picLocks noChangeAspect="1"/>
                      </pic:cNvPicPr>
                    </pic:nvPicPr>
                    <pic:blipFill>
                      <a:blip r:embed="rId27"/>
                      <a:stretch>
                        <a:fillRect/>
                      </a:stretch>
                    </pic:blipFill>
                    <pic:spPr>
                      <a:xfrm>
                        <a:off x="0" y="0"/>
                        <a:ext cx="4316766" cy="2564753"/>
                      </a:xfrm>
                      <a:prstGeom prst="rect">
                        <a:avLst/>
                      </a:prstGeom>
                    </pic:spPr>
                  </pic:pic>
                </a:graphicData>
              </a:graphic>
            </wp:inline>
          </w:drawing>
        </w:r>
      </w:ins>
      <w:del w:id="270" w:author="marpa" w:date="2026-10-25T13:29:19Z">
        <w:r>
          <w:rPr/>
          <w:drawing>
            <wp:inline distT="114300" distB="114300" distL="114300" distR="114300">
              <wp:extent cx="4690745" cy="3204210"/>
              <wp:effectExtent l="0" t="0" r="0" b="0"/>
              <wp:docPr id="33" name="image49.png"/>
              <wp:cNvGraphicFramePr/>
              <a:graphic xmlns:a="http://schemas.openxmlformats.org/drawingml/2006/main">
                <a:graphicData uri="http://schemas.openxmlformats.org/drawingml/2006/picture">
                  <pic:pic xmlns:pic="http://schemas.openxmlformats.org/drawingml/2006/picture">
                    <pic:nvPicPr>
                      <pic:cNvPr id="33" name="image49.png"/>
                      <pic:cNvPicPr preferRelativeResize="0"/>
                    </pic:nvPicPr>
                    <pic:blipFill>
                      <a:blip r:embed="rId28"/>
                      <a:srcRect/>
                      <a:stretch>
                        <a:fillRect/>
                      </a:stretch>
                    </pic:blipFill>
                    <pic:spPr>
                      <a:xfrm>
                        <a:off x="0" y="0"/>
                        <a:ext cx="4691354" cy="3204527"/>
                      </a:xfrm>
                      <a:prstGeom prst="rect">
                        <a:avLst/>
                      </a:prstGeom>
                    </pic:spPr>
                  </pic:pic>
                </a:graphicData>
              </a:graphic>
            </wp:inline>
          </w:drawing>
        </w:r>
      </w:del>
    </w:p>
    <w:p w14:paraId="58A13089">
      <w:pPr>
        <w:pStyle w:val="5"/>
      </w:pPr>
      <w:bookmarkStart w:id="37" w:name="_94aha25iy8e5" w:colFirst="0" w:colLast="0"/>
      <w:bookmarkEnd w:id="37"/>
      <w:bookmarkStart w:id="38" w:name="_Toc17246"/>
      <w:r>
        <w:t>Figura 1</w:t>
      </w:r>
      <w:ins w:id="272" w:author="marpa" w:date="2026-10-25T13:34:47Z">
        <w:r>
          <w:rPr>
            <w:rFonts w:hint="default"/>
            <w:lang w:val="es-EC"/>
          </w:rPr>
          <w:t>6</w:t>
        </w:r>
      </w:ins>
      <w:del w:id="273" w:author="marpa" w:date="2026-10-25T13:34:47Z">
        <w:r>
          <w:rPr/>
          <w:delText>3</w:delText>
        </w:r>
      </w:del>
      <w:r>
        <w:t>. Configuración del proyecto 1 - Servidor SOAP</w:t>
      </w:r>
      <w:bookmarkEnd w:id="38"/>
    </w:p>
    <w:p w14:paraId="0DD3568F"/>
    <w:p w14:paraId="3ACFDB46">
      <w:pPr>
        <w:keepNext/>
        <w:spacing w:after="0"/>
        <w:jc w:val="center"/>
      </w:pPr>
      <w:ins w:id="274" w:author="marpa" w:date="2026-10-25T13:30:07Z">
        <w:r>
          <w:rPr/>
          <w:drawing>
            <wp:inline distT="0" distB="0" distL="114300" distR="114300">
              <wp:extent cx="4146550" cy="2861310"/>
              <wp:effectExtent l="0" t="0" r="6350" b="8890"/>
              <wp:docPr id="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pic:cNvPicPr>
                        <a:picLocks noChangeAspect="1"/>
                      </pic:cNvPicPr>
                    </pic:nvPicPr>
                    <pic:blipFill>
                      <a:blip r:embed="rId29"/>
                      <a:stretch>
                        <a:fillRect/>
                      </a:stretch>
                    </pic:blipFill>
                    <pic:spPr>
                      <a:xfrm>
                        <a:off x="0" y="0"/>
                        <a:ext cx="4147140" cy="2861386"/>
                      </a:xfrm>
                      <a:prstGeom prst="rect">
                        <a:avLst/>
                      </a:prstGeom>
                    </pic:spPr>
                  </pic:pic>
                </a:graphicData>
              </a:graphic>
            </wp:inline>
          </w:drawing>
        </w:r>
      </w:ins>
      <w:del w:id="276" w:author="marpa" w:date="2026-10-25T13:30:06Z">
        <w:r>
          <w:rPr/>
          <w:drawing>
            <wp:inline distT="114300" distB="114300" distL="114300" distR="114300">
              <wp:extent cx="4267835" cy="2860040"/>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60" name="image13.png"/>
                      <pic:cNvPicPr preferRelativeResize="0"/>
                    </pic:nvPicPr>
                    <pic:blipFill>
                      <a:blip r:embed="rId30"/>
                      <a:srcRect/>
                      <a:stretch>
                        <a:fillRect/>
                      </a:stretch>
                    </pic:blipFill>
                    <pic:spPr>
                      <a:xfrm>
                        <a:off x="0" y="0"/>
                        <a:ext cx="4268153" cy="2860490"/>
                      </a:xfrm>
                      <a:prstGeom prst="rect">
                        <a:avLst/>
                      </a:prstGeom>
                    </pic:spPr>
                  </pic:pic>
                </a:graphicData>
              </a:graphic>
            </wp:inline>
          </w:drawing>
        </w:r>
      </w:del>
    </w:p>
    <w:p w14:paraId="531BEEA9">
      <w:pPr>
        <w:pStyle w:val="5"/>
      </w:pPr>
      <w:bookmarkStart w:id="39" w:name="_lw38mfu860bx" w:colFirst="0" w:colLast="0"/>
      <w:bookmarkEnd w:id="39"/>
      <w:bookmarkStart w:id="40" w:name="_Toc3344"/>
      <w:r>
        <w:t>Figura 1</w:t>
      </w:r>
      <w:ins w:id="278" w:author="marpa" w:date="2026-10-25T13:34:50Z">
        <w:r>
          <w:rPr>
            <w:rFonts w:hint="default"/>
            <w:lang w:val="es-EC"/>
          </w:rPr>
          <w:t>7</w:t>
        </w:r>
      </w:ins>
      <w:del w:id="279" w:author="marpa" w:date="2026-10-25T13:34:49Z">
        <w:r>
          <w:rPr/>
          <w:delText>4</w:delText>
        </w:r>
      </w:del>
      <w:r>
        <w:t>. Configuración del proyecto 2 - Servidor SOAP</w:t>
      </w:r>
      <w:bookmarkEnd w:id="40"/>
    </w:p>
    <w:p w14:paraId="719FA840">
      <w:pPr>
        <w:pStyle w:val="3"/>
      </w:pPr>
      <w:bookmarkStart w:id="41" w:name="_Toc9335"/>
      <w:r>
        <w:t>CODIFICACIÓN DEL PROYECTO SERVIDOR</w:t>
      </w:r>
      <w:bookmarkEnd w:id="41"/>
    </w:p>
    <w:p w14:paraId="15069DCF">
      <w:pPr>
        <w:pStyle w:val="4"/>
      </w:pPr>
      <w:bookmarkStart w:id="42" w:name="_Toc8827"/>
      <w:r>
        <w:t>CREACIÓN DE PAQUETES</w:t>
      </w:r>
      <w:bookmarkEnd w:id="42"/>
    </w:p>
    <w:p w14:paraId="39E0B9BC">
      <w:pPr>
        <w:rPr>
          <w:ins w:id="280" w:author="marpa" w:date="2026-10-25T13:33:50Z"/>
          <w:rFonts w:hint="default"/>
          <w:lang w:val="es-EC"/>
        </w:rPr>
      </w:pPr>
      <w:r>
        <w:t>Al tratarse de una arquitectura orientada a servicios (SOA) sin conexión a base de datos, se crea la estructura del proyecto enfocada en las dos divisiones funcionales principales. Se incluyen los paquetes: ec.edu.espe.servidorconversiones.WebServices, modelo</w:t>
      </w:r>
      <w:ins w:id="281" w:author="marpa" w:date="2026-10-25T13:30:40Z">
        <w:r>
          <w:rPr>
            <w:rFonts w:hint="default"/>
            <w:lang w:val="es-EC"/>
          </w:rPr>
          <w:t>s</w:t>
        </w:r>
      </w:ins>
      <w:r>
        <w:t xml:space="preserve">, </w:t>
      </w:r>
      <w:ins w:id="282" w:author="marpa" w:date="2026-10-25T13:30:34Z">
        <w:r>
          <w:rPr>
            <w:rFonts w:hint="default"/>
            <w:lang w:val="es-EC"/>
          </w:rPr>
          <w:t>controla</w:t>
        </w:r>
      </w:ins>
      <w:ins w:id="283" w:author="marpa" w:date="2026-10-25T13:30:35Z">
        <w:r>
          <w:rPr>
            <w:rFonts w:hint="default"/>
            <w:lang w:val="es-EC"/>
          </w:rPr>
          <w:t>dor</w:t>
        </w:r>
      </w:ins>
      <w:ins w:id="284" w:author="marpa" w:date="2026-10-25T13:30:43Z">
        <w:r>
          <w:rPr>
            <w:rFonts w:hint="default"/>
            <w:lang w:val="es-EC"/>
          </w:rPr>
          <w:t>es</w:t>
        </w:r>
      </w:ins>
      <w:del w:id="285" w:author="marpa" w:date="2026-10-25T13:30:33Z">
        <w:r>
          <w:rPr/>
          <w:delText>pruebas</w:delText>
        </w:r>
      </w:del>
      <w:r>
        <w:t>, servicios y vistas, siguiendo el patrón arquitectónico MVC.</w:t>
      </w:r>
      <w:ins w:id="286" w:author="marpa" w:date="2026-10-25T13:31:38Z">
        <w:r>
          <w:rPr>
            <w:rFonts w:hint="default"/>
            <w:lang w:val="es-EC"/>
          </w:rPr>
          <w:t xml:space="preserve"> </w:t>
        </w:r>
      </w:ins>
      <w:ins w:id="287" w:author="marpa" w:date="2026-10-25T13:31:39Z">
        <w:r>
          <w:rPr>
            <w:rFonts w:hint="default"/>
            <w:lang w:val="es-EC"/>
          </w:rPr>
          <w:t>Adiciona</w:t>
        </w:r>
      </w:ins>
      <w:ins w:id="288" w:author="marpa" w:date="2026-10-25T13:31:40Z">
        <w:r>
          <w:rPr>
            <w:rFonts w:hint="default"/>
            <w:lang w:val="es-EC"/>
          </w:rPr>
          <w:t>lmente s</w:t>
        </w:r>
      </w:ins>
      <w:ins w:id="289" w:author="marpa" w:date="2026-10-25T13:31:41Z">
        <w:r>
          <w:rPr>
            <w:rFonts w:hint="default"/>
            <w:lang w:val="es-EC"/>
          </w:rPr>
          <w:t>e crean p</w:t>
        </w:r>
      </w:ins>
      <w:ins w:id="290" w:author="marpa" w:date="2026-10-25T13:31:42Z">
        <w:r>
          <w:rPr>
            <w:rFonts w:hint="default"/>
            <w:lang w:val="es-EC"/>
          </w:rPr>
          <w:t>aq</w:t>
        </w:r>
      </w:ins>
      <w:ins w:id="291" w:author="marpa" w:date="2026-10-25T13:31:43Z">
        <w:r>
          <w:rPr>
            <w:rFonts w:hint="default"/>
            <w:lang w:val="es-EC"/>
          </w:rPr>
          <w:t>uetes pa</w:t>
        </w:r>
      </w:ins>
      <w:ins w:id="292" w:author="marpa" w:date="2026-10-25T13:31:44Z">
        <w:r>
          <w:rPr>
            <w:rFonts w:hint="default"/>
            <w:lang w:val="es-EC"/>
          </w:rPr>
          <w:t xml:space="preserve">ra </w:t>
        </w:r>
      </w:ins>
      <w:ins w:id="293" w:author="marpa" w:date="2026-10-25T13:31:48Z">
        <w:r>
          <w:rPr>
            <w:rFonts w:hint="default"/>
            <w:lang w:val="es-EC"/>
          </w:rPr>
          <w:t>se</w:t>
        </w:r>
      </w:ins>
      <w:ins w:id="294" w:author="marpa" w:date="2026-10-25T13:31:49Z">
        <w:r>
          <w:rPr>
            <w:rFonts w:hint="default"/>
            <w:lang w:val="es-EC"/>
          </w:rPr>
          <w:t>gurid</w:t>
        </w:r>
      </w:ins>
      <w:ins w:id="295" w:author="marpa" w:date="2026-10-25T13:31:50Z">
        <w:r>
          <w:rPr>
            <w:rFonts w:hint="default"/>
            <w:lang w:val="es-EC"/>
          </w:rPr>
          <w:t>ad</w:t>
        </w:r>
      </w:ins>
      <w:ins w:id="296" w:author="marpa" w:date="2026-10-25T13:33:50Z">
        <w:r>
          <w:rPr>
            <w:rFonts w:hint="default"/>
            <w:lang w:val="es-EC"/>
          </w:rPr>
          <w:t>.</w:t>
        </w:r>
      </w:ins>
    </w:p>
    <w:p w14:paraId="1A45A7BA">
      <w:pPr>
        <w:jc w:val="center"/>
        <w:rPr>
          <w:del w:id="298" w:author="marpa" w:date="2026-10-25T13:34:40Z"/>
          <w:rFonts w:hint="default"/>
          <w:lang w:val="es-EC"/>
        </w:rPr>
        <w:pPrChange w:id="297" w:author="marpa" w:date="2026-10-25T13:33:51Z">
          <w:pPr/>
        </w:pPrChange>
      </w:pPr>
      <w:ins w:id="299" w:author="marpa" w:date="2026-10-25T13:34:34Z">
        <w:r>
          <w:rPr/>
          <w:drawing>
            <wp:inline distT="0" distB="0" distL="114300" distR="114300">
              <wp:extent cx="2766060" cy="981075"/>
              <wp:effectExtent l="0" t="0" r="2540" b="9525"/>
              <wp:docPr id="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
                      <pic:cNvPicPr>
                        <a:picLocks noChangeAspect="1"/>
                      </pic:cNvPicPr>
                    </pic:nvPicPr>
                    <pic:blipFill>
                      <a:blip r:embed="rId31"/>
                      <a:stretch>
                        <a:fillRect/>
                      </a:stretch>
                    </pic:blipFill>
                    <pic:spPr>
                      <a:xfrm>
                        <a:off x="0" y="0"/>
                        <a:ext cx="2766060" cy="981075"/>
                      </a:xfrm>
                      <a:prstGeom prst="rect">
                        <a:avLst/>
                      </a:prstGeom>
                      <a:noFill/>
                      <a:ln>
                        <a:noFill/>
                      </a:ln>
                    </pic:spPr>
                  </pic:pic>
                </a:graphicData>
              </a:graphic>
            </wp:inline>
          </w:drawing>
        </w:r>
      </w:ins>
    </w:p>
    <w:p w14:paraId="1A45A7BA">
      <w:pPr>
        <w:keepNext w:val="0"/>
        <w:spacing w:after="0"/>
        <w:jc w:val="center"/>
        <w:pPrChange w:id="301" w:author="marpa" w:date="2026-10-25T13:34:40Z">
          <w:pPr>
            <w:keepNext/>
            <w:spacing w:after="0"/>
            <w:jc w:val="center"/>
          </w:pPr>
        </w:pPrChange>
      </w:pPr>
      <w:del w:id="302" w:author="marpa" w:date="2026-10-25T13:31:26Z">
        <w:r>
          <w:rPr/>
          <w:drawing>
            <wp:inline distT="114300" distB="114300" distL="114300" distR="114300">
              <wp:extent cx="2695575" cy="1476375"/>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61" name="image5.png"/>
                      <pic:cNvPicPr preferRelativeResize="0"/>
                    </pic:nvPicPr>
                    <pic:blipFill>
                      <a:blip r:embed="rId32"/>
                      <a:srcRect/>
                      <a:stretch>
                        <a:fillRect/>
                      </a:stretch>
                    </pic:blipFill>
                    <pic:spPr>
                      <a:xfrm>
                        <a:off x="0" y="0"/>
                        <a:ext cx="2695575" cy="1476375"/>
                      </a:xfrm>
                      <a:prstGeom prst="rect">
                        <a:avLst/>
                      </a:prstGeom>
                    </pic:spPr>
                  </pic:pic>
                </a:graphicData>
              </a:graphic>
            </wp:inline>
          </w:drawing>
        </w:r>
      </w:del>
    </w:p>
    <w:p w14:paraId="6E347E4B">
      <w:pPr>
        <w:pStyle w:val="5"/>
      </w:pPr>
      <w:bookmarkStart w:id="43" w:name="_Toc14002"/>
      <w:r>
        <w:t>Figura 1</w:t>
      </w:r>
      <w:ins w:id="304" w:author="marpa" w:date="2026-10-25T13:34:52Z">
        <w:r>
          <w:rPr>
            <w:rFonts w:hint="default"/>
            <w:lang w:val="es-EC"/>
          </w:rPr>
          <w:t>8</w:t>
        </w:r>
      </w:ins>
      <w:del w:id="305" w:author="marpa" w:date="2026-10-25T13:34:51Z">
        <w:r>
          <w:rPr/>
          <w:delText>5</w:delText>
        </w:r>
      </w:del>
      <w:r>
        <w:t>. Estructura de paquetes - Servidor SOAP</w:t>
      </w:r>
      <w:bookmarkEnd w:id="43"/>
    </w:p>
    <w:p w14:paraId="6EDDF68F">
      <w:pPr>
        <w:pStyle w:val="4"/>
      </w:pPr>
      <w:bookmarkStart w:id="44" w:name="_Toc32375"/>
      <w:r>
        <w:t>CREACIÓN DE WEBSERVICES</w:t>
      </w:r>
      <w:bookmarkEnd w:id="44"/>
    </w:p>
    <w:p w14:paraId="5448BAC4">
      <w:pPr>
        <w:spacing w:before="240" w:after="240"/>
      </w:pPr>
      <w:r>
        <w:t>Para la exposición de las funcionalidades hacia los clientes (Android y Java), se utiliza la especificación Jakarta XML Web Services (JAX-WS). En esta capa se definen los Endpoints que transforman las peticiones XML en llamadas a los servicios de lógica de negocio anteriormente creados.</w:t>
      </w:r>
    </w:p>
    <w:p w14:paraId="0531E3EC">
      <w:pPr>
        <w:spacing w:before="240" w:after="240"/>
        <w:rPr>
          <w:ins w:id="306" w:author="marpa" w:date="2026-10-25T13:36:09Z"/>
        </w:rPr>
      </w:pPr>
      <w:r>
        <w:t>Se utilizan a</w:t>
      </w:r>
      <w:r>
        <w:rPr>
          <w:color w:val="548DD4"/>
          <w:rPrChange w:id="307" w:author="marpa" w:date="2026-10-25T13:39:42Z">
            <w:rPr/>
          </w:rPrChange>
        </w:rPr>
        <w:t>notaciones de Jakarta EE como @WebService para marcar la clase como un servicio web y @WebMethod para exponer cada función específica (Login y Conversiones). Esta estructura permite que el servidor Payara genere automáticamente el archivo WSDL (Web Services Description La</w:t>
      </w:r>
      <w:r>
        <w:t>nguage), que sirve como el contrato de interfaz para cualquier cliente que desee consumir el servicio.</w:t>
      </w:r>
    </w:p>
    <w:p w14:paraId="192B05A4">
      <w:pPr>
        <w:pStyle w:val="13"/>
        <w:spacing w:before="0" w:after="0" w:line="256" w:lineRule="auto"/>
        <w:jc w:val="left"/>
        <w:rPr>
          <w:rFonts w:hint="default" w:eastAsia="Cambria" w:cs="Cambria" w:asciiTheme="majorAscii" w:hAnsiTheme="majorAscii"/>
          <w:color w:val="548DD4"/>
          <w:sz w:val="22"/>
          <w:szCs w:val="22"/>
          <w:lang w:val="es-EC"/>
        </w:rPr>
        <w:pPrChange w:id="308" w:author="marpa" w:date="2026-10-25T13:38:27Z">
          <w:pPr>
            <w:spacing w:before="240" w:after="240"/>
          </w:pPr>
        </w:pPrChange>
      </w:pPr>
      <w:ins w:id="309" w:author="marpa" w:date="2026-10-25T13:36:27Z">
        <w:r>
          <w:rPr>
            <w:rFonts w:eastAsia="Cambria" w:cs="Cambria" w:asciiTheme="majorAscii" w:hAnsiTheme="majorAscii"/>
            <w:color w:val="548DD4"/>
            <w:sz w:val="22"/>
            <w:szCs w:val="22"/>
            <w:rPrChange w:id="310" w:author="marpa" w:date="2026-10-25T13:38:18Z">
              <w:rPr>
                <w:rFonts w:ascii="Cambria" w:hAnsi="Cambria" w:eastAsia="Cambria" w:cs="Cambria"/>
                <w:color w:val="3D3D3D"/>
              </w:rPr>
            </w:rPrChange>
          </w:rPr>
          <w:t xml:space="preserve">Dentro del paquete controladores.ws se crea un </w:t>
        </w:r>
      </w:ins>
      <w:ins w:id="312" w:author="marpa" w:date="2026-10-25T13:36:27Z">
        <w:r>
          <w:rPr>
            <w:rFonts w:hint="default" w:eastAsia="Cambria" w:cs="Cambria" w:asciiTheme="majorAscii" w:hAnsiTheme="majorAscii"/>
            <w:color w:val="548DD4"/>
            <w:sz w:val="22"/>
            <w:szCs w:val="22"/>
            <w:rPrChange w:id="313" w:author="marpa" w:date="2026-10-25T13:38:18Z">
              <w:rPr>
                <w:rFonts w:hint="default" w:ascii="Cambria" w:hAnsi="Cambria" w:eastAsia="Cambria" w:cs="Cambria"/>
                <w:color w:val="3D3D3D"/>
              </w:rPr>
            </w:rPrChange>
          </w:rPr>
          <w:t>webservice</w:t>
        </w:r>
      </w:ins>
      <w:ins w:id="315" w:author="marpa" w:date="2026-10-25T13:36:38Z">
        <w:r>
          <w:rPr>
            <w:rFonts w:hint="default" w:eastAsia="Cambria" w:cs="Cambria" w:asciiTheme="majorAscii" w:hAnsiTheme="majorAscii"/>
            <w:color w:val="548DD4"/>
            <w:sz w:val="22"/>
            <w:szCs w:val="22"/>
            <w:lang w:val="es-EC"/>
            <w:rPrChange w:id="316" w:author="marpa" w:date="2026-10-25T13:38:18Z">
              <w:rPr>
                <w:rFonts w:hint="default" w:ascii="Cambria" w:hAnsi="Cambria" w:eastAsia="Cambria" w:cs="Cambria"/>
                <w:color w:val="3D3D3D"/>
                <w:lang w:val="es-EC"/>
              </w:rPr>
            </w:rPrChange>
          </w:rPr>
          <w:t xml:space="preserve">, </w:t>
        </w:r>
      </w:ins>
      <w:ins w:id="318" w:author="marpa" w:date="2026-10-25T13:36:44Z">
        <w:r>
          <w:rPr>
            <w:rFonts w:hint="default" w:eastAsia="Cambria" w:cs="Cambria" w:asciiTheme="majorAscii" w:hAnsiTheme="majorAscii"/>
            <w:color w:val="548DD4"/>
            <w:sz w:val="22"/>
            <w:szCs w:val="22"/>
            <w:lang w:val="es-EC"/>
            <w:rPrChange w:id="319" w:author="marpa" w:date="2026-10-25T13:38:18Z">
              <w:rPr>
                <w:rFonts w:hint="default" w:ascii="Cambria" w:hAnsi="Cambria" w:eastAsia="Cambria" w:cs="Cambria"/>
                <w:color w:val="3D3D3D"/>
                <w:lang w:val="es-EC"/>
              </w:rPr>
            </w:rPrChange>
          </w:rPr>
          <w:t>y</w:t>
        </w:r>
      </w:ins>
      <w:ins w:id="321" w:author="marpa" w:date="2026-10-25T13:36:45Z">
        <w:r>
          <w:rPr>
            <w:rFonts w:hint="default" w:eastAsia="Cambria" w:cs="Cambria" w:asciiTheme="majorAscii" w:hAnsiTheme="majorAscii"/>
            <w:color w:val="548DD4"/>
            <w:sz w:val="22"/>
            <w:szCs w:val="22"/>
            <w:lang w:val="es-EC"/>
            <w:rPrChange w:id="322" w:author="marpa" w:date="2026-10-25T13:38:18Z">
              <w:rPr>
                <w:rFonts w:hint="default" w:ascii="Cambria" w:hAnsi="Cambria" w:eastAsia="Cambria" w:cs="Cambria"/>
                <w:color w:val="3D3D3D"/>
                <w:lang w:val="es-EC"/>
              </w:rPr>
            </w:rPrChange>
          </w:rPr>
          <w:t xml:space="preserve"> </w:t>
        </w:r>
      </w:ins>
      <w:ins w:id="324" w:author="marpa" w:date="2026-10-25T13:36:39Z">
        <w:r>
          <w:rPr>
            <w:rFonts w:hint="default" w:eastAsia="Cambria" w:cs="Cambria" w:asciiTheme="majorAscii" w:hAnsiTheme="majorAscii"/>
            <w:color w:val="548DD4"/>
            <w:sz w:val="22"/>
            <w:szCs w:val="22"/>
            <w:lang w:val="es-EC"/>
            <w:rPrChange w:id="325" w:author="marpa" w:date="2026-10-25T13:38:18Z">
              <w:rPr>
                <w:rFonts w:hint="default" w:ascii="Cambria" w:hAnsi="Cambria" w:eastAsia="Cambria" w:cs="Cambria"/>
                <w:color w:val="3D3D3D"/>
                <w:lang w:val="es-EC"/>
              </w:rPr>
            </w:rPrChange>
          </w:rPr>
          <w:t>s</w:t>
        </w:r>
      </w:ins>
      <w:ins w:id="327" w:author="marpa" w:date="2026-10-25T13:36:27Z">
        <w:r>
          <w:rPr>
            <w:rFonts w:hint="default" w:eastAsia="Cambria" w:cs="Cambria" w:asciiTheme="majorAscii" w:hAnsiTheme="majorAscii"/>
            <w:color w:val="548DD4"/>
            <w:sz w:val="22"/>
            <w:szCs w:val="22"/>
            <w:rPrChange w:id="328" w:author="marpa" w:date="2026-10-25T13:38:18Z">
              <w:rPr>
                <w:rFonts w:hint="default" w:ascii="Cambria" w:hAnsi="Cambria" w:eastAsia="Cambria" w:cs="Cambria"/>
                <w:color w:val="3D3D3D"/>
              </w:rPr>
            </w:rPrChange>
          </w:rPr>
          <w:t>e configura el web</w:t>
        </w:r>
      </w:ins>
      <w:ins w:id="330" w:author="marpa" w:date="2026-10-25T13:37:05Z">
        <w:r>
          <w:rPr>
            <w:rFonts w:hint="default" w:eastAsia="Cambria" w:cs="Cambria" w:asciiTheme="majorAscii" w:hAnsiTheme="majorAscii"/>
            <w:color w:val="548DD4"/>
            <w:sz w:val="22"/>
            <w:szCs w:val="22"/>
            <w:lang w:val="es-EC"/>
            <w:rPrChange w:id="331" w:author="marpa" w:date="2026-10-25T13:38:18Z">
              <w:rPr>
                <w:rFonts w:hint="default" w:ascii="Cambria" w:hAnsi="Cambria" w:eastAsia="Cambria" w:cs="Cambria"/>
                <w:color w:val="3D3D3D"/>
                <w:lang w:val="es-EC"/>
              </w:rPr>
            </w:rPrChange>
          </w:rPr>
          <w:t xml:space="preserve"> </w:t>
        </w:r>
      </w:ins>
      <w:ins w:id="333" w:author="marpa" w:date="2026-10-25T13:36:27Z">
        <w:r>
          <w:rPr>
            <w:rFonts w:hint="default" w:eastAsia="Cambria" w:cs="Cambria" w:asciiTheme="majorAscii" w:hAnsiTheme="majorAscii"/>
            <w:color w:val="548DD4"/>
            <w:sz w:val="22"/>
            <w:szCs w:val="22"/>
            <w:rPrChange w:id="334" w:author="marpa" w:date="2026-10-25T13:38:18Z">
              <w:rPr>
                <w:rFonts w:hint="default" w:ascii="Cambria" w:hAnsi="Cambria" w:eastAsia="Cambria" w:cs="Cambria"/>
                <w:color w:val="3D3D3D"/>
              </w:rPr>
            </w:rPrChange>
          </w:rPr>
          <w:t>service con su nombre WSConversorUnidades.</w:t>
        </w:r>
      </w:ins>
      <w:ins w:id="336" w:author="marpa" w:date="2026-10-25T13:36:46Z">
        <w:r>
          <w:rPr>
            <w:rFonts w:hint="default" w:eastAsia="Cambria" w:cs="Cambria" w:asciiTheme="majorAscii" w:hAnsiTheme="majorAscii"/>
            <w:color w:val="548DD4"/>
            <w:sz w:val="22"/>
            <w:szCs w:val="22"/>
            <w:lang w:val="es-EC"/>
            <w:rPrChange w:id="337" w:author="marpa" w:date="2026-10-25T13:38:18Z">
              <w:rPr>
                <w:rFonts w:hint="default" w:ascii="Cambria" w:hAnsi="Cambria" w:eastAsia="Cambria" w:cs="Cambria"/>
                <w:color w:val="3D3D3D"/>
                <w:lang w:val="es-EC"/>
              </w:rPr>
            </w:rPrChange>
          </w:rPr>
          <w:t xml:space="preserve"> </w:t>
        </w:r>
      </w:ins>
      <w:ins w:id="339" w:author="marpa" w:date="2026-10-25T13:36:47Z">
        <w:r>
          <w:rPr>
            <w:rFonts w:hint="default" w:eastAsia="Cambria" w:cs="Cambria" w:asciiTheme="majorAscii" w:hAnsiTheme="majorAscii"/>
            <w:color w:val="548DD4"/>
            <w:sz w:val="22"/>
            <w:szCs w:val="22"/>
            <w:lang w:val="es-EC"/>
            <w:rPrChange w:id="340" w:author="marpa" w:date="2026-10-25T13:38:18Z">
              <w:rPr>
                <w:rFonts w:hint="default" w:ascii="Cambria" w:hAnsi="Cambria" w:eastAsia="Cambria" w:cs="Cambria"/>
                <w:color w:val="3D3D3D"/>
                <w:lang w:val="es-EC"/>
              </w:rPr>
            </w:rPrChange>
          </w:rPr>
          <w:t>Aquí</w:t>
        </w:r>
      </w:ins>
      <w:ins w:id="342" w:author="marpa" w:date="2026-10-25T13:36:48Z">
        <w:r>
          <w:rPr>
            <w:rFonts w:hint="default" w:eastAsia="Cambria" w:cs="Cambria" w:asciiTheme="majorAscii" w:hAnsiTheme="majorAscii"/>
            <w:color w:val="548DD4"/>
            <w:sz w:val="22"/>
            <w:szCs w:val="22"/>
            <w:lang w:val="es-EC"/>
            <w:rPrChange w:id="343" w:author="marpa" w:date="2026-10-25T13:38:18Z">
              <w:rPr>
                <w:rFonts w:hint="default" w:ascii="Cambria" w:hAnsi="Cambria" w:eastAsia="Cambria" w:cs="Cambria"/>
                <w:color w:val="3D3D3D"/>
                <w:lang w:val="es-EC"/>
              </w:rPr>
            </w:rPrChange>
          </w:rPr>
          <w:t xml:space="preserve"> se decl</w:t>
        </w:r>
      </w:ins>
      <w:ins w:id="345" w:author="marpa" w:date="2026-10-25T13:36:49Z">
        <w:r>
          <w:rPr>
            <w:rFonts w:hint="default" w:eastAsia="Cambria" w:cs="Cambria" w:asciiTheme="majorAscii" w:hAnsiTheme="majorAscii"/>
            <w:color w:val="548DD4"/>
            <w:sz w:val="22"/>
            <w:szCs w:val="22"/>
            <w:lang w:val="es-EC"/>
            <w:rPrChange w:id="346" w:author="marpa" w:date="2026-10-25T13:38:18Z">
              <w:rPr>
                <w:rFonts w:hint="default" w:ascii="Cambria" w:hAnsi="Cambria" w:eastAsia="Cambria" w:cs="Cambria"/>
                <w:color w:val="3D3D3D"/>
                <w:lang w:val="es-EC"/>
              </w:rPr>
            </w:rPrChange>
          </w:rPr>
          <w:t>aran to</w:t>
        </w:r>
      </w:ins>
      <w:ins w:id="348" w:author="marpa" w:date="2026-10-25T13:36:50Z">
        <w:r>
          <w:rPr>
            <w:rFonts w:hint="default" w:eastAsia="Cambria" w:cs="Cambria" w:asciiTheme="majorAscii" w:hAnsiTheme="majorAscii"/>
            <w:color w:val="548DD4"/>
            <w:sz w:val="22"/>
            <w:szCs w:val="22"/>
            <w:lang w:val="es-EC"/>
            <w:rPrChange w:id="349" w:author="marpa" w:date="2026-10-25T13:38:18Z">
              <w:rPr>
                <w:rFonts w:hint="default" w:ascii="Cambria" w:hAnsi="Cambria" w:eastAsia="Cambria" w:cs="Cambria"/>
                <w:color w:val="3D3D3D"/>
                <w:lang w:val="es-EC"/>
              </w:rPr>
            </w:rPrChange>
          </w:rPr>
          <w:t>das l</w:t>
        </w:r>
      </w:ins>
      <w:ins w:id="351" w:author="marpa" w:date="2026-10-25T13:36:51Z">
        <w:r>
          <w:rPr>
            <w:rFonts w:hint="default" w:eastAsia="Cambria" w:cs="Cambria" w:asciiTheme="majorAscii" w:hAnsiTheme="majorAscii"/>
            <w:color w:val="548DD4"/>
            <w:sz w:val="22"/>
            <w:szCs w:val="22"/>
            <w:lang w:val="es-EC"/>
            <w:rPrChange w:id="352" w:author="marpa" w:date="2026-10-25T13:38:18Z">
              <w:rPr>
                <w:rFonts w:hint="default" w:ascii="Cambria" w:hAnsi="Cambria" w:eastAsia="Cambria" w:cs="Cambria"/>
                <w:color w:val="3D3D3D"/>
                <w:lang w:val="es-EC"/>
              </w:rPr>
            </w:rPrChange>
          </w:rPr>
          <w:t>as op</w:t>
        </w:r>
      </w:ins>
      <w:ins w:id="354" w:author="marpa" w:date="2026-10-25T13:36:52Z">
        <w:r>
          <w:rPr>
            <w:rFonts w:hint="default" w:eastAsia="Cambria" w:cs="Cambria" w:asciiTheme="majorAscii" w:hAnsiTheme="majorAscii"/>
            <w:color w:val="548DD4"/>
            <w:sz w:val="22"/>
            <w:szCs w:val="22"/>
            <w:lang w:val="es-EC"/>
            <w:rPrChange w:id="355" w:author="marpa" w:date="2026-10-25T13:38:18Z">
              <w:rPr>
                <w:rFonts w:hint="default" w:ascii="Cambria" w:hAnsi="Cambria" w:eastAsia="Cambria" w:cs="Cambria"/>
                <w:color w:val="3D3D3D"/>
                <w:lang w:val="es-EC"/>
              </w:rPr>
            </w:rPrChange>
          </w:rPr>
          <w:t>eraci</w:t>
        </w:r>
      </w:ins>
      <w:ins w:id="357" w:author="marpa" w:date="2026-10-25T13:36:53Z">
        <w:r>
          <w:rPr>
            <w:rFonts w:hint="default" w:eastAsia="Cambria" w:cs="Cambria" w:asciiTheme="majorAscii" w:hAnsiTheme="majorAscii"/>
            <w:color w:val="548DD4"/>
            <w:sz w:val="22"/>
            <w:szCs w:val="22"/>
            <w:lang w:val="es-EC"/>
            <w:rPrChange w:id="358" w:author="marpa" w:date="2026-10-25T13:38:18Z">
              <w:rPr>
                <w:rFonts w:hint="default" w:ascii="Cambria" w:hAnsi="Cambria" w:eastAsia="Cambria" w:cs="Cambria"/>
                <w:color w:val="3D3D3D"/>
                <w:lang w:val="es-EC"/>
              </w:rPr>
            </w:rPrChange>
          </w:rPr>
          <w:t xml:space="preserve">ones que </w:t>
        </w:r>
      </w:ins>
      <w:ins w:id="360" w:author="marpa" w:date="2026-10-25T13:36:54Z">
        <w:r>
          <w:rPr>
            <w:rFonts w:hint="default" w:eastAsia="Cambria" w:cs="Cambria" w:asciiTheme="majorAscii" w:hAnsiTheme="majorAscii"/>
            <w:color w:val="548DD4"/>
            <w:sz w:val="22"/>
            <w:szCs w:val="22"/>
            <w:lang w:val="es-EC"/>
            <w:rPrChange w:id="361" w:author="marpa" w:date="2026-10-25T13:38:18Z">
              <w:rPr>
                <w:rFonts w:hint="default" w:ascii="Cambria" w:hAnsi="Cambria" w:eastAsia="Cambria" w:cs="Cambria"/>
                <w:color w:val="3D3D3D"/>
                <w:lang w:val="es-EC"/>
              </w:rPr>
            </w:rPrChange>
          </w:rPr>
          <w:t>reali</w:t>
        </w:r>
      </w:ins>
      <w:ins w:id="363" w:author="marpa" w:date="2026-10-25T13:36:55Z">
        <w:r>
          <w:rPr>
            <w:rFonts w:hint="default" w:eastAsia="Cambria" w:cs="Cambria" w:asciiTheme="majorAscii" w:hAnsiTheme="majorAscii"/>
            <w:color w:val="548DD4"/>
            <w:sz w:val="22"/>
            <w:szCs w:val="22"/>
            <w:lang w:val="es-EC"/>
            <w:rPrChange w:id="364" w:author="marpa" w:date="2026-10-25T13:38:18Z">
              <w:rPr>
                <w:rFonts w:hint="default" w:ascii="Cambria" w:hAnsi="Cambria" w:eastAsia="Cambria" w:cs="Cambria"/>
                <w:color w:val="3D3D3D"/>
                <w:lang w:val="es-EC"/>
              </w:rPr>
            </w:rPrChange>
          </w:rPr>
          <w:t>zará</w:t>
        </w:r>
      </w:ins>
      <w:ins w:id="366" w:author="marpa" w:date="2026-10-25T13:36:56Z">
        <w:r>
          <w:rPr>
            <w:rFonts w:hint="default" w:eastAsia="Cambria" w:cs="Cambria" w:asciiTheme="majorAscii" w:hAnsiTheme="majorAscii"/>
            <w:color w:val="548DD4"/>
            <w:sz w:val="22"/>
            <w:szCs w:val="22"/>
            <w:lang w:val="es-EC"/>
            <w:rPrChange w:id="367" w:author="marpa" w:date="2026-10-25T13:38:18Z">
              <w:rPr>
                <w:rFonts w:hint="default" w:ascii="Cambria" w:hAnsi="Cambria" w:eastAsia="Cambria" w:cs="Cambria"/>
                <w:color w:val="3D3D3D"/>
                <w:lang w:val="es-EC"/>
              </w:rPr>
            </w:rPrChange>
          </w:rPr>
          <w:t xml:space="preserve"> el</w:t>
        </w:r>
      </w:ins>
      <w:ins w:id="369" w:author="marpa" w:date="2026-10-25T13:36:57Z">
        <w:r>
          <w:rPr>
            <w:rFonts w:hint="default" w:eastAsia="Cambria" w:cs="Cambria" w:asciiTheme="majorAscii" w:hAnsiTheme="majorAscii"/>
            <w:color w:val="548DD4"/>
            <w:sz w:val="22"/>
            <w:szCs w:val="22"/>
            <w:lang w:val="es-EC"/>
            <w:rPrChange w:id="370" w:author="marpa" w:date="2026-10-25T13:38:18Z">
              <w:rPr>
                <w:rFonts w:hint="default" w:ascii="Cambria" w:hAnsi="Cambria" w:eastAsia="Cambria" w:cs="Cambria"/>
                <w:color w:val="3D3D3D"/>
                <w:lang w:val="es-EC"/>
              </w:rPr>
            </w:rPrChange>
          </w:rPr>
          <w:t xml:space="preserve"> servici</w:t>
        </w:r>
      </w:ins>
      <w:ins w:id="372" w:author="marpa" w:date="2026-10-25T13:36:58Z">
        <w:r>
          <w:rPr>
            <w:rFonts w:hint="default" w:eastAsia="Cambria" w:cs="Cambria" w:asciiTheme="majorAscii" w:hAnsiTheme="majorAscii"/>
            <w:color w:val="548DD4"/>
            <w:sz w:val="22"/>
            <w:szCs w:val="22"/>
            <w:lang w:val="es-EC"/>
            <w:rPrChange w:id="373" w:author="marpa" w:date="2026-10-25T13:38:18Z">
              <w:rPr>
                <w:rFonts w:hint="default" w:ascii="Cambria" w:hAnsi="Cambria" w:eastAsia="Cambria" w:cs="Cambria"/>
                <w:color w:val="3D3D3D"/>
                <w:lang w:val="es-EC"/>
              </w:rPr>
            </w:rPrChange>
          </w:rPr>
          <w:t>o.</w:t>
        </w:r>
      </w:ins>
    </w:p>
    <w:p w14:paraId="66018BBB">
      <w:pPr>
        <w:spacing w:line="240" w:lineRule="auto"/>
        <w:jc w:val="center"/>
        <w:rPr>
          <w:i/>
          <w:iCs/>
          <w:color w:val="1F497D"/>
          <w:sz w:val="18"/>
          <w:szCs w:val="18"/>
        </w:rPr>
      </w:pPr>
      <w:ins w:id="375" w:author="marpa" w:date="2026-10-25T13:38:52Z">
        <w:bookmarkStart w:id="45" w:name="_50i3qgl0xzvk" w:colFirst="0" w:colLast="0"/>
        <w:bookmarkEnd w:id="45"/>
        <w:r>
          <w:rPr/>
          <w:drawing>
            <wp:inline distT="0" distB="0" distL="114300" distR="114300">
              <wp:extent cx="2978785" cy="297180"/>
              <wp:effectExtent l="0" t="0" r="5715" b="7620"/>
              <wp:docPr id="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
                      <pic:cNvPicPr>
                        <a:picLocks noChangeAspect="1"/>
                      </pic:cNvPicPr>
                    </pic:nvPicPr>
                    <pic:blipFill>
                      <a:blip r:embed="rId33"/>
                      <a:srcRect t="30151" b="55952"/>
                      <a:stretch>
                        <a:fillRect/>
                      </a:stretch>
                    </pic:blipFill>
                    <pic:spPr>
                      <a:xfrm>
                        <a:off x="0" y="0"/>
                        <a:ext cx="2978785" cy="297180"/>
                      </a:xfrm>
                      <a:prstGeom prst="rect">
                        <a:avLst/>
                      </a:prstGeom>
                    </pic:spPr>
                  </pic:pic>
                </a:graphicData>
              </a:graphic>
            </wp:inline>
          </w:drawing>
        </w:r>
      </w:ins>
      <w:del w:id="377" w:author="marpa" w:date="2026-10-25T13:38:51Z">
        <w:r>
          <w:rPr>
            <w:i/>
            <w:iCs/>
            <w:color w:val="1F497D"/>
            <w:sz w:val="18"/>
            <w:szCs w:val="18"/>
          </w:rPr>
          <w:drawing>
            <wp:inline distT="114300" distB="114300" distL="114300" distR="114300">
              <wp:extent cx="2105025" cy="885825"/>
              <wp:effectExtent l="0" t="0" r="0" b="0"/>
              <wp:docPr id="62" name="image6.png"/>
              <wp:cNvGraphicFramePr/>
              <a:graphic xmlns:a="http://schemas.openxmlformats.org/drawingml/2006/main">
                <a:graphicData uri="http://schemas.openxmlformats.org/drawingml/2006/picture">
                  <pic:pic xmlns:pic="http://schemas.openxmlformats.org/drawingml/2006/picture">
                    <pic:nvPicPr>
                      <pic:cNvPr id="62" name="image6.png"/>
                      <pic:cNvPicPr preferRelativeResize="0"/>
                    </pic:nvPicPr>
                    <pic:blipFill>
                      <a:blip r:embed="rId34"/>
                      <a:srcRect/>
                      <a:stretch>
                        <a:fillRect/>
                      </a:stretch>
                    </pic:blipFill>
                    <pic:spPr>
                      <a:xfrm>
                        <a:off x="0" y="0"/>
                        <a:ext cx="2105025" cy="885825"/>
                      </a:xfrm>
                      <a:prstGeom prst="rect">
                        <a:avLst/>
                      </a:prstGeom>
                    </pic:spPr>
                  </pic:pic>
                </a:graphicData>
              </a:graphic>
            </wp:inline>
          </w:drawing>
        </w:r>
      </w:del>
    </w:p>
    <w:p w14:paraId="645A6B35">
      <w:pPr>
        <w:pStyle w:val="5"/>
      </w:pPr>
      <w:bookmarkStart w:id="46" w:name="_3ih8l6affwit" w:colFirst="0" w:colLast="0"/>
      <w:bookmarkEnd w:id="46"/>
      <w:bookmarkStart w:id="47" w:name="_Toc19547"/>
      <w:r>
        <w:t>Figura 1</w:t>
      </w:r>
      <w:ins w:id="379" w:author="marpa" w:date="2026-10-25T13:34:56Z">
        <w:r>
          <w:rPr>
            <w:rFonts w:hint="default"/>
            <w:lang w:val="es-EC"/>
          </w:rPr>
          <w:t>9</w:t>
        </w:r>
      </w:ins>
      <w:del w:id="380" w:author="marpa" w:date="2026-10-25T13:34:56Z">
        <w:r>
          <w:rPr/>
          <w:delText>6</w:delText>
        </w:r>
      </w:del>
      <w:r>
        <w:t>. Estructura de paquetes - WebServices</w:t>
      </w:r>
      <w:bookmarkEnd w:id="47"/>
    </w:p>
    <w:p w14:paraId="3B508530">
      <w:pPr>
        <w:pStyle w:val="6"/>
        <w:sectPr>
          <w:footerReference r:id="rId6" w:type="default"/>
          <w:footerReference r:id="rId7" w:type="even"/>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48" w:name="_gvse3wqyjbs9" w:colFirst="0" w:colLast="0"/>
      <w:bookmarkEnd w:id="48"/>
    </w:p>
    <w:p w14:paraId="7BCFCE21">
      <w:pPr>
        <w:pStyle w:val="6"/>
        <w:spacing w:before="0" w:after="0"/>
        <w:rPr>
          <w:b/>
          <w:bCs/>
          <w:i w:val="0"/>
          <w:iCs w:val="0"/>
          <w:sz w:val="24"/>
          <w:szCs w:val="24"/>
        </w:rPr>
      </w:pPr>
      <w:bookmarkStart w:id="49" w:name="_Toc7113"/>
      <w:r>
        <w:rPr>
          <w:b/>
          <w:bCs/>
          <w:i w:val="0"/>
          <w:iCs w:val="0"/>
          <w:sz w:val="24"/>
          <w:szCs w:val="24"/>
        </w:rPr>
        <w:t xml:space="preserve">Tabla 1. Clase </w:t>
      </w:r>
      <w:ins w:id="381" w:author="marpa" w:date="2026-10-25T13:40:08Z">
        <w:r>
          <w:rPr>
            <w:rFonts w:hint="default"/>
            <w:b/>
            <w:bCs/>
            <w:i w:val="0"/>
            <w:iCs w:val="0"/>
            <w:sz w:val="24"/>
            <w:szCs w:val="24"/>
          </w:rPr>
          <w:t>WSConversorUnidades</w:t>
        </w:r>
      </w:ins>
      <w:del w:id="382" w:author="marpa" w:date="2026-10-25T13:40:08Z">
        <w:r>
          <w:rPr>
            <w:b/>
            <w:bCs/>
            <w:i w:val="0"/>
            <w:iCs w:val="0"/>
            <w:sz w:val="24"/>
            <w:szCs w:val="24"/>
          </w:rPr>
          <w:delText>WSLogin</w:delText>
        </w:r>
        <w:bookmarkEnd w:id="49"/>
      </w:del>
      <w:r>
        <w:rPr>
          <w:b/>
          <w:bCs/>
          <w:i w:val="0"/>
          <w:iCs w:val="0"/>
          <w:sz w:val="24"/>
          <w:szCs w:val="24"/>
        </w:rPr>
        <w:t xml:space="preserve"> </w:t>
      </w:r>
    </w:p>
    <w:p w14:paraId="3D543BAB">
      <w:pPr>
        <w:adjustRightInd w:val="0"/>
        <w:snapToGrid w:val="0"/>
        <w:spacing w:before="0" w:after="0" w:line="240" w:lineRule="auto"/>
        <w:rPr>
          <w:del w:id="384" w:author="marpa" w:date="2026-10-25T13:40:54Z"/>
          <w:rFonts w:ascii="Arial" w:hAnsi="Arial" w:eastAsia="Courier New" w:cs="Arial"/>
          <w:color w:val="auto"/>
          <w:sz w:val="22"/>
          <w:szCs w:val="22"/>
          <w:rPrChange w:id="385" w:author="marpa" w:date="2026-10-25T13:41:27Z">
            <w:rPr>
              <w:del w:id="386" w:author="marpa" w:date="2026-10-25T13:40:54Z"/>
              <w:rFonts w:ascii="Arial" w:hAnsi="Arial" w:eastAsia="Courier New" w:cs="Arial"/>
              <w:color w:val="000000"/>
              <w:sz w:val="24"/>
              <w:szCs w:val="24"/>
            </w:rPr>
          </w:rPrChange>
        </w:rPr>
        <w:pPrChange w:id="383" w:author="marpa" w:date="2026-10-25T13:44:08Z">
          <w:pPr>
            <w:spacing w:before="0" w:after="0" w:line="240" w:lineRule="auto"/>
          </w:pPr>
        </w:pPrChange>
      </w:pPr>
      <w:del w:id="387" w:author="marpa" w:date="2026-10-25T13:40:54Z">
        <w:r>
          <w:rPr>
            <w:rFonts w:ascii="Arial" w:hAnsi="Arial" w:eastAsia="Courier New" w:cs="Arial"/>
            <w:color w:val="auto"/>
            <w:sz w:val="22"/>
            <w:szCs w:val="22"/>
            <w:rPrChange w:id="388" w:author="marpa" w:date="2026-10-25T13:41:27Z">
              <w:rPr>
                <w:rFonts w:ascii="Arial" w:hAnsi="Arial" w:eastAsia="Courier New" w:cs="Arial"/>
                <w:color w:val="000000"/>
                <w:sz w:val="24"/>
                <w:szCs w:val="24"/>
              </w:rPr>
            </w:rPrChange>
          </w:rPr>
          <w:delText>package ec.edu.monster.WebServices;</w:delText>
        </w:r>
      </w:del>
    </w:p>
    <w:p w14:paraId="6381F0FA">
      <w:pPr>
        <w:adjustRightInd w:val="0"/>
        <w:snapToGrid w:val="0"/>
        <w:spacing w:before="0" w:after="0" w:line="240" w:lineRule="auto"/>
        <w:rPr>
          <w:rFonts w:ascii="Arial" w:hAnsi="Arial" w:eastAsia="Courier New" w:cs="Arial"/>
          <w:color w:val="auto"/>
          <w:sz w:val="22"/>
          <w:szCs w:val="22"/>
          <w:rPrChange w:id="391" w:author="marpa" w:date="2026-10-25T13:41:27Z">
            <w:rPr>
              <w:rFonts w:ascii="Arial" w:hAnsi="Arial" w:eastAsia="Courier New" w:cs="Arial"/>
              <w:color w:val="000000"/>
              <w:sz w:val="24"/>
              <w:szCs w:val="24"/>
            </w:rPr>
          </w:rPrChange>
        </w:rPr>
        <w:pPrChange w:id="390" w:author="marpa" w:date="2026-10-25T13:44:08Z">
          <w:pPr>
            <w:spacing w:before="0" w:after="0" w:line="240" w:lineRule="auto"/>
          </w:pPr>
        </w:pPrChange>
      </w:pPr>
    </w:p>
    <w:p w14:paraId="0B068934">
      <w:pPr>
        <w:adjustRightInd w:val="0"/>
        <w:snapToGrid w:val="0"/>
        <w:spacing w:before="0" w:after="0" w:line="240" w:lineRule="auto"/>
        <w:rPr>
          <w:del w:id="393" w:author="marpa" w:date="2026-10-25T13:40:35Z"/>
          <w:rFonts w:ascii="Arial" w:hAnsi="Arial" w:eastAsia="Courier New" w:cs="Arial"/>
          <w:color w:val="auto"/>
          <w:sz w:val="22"/>
          <w:szCs w:val="22"/>
          <w:rPrChange w:id="394" w:author="marpa" w:date="2026-10-25T13:41:27Z">
            <w:rPr>
              <w:del w:id="395" w:author="marpa" w:date="2026-10-25T13:40:35Z"/>
              <w:rFonts w:ascii="Arial" w:hAnsi="Arial" w:eastAsia="Courier New" w:cs="Arial"/>
              <w:color w:val="000000"/>
              <w:sz w:val="24"/>
              <w:szCs w:val="24"/>
            </w:rPr>
          </w:rPrChange>
        </w:rPr>
        <w:pPrChange w:id="392" w:author="marpa" w:date="2026-10-25T13:44:08Z">
          <w:pPr>
            <w:spacing w:before="0" w:after="0" w:line="240" w:lineRule="auto"/>
          </w:pPr>
        </w:pPrChange>
      </w:pPr>
      <w:del w:id="396" w:author="marpa" w:date="2026-10-25T13:40:35Z">
        <w:r>
          <w:rPr>
            <w:rFonts w:ascii="Arial" w:hAnsi="Arial" w:eastAsia="Courier New" w:cs="Arial"/>
            <w:color w:val="auto"/>
            <w:sz w:val="22"/>
            <w:szCs w:val="22"/>
            <w:rPrChange w:id="397" w:author="marpa" w:date="2026-10-25T13:41:27Z">
              <w:rPr>
                <w:rFonts w:ascii="Arial" w:hAnsi="Arial" w:eastAsia="Courier New" w:cs="Arial"/>
                <w:color w:val="000000"/>
                <w:sz w:val="24"/>
                <w:szCs w:val="24"/>
              </w:rPr>
            </w:rPrChange>
          </w:rPr>
          <w:delText>import jakarta.jws.WebService;</w:delText>
        </w:r>
      </w:del>
    </w:p>
    <w:p w14:paraId="14CA5654">
      <w:pPr>
        <w:adjustRightInd w:val="0"/>
        <w:snapToGrid w:val="0"/>
        <w:spacing w:before="0" w:after="0" w:line="240" w:lineRule="auto"/>
        <w:rPr>
          <w:del w:id="400" w:author="marpa" w:date="2026-10-25T13:40:35Z"/>
          <w:rFonts w:ascii="Arial" w:hAnsi="Arial" w:eastAsia="Courier New" w:cs="Arial"/>
          <w:color w:val="auto"/>
          <w:sz w:val="22"/>
          <w:szCs w:val="22"/>
          <w:rPrChange w:id="401" w:author="marpa" w:date="2026-10-25T13:41:27Z">
            <w:rPr>
              <w:del w:id="402" w:author="marpa" w:date="2026-10-25T13:40:35Z"/>
              <w:rFonts w:ascii="Arial" w:hAnsi="Arial" w:eastAsia="Courier New" w:cs="Arial"/>
              <w:color w:val="000000"/>
              <w:sz w:val="24"/>
              <w:szCs w:val="24"/>
            </w:rPr>
          </w:rPrChange>
        </w:rPr>
        <w:pPrChange w:id="399" w:author="marpa" w:date="2026-10-25T13:44:08Z">
          <w:pPr>
            <w:spacing w:before="0" w:after="0" w:line="240" w:lineRule="auto"/>
          </w:pPr>
        </w:pPrChange>
      </w:pPr>
      <w:del w:id="403" w:author="marpa" w:date="2026-10-25T13:40:35Z">
        <w:r>
          <w:rPr>
            <w:rFonts w:ascii="Arial" w:hAnsi="Arial" w:eastAsia="Courier New" w:cs="Arial"/>
            <w:color w:val="auto"/>
            <w:sz w:val="22"/>
            <w:szCs w:val="22"/>
            <w:rPrChange w:id="404" w:author="marpa" w:date="2026-10-25T13:41:27Z">
              <w:rPr>
                <w:rFonts w:ascii="Arial" w:hAnsi="Arial" w:eastAsia="Courier New" w:cs="Arial"/>
                <w:color w:val="000000"/>
                <w:sz w:val="24"/>
                <w:szCs w:val="24"/>
              </w:rPr>
            </w:rPrChange>
          </w:rPr>
          <w:delText>import jakarta.jws.WebMethod;</w:delText>
        </w:r>
      </w:del>
    </w:p>
    <w:p w14:paraId="315E7E1A">
      <w:pPr>
        <w:adjustRightInd w:val="0"/>
        <w:snapToGrid w:val="0"/>
        <w:spacing w:before="0" w:after="0" w:line="240" w:lineRule="auto"/>
        <w:rPr>
          <w:del w:id="407" w:author="marpa" w:date="2026-10-25T13:40:35Z"/>
          <w:rFonts w:ascii="Arial" w:hAnsi="Arial" w:eastAsia="Courier New" w:cs="Arial"/>
          <w:color w:val="auto"/>
          <w:sz w:val="22"/>
          <w:szCs w:val="22"/>
          <w:rPrChange w:id="408" w:author="marpa" w:date="2026-10-25T13:41:27Z">
            <w:rPr>
              <w:del w:id="409" w:author="marpa" w:date="2026-10-25T13:40:35Z"/>
              <w:rFonts w:ascii="Arial" w:hAnsi="Arial" w:eastAsia="Courier New" w:cs="Arial"/>
              <w:color w:val="000000"/>
              <w:sz w:val="24"/>
              <w:szCs w:val="24"/>
            </w:rPr>
          </w:rPrChange>
        </w:rPr>
        <w:pPrChange w:id="406" w:author="marpa" w:date="2026-10-25T13:44:08Z">
          <w:pPr>
            <w:spacing w:before="0" w:after="0" w:line="240" w:lineRule="auto"/>
          </w:pPr>
        </w:pPrChange>
      </w:pPr>
      <w:del w:id="410" w:author="marpa" w:date="2026-10-25T13:40:35Z">
        <w:r>
          <w:rPr>
            <w:rFonts w:ascii="Arial" w:hAnsi="Arial" w:eastAsia="Courier New" w:cs="Arial"/>
            <w:color w:val="auto"/>
            <w:sz w:val="22"/>
            <w:szCs w:val="22"/>
            <w:rPrChange w:id="411" w:author="marpa" w:date="2026-10-25T13:41:27Z">
              <w:rPr>
                <w:rFonts w:ascii="Arial" w:hAnsi="Arial" w:eastAsia="Courier New" w:cs="Arial"/>
                <w:color w:val="000000"/>
                <w:sz w:val="24"/>
                <w:szCs w:val="24"/>
              </w:rPr>
            </w:rPrChange>
          </w:rPr>
          <w:delText>import jakarta.jws.WebParam;</w:delText>
        </w:r>
      </w:del>
    </w:p>
    <w:p w14:paraId="11187E05">
      <w:pPr>
        <w:adjustRightInd w:val="0"/>
        <w:snapToGrid w:val="0"/>
        <w:spacing w:before="0" w:after="0" w:line="240" w:lineRule="auto"/>
        <w:rPr>
          <w:del w:id="414" w:author="marpa" w:date="2026-10-25T13:40:35Z"/>
          <w:rFonts w:ascii="Arial" w:hAnsi="Arial" w:eastAsia="Courier New" w:cs="Arial"/>
          <w:color w:val="auto"/>
          <w:sz w:val="22"/>
          <w:szCs w:val="22"/>
          <w:rPrChange w:id="415" w:author="marpa" w:date="2026-10-25T13:41:27Z">
            <w:rPr>
              <w:del w:id="416" w:author="marpa" w:date="2026-10-25T13:40:35Z"/>
              <w:rFonts w:ascii="Arial" w:hAnsi="Arial" w:eastAsia="Courier New" w:cs="Arial"/>
              <w:color w:val="000000"/>
              <w:sz w:val="24"/>
              <w:szCs w:val="24"/>
            </w:rPr>
          </w:rPrChange>
        </w:rPr>
        <w:pPrChange w:id="413" w:author="marpa" w:date="2026-10-25T13:44:08Z">
          <w:pPr>
            <w:spacing w:before="0" w:after="0" w:line="240" w:lineRule="auto"/>
          </w:pPr>
        </w:pPrChange>
      </w:pPr>
      <w:del w:id="417" w:author="marpa" w:date="2026-10-25T13:40:35Z">
        <w:r>
          <w:rPr>
            <w:rFonts w:ascii="Arial" w:hAnsi="Arial" w:eastAsia="Courier New" w:cs="Arial"/>
            <w:color w:val="auto"/>
            <w:sz w:val="22"/>
            <w:szCs w:val="22"/>
            <w:rPrChange w:id="418" w:author="marpa" w:date="2026-10-25T13:41:27Z">
              <w:rPr>
                <w:rFonts w:ascii="Arial" w:hAnsi="Arial" w:eastAsia="Courier New" w:cs="Arial"/>
                <w:color w:val="000000"/>
                <w:sz w:val="24"/>
                <w:szCs w:val="24"/>
              </w:rPr>
            </w:rPrChange>
          </w:rPr>
          <w:delText>import java.util.UUID;</w:delText>
        </w:r>
      </w:del>
    </w:p>
    <w:p w14:paraId="73A73FBC">
      <w:pPr>
        <w:adjustRightInd w:val="0"/>
        <w:snapToGrid w:val="0"/>
        <w:spacing w:before="0" w:after="0" w:line="240" w:lineRule="auto"/>
        <w:rPr>
          <w:del w:id="421" w:author="marpa" w:date="2026-10-25T13:40:35Z"/>
          <w:rFonts w:ascii="Arial" w:hAnsi="Arial" w:eastAsia="Courier New" w:cs="Arial"/>
          <w:color w:val="auto"/>
          <w:sz w:val="22"/>
          <w:szCs w:val="22"/>
          <w:rPrChange w:id="422" w:author="marpa" w:date="2026-10-25T13:41:27Z">
            <w:rPr>
              <w:del w:id="423" w:author="marpa" w:date="2026-10-25T13:40:35Z"/>
              <w:rFonts w:ascii="Arial" w:hAnsi="Arial" w:eastAsia="Courier New" w:cs="Arial"/>
              <w:color w:val="000000"/>
              <w:sz w:val="24"/>
              <w:szCs w:val="24"/>
            </w:rPr>
          </w:rPrChange>
        </w:rPr>
        <w:pPrChange w:id="420" w:author="marpa" w:date="2026-10-25T13:44:08Z">
          <w:pPr>
            <w:spacing w:before="0" w:after="0" w:line="240" w:lineRule="auto"/>
          </w:pPr>
        </w:pPrChange>
      </w:pPr>
      <w:del w:id="424" w:author="marpa" w:date="2026-10-25T13:40:35Z">
        <w:r>
          <w:rPr>
            <w:rFonts w:ascii="Arial" w:hAnsi="Arial" w:eastAsia="Courier New" w:cs="Arial"/>
            <w:color w:val="auto"/>
            <w:sz w:val="22"/>
            <w:szCs w:val="22"/>
            <w:rPrChange w:id="425" w:author="marpa" w:date="2026-10-25T13:41:27Z">
              <w:rPr>
                <w:rFonts w:ascii="Arial" w:hAnsi="Arial" w:eastAsia="Courier New" w:cs="Arial"/>
                <w:color w:val="000000"/>
                <w:sz w:val="24"/>
                <w:szCs w:val="24"/>
              </w:rPr>
            </w:rPrChange>
          </w:rPr>
          <w:delText>import java.util.HashMap;</w:delText>
        </w:r>
      </w:del>
    </w:p>
    <w:p w14:paraId="7244F8CB">
      <w:pPr>
        <w:adjustRightInd w:val="0"/>
        <w:snapToGrid w:val="0"/>
        <w:spacing w:before="0" w:after="0" w:line="240" w:lineRule="auto"/>
        <w:rPr>
          <w:del w:id="428" w:author="marpa" w:date="2026-10-25T13:40:35Z"/>
          <w:rFonts w:ascii="Arial" w:hAnsi="Arial" w:eastAsia="Courier New" w:cs="Arial"/>
          <w:color w:val="auto"/>
          <w:sz w:val="22"/>
          <w:szCs w:val="22"/>
          <w:rPrChange w:id="429" w:author="marpa" w:date="2026-10-25T13:41:27Z">
            <w:rPr>
              <w:del w:id="430" w:author="marpa" w:date="2026-10-25T13:40:35Z"/>
              <w:rFonts w:ascii="Arial" w:hAnsi="Arial" w:eastAsia="Courier New" w:cs="Arial"/>
              <w:color w:val="000000"/>
              <w:sz w:val="24"/>
              <w:szCs w:val="24"/>
            </w:rPr>
          </w:rPrChange>
        </w:rPr>
        <w:pPrChange w:id="427" w:author="marpa" w:date="2026-10-25T13:44:08Z">
          <w:pPr>
            <w:spacing w:before="0" w:after="0" w:line="240" w:lineRule="auto"/>
          </w:pPr>
        </w:pPrChange>
      </w:pPr>
      <w:del w:id="431" w:author="marpa" w:date="2026-10-25T13:40:35Z">
        <w:r>
          <w:rPr>
            <w:rFonts w:ascii="Arial" w:hAnsi="Arial" w:eastAsia="Courier New" w:cs="Arial"/>
            <w:color w:val="auto"/>
            <w:sz w:val="22"/>
            <w:szCs w:val="22"/>
            <w:rPrChange w:id="432" w:author="marpa" w:date="2026-10-25T13:41:27Z">
              <w:rPr>
                <w:rFonts w:ascii="Arial" w:hAnsi="Arial" w:eastAsia="Courier New" w:cs="Arial"/>
                <w:color w:val="000000"/>
                <w:sz w:val="24"/>
                <w:szCs w:val="24"/>
              </w:rPr>
            </w:rPrChange>
          </w:rPr>
          <w:delText>import java.util.Map;</w:delText>
        </w:r>
      </w:del>
    </w:p>
    <w:p w14:paraId="5B097A5B">
      <w:pPr>
        <w:adjustRightInd w:val="0"/>
        <w:snapToGrid w:val="0"/>
        <w:spacing w:before="0" w:after="0" w:line="240" w:lineRule="auto"/>
        <w:rPr>
          <w:del w:id="435" w:author="marpa" w:date="2026-10-25T13:40:35Z"/>
          <w:rFonts w:ascii="Arial" w:hAnsi="Arial" w:eastAsia="Courier New" w:cs="Arial"/>
          <w:color w:val="auto"/>
          <w:sz w:val="22"/>
          <w:szCs w:val="22"/>
          <w:rPrChange w:id="436" w:author="marpa" w:date="2026-10-25T13:41:27Z">
            <w:rPr>
              <w:del w:id="437" w:author="marpa" w:date="2026-10-25T13:40:35Z"/>
              <w:rFonts w:ascii="Arial" w:hAnsi="Arial" w:eastAsia="Courier New" w:cs="Arial"/>
              <w:color w:val="000000"/>
              <w:sz w:val="24"/>
              <w:szCs w:val="24"/>
            </w:rPr>
          </w:rPrChange>
        </w:rPr>
        <w:pPrChange w:id="434" w:author="marpa" w:date="2026-10-25T13:44:08Z">
          <w:pPr>
            <w:spacing w:before="0" w:after="0" w:line="240" w:lineRule="auto"/>
          </w:pPr>
        </w:pPrChange>
      </w:pPr>
    </w:p>
    <w:p w14:paraId="15A7E395">
      <w:pPr>
        <w:adjustRightInd w:val="0"/>
        <w:snapToGrid w:val="0"/>
        <w:spacing w:before="0" w:after="0" w:line="240" w:lineRule="auto"/>
        <w:rPr>
          <w:del w:id="439" w:author="marpa" w:date="2026-10-25T13:40:35Z"/>
          <w:rFonts w:ascii="Arial" w:hAnsi="Arial" w:eastAsia="Courier New" w:cs="Arial"/>
          <w:color w:val="auto"/>
          <w:sz w:val="22"/>
          <w:szCs w:val="22"/>
          <w:rPrChange w:id="440" w:author="marpa" w:date="2026-10-25T13:41:27Z">
            <w:rPr>
              <w:del w:id="441" w:author="marpa" w:date="2026-10-25T13:40:35Z"/>
              <w:rFonts w:ascii="Arial" w:hAnsi="Arial" w:eastAsia="Courier New" w:cs="Arial"/>
              <w:color w:val="000000"/>
              <w:sz w:val="24"/>
              <w:szCs w:val="24"/>
            </w:rPr>
          </w:rPrChange>
        </w:rPr>
        <w:pPrChange w:id="438" w:author="marpa" w:date="2026-10-25T13:44:08Z">
          <w:pPr>
            <w:spacing w:before="0" w:after="0" w:line="240" w:lineRule="auto"/>
          </w:pPr>
        </w:pPrChange>
      </w:pPr>
      <w:del w:id="442" w:author="marpa" w:date="2026-10-25T13:40:35Z">
        <w:r>
          <w:rPr>
            <w:rFonts w:ascii="Arial" w:hAnsi="Arial" w:eastAsia="Courier New" w:cs="Arial"/>
            <w:color w:val="auto"/>
            <w:sz w:val="22"/>
            <w:szCs w:val="22"/>
            <w:rPrChange w:id="443" w:author="marpa" w:date="2026-10-25T13:41:27Z">
              <w:rPr>
                <w:rFonts w:ascii="Arial" w:hAnsi="Arial" w:eastAsia="Courier New" w:cs="Arial"/>
                <w:color w:val="000000"/>
                <w:sz w:val="24"/>
                <w:szCs w:val="24"/>
              </w:rPr>
            </w:rPrChange>
          </w:rPr>
          <w:delText>/**</w:delText>
        </w:r>
      </w:del>
    </w:p>
    <w:p w14:paraId="79D9F748">
      <w:pPr>
        <w:adjustRightInd w:val="0"/>
        <w:snapToGrid w:val="0"/>
        <w:spacing w:before="0" w:after="0" w:line="240" w:lineRule="auto"/>
        <w:rPr>
          <w:del w:id="446" w:author="marpa" w:date="2026-10-25T13:40:35Z"/>
          <w:rFonts w:ascii="Arial" w:hAnsi="Arial" w:eastAsia="Courier New" w:cs="Arial"/>
          <w:color w:val="auto"/>
          <w:sz w:val="22"/>
          <w:szCs w:val="22"/>
          <w:rPrChange w:id="447" w:author="marpa" w:date="2026-10-25T13:41:27Z">
            <w:rPr>
              <w:del w:id="448" w:author="marpa" w:date="2026-10-25T13:40:35Z"/>
              <w:rFonts w:ascii="Arial" w:hAnsi="Arial" w:eastAsia="Courier New" w:cs="Arial"/>
              <w:color w:val="000000"/>
              <w:sz w:val="24"/>
              <w:szCs w:val="24"/>
            </w:rPr>
          </w:rPrChange>
        </w:rPr>
        <w:pPrChange w:id="445" w:author="marpa" w:date="2026-10-25T13:44:08Z">
          <w:pPr>
            <w:spacing w:before="0" w:after="0" w:line="240" w:lineRule="auto"/>
          </w:pPr>
        </w:pPrChange>
      </w:pPr>
      <w:del w:id="449" w:author="marpa" w:date="2026-10-25T13:40:35Z">
        <w:r>
          <w:rPr>
            <w:rFonts w:ascii="Arial" w:hAnsi="Arial" w:eastAsia="Courier New" w:cs="Arial"/>
            <w:color w:val="auto"/>
            <w:sz w:val="22"/>
            <w:szCs w:val="22"/>
            <w:rPrChange w:id="450" w:author="marpa" w:date="2026-10-25T13:41:27Z">
              <w:rPr>
                <w:rFonts w:ascii="Arial" w:hAnsi="Arial" w:eastAsia="Courier New" w:cs="Arial"/>
                <w:color w:val="000000"/>
                <w:sz w:val="24"/>
                <w:szCs w:val="24"/>
              </w:rPr>
            </w:rPrChange>
          </w:rPr>
          <w:delText xml:space="preserve">  * @author Monster</w:delText>
        </w:r>
      </w:del>
    </w:p>
    <w:p w14:paraId="39F06E0E">
      <w:pPr>
        <w:adjustRightInd w:val="0"/>
        <w:snapToGrid w:val="0"/>
        <w:spacing w:before="0" w:after="0" w:line="240" w:lineRule="auto"/>
        <w:rPr>
          <w:del w:id="453" w:author="marpa" w:date="2026-10-25T13:40:35Z"/>
          <w:rFonts w:ascii="Arial" w:hAnsi="Arial" w:eastAsia="Courier New" w:cs="Arial"/>
          <w:color w:val="auto"/>
          <w:sz w:val="22"/>
          <w:szCs w:val="22"/>
          <w:rPrChange w:id="454" w:author="marpa" w:date="2026-10-25T13:41:27Z">
            <w:rPr>
              <w:del w:id="455" w:author="marpa" w:date="2026-10-25T13:40:35Z"/>
              <w:rFonts w:ascii="Arial" w:hAnsi="Arial" w:eastAsia="Courier New" w:cs="Arial"/>
              <w:color w:val="000000"/>
              <w:sz w:val="24"/>
              <w:szCs w:val="24"/>
            </w:rPr>
          </w:rPrChange>
        </w:rPr>
        <w:pPrChange w:id="452" w:author="marpa" w:date="2026-10-25T13:44:08Z">
          <w:pPr>
            <w:spacing w:before="0" w:after="0" w:line="240" w:lineRule="auto"/>
          </w:pPr>
        </w:pPrChange>
      </w:pPr>
      <w:del w:id="456" w:author="marpa" w:date="2026-10-25T13:40:35Z">
        <w:r>
          <w:rPr>
            <w:rFonts w:ascii="Arial" w:hAnsi="Arial" w:eastAsia="Courier New" w:cs="Arial"/>
            <w:color w:val="auto"/>
            <w:sz w:val="22"/>
            <w:szCs w:val="22"/>
            <w:rPrChange w:id="457" w:author="marpa" w:date="2026-10-25T13:41:27Z">
              <w:rPr>
                <w:rFonts w:ascii="Arial" w:hAnsi="Arial" w:eastAsia="Courier New" w:cs="Arial"/>
                <w:color w:val="000000"/>
                <w:sz w:val="24"/>
                <w:szCs w:val="24"/>
              </w:rPr>
            </w:rPrChange>
          </w:rPr>
          <w:delText xml:space="preserve"> */</w:delText>
        </w:r>
      </w:del>
    </w:p>
    <w:p w14:paraId="57BAF450">
      <w:pPr>
        <w:adjustRightInd w:val="0"/>
        <w:snapToGrid w:val="0"/>
        <w:spacing w:before="0" w:after="0" w:line="240" w:lineRule="auto"/>
        <w:rPr>
          <w:del w:id="460" w:author="marpa" w:date="2026-10-25T13:40:35Z"/>
          <w:rFonts w:ascii="Arial" w:hAnsi="Arial" w:eastAsia="Courier New" w:cs="Arial"/>
          <w:color w:val="auto"/>
          <w:sz w:val="22"/>
          <w:szCs w:val="22"/>
          <w:rPrChange w:id="461" w:author="marpa" w:date="2026-10-25T13:41:27Z">
            <w:rPr>
              <w:del w:id="462" w:author="marpa" w:date="2026-10-25T13:40:35Z"/>
              <w:rFonts w:ascii="Arial" w:hAnsi="Arial" w:eastAsia="Courier New" w:cs="Arial"/>
              <w:color w:val="000000"/>
              <w:sz w:val="24"/>
              <w:szCs w:val="24"/>
            </w:rPr>
          </w:rPrChange>
        </w:rPr>
        <w:pPrChange w:id="459" w:author="marpa" w:date="2026-10-25T13:44:08Z">
          <w:pPr>
            <w:spacing w:before="0" w:after="0" w:line="240" w:lineRule="auto"/>
          </w:pPr>
        </w:pPrChange>
      </w:pPr>
      <w:del w:id="463" w:author="marpa" w:date="2026-10-25T13:40:35Z">
        <w:r>
          <w:rPr>
            <w:rFonts w:ascii="Arial" w:hAnsi="Arial" w:eastAsia="Courier New" w:cs="Arial"/>
            <w:color w:val="auto"/>
            <w:sz w:val="22"/>
            <w:szCs w:val="22"/>
            <w:rPrChange w:id="464" w:author="marpa" w:date="2026-10-25T13:41:27Z">
              <w:rPr>
                <w:rFonts w:ascii="Arial" w:hAnsi="Arial" w:eastAsia="Courier New" w:cs="Arial"/>
                <w:color w:val="000000"/>
                <w:sz w:val="24"/>
                <w:szCs w:val="24"/>
              </w:rPr>
            </w:rPrChange>
          </w:rPr>
          <w:delText>@WebService(serviceName = "WSLogin")</w:delText>
        </w:r>
      </w:del>
    </w:p>
    <w:p w14:paraId="3A3B8A1D">
      <w:pPr>
        <w:adjustRightInd w:val="0"/>
        <w:snapToGrid w:val="0"/>
        <w:spacing w:before="0" w:after="0" w:line="240" w:lineRule="auto"/>
        <w:rPr>
          <w:del w:id="467" w:author="marpa" w:date="2026-10-25T13:40:35Z"/>
          <w:rFonts w:ascii="Arial" w:hAnsi="Arial" w:eastAsia="Courier New" w:cs="Arial"/>
          <w:color w:val="auto"/>
          <w:sz w:val="22"/>
          <w:szCs w:val="22"/>
          <w:rPrChange w:id="468" w:author="marpa" w:date="2026-10-25T13:41:27Z">
            <w:rPr>
              <w:del w:id="469" w:author="marpa" w:date="2026-10-25T13:40:35Z"/>
              <w:rFonts w:ascii="Arial" w:hAnsi="Arial" w:eastAsia="Courier New" w:cs="Arial"/>
              <w:color w:val="000000"/>
              <w:sz w:val="24"/>
              <w:szCs w:val="24"/>
            </w:rPr>
          </w:rPrChange>
        </w:rPr>
        <w:pPrChange w:id="466" w:author="marpa" w:date="2026-10-25T13:44:08Z">
          <w:pPr>
            <w:spacing w:before="0" w:after="0" w:line="240" w:lineRule="auto"/>
          </w:pPr>
        </w:pPrChange>
      </w:pPr>
      <w:del w:id="470" w:author="marpa" w:date="2026-10-25T13:40:35Z">
        <w:r>
          <w:rPr>
            <w:rFonts w:ascii="Arial" w:hAnsi="Arial" w:eastAsia="Courier New" w:cs="Arial"/>
            <w:color w:val="auto"/>
            <w:sz w:val="22"/>
            <w:szCs w:val="22"/>
            <w:rPrChange w:id="471" w:author="marpa" w:date="2026-10-25T13:41:27Z">
              <w:rPr>
                <w:rFonts w:ascii="Arial" w:hAnsi="Arial" w:eastAsia="Courier New" w:cs="Arial"/>
                <w:color w:val="000000"/>
                <w:sz w:val="24"/>
                <w:szCs w:val="24"/>
              </w:rPr>
            </w:rPrChange>
          </w:rPr>
          <w:delText>public class WSLogin {</w:delText>
        </w:r>
      </w:del>
    </w:p>
    <w:p w14:paraId="192E4757">
      <w:pPr>
        <w:adjustRightInd w:val="0"/>
        <w:snapToGrid w:val="0"/>
        <w:spacing w:before="0" w:after="0" w:line="240" w:lineRule="auto"/>
        <w:rPr>
          <w:del w:id="474" w:author="marpa" w:date="2026-10-25T13:40:35Z"/>
          <w:rFonts w:ascii="Arial" w:hAnsi="Arial" w:eastAsia="Courier New" w:cs="Arial"/>
          <w:color w:val="auto"/>
          <w:sz w:val="22"/>
          <w:szCs w:val="22"/>
          <w:rPrChange w:id="475" w:author="marpa" w:date="2026-10-25T13:41:27Z">
            <w:rPr>
              <w:del w:id="476" w:author="marpa" w:date="2026-10-25T13:40:35Z"/>
              <w:rFonts w:ascii="Arial" w:hAnsi="Arial" w:eastAsia="Courier New" w:cs="Arial"/>
              <w:color w:val="000000"/>
              <w:sz w:val="24"/>
              <w:szCs w:val="24"/>
            </w:rPr>
          </w:rPrChange>
        </w:rPr>
        <w:pPrChange w:id="473" w:author="marpa" w:date="2026-10-25T13:44:08Z">
          <w:pPr>
            <w:spacing w:before="0" w:after="0" w:line="240" w:lineRule="auto"/>
          </w:pPr>
        </w:pPrChange>
      </w:pPr>
    </w:p>
    <w:p w14:paraId="1F738F0D">
      <w:pPr>
        <w:adjustRightInd w:val="0"/>
        <w:snapToGrid w:val="0"/>
        <w:spacing w:before="0" w:after="0" w:line="240" w:lineRule="auto"/>
        <w:rPr>
          <w:del w:id="478" w:author="marpa" w:date="2026-10-25T13:40:35Z"/>
          <w:rFonts w:ascii="Arial" w:hAnsi="Arial" w:eastAsia="Courier New" w:cs="Arial"/>
          <w:color w:val="auto"/>
          <w:sz w:val="22"/>
          <w:szCs w:val="22"/>
          <w:rPrChange w:id="479" w:author="marpa" w:date="2026-10-25T13:41:27Z">
            <w:rPr>
              <w:del w:id="480" w:author="marpa" w:date="2026-10-25T13:40:35Z"/>
              <w:rFonts w:ascii="Arial" w:hAnsi="Arial" w:eastAsia="Courier New" w:cs="Arial"/>
              <w:color w:val="000000"/>
              <w:sz w:val="24"/>
              <w:szCs w:val="24"/>
            </w:rPr>
          </w:rPrChange>
        </w:rPr>
        <w:pPrChange w:id="477" w:author="marpa" w:date="2026-10-25T13:44:08Z">
          <w:pPr>
            <w:spacing w:before="0" w:after="0" w:line="240" w:lineRule="auto"/>
          </w:pPr>
        </w:pPrChange>
      </w:pPr>
      <w:del w:id="481" w:author="marpa" w:date="2026-10-25T13:40:35Z">
        <w:r>
          <w:rPr>
            <w:rFonts w:ascii="Arial" w:hAnsi="Arial" w:eastAsia="Courier New" w:cs="Arial"/>
            <w:color w:val="auto"/>
            <w:sz w:val="22"/>
            <w:szCs w:val="22"/>
            <w:rPrChange w:id="482" w:author="marpa" w:date="2026-10-25T13:41:27Z">
              <w:rPr>
                <w:rFonts w:ascii="Arial" w:hAnsi="Arial" w:eastAsia="Courier New" w:cs="Arial"/>
                <w:color w:val="000000"/>
                <w:sz w:val="24"/>
                <w:szCs w:val="24"/>
              </w:rPr>
            </w:rPrChange>
          </w:rPr>
          <w:delText xml:space="preserve">    // Guarda los tokens validos </w:delText>
        </w:r>
      </w:del>
    </w:p>
    <w:p w14:paraId="2F43B346">
      <w:pPr>
        <w:adjustRightInd w:val="0"/>
        <w:snapToGrid w:val="0"/>
        <w:spacing w:before="0" w:after="0" w:line="240" w:lineRule="auto"/>
        <w:rPr>
          <w:del w:id="485" w:author="marpa" w:date="2026-10-25T13:40:35Z"/>
          <w:rFonts w:ascii="Arial" w:hAnsi="Arial" w:eastAsia="Courier New" w:cs="Arial"/>
          <w:color w:val="auto"/>
          <w:sz w:val="22"/>
          <w:szCs w:val="22"/>
          <w:rPrChange w:id="486" w:author="marpa" w:date="2026-10-25T13:41:27Z">
            <w:rPr>
              <w:del w:id="487" w:author="marpa" w:date="2026-10-25T13:40:35Z"/>
              <w:rFonts w:ascii="Arial" w:hAnsi="Arial" w:eastAsia="Courier New" w:cs="Arial"/>
              <w:color w:val="000000"/>
              <w:sz w:val="24"/>
              <w:szCs w:val="24"/>
            </w:rPr>
          </w:rPrChange>
        </w:rPr>
        <w:pPrChange w:id="484" w:author="marpa" w:date="2026-10-25T13:44:08Z">
          <w:pPr>
            <w:spacing w:before="0" w:after="0" w:line="240" w:lineRule="auto"/>
          </w:pPr>
        </w:pPrChange>
      </w:pPr>
      <w:del w:id="488" w:author="marpa" w:date="2026-10-25T13:40:35Z">
        <w:r>
          <w:rPr>
            <w:rFonts w:ascii="Arial" w:hAnsi="Arial" w:eastAsia="Courier New" w:cs="Arial"/>
            <w:color w:val="auto"/>
            <w:sz w:val="22"/>
            <w:szCs w:val="22"/>
            <w:rPrChange w:id="489" w:author="marpa" w:date="2026-10-25T13:41:27Z">
              <w:rPr>
                <w:rFonts w:ascii="Arial" w:hAnsi="Arial" w:eastAsia="Courier New" w:cs="Arial"/>
                <w:color w:val="000000"/>
                <w:sz w:val="24"/>
                <w:szCs w:val="24"/>
              </w:rPr>
            </w:rPrChange>
          </w:rPr>
          <w:delText xml:space="preserve">    public static Map&lt;String, Boolean&gt; tokensValidos = new HashMap&lt;&gt;();</w:delText>
        </w:r>
      </w:del>
    </w:p>
    <w:p w14:paraId="53415E31">
      <w:pPr>
        <w:adjustRightInd w:val="0"/>
        <w:snapToGrid w:val="0"/>
        <w:spacing w:before="0" w:after="0" w:line="240" w:lineRule="auto"/>
        <w:rPr>
          <w:del w:id="492" w:author="marpa" w:date="2026-10-25T13:40:35Z"/>
          <w:rFonts w:ascii="Arial" w:hAnsi="Arial" w:eastAsia="Courier New" w:cs="Arial"/>
          <w:color w:val="auto"/>
          <w:sz w:val="22"/>
          <w:szCs w:val="22"/>
          <w:rPrChange w:id="493" w:author="marpa" w:date="2026-10-25T13:41:27Z">
            <w:rPr>
              <w:del w:id="494" w:author="marpa" w:date="2026-10-25T13:40:35Z"/>
              <w:rFonts w:ascii="Arial" w:hAnsi="Arial" w:eastAsia="Courier New" w:cs="Arial"/>
              <w:color w:val="000000"/>
              <w:sz w:val="24"/>
              <w:szCs w:val="24"/>
            </w:rPr>
          </w:rPrChange>
        </w:rPr>
        <w:pPrChange w:id="491" w:author="marpa" w:date="2026-10-25T13:44:08Z">
          <w:pPr>
            <w:spacing w:before="0" w:after="0" w:line="240" w:lineRule="auto"/>
          </w:pPr>
        </w:pPrChange>
      </w:pPr>
    </w:p>
    <w:p w14:paraId="0DC76EDF">
      <w:pPr>
        <w:adjustRightInd w:val="0"/>
        <w:snapToGrid w:val="0"/>
        <w:spacing w:before="0" w:after="0" w:line="240" w:lineRule="auto"/>
        <w:rPr>
          <w:del w:id="496" w:author="marpa" w:date="2026-10-25T13:40:35Z"/>
          <w:rFonts w:ascii="Arial" w:hAnsi="Arial" w:eastAsia="Courier New" w:cs="Arial"/>
          <w:color w:val="auto"/>
          <w:sz w:val="22"/>
          <w:szCs w:val="22"/>
          <w:rPrChange w:id="497" w:author="marpa" w:date="2026-10-25T13:41:27Z">
            <w:rPr>
              <w:del w:id="498" w:author="marpa" w:date="2026-10-25T13:40:35Z"/>
              <w:rFonts w:ascii="Arial" w:hAnsi="Arial" w:eastAsia="Courier New" w:cs="Arial"/>
              <w:color w:val="000000"/>
              <w:sz w:val="24"/>
              <w:szCs w:val="24"/>
            </w:rPr>
          </w:rPrChange>
        </w:rPr>
        <w:pPrChange w:id="495" w:author="marpa" w:date="2026-10-25T13:44:08Z">
          <w:pPr>
            <w:spacing w:before="0" w:after="0" w:line="240" w:lineRule="auto"/>
          </w:pPr>
        </w:pPrChange>
      </w:pPr>
      <w:del w:id="499" w:author="marpa" w:date="2026-10-25T13:40:35Z">
        <w:r>
          <w:rPr>
            <w:rFonts w:ascii="Arial" w:hAnsi="Arial" w:eastAsia="Courier New" w:cs="Arial"/>
            <w:color w:val="auto"/>
            <w:sz w:val="22"/>
            <w:szCs w:val="22"/>
            <w:rPrChange w:id="500" w:author="marpa" w:date="2026-10-25T13:41:27Z">
              <w:rPr>
                <w:rFonts w:ascii="Arial" w:hAnsi="Arial" w:eastAsia="Courier New" w:cs="Arial"/>
                <w:color w:val="000000"/>
                <w:sz w:val="24"/>
                <w:szCs w:val="24"/>
              </w:rPr>
            </w:rPrChange>
          </w:rPr>
          <w:delText xml:space="preserve">    @WebMethod(operationName = "login")</w:delText>
        </w:r>
      </w:del>
    </w:p>
    <w:p w14:paraId="36F51829">
      <w:pPr>
        <w:adjustRightInd w:val="0"/>
        <w:snapToGrid w:val="0"/>
        <w:spacing w:before="0" w:after="0" w:line="240" w:lineRule="auto"/>
        <w:rPr>
          <w:del w:id="503" w:author="marpa" w:date="2026-10-25T13:40:35Z"/>
          <w:rFonts w:ascii="Arial" w:hAnsi="Arial" w:eastAsia="Courier New" w:cs="Arial"/>
          <w:color w:val="auto"/>
          <w:sz w:val="22"/>
          <w:szCs w:val="22"/>
          <w:rPrChange w:id="504" w:author="marpa" w:date="2026-10-25T13:41:27Z">
            <w:rPr>
              <w:del w:id="505" w:author="marpa" w:date="2026-10-25T13:40:35Z"/>
              <w:rFonts w:ascii="Arial" w:hAnsi="Arial" w:eastAsia="Courier New" w:cs="Arial"/>
              <w:color w:val="000000"/>
              <w:sz w:val="24"/>
              <w:szCs w:val="24"/>
            </w:rPr>
          </w:rPrChange>
        </w:rPr>
        <w:pPrChange w:id="502" w:author="marpa" w:date="2026-10-25T13:44:08Z">
          <w:pPr>
            <w:spacing w:before="0" w:after="0" w:line="240" w:lineRule="auto"/>
          </w:pPr>
        </w:pPrChange>
      </w:pPr>
      <w:del w:id="506" w:author="marpa" w:date="2026-10-25T13:40:35Z">
        <w:r>
          <w:rPr>
            <w:rFonts w:ascii="Arial" w:hAnsi="Arial" w:eastAsia="Courier New" w:cs="Arial"/>
            <w:color w:val="auto"/>
            <w:sz w:val="22"/>
            <w:szCs w:val="22"/>
            <w:rPrChange w:id="507" w:author="marpa" w:date="2026-10-25T13:41:27Z">
              <w:rPr>
                <w:rFonts w:ascii="Arial" w:hAnsi="Arial" w:eastAsia="Courier New" w:cs="Arial"/>
                <w:color w:val="000000"/>
                <w:sz w:val="24"/>
                <w:szCs w:val="24"/>
              </w:rPr>
            </w:rPrChange>
          </w:rPr>
          <w:delText xml:space="preserve">    public String login(@WebParam(name = "usuario") String usuario, @WebParam(name = "clave") String clave) {</w:delText>
        </w:r>
      </w:del>
    </w:p>
    <w:p w14:paraId="73ACAABE">
      <w:pPr>
        <w:adjustRightInd w:val="0"/>
        <w:snapToGrid w:val="0"/>
        <w:spacing w:before="0" w:after="0" w:line="240" w:lineRule="auto"/>
        <w:rPr>
          <w:del w:id="510" w:author="marpa" w:date="2026-10-25T13:40:35Z"/>
          <w:rFonts w:ascii="Arial" w:hAnsi="Arial" w:eastAsia="Courier New" w:cs="Arial"/>
          <w:color w:val="auto"/>
          <w:sz w:val="22"/>
          <w:szCs w:val="22"/>
          <w:rPrChange w:id="511" w:author="marpa" w:date="2026-10-25T13:41:27Z">
            <w:rPr>
              <w:del w:id="512" w:author="marpa" w:date="2026-10-25T13:40:35Z"/>
              <w:rFonts w:ascii="Arial" w:hAnsi="Arial" w:eastAsia="Courier New" w:cs="Arial"/>
              <w:color w:val="000000"/>
              <w:sz w:val="24"/>
              <w:szCs w:val="24"/>
            </w:rPr>
          </w:rPrChange>
        </w:rPr>
        <w:pPrChange w:id="509" w:author="marpa" w:date="2026-10-25T13:44:08Z">
          <w:pPr>
            <w:spacing w:before="0" w:after="0" w:line="240" w:lineRule="auto"/>
          </w:pPr>
        </w:pPrChange>
      </w:pPr>
      <w:del w:id="513" w:author="marpa" w:date="2026-10-25T13:40:35Z">
        <w:r>
          <w:rPr>
            <w:rFonts w:ascii="Arial" w:hAnsi="Arial" w:eastAsia="Courier New" w:cs="Arial"/>
            <w:color w:val="auto"/>
            <w:sz w:val="22"/>
            <w:szCs w:val="22"/>
            <w:rPrChange w:id="514" w:author="marpa" w:date="2026-10-25T13:41:27Z">
              <w:rPr>
                <w:rFonts w:ascii="Arial" w:hAnsi="Arial" w:eastAsia="Courier New" w:cs="Arial"/>
                <w:color w:val="000000"/>
                <w:sz w:val="24"/>
                <w:szCs w:val="24"/>
              </w:rPr>
            </w:rPrChange>
          </w:rPr>
          <w:delText xml:space="preserve">        if ("monster".equals(usuario) &amp;&amp; "monster9".equals(clave)) {</w:delText>
        </w:r>
      </w:del>
    </w:p>
    <w:p w14:paraId="421F30A9">
      <w:pPr>
        <w:adjustRightInd w:val="0"/>
        <w:snapToGrid w:val="0"/>
        <w:spacing w:before="0" w:after="0" w:line="240" w:lineRule="auto"/>
        <w:rPr>
          <w:del w:id="517" w:author="marpa" w:date="2026-10-25T13:40:35Z"/>
          <w:rFonts w:ascii="Arial" w:hAnsi="Arial" w:eastAsia="Courier New" w:cs="Arial"/>
          <w:color w:val="auto"/>
          <w:sz w:val="22"/>
          <w:szCs w:val="22"/>
          <w:rPrChange w:id="518" w:author="marpa" w:date="2026-10-25T13:41:27Z">
            <w:rPr>
              <w:del w:id="519" w:author="marpa" w:date="2026-10-25T13:40:35Z"/>
              <w:rFonts w:ascii="Arial" w:hAnsi="Arial" w:eastAsia="Courier New" w:cs="Arial"/>
              <w:color w:val="000000"/>
              <w:sz w:val="24"/>
              <w:szCs w:val="24"/>
            </w:rPr>
          </w:rPrChange>
        </w:rPr>
        <w:pPrChange w:id="516" w:author="marpa" w:date="2026-10-25T13:44:08Z">
          <w:pPr>
            <w:spacing w:before="0" w:after="0" w:line="240" w:lineRule="auto"/>
          </w:pPr>
        </w:pPrChange>
      </w:pPr>
      <w:del w:id="520" w:author="marpa" w:date="2026-10-25T13:40:35Z">
        <w:r>
          <w:rPr>
            <w:rFonts w:ascii="Arial" w:hAnsi="Arial" w:eastAsia="Courier New" w:cs="Arial"/>
            <w:color w:val="auto"/>
            <w:sz w:val="22"/>
            <w:szCs w:val="22"/>
            <w:rPrChange w:id="521" w:author="marpa" w:date="2026-10-25T13:41:27Z">
              <w:rPr>
                <w:rFonts w:ascii="Arial" w:hAnsi="Arial" w:eastAsia="Courier New" w:cs="Arial"/>
                <w:color w:val="000000"/>
                <w:sz w:val="24"/>
                <w:szCs w:val="24"/>
              </w:rPr>
            </w:rPrChange>
          </w:rPr>
          <w:delText xml:space="preserve">            String token = UUID.randomUUID().toString(); //generar token </w:delText>
        </w:r>
      </w:del>
    </w:p>
    <w:p w14:paraId="419AA421">
      <w:pPr>
        <w:adjustRightInd w:val="0"/>
        <w:snapToGrid w:val="0"/>
        <w:spacing w:before="0" w:after="0" w:line="240" w:lineRule="auto"/>
        <w:rPr>
          <w:del w:id="524" w:author="marpa" w:date="2026-10-25T13:40:35Z"/>
          <w:rFonts w:ascii="Arial" w:hAnsi="Arial" w:eastAsia="Courier New" w:cs="Arial"/>
          <w:color w:val="auto"/>
          <w:sz w:val="22"/>
          <w:szCs w:val="22"/>
          <w:rPrChange w:id="525" w:author="marpa" w:date="2026-10-25T13:41:27Z">
            <w:rPr>
              <w:del w:id="526" w:author="marpa" w:date="2026-10-25T13:40:35Z"/>
              <w:rFonts w:ascii="Arial" w:hAnsi="Arial" w:eastAsia="Courier New" w:cs="Arial"/>
              <w:color w:val="000000"/>
              <w:sz w:val="24"/>
              <w:szCs w:val="24"/>
            </w:rPr>
          </w:rPrChange>
        </w:rPr>
        <w:pPrChange w:id="523" w:author="marpa" w:date="2026-10-25T13:44:08Z">
          <w:pPr>
            <w:spacing w:before="0" w:after="0" w:line="240" w:lineRule="auto"/>
          </w:pPr>
        </w:pPrChange>
      </w:pPr>
      <w:del w:id="527" w:author="marpa" w:date="2026-10-25T13:40:35Z">
        <w:r>
          <w:rPr>
            <w:rFonts w:ascii="Arial" w:hAnsi="Arial" w:eastAsia="Courier New" w:cs="Arial"/>
            <w:color w:val="auto"/>
            <w:sz w:val="22"/>
            <w:szCs w:val="22"/>
            <w:rPrChange w:id="528" w:author="marpa" w:date="2026-10-25T13:41:27Z">
              <w:rPr>
                <w:rFonts w:ascii="Arial" w:hAnsi="Arial" w:eastAsia="Courier New" w:cs="Arial"/>
                <w:color w:val="000000"/>
                <w:sz w:val="24"/>
                <w:szCs w:val="24"/>
              </w:rPr>
            </w:rPrChange>
          </w:rPr>
          <w:delText xml:space="preserve">            tokensValidos.put(token, true); //guardar token valido </w:delText>
        </w:r>
      </w:del>
    </w:p>
    <w:p w14:paraId="64974C92">
      <w:pPr>
        <w:adjustRightInd w:val="0"/>
        <w:snapToGrid w:val="0"/>
        <w:spacing w:before="0" w:after="0" w:line="240" w:lineRule="auto"/>
        <w:rPr>
          <w:del w:id="531" w:author="marpa" w:date="2026-10-25T13:40:35Z"/>
          <w:rFonts w:ascii="Arial" w:hAnsi="Arial" w:eastAsia="Courier New" w:cs="Arial"/>
          <w:color w:val="auto"/>
          <w:sz w:val="22"/>
          <w:szCs w:val="22"/>
          <w:rPrChange w:id="532" w:author="marpa" w:date="2026-10-25T13:41:27Z">
            <w:rPr>
              <w:del w:id="533" w:author="marpa" w:date="2026-10-25T13:40:35Z"/>
              <w:rFonts w:ascii="Arial" w:hAnsi="Arial" w:eastAsia="Courier New" w:cs="Arial"/>
              <w:color w:val="000000"/>
              <w:sz w:val="24"/>
              <w:szCs w:val="24"/>
            </w:rPr>
          </w:rPrChange>
        </w:rPr>
        <w:pPrChange w:id="530" w:author="marpa" w:date="2026-10-25T13:44:08Z">
          <w:pPr>
            <w:spacing w:before="0" w:after="0" w:line="240" w:lineRule="auto"/>
          </w:pPr>
        </w:pPrChange>
      </w:pPr>
      <w:del w:id="534" w:author="marpa" w:date="2026-10-25T13:40:35Z">
        <w:r>
          <w:rPr>
            <w:rFonts w:ascii="Arial" w:hAnsi="Arial" w:eastAsia="Courier New" w:cs="Arial"/>
            <w:color w:val="auto"/>
            <w:sz w:val="22"/>
            <w:szCs w:val="22"/>
            <w:rPrChange w:id="535" w:author="marpa" w:date="2026-10-25T13:41:27Z">
              <w:rPr>
                <w:rFonts w:ascii="Arial" w:hAnsi="Arial" w:eastAsia="Courier New" w:cs="Arial"/>
                <w:color w:val="000000"/>
                <w:sz w:val="24"/>
                <w:szCs w:val="24"/>
              </w:rPr>
            </w:rPrChange>
          </w:rPr>
          <w:delText xml:space="preserve">            return token;</w:delText>
        </w:r>
      </w:del>
    </w:p>
    <w:p w14:paraId="1B615AED">
      <w:pPr>
        <w:adjustRightInd w:val="0"/>
        <w:snapToGrid w:val="0"/>
        <w:spacing w:before="0" w:after="0" w:line="240" w:lineRule="auto"/>
        <w:rPr>
          <w:del w:id="538" w:author="marpa" w:date="2026-10-25T13:40:35Z"/>
          <w:rFonts w:ascii="Arial" w:hAnsi="Arial" w:eastAsia="Courier New" w:cs="Arial"/>
          <w:color w:val="auto"/>
          <w:sz w:val="22"/>
          <w:szCs w:val="22"/>
          <w:rPrChange w:id="539" w:author="marpa" w:date="2026-10-25T13:41:27Z">
            <w:rPr>
              <w:del w:id="540" w:author="marpa" w:date="2026-10-25T13:40:35Z"/>
              <w:rFonts w:ascii="Arial" w:hAnsi="Arial" w:eastAsia="Courier New" w:cs="Arial"/>
              <w:color w:val="000000"/>
              <w:sz w:val="24"/>
              <w:szCs w:val="24"/>
            </w:rPr>
          </w:rPrChange>
        </w:rPr>
        <w:pPrChange w:id="537" w:author="marpa" w:date="2026-10-25T13:44:08Z">
          <w:pPr>
            <w:spacing w:before="0" w:after="0" w:line="240" w:lineRule="auto"/>
          </w:pPr>
        </w:pPrChange>
      </w:pPr>
      <w:del w:id="541" w:author="marpa" w:date="2026-10-25T13:40:35Z">
        <w:r>
          <w:rPr>
            <w:rFonts w:ascii="Arial" w:hAnsi="Arial" w:eastAsia="Courier New" w:cs="Arial"/>
            <w:color w:val="auto"/>
            <w:sz w:val="22"/>
            <w:szCs w:val="22"/>
            <w:rPrChange w:id="542" w:author="marpa" w:date="2026-10-25T13:41:27Z">
              <w:rPr>
                <w:rFonts w:ascii="Arial" w:hAnsi="Arial" w:eastAsia="Courier New" w:cs="Arial"/>
                <w:color w:val="000000"/>
                <w:sz w:val="24"/>
                <w:szCs w:val="24"/>
              </w:rPr>
            </w:rPrChange>
          </w:rPr>
          <w:delText xml:space="preserve">        }</w:delText>
        </w:r>
      </w:del>
    </w:p>
    <w:p w14:paraId="00EA006E">
      <w:pPr>
        <w:adjustRightInd w:val="0"/>
        <w:snapToGrid w:val="0"/>
        <w:spacing w:before="0" w:after="0" w:line="240" w:lineRule="auto"/>
        <w:rPr>
          <w:del w:id="545" w:author="marpa" w:date="2026-10-25T13:40:35Z"/>
          <w:rFonts w:ascii="Arial" w:hAnsi="Arial" w:eastAsia="Courier New" w:cs="Arial"/>
          <w:color w:val="auto"/>
          <w:sz w:val="22"/>
          <w:szCs w:val="22"/>
          <w:rPrChange w:id="546" w:author="marpa" w:date="2026-10-25T13:41:27Z">
            <w:rPr>
              <w:del w:id="547" w:author="marpa" w:date="2026-10-25T13:40:35Z"/>
              <w:rFonts w:ascii="Arial" w:hAnsi="Arial" w:eastAsia="Courier New" w:cs="Arial"/>
              <w:color w:val="000000"/>
              <w:sz w:val="24"/>
              <w:szCs w:val="24"/>
            </w:rPr>
          </w:rPrChange>
        </w:rPr>
        <w:pPrChange w:id="544" w:author="marpa" w:date="2026-10-25T13:44:08Z">
          <w:pPr>
            <w:spacing w:before="0" w:after="0" w:line="240" w:lineRule="auto"/>
          </w:pPr>
        </w:pPrChange>
      </w:pPr>
      <w:del w:id="548" w:author="marpa" w:date="2026-10-25T13:40:35Z">
        <w:r>
          <w:rPr>
            <w:rFonts w:ascii="Arial" w:hAnsi="Arial" w:eastAsia="Courier New" w:cs="Arial"/>
            <w:color w:val="auto"/>
            <w:sz w:val="22"/>
            <w:szCs w:val="22"/>
            <w:rPrChange w:id="549" w:author="marpa" w:date="2026-10-25T13:41:27Z">
              <w:rPr>
                <w:rFonts w:ascii="Arial" w:hAnsi="Arial" w:eastAsia="Courier New" w:cs="Arial"/>
                <w:color w:val="000000"/>
                <w:sz w:val="24"/>
                <w:szCs w:val="24"/>
              </w:rPr>
            </w:rPrChange>
          </w:rPr>
          <w:delText xml:space="preserve">        return "ERROR: Credenciales inválidas";</w:delText>
        </w:r>
      </w:del>
    </w:p>
    <w:p w14:paraId="2C1F36A2">
      <w:pPr>
        <w:adjustRightInd w:val="0"/>
        <w:snapToGrid w:val="0"/>
        <w:spacing w:before="0" w:after="0" w:line="240" w:lineRule="auto"/>
        <w:rPr>
          <w:del w:id="552" w:author="marpa" w:date="2026-10-25T13:40:35Z"/>
          <w:rFonts w:ascii="Arial" w:hAnsi="Arial" w:eastAsia="Courier New" w:cs="Arial"/>
          <w:color w:val="auto"/>
          <w:sz w:val="22"/>
          <w:szCs w:val="22"/>
          <w:rPrChange w:id="553" w:author="marpa" w:date="2026-10-25T13:41:27Z">
            <w:rPr>
              <w:del w:id="554" w:author="marpa" w:date="2026-10-25T13:40:35Z"/>
              <w:rFonts w:ascii="Arial" w:hAnsi="Arial" w:eastAsia="Courier New" w:cs="Arial"/>
              <w:color w:val="000000"/>
              <w:sz w:val="24"/>
              <w:szCs w:val="24"/>
            </w:rPr>
          </w:rPrChange>
        </w:rPr>
        <w:pPrChange w:id="551" w:author="marpa" w:date="2026-10-25T13:44:08Z">
          <w:pPr>
            <w:spacing w:before="0" w:after="0" w:line="240" w:lineRule="auto"/>
          </w:pPr>
        </w:pPrChange>
      </w:pPr>
      <w:del w:id="555" w:author="marpa" w:date="2026-10-25T13:40:35Z">
        <w:r>
          <w:rPr>
            <w:rFonts w:ascii="Arial" w:hAnsi="Arial" w:eastAsia="Courier New" w:cs="Arial"/>
            <w:color w:val="auto"/>
            <w:sz w:val="22"/>
            <w:szCs w:val="22"/>
            <w:rPrChange w:id="556" w:author="marpa" w:date="2026-10-25T13:41:27Z">
              <w:rPr>
                <w:rFonts w:ascii="Arial" w:hAnsi="Arial" w:eastAsia="Courier New" w:cs="Arial"/>
                <w:color w:val="000000"/>
                <w:sz w:val="24"/>
                <w:szCs w:val="24"/>
              </w:rPr>
            </w:rPrChange>
          </w:rPr>
          <w:delText xml:space="preserve">    }</w:delText>
        </w:r>
      </w:del>
    </w:p>
    <w:p w14:paraId="507BED87">
      <w:pPr>
        <w:adjustRightInd w:val="0"/>
        <w:snapToGrid w:val="0"/>
        <w:spacing w:before="0" w:after="0" w:line="240" w:lineRule="auto"/>
        <w:rPr>
          <w:del w:id="559" w:author="marpa" w:date="2026-10-25T13:40:35Z"/>
          <w:rFonts w:ascii="Arial" w:hAnsi="Arial" w:cs="Arial"/>
          <w:color w:val="auto"/>
          <w:sz w:val="22"/>
          <w:szCs w:val="22"/>
          <w:rPrChange w:id="560" w:author="marpa" w:date="2026-10-25T13:41:27Z">
            <w:rPr>
              <w:del w:id="561" w:author="marpa" w:date="2026-10-25T13:40:35Z"/>
              <w:rFonts w:ascii="Arial" w:hAnsi="Arial" w:cs="Arial"/>
              <w:sz w:val="24"/>
              <w:szCs w:val="24"/>
            </w:rPr>
          </w:rPrChange>
        </w:rPr>
        <w:pPrChange w:id="558" w:author="marpa" w:date="2026-10-25T13:44:08Z">
          <w:pPr>
            <w:spacing w:before="0" w:after="0" w:line="240" w:lineRule="auto"/>
          </w:pPr>
        </w:pPrChange>
      </w:pPr>
      <w:del w:id="562" w:author="marpa" w:date="2026-10-25T13:40:35Z">
        <w:r>
          <w:rPr>
            <w:rFonts w:ascii="Arial" w:hAnsi="Arial" w:eastAsia="Courier New" w:cs="Arial"/>
            <w:color w:val="auto"/>
            <w:sz w:val="22"/>
            <w:szCs w:val="22"/>
            <w:rPrChange w:id="563" w:author="marpa" w:date="2026-10-25T13:41:27Z">
              <w:rPr>
                <w:rFonts w:ascii="Arial" w:hAnsi="Arial" w:eastAsia="Courier New" w:cs="Arial"/>
                <w:color w:val="000000"/>
                <w:sz w:val="24"/>
                <w:szCs w:val="24"/>
              </w:rPr>
            </w:rPrChange>
          </w:rPr>
          <w:delText>}</w:delText>
        </w:r>
      </w:del>
    </w:p>
    <w:p w14:paraId="7A4CE550">
      <w:pPr>
        <w:adjustRightInd w:val="0"/>
        <w:snapToGrid w:val="0"/>
        <w:spacing w:before="0" w:after="0" w:line="240" w:lineRule="auto"/>
        <w:rPr>
          <w:ins w:id="566" w:author="marpa" w:date="2026-10-25T13:40:40Z"/>
          <w:rFonts w:hint="default" w:ascii="Arial" w:hAnsi="Arial" w:cs="Arial"/>
          <w:color w:val="auto"/>
          <w:sz w:val="22"/>
          <w:szCs w:val="22"/>
          <w:rPrChange w:id="567" w:author="marpa" w:date="2026-10-25T13:41:27Z">
            <w:rPr>
              <w:ins w:id="568" w:author="marpa" w:date="2026-10-25T13:40:40Z"/>
              <w:rFonts w:hint="default"/>
            </w:rPr>
          </w:rPrChange>
        </w:rPr>
        <w:pPrChange w:id="565" w:author="marpa" w:date="2026-10-25T13:44:58Z">
          <w:pPr/>
        </w:pPrChange>
      </w:pPr>
      <w:ins w:id="569" w:author="marpa" w:date="2026-10-25T13:40:40Z">
        <w:bookmarkStart w:id="50" w:name="_s2np4cwofduw" w:colFirst="0" w:colLast="0"/>
        <w:bookmarkEnd w:id="50"/>
        <w:r>
          <w:rPr>
            <w:rFonts w:hint="default" w:ascii="Arial" w:hAnsi="Arial" w:cs="Arial"/>
            <w:color w:val="auto"/>
            <w:sz w:val="22"/>
            <w:szCs w:val="22"/>
            <w:rPrChange w:id="570" w:author="marpa" w:date="2026-10-25T13:41:27Z">
              <w:rPr>
                <w:rFonts w:hint="default"/>
              </w:rPr>
            </w:rPrChange>
          </w:rPr>
          <w:t>/*</w:t>
        </w:r>
      </w:ins>
    </w:p>
    <w:p w14:paraId="24836275">
      <w:pPr>
        <w:adjustRightInd w:val="0"/>
        <w:snapToGrid w:val="0"/>
        <w:spacing w:before="0" w:after="0" w:line="240" w:lineRule="auto"/>
        <w:rPr>
          <w:ins w:id="573" w:author="marpa" w:date="2026-10-25T13:40:40Z"/>
          <w:rFonts w:hint="default" w:ascii="Arial" w:hAnsi="Arial" w:cs="Arial"/>
          <w:color w:val="auto"/>
          <w:sz w:val="22"/>
          <w:szCs w:val="22"/>
          <w:rPrChange w:id="574" w:author="marpa" w:date="2026-10-25T13:41:27Z">
            <w:rPr>
              <w:ins w:id="575" w:author="marpa" w:date="2026-10-25T13:40:40Z"/>
              <w:rFonts w:hint="default"/>
            </w:rPr>
          </w:rPrChange>
        </w:rPr>
        <w:pPrChange w:id="572" w:author="marpa" w:date="2026-10-25T13:44:58Z">
          <w:pPr/>
        </w:pPrChange>
      </w:pPr>
      <w:ins w:id="576" w:author="marpa" w:date="2026-10-25T13:40:40Z">
        <w:r>
          <w:rPr>
            <w:rFonts w:hint="default" w:ascii="Arial" w:hAnsi="Arial" w:cs="Arial"/>
            <w:color w:val="auto"/>
            <w:sz w:val="22"/>
            <w:szCs w:val="22"/>
            <w:rPrChange w:id="577" w:author="marpa" w:date="2026-10-25T13:41:27Z">
              <w:rPr>
                <w:rFonts w:hint="default"/>
              </w:rPr>
            </w:rPrChange>
          </w:rPr>
          <w:t xml:space="preserve"> * Click nbfs://nbhost/SystemFileSystem/Templates/Licenses/license-default.txt to change this license</w:t>
        </w:r>
      </w:ins>
    </w:p>
    <w:p w14:paraId="582BE9E1">
      <w:pPr>
        <w:adjustRightInd w:val="0"/>
        <w:snapToGrid w:val="0"/>
        <w:spacing w:before="0" w:after="0" w:line="240" w:lineRule="auto"/>
        <w:rPr>
          <w:ins w:id="580" w:author="marpa" w:date="2026-10-25T13:40:40Z"/>
          <w:rFonts w:hint="default" w:ascii="Arial" w:hAnsi="Arial" w:cs="Arial"/>
          <w:color w:val="auto"/>
          <w:sz w:val="22"/>
          <w:szCs w:val="22"/>
          <w:rPrChange w:id="581" w:author="marpa" w:date="2026-10-25T13:41:27Z">
            <w:rPr>
              <w:ins w:id="582" w:author="marpa" w:date="2026-10-25T13:40:40Z"/>
              <w:rFonts w:hint="default"/>
            </w:rPr>
          </w:rPrChange>
        </w:rPr>
        <w:pPrChange w:id="579" w:author="marpa" w:date="2026-10-25T13:44:58Z">
          <w:pPr/>
        </w:pPrChange>
      </w:pPr>
      <w:ins w:id="583" w:author="marpa" w:date="2026-10-25T13:40:40Z">
        <w:r>
          <w:rPr>
            <w:rFonts w:hint="default" w:ascii="Arial" w:hAnsi="Arial" w:cs="Arial"/>
            <w:color w:val="auto"/>
            <w:sz w:val="22"/>
            <w:szCs w:val="22"/>
            <w:rPrChange w:id="584" w:author="marpa" w:date="2026-10-25T13:41:27Z">
              <w:rPr>
                <w:rFonts w:hint="default"/>
              </w:rPr>
            </w:rPrChange>
          </w:rPr>
          <w:t xml:space="preserve"> * Click nbfs://nbhost/SystemFileSystem/Templates/WebServices/WebService.java to edit this template</w:t>
        </w:r>
      </w:ins>
    </w:p>
    <w:p w14:paraId="361E9A87">
      <w:pPr>
        <w:adjustRightInd w:val="0"/>
        <w:snapToGrid w:val="0"/>
        <w:spacing w:before="0" w:after="0" w:line="240" w:lineRule="auto"/>
        <w:rPr>
          <w:ins w:id="587" w:author="marpa" w:date="2026-10-25T13:40:40Z"/>
          <w:rFonts w:hint="default" w:ascii="Arial" w:hAnsi="Arial" w:cs="Arial"/>
          <w:color w:val="auto"/>
          <w:sz w:val="22"/>
          <w:szCs w:val="22"/>
          <w:rPrChange w:id="588" w:author="marpa" w:date="2026-10-25T13:41:27Z">
            <w:rPr>
              <w:ins w:id="589" w:author="marpa" w:date="2026-10-25T13:40:40Z"/>
              <w:rFonts w:hint="default"/>
            </w:rPr>
          </w:rPrChange>
        </w:rPr>
        <w:pPrChange w:id="586" w:author="marpa" w:date="2026-10-25T13:44:58Z">
          <w:pPr/>
        </w:pPrChange>
      </w:pPr>
      <w:ins w:id="590" w:author="marpa" w:date="2026-10-25T13:40:40Z">
        <w:r>
          <w:rPr>
            <w:rFonts w:hint="default" w:ascii="Arial" w:hAnsi="Arial" w:cs="Arial"/>
            <w:color w:val="auto"/>
            <w:sz w:val="22"/>
            <w:szCs w:val="22"/>
            <w:rPrChange w:id="591" w:author="marpa" w:date="2026-10-25T13:41:27Z">
              <w:rPr>
                <w:rFonts w:hint="default"/>
              </w:rPr>
            </w:rPrChange>
          </w:rPr>
          <w:t xml:space="preserve"> */</w:t>
        </w:r>
      </w:ins>
    </w:p>
    <w:p w14:paraId="42EF1A6C">
      <w:pPr>
        <w:adjustRightInd w:val="0"/>
        <w:snapToGrid w:val="0"/>
        <w:spacing w:before="0" w:after="0" w:line="240" w:lineRule="auto"/>
        <w:rPr>
          <w:ins w:id="594" w:author="marpa" w:date="2026-10-25T13:40:40Z"/>
          <w:rFonts w:hint="default" w:ascii="Arial" w:hAnsi="Arial" w:cs="Arial"/>
          <w:color w:val="auto"/>
          <w:sz w:val="22"/>
          <w:szCs w:val="22"/>
          <w:rPrChange w:id="595" w:author="marpa" w:date="2026-10-25T13:41:27Z">
            <w:rPr>
              <w:ins w:id="596" w:author="marpa" w:date="2026-10-25T13:40:40Z"/>
              <w:rFonts w:hint="default"/>
            </w:rPr>
          </w:rPrChange>
        </w:rPr>
        <w:pPrChange w:id="593" w:author="marpa" w:date="2026-10-25T13:45:08Z">
          <w:pPr/>
        </w:pPrChange>
      </w:pPr>
      <w:ins w:id="597" w:author="marpa" w:date="2026-10-25T13:40:40Z">
        <w:r>
          <w:rPr>
            <w:rFonts w:hint="default" w:ascii="Arial" w:hAnsi="Arial" w:cs="Arial"/>
            <w:color w:val="auto"/>
            <w:sz w:val="22"/>
            <w:szCs w:val="22"/>
            <w:rPrChange w:id="598" w:author="marpa" w:date="2026-10-25T13:41:27Z">
              <w:rPr>
                <w:rFonts w:hint="default"/>
              </w:rPr>
            </w:rPrChange>
          </w:rPr>
          <w:t>package ec.edu.monster.controladores.ws;</w:t>
        </w:r>
      </w:ins>
    </w:p>
    <w:p w14:paraId="4663FB11">
      <w:pPr>
        <w:adjustRightInd w:val="0"/>
        <w:snapToGrid w:val="0"/>
        <w:spacing w:before="0" w:after="0" w:line="240" w:lineRule="auto"/>
        <w:rPr>
          <w:ins w:id="601" w:author="marpa" w:date="2026-10-25T13:40:40Z"/>
          <w:rFonts w:hint="default" w:ascii="Arial" w:hAnsi="Arial" w:cs="Arial"/>
          <w:color w:val="auto"/>
          <w:sz w:val="22"/>
          <w:szCs w:val="22"/>
          <w:rPrChange w:id="602" w:author="marpa" w:date="2026-10-25T13:41:27Z">
            <w:rPr>
              <w:ins w:id="603" w:author="marpa" w:date="2026-10-25T13:40:40Z"/>
              <w:rFonts w:hint="default"/>
            </w:rPr>
          </w:rPrChange>
        </w:rPr>
        <w:pPrChange w:id="600" w:author="marpa" w:date="2026-10-25T13:45:08Z">
          <w:pPr/>
        </w:pPrChange>
      </w:pPr>
    </w:p>
    <w:p w14:paraId="7B14A0F8">
      <w:pPr>
        <w:adjustRightInd w:val="0"/>
        <w:snapToGrid w:val="0"/>
        <w:spacing w:before="0" w:after="0" w:line="240" w:lineRule="auto"/>
        <w:rPr>
          <w:ins w:id="605" w:author="marpa" w:date="2026-10-25T13:40:40Z"/>
          <w:rFonts w:hint="default" w:ascii="Arial" w:hAnsi="Arial" w:cs="Arial"/>
          <w:color w:val="auto"/>
          <w:sz w:val="22"/>
          <w:szCs w:val="22"/>
          <w:rPrChange w:id="606" w:author="marpa" w:date="2026-10-25T13:41:27Z">
            <w:rPr>
              <w:ins w:id="607" w:author="marpa" w:date="2026-10-25T13:40:40Z"/>
              <w:rFonts w:hint="default"/>
            </w:rPr>
          </w:rPrChange>
        </w:rPr>
        <w:pPrChange w:id="604" w:author="marpa" w:date="2026-10-25T13:45:08Z">
          <w:pPr/>
        </w:pPrChange>
      </w:pPr>
      <w:ins w:id="608" w:author="marpa" w:date="2026-10-25T13:40:40Z">
        <w:r>
          <w:rPr>
            <w:rFonts w:hint="default" w:ascii="Arial" w:hAnsi="Arial" w:cs="Arial"/>
            <w:color w:val="auto"/>
            <w:sz w:val="22"/>
            <w:szCs w:val="22"/>
            <w:rPrChange w:id="609" w:author="marpa" w:date="2026-10-25T13:41:27Z">
              <w:rPr>
                <w:rFonts w:hint="default"/>
              </w:rPr>
            </w:rPrChange>
          </w:rPr>
          <w:t>import ec.edu.monster.modelos.utilidades.ConversorLongitud;</w:t>
        </w:r>
      </w:ins>
    </w:p>
    <w:p w14:paraId="63AE5B3B">
      <w:pPr>
        <w:adjustRightInd w:val="0"/>
        <w:snapToGrid w:val="0"/>
        <w:spacing w:before="0" w:after="0" w:line="240" w:lineRule="auto"/>
        <w:rPr>
          <w:ins w:id="612" w:author="marpa" w:date="2026-10-25T13:40:40Z"/>
          <w:rFonts w:hint="default" w:ascii="Arial" w:hAnsi="Arial" w:cs="Arial"/>
          <w:color w:val="auto"/>
          <w:sz w:val="22"/>
          <w:szCs w:val="22"/>
          <w:rPrChange w:id="613" w:author="marpa" w:date="2026-10-25T13:41:27Z">
            <w:rPr>
              <w:ins w:id="614" w:author="marpa" w:date="2026-10-25T13:40:40Z"/>
              <w:rFonts w:hint="default"/>
            </w:rPr>
          </w:rPrChange>
        </w:rPr>
        <w:pPrChange w:id="611" w:author="marpa" w:date="2026-10-25T13:45:08Z">
          <w:pPr/>
        </w:pPrChange>
      </w:pPr>
      <w:ins w:id="615" w:author="marpa" w:date="2026-10-25T13:40:40Z">
        <w:r>
          <w:rPr>
            <w:rFonts w:hint="default" w:ascii="Arial" w:hAnsi="Arial" w:cs="Arial"/>
            <w:color w:val="auto"/>
            <w:sz w:val="22"/>
            <w:szCs w:val="22"/>
            <w:rPrChange w:id="616" w:author="marpa" w:date="2026-10-25T13:41:27Z">
              <w:rPr>
                <w:rFonts w:hint="default"/>
              </w:rPr>
            </w:rPrChange>
          </w:rPr>
          <w:t>import ec.edu.monster.modelos.utilidades.ConversorMasa;</w:t>
        </w:r>
      </w:ins>
    </w:p>
    <w:p w14:paraId="1AEFB898">
      <w:pPr>
        <w:adjustRightInd w:val="0"/>
        <w:snapToGrid w:val="0"/>
        <w:spacing w:before="0" w:after="0" w:line="240" w:lineRule="auto"/>
        <w:rPr>
          <w:ins w:id="619" w:author="marpa" w:date="2026-10-25T13:40:40Z"/>
          <w:rFonts w:hint="default" w:ascii="Arial" w:hAnsi="Arial" w:cs="Arial"/>
          <w:color w:val="auto"/>
          <w:sz w:val="22"/>
          <w:szCs w:val="22"/>
          <w:rPrChange w:id="620" w:author="marpa" w:date="2026-10-25T13:41:27Z">
            <w:rPr>
              <w:ins w:id="621" w:author="marpa" w:date="2026-10-25T13:40:40Z"/>
              <w:rFonts w:hint="default"/>
            </w:rPr>
          </w:rPrChange>
        </w:rPr>
        <w:pPrChange w:id="618" w:author="marpa" w:date="2026-10-25T13:45:08Z">
          <w:pPr/>
        </w:pPrChange>
      </w:pPr>
      <w:ins w:id="622" w:author="marpa" w:date="2026-10-25T13:40:40Z">
        <w:r>
          <w:rPr>
            <w:rFonts w:hint="default" w:ascii="Arial" w:hAnsi="Arial" w:cs="Arial"/>
            <w:color w:val="auto"/>
            <w:sz w:val="22"/>
            <w:szCs w:val="22"/>
            <w:rPrChange w:id="623" w:author="marpa" w:date="2026-10-25T13:41:27Z">
              <w:rPr>
                <w:rFonts w:hint="default"/>
              </w:rPr>
            </w:rPrChange>
          </w:rPr>
          <w:t>import ec.edu.monster.modelos.utilidades.ConversorTemperatura;</w:t>
        </w:r>
      </w:ins>
    </w:p>
    <w:p w14:paraId="67D6FA5C">
      <w:pPr>
        <w:adjustRightInd w:val="0"/>
        <w:snapToGrid w:val="0"/>
        <w:spacing w:before="0" w:after="0" w:line="240" w:lineRule="auto"/>
        <w:rPr>
          <w:ins w:id="626" w:author="marpa" w:date="2026-10-25T13:40:40Z"/>
          <w:rFonts w:hint="default" w:ascii="Arial" w:hAnsi="Arial" w:cs="Arial"/>
          <w:color w:val="auto"/>
          <w:sz w:val="22"/>
          <w:szCs w:val="22"/>
          <w:rPrChange w:id="627" w:author="marpa" w:date="2026-10-25T13:41:27Z">
            <w:rPr>
              <w:ins w:id="628" w:author="marpa" w:date="2026-10-25T13:40:40Z"/>
              <w:rFonts w:hint="default"/>
            </w:rPr>
          </w:rPrChange>
        </w:rPr>
        <w:pPrChange w:id="625" w:author="marpa" w:date="2026-10-25T13:45:08Z">
          <w:pPr/>
        </w:pPrChange>
      </w:pPr>
      <w:ins w:id="629" w:author="marpa" w:date="2026-10-25T13:40:40Z">
        <w:r>
          <w:rPr>
            <w:rFonts w:hint="default" w:ascii="Arial" w:hAnsi="Arial" w:cs="Arial"/>
            <w:color w:val="auto"/>
            <w:sz w:val="22"/>
            <w:szCs w:val="22"/>
            <w:rPrChange w:id="630" w:author="marpa" w:date="2026-10-25T13:41:27Z">
              <w:rPr>
                <w:rFonts w:hint="default"/>
              </w:rPr>
            </w:rPrChange>
          </w:rPr>
          <w:t>import ec.edu.monster.modelos.utilidades.enums.UnidadLongitud;</w:t>
        </w:r>
      </w:ins>
    </w:p>
    <w:p w14:paraId="52C6F949">
      <w:pPr>
        <w:adjustRightInd w:val="0"/>
        <w:snapToGrid w:val="0"/>
        <w:spacing w:before="0" w:after="0" w:line="240" w:lineRule="auto"/>
        <w:rPr>
          <w:ins w:id="633" w:author="marpa" w:date="2026-10-25T13:40:40Z"/>
          <w:rFonts w:hint="default" w:ascii="Arial" w:hAnsi="Arial" w:cs="Arial"/>
          <w:color w:val="auto"/>
          <w:sz w:val="22"/>
          <w:szCs w:val="22"/>
          <w:rPrChange w:id="634" w:author="marpa" w:date="2026-10-25T13:41:27Z">
            <w:rPr>
              <w:ins w:id="635" w:author="marpa" w:date="2026-10-25T13:40:40Z"/>
              <w:rFonts w:hint="default"/>
            </w:rPr>
          </w:rPrChange>
        </w:rPr>
        <w:pPrChange w:id="632" w:author="marpa" w:date="2026-10-25T13:45:08Z">
          <w:pPr/>
        </w:pPrChange>
      </w:pPr>
      <w:ins w:id="636" w:author="marpa" w:date="2026-10-25T13:40:40Z">
        <w:r>
          <w:rPr>
            <w:rFonts w:hint="default" w:ascii="Arial" w:hAnsi="Arial" w:cs="Arial"/>
            <w:color w:val="auto"/>
            <w:sz w:val="22"/>
            <w:szCs w:val="22"/>
            <w:rPrChange w:id="637" w:author="marpa" w:date="2026-10-25T13:41:27Z">
              <w:rPr>
                <w:rFonts w:hint="default"/>
              </w:rPr>
            </w:rPrChange>
          </w:rPr>
          <w:t>import ec.edu.monster.modelos.utilidades.enums.UnidadMasa;</w:t>
        </w:r>
      </w:ins>
    </w:p>
    <w:p w14:paraId="1588493E">
      <w:pPr>
        <w:adjustRightInd w:val="0"/>
        <w:snapToGrid w:val="0"/>
        <w:spacing w:before="0" w:after="0" w:line="240" w:lineRule="auto"/>
        <w:rPr>
          <w:ins w:id="640" w:author="marpa" w:date="2026-10-25T13:40:40Z"/>
          <w:rFonts w:hint="default" w:ascii="Arial" w:hAnsi="Arial" w:cs="Arial"/>
          <w:color w:val="auto"/>
          <w:sz w:val="22"/>
          <w:szCs w:val="22"/>
          <w:rPrChange w:id="641" w:author="marpa" w:date="2026-10-25T13:41:27Z">
            <w:rPr>
              <w:ins w:id="642" w:author="marpa" w:date="2026-10-25T13:40:40Z"/>
              <w:rFonts w:hint="default"/>
            </w:rPr>
          </w:rPrChange>
        </w:rPr>
        <w:pPrChange w:id="639" w:author="marpa" w:date="2026-10-25T13:45:08Z">
          <w:pPr/>
        </w:pPrChange>
      </w:pPr>
      <w:ins w:id="643" w:author="marpa" w:date="2026-10-25T13:40:40Z">
        <w:r>
          <w:rPr>
            <w:rFonts w:hint="default" w:ascii="Arial" w:hAnsi="Arial" w:cs="Arial"/>
            <w:color w:val="auto"/>
            <w:sz w:val="22"/>
            <w:szCs w:val="22"/>
            <w:rPrChange w:id="644" w:author="marpa" w:date="2026-10-25T13:41:27Z">
              <w:rPr>
                <w:rFonts w:hint="default"/>
              </w:rPr>
            </w:rPrChange>
          </w:rPr>
          <w:t>import ec.edu.monster.modelos.utilidades.enums.UnidadTemperatura;</w:t>
        </w:r>
      </w:ins>
    </w:p>
    <w:p w14:paraId="56635CD2">
      <w:pPr>
        <w:adjustRightInd w:val="0"/>
        <w:snapToGrid w:val="0"/>
        <w:spacing w:before="0" w:after="0" w:line="240" w:lineRule="auto"/>
        <w:rPr>
          <w:ins w:id="647" w:author="marpa" w:date="2026-10-25T13:40:40Z"/>
          <w:rFonts w:hint="default" w:ascii="Arial" w:hAnsi="Arial" w:cs="Arial"/>
          <w:color w:val="auto"/>
          <w:sz w:val="22"/>
          <w:szCs w:val="22"/>
          <w:rPrChange w:id="648" w:author="marpa" w:date="2026-10-25T13:41:27Z">
            <w:rPr>
              <w:ins w:id="649" w:author="marpa" w:date="2026-10-25T13:40:40Z"/>
              <w:rFonts w:hint="default"/>
            </w:rPr>
          </w:rPrChange>
        </w:rPr>
        <w:pPrChange w:id="646" w:author="marpa" w:date="2026-10-25T13:45:08Z">
          <w:pPr/>
        </w:pPrChange>
      </w:pPr>
      <w:ins w:id="650" w:author="marpa" w:date="2026-10-25T13:40:40Z">
        <w:r>
          <w:rPr>
            <w:rFonts w:hint="default" w:ascii="Arial" w:hAnsi="Arial" w:cs="Arial"/>
            <w:color w:val="auto"/>
            <w:sz w:val="22"/>
            <w:szCs w:val="22"/>
            <w:rPrChange w:id="651" w:author="marpa" w:date="2026-10-25T13:41:27Z">
              <w:rPr>
                <w:rFonts w:hint="default"/>
              </w:rPr>
            </w:rPrChange>
          </w:rPr>
          <w:t>import ec.edu.monster.modelos.utilidades.mapeadores.UnidadMapper;</w:t>
        </w:r>
      </w:ins>
    </w:p>
    <w:p w14:paraId="1118EA4E">
      <w:pPr>
        <w:adjustRightInd w:val="0"/>
        <w:snapToGrid w:val="0"/>
        <w:spacing w:before="0" w:after="0" w:line="240" w:lineRule="auto"/>
        <w:rPr>
          <w:ins w:id="654" w:author="marpa" w:date="2026-10-25T13:40:40Z"/>
          <w:rFonts w:hint="default" w:ascii="Arial" w:hAnsi="Arial" w:cs="Arial"/>
          <w:color w:val="auto"/>
          <w:sz w:val="22"/>
          <w:szCs w:val="22"/>
          <w:rPrChange w:id="655" w:author="marpa" w:date="2026-10-25T13:41:27Z">
            <w:rPr>
              <w:ins w:id="656" w:author="marpa" w:date="2026-10-25T13:40:40Z"/>
              <w:rFonts w:hint="default"/>
            </w:rPr>
          </w:rPrChange>
        </w:rPr>
        <w:pPrChange w:id="653" w:author="marpa" w:date="2026-10-25T13:45:08Z">
          <w:pPr/>
        </w:pPrChange>
      </w:pPr>
      <w:ins w:id="657" w:author="marpa" w:date="2026-10-25T13:40:40Z">
        <w:r>
          <w:rPr>
            <w:rFonts w:hint="default" w:ascii="Arial" w:hAnsi="Arial" w:cs="Arial"/>
            <w:color w:val="auto"/>
            <w:sz w:val="22"/>
            <w:szCs w:val="22"/>
            <w:rPrChange w:id="658" w:author="marpa" w:date="2026-10-25T13:41:27Z">
              <w:rPr>
                <w:rFonts w:hint="default"/>
              </w:rPr>
            </w:rPrChange>
          </w:rPr>
          <w:t>import ec.edu.monster.seguridad.AdministradorCredenciales;</w:t>
        </w:r>
      </w:ins>
    </w:p>
    <w:p w14:paraId="19168DBF">
      <w:pPr>
        <w:adjustRightInd w:val="0"/>
        <w:snapToGrid w:val="0"/>
        <w:spacing w:before="0" w:after="0" w:line="240" w:lineRule="auto"/>
        <w:rPr>
          <w:ins w:id="661" w:author="marpa" w:date="2026-10-25T13:40:40Z"/>
          <w:rFonts w:hint="default" w:ascii="Arial" w:hAnsi="Arial" w:cs="Arial"/>
          <w:color w:val="auto"/>
          <w:sz w:val="22"/>
          <w:szCs w:val="22"/>
          <w:rPrChange w:id="662" w:author="marpa" w:date="2026-10-25T13:41:27Z">
            <w:rPr>
              <w:ins w:id="663" w:author="marpa" w:date="2026-10-25T13:40:40Z"/>
              <w:rFonts w:hint="default"/>
            </w:rPr>
          </w:rPrChange>
        </w:rPr>
        <w:pPrChange w:id="660" w:author="marpa" w:date="2026-10-25T13:45:08Z">
          <w:pPr/>
        </w:pPrChange>
      </w:pPr>
      <w:ins w:id="664" w:author="marpa" w:date="2026-10-25T13:40:40Z">
        <w:r>
          <w:rPr>
            <w:rFonts w:hint="default" w:ascii="Arial" w:hAnsi="Arial" w:cs="Arial"/>
            <w:color w:val="auto"/>
            <w:sz w:val="22"/>
            <w:szCs w:val="22"/>
            <w:rPrChange w:id="665" w:author="marpa" w:date="2026-10-25T13:41:27Z">
              <w:rPr>
                <w:rFonts w:hint="default"/>
              </w:rPr>
            </w:rPrChange>
          </w:rPr>
          <w:t>import ec.edu.monster.seguridad.AdministradorTokens;</w:t>
        </w:r>
      </w:ins>
    </w:p>
    <w:p w14:paraId="24CA3F38">
      <w:pPr>
        <w:adjustRightInd w:val="0"/>
        <w:snapToGrid w:val="0"/>
        <w:spacing w:before="0" w:after="0" w:line="240" w:lineRule="auto"/>
        <w:rPr>
          <w:ins w:id="668" w:author="marpa" w:date="2026-10-25T13:40:40Z"/>
          <w:rFonts w:hint="default" w:ascii="Arial" w:hAnsi="Arial" w:cs="Arial"/>
          <w:color w:val="auto"/>
          <w:sz w:val="22"/>
          <w:szCs w:val="22"/>
          <w:rPrChange w:id="669" w:author="marpa" w:date="2026-10-25T13:41:27Z">
            <w:rPr>
              <w:ins w:id="670" w:author="marpa" w:date="2026-10-25T13:40:40Z"/>
              <w:rFonts w:hint="default"/>
            </w:rPr>
          </w:rPrChange>
        </w:rPr>
        <w:pPrChange w:id="667" w:author="marpa" w:date="2026-10-25T13:45:08Z">
          <w:pPr/>
        </w:pPrChange>
      </w:pPr>
      <w:ins w:id="671" w:author="marpa" w:date="2026-10-25T13:40:40Z">
        <w:r>
          <w:rPr>
            <w:rFonts w:hint="default" w:ascii="Arial" w:hAnsi="Arial" w:cs="Arial"/>
            <w:color w:val="auto"/>
            <w:sz w:val="22"/>
            <w:szCs w:val="22"/>
            <w:rPrChange w:id="672" w:author="marpa" w:date="2026-10-25T13:41:27Z">
              <w:rPr>
                <w:rFonts w:hint="default"/>
              </w:rPr>
            </w:rPrChange>
          </w:rPr>
          <w:t>import ec.edu.monster.servicios.ServicioConversor;</w:t>
        </w:r>
      </w:ins>
    </w:p>
    <w:p w14:paraId="2DB65AD9">
      <w:pPr>
        <w:adjustRightInd w:val="0"/>
        <w:snapToGrid w:val="0"/>
        <w:spacing w:before="0" w:after="0" w:line="240" w:lineRule="auto"/>
        <w:rPr>
          <w:ins w:id="675" w:author="marpa" w:date="2026-10-25T13:40:40Z"/>
          <w:rFonts w:hint="default" w:ascii="Arial" w:hAnsi="Arial" w:cs="Arial"/>
          <w:color w:val="auto"/>
          <w:sz w:val="22"/>
          <w:szCs w:val="22"/>
          <w:rPrChange w:id="676" w:author="marpa" w:date="2026-10-25T13:41:27Z">
            <w:rPr>
              <w:ins w:id="677" w:author="marpa" w:date="2026-10-25T13:40:40Z"/>
              <w:rFonts w:hint="default"/>
            </w:rPr>
          </w:rPrChange>
        </w:rPr>
        <w:pPrChange w:id="674" w:author="marpa" w:date="2026-10-25T13:45:08Z">
          <w:pPr/>
        </w:pPrChange>
      </w:pPr>
      <w:ins w:id="678" w:author="marpa" w:date="2026-10-25T13:40:40Z">
        <w:r>
          <w:rPr>
            <w:rFonts w:hint="default" w:ascii="Arial" w:hAnsi="Arial" w:cs="Arial"/>
            <w:color w:val="auto"/>
            <w:sz w:val="22"/>
            <w:szCs w:val="22"/>
            <w:rPrChange w:id="679" w:author="marpa" w:date="2026-10-25T13:41:27Z">
              <w:rPr>
                <w:rFonts w:hint="default"/>
              </w:rPr>
            </w:rPrChange>
          </w:rPr>
          <w:t>import jakarta.enterprise.inject.spi.CDI;</w:t>
        </w:r>
      </w:ins>
    </w:p>
    <w:p w14:paraId="788AA712">
      <w:pPr>
        <w:adjustRightInd w:val="0"/>
        <w:snapToGrid w:val="0"/>
        <w:spacing w:before="0" w:after="0" w:line="240" w:lineRule="auto"/>
        <w:rPr>
          <w:ins w:id="682" w:author="marpa" w:date="2026-10-25T13:40:40Z"/>
          <w:rFonts w:hint="default" w:ascii="Arial" w:hAnsi="Arial" w:cs="Arial"/>
          <w:color w:val="auto"/>
          <w:sz w:val="22"/>
          <w:szCs w:val="22"/>
          <w:rPrChange w:id="683" w:author="marpa" w:date="2026-10-25T13:41:27Z">
            <w:rPr>
              <w:ins w:id="684" w:author="marpa" w:date="2026-10-25T13:40:40Z"/>
              <w:rFonts w:hint="default"/>
            </w:rPr>
          </w:rPrChange>
        </w:rPr>
        <w:pPrChange w:id="681" w:author="marpa" w:date="2026-10-25T13:45:08Z">
          <w:pPr/>
        </w:pPrChange>
      </w:pPr>
      <w:ins w:id="685" w:author="marpa" w:date="2026-10-25T13:40:40Z">
        <w:r>
          <w:rPr>
            <w:rFonts w:hint="default" w:ascii="Arial" w:hAnsi="Arial" w:cs="Arial"/>
            <w:color w:val="auto"/>
            <w:sz w:val="22"/>
            <w:szCs w:val="22"/>
            <w:rPrChange w:id="686" w:author="marpa" w:date="2026-10-25T13:41:27Z">
              <w:rPr>
                <w:rFonts w:hint="default"/>
              </w:rPr>
            </w:rPrChange>
          </w:rPr>
          <w:t>import jakarta.jws.WebService;</w:t>
        </w:r>
      </w:ins>
    </w:p>
    <w:p w14:paraId="6119B7C2">
      <w:pPr>
        <w:adjustRightInd w:val="0"/>
        <w:snapToGrid w:val="0"/>
        <w:spacing w:before="0" w:after="0" w:line="240" w:lineRule="auto"/>
        <w:rPr>
          <w:ins w:id="689" w:author="marpa" w:date="2026-10-25T13:40:40Z"/>
          <w:rFonts w:hint="default" w:ascii="Arial" w:hAnsi="Arial" w:cs="Arial"/>
          <w:color w:val="auto"/>
          <w:sz w:val="22"/>
          <w:szCs w:val="22"/>
          <w:rPrChange w:id="690" w:author="marpa" w:date="2026-10-25T13:41:27Z">
            <w:rPr>
              <w:ins w:id="691" w:author="marpa" w:date="2026-10-25T13:40:40Z"/>
              <w:rFonts w:hint="default"/>
            </w:rPr>
          </w:rPrChange>
        </w:rPr>
        <w:pPrChange w:id="688" w:author="marpa" w:date="2026-10-25T13:45:24Z">
          <w:pPr/>
        </w:pPrChange>
      </w:pPr>
      <w:ins w:id="692" w:author="marpa" w:date="2026-10-25T13:40:40Z">
        <w:r>
          <w:rPr>
            <w:rFonts w:hint="default" w:ascii="Arial" w:hAnsi="Arial" w:cs="Arial"/>
            <w:color w:val="auto"/>
            <w:sz w:val="22"/>
            <w:szCs w:val="22"/>
            <w:rPrChange w:id="693" w:author="marpa" w:date="2026-10-25T13:41:27Z">
              <w:rPr>
                <w:rFonts w:hint="default"/>
              </w:rPr>
            </w:rPrChange>
          </w:rPr>
          <w:t>import jakarta.jws.WebMethod;</w:t>
        </w:r>
      </w:ins>
    </w:p>
    <w:p w14:paraId="311B2094">
      <w:pPr>
        <w:adjustRightInd w:val="0"/>
        <w:snapToGrid w:val="0"/>
        <w:spacing w:before="0" w:after="0" w:line="240" w:lineRule="auto"/>
        <w:rPr>
          <w:ins w:id="696" w:author="marpa" w:date="2026-10-25T13:40:40Z"/>
          <w:rFonts w:hint="default" w:ascii="Arial" w:hAnsi="Arial" w:cs="Arial"/>
          <w:color w:val="auto"/>
          <w:sz w:val="22"/>
          <w:szCs w:val="22"/>
          <w:rPrChange w:id="697" w:author="marpa" w:date="2026-10-25T13:41:27Z">
            <w:rPr>
              <w:ins w:id="698" w:author="marpa" w:date="2026-10-25T13:40:40Z"/>
              <w:rFonts w:hint="default"/>
            </w:rPr>
          </w:rPrChange>
        </w:rPr>
        <w:pPrChange w:id="695" w:author="marpa" w:date="2026-10-25T13:45:24Z">
          <w:pPr/>
        </w:pPrChange>
      </w:pPr>
      <w:ins w:id="699" w:author="marpa" w:date="2026-10-25T13:40:40Z">
        <w:r>
          <w:rPr>
            <w:rFonts w:hint="default" w:ascii="Arial" w:hAnsi="Arial" w:cs="Arial"/>
            <w:color w:val="auto"/>
            <w:sz w:val="22"/>
            <w:szCs w:val="22"/>
            <w:rPrChange w:id="700" w:author="marpa" w:date="2026-10-25T13:41:27Z">
              <w:rPr>
                <w:rFonts w:hint="default"/>
              </w:rPr>
            </w:rPrChange>
          </w:rPr>
          <w:t>import jakarta.jws.WebParam;</w:t>
        </w:r>
      </w:ins>
    </w:p>
    <w:p w14:paraId="66DF634E">
      <w:pPr>
        <w:adjustRightInd w:val="0"/>
        <w:snapToGrid w:val="0"/>
        <w:spacing w:before="0" w:after="0" w:line="240" w:lineRule="auto"/>
        <w:rPr>
          <w:ins w:id="703" w:author="marpa" w:date="2026-10-25T13:40:40Z"/>
          <w:rFonts w:hint="default" w:ascii="Arial" w:hAnsi="Arial" w:cs="Arial"/>
          <w:color w:val="auto"/>
          <w:sz w:val="22"/>
          <w:szCs w:val="22"/>
          <w:rPrChange w:id="704" w:author="marpa" w:date="2026-10-25T13:41:27Z">
            <w:rPr>
              <w:ins w:id="705" w:author="marpa" w:date="2026-10-25T13:40:40Z"/>
              <w:rFonts w:hint="default"/>
            </w:rPr>
          </w:rPrChange>
        </w:rPr>
        <w:pPrChange w:id="702" w:author="marpa" w:date="2026-10-25T13:45:24Z">
          <w:pPr/>
        </w:pPrChange>
      </w:pPr>
      <w:ins w:id="706" w:author="marpa" w:date="2026-10-25T13:40:40Z">
        <w:r>
          <w:rPr>
            <w:rFonts w:hint="default" w:ascii="Arial" w:hAnsi="Arial" w:cs="Arial"/>
            <w:color w:val="auto"/>
            <w:sz w:val="22"/>
            <w:szCs w:val="22"/>
            <w:rPrChange w:id="707" w:author="marpa" w:date="2026-10-25T13:41:27Z">
              <w:rPr>
                <w:rFonts w:hint="default"/>
              </w:rPr>
            </w:rPrChange>
          </w:rPr>
          <w:t>import jakarta.jws.HandlerChain;</w:t>
        </w:r>
      </w:ins>
    </w:p>
    <w:p w14:paraId="1C6A0ED9">
      <w:pPr>
        <w:adjustRightInd w:val="0"/>
        <w:snapToGrid w:val="0"/>
        <w:spacing w:before="0" w:after="0" w:line="240" w:lineRule="auto"/>
        <w:rPr>
          <w:ins w:id="710" w:author="marpa" w:date="2026-10-25T13:40:40Z"/>
          <w:rFonts w:hint="default" w:ascii="Arial" w:hAnsi="Arial" w:cs="Arial"/>
          <w:color w:val="auto"/>
          <w:sz w:val="22"/>
          <w:szCs w:val="22"/>
          <w:rPrChange w:id="711" w:author="marpa" w:date="2026-10-25T13:41:27Z">
            <w:rPr>
              <w:ins w:id="712" w:author="marpa" w:date="2026-10-25T13:40:40Z"/>
              <w:rFonts w:hint="default"/>
            </w:rPr>
          </w:rPrChange>
        </w:rPr>
        <w:pPrChange w:id="709" w:author="marpa" w:date="2026-10-25T13:45:24Z">
          <w:pPr/>
        </w:pPrChange>
      </w:pPr>
      <w:ins w:id="713" w:author="marpa" w:date="2026-10-25T13:40:40Z">
        <w:r>
          <w:rPr>
            <w:rFonts w:hint="default" w:ascii="Arial" w:hAnsi="Arial" w:cs="Arial"/>
            <w:color w:val="auto"/>
            <w:sz w:val="22"/>
            <w:szCs w:val="22"/>
            <w:rPrChange w:id="714" w:author="marpa" w:date="2026-10-25T13:41:27Z">
              <w:rPr>
                <w:rFonts w:hint="default"/>
              </w:rPr>
            </w:rPrChange>
          </w:rPr>
          <w:t>import jakarta.xml.soap.SOAPConstants;</w:t>
        </w:r>
      </w:ins>
    </w:p>
    <w:p w14:paraId="0AF39C6A">
      <w:pPr>
        <w:adjustRightInd w:val="0"/>
        <w:snapToGrid w:val="0"/>
        <w:spacing w:before="0" w:after="0" w:line="240" w:lineRule="auto"/>
        <w:rPr>
          <w:ins w:id="717" w:author="marpa" w:date="2026-10-25T13:40:40Z"/>
          <w:rFonts w:hint="default" w:ascii="Arial" w:hAnsi="Arial" w:cs="Arial"/>
          <w:color w:val="auto"/>
          <w:sz w:val="22"/>
          <w:szCs w:val="22"/>
          <w:rPrChange w:id="718" w:author="marpa" w:date="2026-10-25T13:41:27Z">
            <w:rPr>
              <w:ins w:id="719" w:author="marpa" w:date="2026-10-25T13:40:40Z"/>
              <w:rFonts w:hint="default"/>
            </w:rPr>
          </w:rPrChange>
        </w:rPr>
        <w:pPrChange w:id="716" w:author="marpa" w:date="2026-10-25T13:45:24Z">
          <w:pPr/>
        </w:pPrChange>
      </w:pPr>
      <w:ins w:id="720" w:author="marpa" w:date="2026-10-25T13:40:40Z">
        <w:r>
          <w:rPr>
            <w:rFonts w:hint="default" w:ascii="Arial" w:hAnsi="Arial" w:cs="Arial"/>
            <w:color w:val="auto"/>
            <w:sz w:val="22"/>
            <w:szCs w:val="22"/>
            <w:rPrChange w:id="721" w:author="marpa" w:date="2026-10-25T13:41:27Z">
              <w:rPr>
                <w:rFonts w:hint="default"/>
              </w:rPr>
            </w:rPrChange>
          </w:rPr>
          <w:t>import jakarta.xml.soap.SOAPException;</w:t>
        </w:r>
      </w:ins>
    </w:p>
    <w:p w14:paraId="24D8298F">
      <w:pPr>
        <w:adjustRightInd w:val="0"/>
        <w:snapToGrid w:val="0"/>
        <w:spacing w:before="0" w:after="0" w:line="240" w:lineRule="auto"/>
        <w:rPr>
          <w:ins w:id="724" w:author="marpa" w:date="2026-10-25T13:40:40Z"/>
          <w:rFonts w:hint="default" w:ascii="Arial" w:hAnsi="Arial" w:cs="Arial"/>
          <w:color w:val="auto"/>
          <w:sz w:val="22"/>
          <w:szCs w:val="22"/>
          <w:rPrChange w:id="725" w:author="marpa" w:date="2026-10-25T13:41:27Z">
            <w:rPr>
              <w:ins w:id="726" w:author="marpa" w:date="2026-10-25T13:40:40Z"/>
              <w:rFonts w:hint="default"/>
            </w:rPr>
          </w:rPrChange>
        </w:rPr>
        <w:pPrChange w:id="723" w:author="marpa" w:date="2026-10-25T13:45:24Z">
          <w:pPr/>
        </w:pPrChange>
      </w:pPr>
      <w:ins w:id="727" w:author="marpa" w:date="2026-10-25T13:40:40Z">
        <w:r>
          <w:rPr>
            <w:rFonts w:hint="default" w:ascii="Arial" w:hAnsi="Arial" w:cs="Arial"/>
            <w:color w:val="auto"/>
            <w:sz w:val="22"/>
            <w:szCs w:val="22"/>
            <w:rPrChange w:id="728" w:author="marpa" w:date="2026-10-25T13:41:27Z">
              <w:rPr>
                <w:rFonts w:hint="default"/>
              </w:rPr>
            </w:rPrChange>
          </w:rPr>
          <w:t>import jakarta.xml.soap.SOAPFactory;</w:t>
        </w:r>
      </w:ins>
    </w:p>
    <w:p w14:paraId="5D5691F2">
      <w:pPr>
        <w:adjustRightInd w:val="0"/>
        <w:snapToGrid w:val="0"/>
        <w:spacing w:before="0" w:after="0" w:line="240" w:lineRule="auto"/>
        <w:rPr>
          <w:ins w:id="731" w:author="marpa" w:date="2026-10-25T13:40:40Z"/>
          <w:rFonts w:hint="default" w:ascii="Arial" w:hAnsi="Arial" w:cs="Arial"/>
          <w:color w:val="auto"/>
          <w:sz w:val="22"/>
          <w:szCs w:val="22"/>
          <w:rPrChange w:id="732" w:author="marpa" w:date="2026-10-25T13:41:27Z">
            <w:rPr>
              <w:ins w:id="733" w:author="marpa" w:date="2026-10-25T13:40:40Z"/>
              <w:rFonts w:hint="default"/>
            </w:rPr>
          </w:rPrChange>
        </w:rPr>
        <w:pPrChange w:id="730" w:author="marpa" w:date="2026-10-25T13:45:24Z">
          <w:pPr/>
        </w:pPrChange>
      </w:pPr>
      <w:ins w:id="734" w:author="marpa" w:date="2026-10-25T13:40:40Z">
        <w:r>
          <w:rPr>
            <w:rFonts w:hint="default" w:ascii="Arial" w:hAnsi="Arial" w:cs="Arial"/>
            <w:color w:val="auto"/>
            <w:sz w:val="22"/>
            <w:szCs w:val="22"/>
            <w:rPrChange w:id="735" w:author="marpa" w:date="2026-10-25T13:41:27Z">
              <w:rPr>
                <w:rFonts w:hint="default"/>
              </w:rPr>
            </w:rPrChange>
          </w:rPr>
          <w:t>import jakarta.xml.soap.SOAPFault;</w:t>
        </w:r>
      </w:ins>
    </w:p>
    <w:p w14:paraId="12659721">
      <w:pPr>
        <w:adjustRightInd w:val="0"/>
        <w:snapToGrid w:val="0"/>
        <w:spacing w:before="0" w:after="0" w:line="240" w:lineRule="auto"/>
        <w:rPr>
          <w:ins w:id="738" w:author="marpa" w:date="2026-10-25T13:40:40Z"/>
          <w:rFonts w:hint="default" w:ascii="Arial" w:hAnsi="Arial" w:cs="Arial"/>
          <w:color w:val="auto"/>
          <w:sz w:val="22"/>
          <w:szCs w:val="22"/>
          <w:rPrChange w:id="739" w:author="marpa" w:date="2026-10-25T13:41:27Z">
            <w:rPr>
              <w:ins w:id="740" w:author="marpa" w:date="2026-10-25T13:40:40Z"/>
              <w:rFonts w:hint="default"/>
            </w:rPr>
          </w:rPrChange>
        </w:rPr>
        <w:pPrChange w:id="737" w:author="marpa" w:date="2026-10-25T13:45:24Z">
          <w:pPr/>
        </w:pPrChange>
      </w:pPr>
      <w:ins w:id="741" w:author="marpa" w:date="2026-10-25T13:40:40Z">
        <w:r>
          <w:rPr>
            <w:rFonts w:hint="default" w:ascii="Arial" w:hAnsi="Arial" w:cs="Arial"/>
            <w:color w:val="auto"/>
            <w:sz w:val="22"/>
            <w:szCs w:val="22"/>
            <w:rPrChange w:id="742" w:author="marpa" w:date="2026-10-25T13:41:27Z">
              <w:rPr>
                <w:rFonts w:hint="default"/>
              </w:rPr>
            </w:rPrChange>
          </w:rPr>
          <w:t>import jakarta.xml.ws.soap.SOAPFaultException;</w:t>
        </w:r>
      </w:ins>
    </w:p>
    <w:p w14:paraId="4106DC79">
      <w:pPr>
        <w:adjustRightInd w:val="0"/>
        <w:snapToGrid w:val="0"/>
        <w:spacing w:before="0" w:after="0" w:line="240" w:lineRule="auto"/>
        <w:rPr>
          <w:ins w:id="745" w:author="marpa" w:date="2026-10-25T13:40:40Z"/>
          <w:rFonts w:hint="default" w:ascii="Arial" w:hAnsi="Arial" w:cs="Arial"/>
          <w:color w:val="auto"/>
          <w:sz w:val="22"/>
          <w:szCs w:val="22"/>
          <w:rPrChange w:id="746" w:author="marpa" w:date="2026-10-25T13:41:27Z">
            <w:rPr>
              <w:ins w:id="747" w:author="marpa" w:date="2026-10-25T13:40:40Z"/>
              <w:rFonts w:hint="default"/>
            </w:rPr>
          </w:rPrChange>
        </w:rPr>
        <w:pPrChange w:id="744" w:author="marpa" w:date="2026-10-25T13:45:24Z">
          <w:pPr/>
        </w:pPrChange>
      </w:pPr>
      <w:ins w:id="748" w:author="marpa" w:date="2026-10-25T13:40:40Z">
        <w:r>
          <w:rPr>
            <w:rFonts w:hint="default" w:ascii="Arial" w:hAnsi="Arial" w:cs="Arial"/>
            <w:color w:val="auto"/>
            <w:sz w:val="22"/>
            <w:szCs w:val="22"/>
            <w:rPrChange w:id="749" w:author="marpa" w:date="2026-10-25T13:41:27Z">
              <w:rPr>
                <w:rFonts w:hint="default"/>
              </w:rPr>
            </w:rPrChange>
          </w:rPr>
          <w:t>import javax.xml.namespace.QName;</w:t>
        </w:r>
      </w:ins>
    </w:p>
    <w:p w14:paraId="59E41BDD">
      <w:pPr>
        <w:adjustRightInd w:val="0"/>
        <w:snapToGrid w:val="0"/>
        <w:spacing w:before="0" w:after="0" w:line="240" w:lineRule="auto"/>
        <w:rPr>
          <w:ins w:id="752" w:author="marpa" w:date="2026-10-25T13:40:40Z"/>
          <w:rFonts w:hint="default" w:ascii="Arial" w:hAnsi="Arial" w:cs="Arial"/>
          <w:color w:val="auto"/>
          <w:sz w:val="22"/>
          <w:szCs w:val="22"/>
          <w:rPrChange w:id="753" w:author="marpa" w:date="2026-10-25T13:41:27Z">
            <w:rPr>
              <w:ins w:id="754" w:author="marpa" w:date="2026-10-25T13:40:40Z"/>
              <w:rFonts w:hint="default"/>
            </w:rPr>
          </w:rPrChange>
        </w:rPr>
        <w:pPrChange w:id="751" w:author="marpa" w:date="2026-10-25T13:45:24Z">
          <w:pPr/>
        </w:pPrChange>
      </w:pPr>
      <w:ins w:id="755" w:author="marpa" w:date="2026-10-25T13:40:40Z">
        <w:r>
          <w:rPr>
            <w:rFonts w:hint="default" w:ascii="Arial" w:hAnsi="Arial" w:cs="Arial"/>
            <w:color w:val="auto"/>
            <w:sz w:val="22"/>
            <w:szCs w:val="22"/>
            <w:rPrChange w:id="756" w:author="marpa" w:date="2026-10-25T13:41:27Z">
              <w:rPr>
                <w:rFonts w:hint="default"/>
              </w:rPr>
            </w:rPrChange>
          </w:rPr>
          <w:t>/**</w:t>
        </w:r>
      </w:ins>
    </w:p>
    <w:p w14:paraId="0F7D0A49">
      <w:pPr>
        <w:adjustRightInd w:val="0"/>
        <w:snapToGrid w:val="0"/>
        <w:spacing w:before="0" w:after="0" w:line="240" w:lineRule="auto"/>
        <w:rPr>
          <w:ins w:id="759" w:author="marpa" w:date="2026-10-25T13:40:40Z"/>
          <w:rFonts w:hint="default" w:ascii="Arial" w:hAnsi="Arial" w:cs="Arial"/>
          <w:color w:val="auto"/>
          <w:sz w:val="22"/>
          <w:szCs w:val="22"/>
          <w:rPrChange w:id="760" w:author="marpa" w:date="2026-10-25T13:41:27Z">
            <w:rPr>
              <w:ins w:id="761" w:author="marpa" w:date="2026-10-25T13:40:40Z"/>
              <w:rFonts w:hint="default"/>
            </w:rPr>
          </w:rPrChange>
        </w:rPr>
        <w:pPrChange w:id="758" w:author="marpa" w:date="2026-10-25T13:45:24Z">
          <w:pPr/>
        </w:pPrChange>
      </w:pPr>
      <w:ins w:id="762" w:author="marpa" w:date="2026-10-25T13:40:40Z">
        <w:r>
          <w:rPr>
            <w:rFonts w:hint="default" w:ascii="Arial" w:hAnsi="Arial" w:cs="Arial"/>
            <w:color w:val="auto"/>
            <w:sz w:val="22"/>
            <w:szCs w:val="22"/>
            <w:rPrChange w:id="763" w:author="marpa" w:date="2026-10-25T13:41:27Z">
              <w:rPr>
                <w:rFonts w:hint="default"/>
              </w:rPr>
            </w:rPrChange>
          </w:rPr>
          <w:t xml:space="preserve"> *</w:t>
        </w:r>
      </w:ins>
    </w:p>
    <w:p w14:paraId="471E136F">
      <w:pPr>
        <w:adjustRightInd w:val="0"/>
        <w:snapToGrid w:val="0"/>
        <w:spacing w:before="0" w:after="0" w:line="240" w:lineRule="auto"/>
        <w:rPr>
          <w:ins w:id="766" w:author="marpa" w:date="2026-10-25T13:40:40Z"/>
          <w:rFonts w:hint="default" w:ascii="Arial" w:hAnsi="Arial" w:cs="Arial"/>
          <w:color w:val="auto"/>
          <w:sz w:val="22"/>
          <w:szCs w:val="22"/>
          <w:rPrChange w:id="767" w:author="marpa" w:date="2026-10-25T13:41:27Z">
            <w:rPr>
              <w:ins w:id="768" w:author="marpa" w:date="2026-10-25T13:40:40Z"/>
              <w:rFonts w:hint="default"/>
            </w:rPr>
          </w:rPrChange>
        </w:rPr>
        <w:pPrChange w:id="765" w:author="marpa" w:date="2026-10-25T13:45:24Z">
          <w:pPr/>
        </w:pPrChange>
      </w:pPr>
      <w:ins w:id="769" w:author="marpa" w:date="2026-10-25T13:40:40Z">
        <w:r>
          <w:rPr>
            <w:rFonts w:hint="default" w:ascii="Arial" w:hAnsi="Arial" w:cs="Arial"/>
            <w:color w:val="auto"/>
            <w:sz w:val="22"/>
            <w:szCs w:val="22"/>
            <w:rPrChange w:id="770" w:author="marpa" w:date="2026-10-25T13:41:27Z">
              <w:rPr>
                <w:rFonts w:hint="default"/>
              </w:rPr>
            </w:rPrChange>
          </w:rPr>
          <w:t xml:space="preserve"> * @author USER</w:t>
        </w:r>
      </w:ins>
    </w:p>
    <w:p w14:paraId="145283D2">
      <w:pPr>
        <w:adjustRightInd w:val="0"/>
        <w:snapToGrid w:val="0"/>
        <w:spacing w:before="0" w:after="0" w:line="240" w:lineRule="auto"/>
        <w:rPr>
          <w:ins w:id="773" w:author="marpa" w:date="2026-10-25T13:40:40Z"/>
          <w:rFonts w:hint="default" w:ascii="Arial" w:hAnsi="Arial" w:cs="Arial"/>
          <w:color w:val="auto"/>
          <w:sz w:val="22"/>
          <w:szCs w:val="22"/>
          <w:rPrChange w:id="774" w:author="marpa" w:date="2026-10-25T13:41:27Z">
            <w:rPr>
              <w:ins w:id="775" w:author="marpa" w:date="2026-10-25T13:40:40Z"/>
              <w:rFonts w:hint="default"/>
            </w:rPr>
          </w:rPrChange>
        </w:rPr>
        <w:pPrChange w:id="772" w:author="marpa" w:date="2026-10-25T13:45:24Z">
          <w:pPr/>
        </w:pPrChange>
      </w:pPr>
      <w:ins w:id="776" w:author="marpa" w:date="2026-10-25T13:40:40Z">
        <w:r>
          <w:rPr>
            <w:rFonts w:hint="default" w:ascii="Arial" w:hAnsi="Arial" w:cs="Arial"/>
            <w:color w:val="auto"/>
            <w:sz w:val="22"/>
            <w:szCs w:val="22"/>
            <w:rPrChange w:id="777" w:author="marpa" w:date="2026-10-25T13:41:27Z">
              <w:rPr>
                <w:rFonts w:hint="default"/>
              </w:rPr>
            </w:rPrChange>
          </w:rPr>
          <w:t xml:space="preserve"> */</w:t>
        </w:r>
      </w:ins>
    </w:p>
    <w:p w14:paraId="2801052C">
      <w:pPr>
        <w:adjustRightInd w:val="0"/>
        <w:snapToGrid w:val="0"/>
        <w:spacing w:before="0" w:after="0" w:line="240" w:lineRule="auto"/>
        <w:rPr>
          <w:ins w:id="780" w:author="marpa" w:date="2026-10-25T13:40:40Z"/>
          <w:rFonts w:hint="default" w:ascii="Arial" w:hAnsi="Arial" w:cs="Arial"/>
          <w:color w:val="auto"/>
          <w:sz w:val="22"/>
          <w:szCs w:val="22"/>
          <w:rPrChange w:id="781" w:author="marpa" w:date="2026-10-25T13:41:27Z">
            <w:rPr>
              <w:ins w:id="782" w:author="marpa" w:date="2026-10-25T13:40:40Z"/>
              <w:rFonts w:hint="default"/>
            </w:rPr>
          </w:rPrChange>
        </w:rPr>
        <w:pPrChange w:id="779" w:author="marpa" w:date="2026-10-25T13:45:24Z">
          <w:pPr/>
        </w:pPrChange>
      </w:pPr>
      <w:ins w:id="783" w:author="marpa" w:date="2026-10-25T13:40:40Z">
        <w:r>
          <w:rPr>
            <w:rFonts w:hint="default" w:ascii="Arial" w:hAnsi="Arial" w:cs="Arial"/>
            <w:color w:val="auto"/>
            <w:sz w:val="22"/>
            <w:szCs w:val="22"/>
            <w:rPrChange w:id="784" w:author="marpa" w:date="2026-10-25T13:41:27Z">
              <w:rPr>
                <w:rFonts w:hint="default"/>
              </w:rPr>
            </w:rPrChange>
          </w:rPr>
          <w:t>@WebService(</w:t>
        </w:r>
      </w:ins>
    </w:p>
    <w:p w14:paraId="7FC234DC">
      <w:pPr>
        <w:adjustRightInd w:val="0"/>
        <w:snapToGrid w:val="0"/>
        <w:spacing w:before="0" w:after="0" w:line="240" w:lineRule="auto"/>
        <w:rPr>
          <w:ins w:id="787" w:author="marpa" w:date="2026-10-25T13:40:40Z"/>
          <w:rFonts w:hint="default" w:ascii="Arial" w:hAnsi="Arial" w:cs="Arial"/>
          <w:color w:val="auto"/>
          <w:sz w:val="22"/>
          <w:szCs w:val="22"/>
          <w:rPrChange w:id="788" w:author="marpa" w:date="2026-10-25T13:41:27Z">
            <w:rPr>
              <w:ins w:id="789" w:author="marpa" w:date="2026-10-25T13:40:40Z"/>
              <w:rFonts w:hint="default"/>
            </w:rPr>
          </w:rPrChange>
        </w:rPr>
        <w:pPrChange w:id="786" w:author="marpa" w:date="2026-10-25T13:45:24Z">
          <w:pPr/>
        </w:pPrChange>
      </w:pPr>
      <w:ins w:id="790" w:author="marpa" w:date="2026-10-25T13:40:40Z">
        <w:r>
          <w:rPr>
            <w:rFonts w:hint="default" w:ascii="Arial" w:hAnsi="Arial" w:cs="Arial"/>
            <w:color w:val="auto"/>
            <w:sz w:val="22"/>
            <w:szCs w:val="22"/>
            <w:rPrChange w:id="791" w:author="marpa" w:date="2026-10-25T13:41:27Z">
              <w:rPr>
                <w:rFonts w:hint="default"/>
              </w:rPr>
            </w:rPrChange>
          </w:rPr>
          <w:t xml:space="preserve">        serviceName = "WSConversorUnidades",</w:t>
        </w:r>
      </w:ins>
    </w:p>
    <w:p w14:paraId="510D5906">
      <w:pPr>
        <w:adjustRightInd w:val="0"/>
        <w:snapToGrid w:val="0"/>
        <w:spacing w:before="0" w:after="0" w:line="240" w:lineRule="auto"/>
        <w:rPr>
          <w:ins w:id="794" w:author="marpa" w:date="2026-10-25T13:40:40Z"/>
          <w:rFonts w:hint="default" w:ascii="Arial" w:hAnsi="Arial" w:cs="Arial"/>
          <w:color w:val="auto"/>
          <w:sz w:val="22"/>
          <w:szCs w:val="22"/>
          <w:rPrChange w:id="795" w:author="marpa" w:date="2026-10-25T13:41:27Z">
            <w:rPr>
              <w:ins w:id="796" w:author="marpa" w:date="2026-10-25T13:40:40Z"/>
              <w:rFonts w:hint="default"/>
            </w:rPr>
          </w:rPrChange>
        </w:rPr>
        <w:pPrChange w:id="793" w:author="marpa" w:date="2026-10-25T13:45:24Z">
          <w:pPr/>
        </w:pPrChange>
      </w:pPr>
      <w:ins w:id="797" w:author="marpa" w:date="2026-10-25T13:40:40Z">
        <w:r>
          <w:rPr>
            <w:rFonts w:hint="default" w:ascii="Arial" w:hAnsi="Arial" w:cs="Arial"/>
            <w:color w:val="auto"/>
            <w:sz w:val="22"/>
            <w:szCs w:val="22"/>
            <w:rPrChange w:id="798" w:author="marpa" w:date="2026-10-25T13:41:27Z">
              <w:rPr>
                <w:rFonts w:hint="default"/>
              </w:rPr>
            </w:rPrChange>
          </w:rPr>
          <w:t xml:space="preserve">        targetNamespace = "http://ws.monster.edu.ec/")</w:t>
        </w:r>
      </w:ins>
    </w:p>
    <w:p w14:paraId="108F0083">
      <w:pPr>
        <w:adjustRightInd w:val="0"/>
        <w:snapToGrid w:val="0"/>
        <w:spacing w:before="0" w:after="0" w:line="240" w:lineRule="auto"/>
        <w:rPr>
          <w:ins w:id="801" w:author="marpa" w:date="2026-10-25T13:40:40Z"/>
          <w:rFonts w:hint="default" w:ascii="Arial" w:hAnsi="Arial" w:cs="Arial"/>
          <w:color w:val="auto"/>
          <w:sz w:val="22"/>
          <w:szCs w:val="22"/>
          <w:rPrChange w:id="802" w:author="marpa" w:date="2026-10-25T13:41:27Z">
            <w:rPr>
              <w:ins w:id="803" w:author="marpa" w:date="2026-10-25T13:40:40Z"/>
              <w:rFonts w:hint="default"/>
            </w:rPr>
          </w:rPrChange>
        </w:rPr>
        <w:pPrChange w:id="800" w:author="marpa" w:date="2026-10-25T13:45:24Z">
          <w:pPr/>
        </w:pPrChange>
      </w:pPr>
      <w:ins w:id="804" w:author="marpa" w:date="2026-10-25T13:40:40Z">
        <w:r>
          <w:rPr>
            <w:rFonts w:hint="default" w:ascii="Arial" w:hAnsi="Arial" w:cs="Arial"/>
            <w:color w:val="auto"/>
            <w:sz w:val="22"/>
            <w:szCs w:val="22"/>
            <w:rPrChange w:id="805" w:author="marpa" w:date="2026-10-25T13:41:27Z">
              <w:rPr>
                <w:rFonts w:hint="default"/>
              </w:rPr>
            </w:rPrChange>
          </w:rPr>
          <w:t>@HandlerChain(file = "manejador-auth.xml")</w:t>
        </w:r>
      </w:ins>
    </w:p>
    <w:p w14:paraId="196E94EA">
      <w:pPr>
        <w:adjustRightInd w:val="0"/>
        <w:snapToGrid w:val="0"/>
        <w:spacing w:before="0" w:after="0" w:line="240" w:lineRule="auto"/>
        <w:rPr>
          <w:ins w:id="808" w:author="marpa" w:date="2026-10-25T13:40:40Z"/>
          <w:rFonts w:hint="default" w:ascii="Arial" w:hAnsi="Arial" w:cs="Arial"/>
          <w:color w:val="auto"/>
          <w:sz w:val="22"/>
          <w:szCs w:val="22"/>
          <w:rPrChange w:id="809" w:author="marpa" w:date="2026-10-25T13:41:27Z">
            <w:rPr>
              <w:ins w:id="810" w:author="marpa" w:date="2026-10-25T13:40:40Z"/>
              <w:rFonts w:hint="default"/>
            </w:rPr>
          </w:rPrChange>
        </w:rPr>
        <w:pPrChange w:id="807" w:author="marpa" w:date="2026-10-25T13:45:24Z">
          <w:pPr/>
        </w:pPrChange>
      </w:pPr>
      <w:ins w:id="811" w:author="marpa" w:date="2026-10-25T13:40:40Z">
        <w:r>
          <w:rPr>
            <w:rFonts w:hint="default" w:ascii="Arial" w:hAnsi="Arial" w:cs="Arial"/>
            <w:color w:val="auto"/>
            <w:sz w:val="22"/>
            <w:szCs w:val="22"/>
            <w:rPrChange w:id="812" w:author="marpa" w:date="2026-10-25T13:41:27Z">
              <w:rPr>
                <w:rFonts w:hint="default"/>
              </w:rPr>
            </w:rPrChange>
          </w:rPr>
          <w:t>public class WSConversorUnidades {</w:t>
        </w:r>
      </w:ins>
    </w:p>
    <w:p w14:paraId="372A35BC">
      <w:pPr>
        <w:adjustRightInd w:val="0"/>
        <w:snapToGrid w:val="0"/>
        <w:spacing w:before="0" w:after="0" w:line="240" w:lineRule="auto"/>
        <w:rPr>
          <w:ins w:id="815" w:author="marpa" w:date="2026-10-25T13:40:40Z"/>
          <w:rFonts w:hint="default" w:ascii="Arial" w:hAnsi="Arial" w:cs="Arial"/>
          <w:color w:val="auto"/>
          <w:sz w:val="22"/>
          <w:szCs w:val="22"/>
          <w:rPrChange w:id="816" w:author="marpa" w:date="2026-10-25T13:41:27Z">
            <w:rPr>
              <w:ins w:id="817" w:author="marpa" w:date="2026-10-25T13:40:40Z"/>
              <w:rFonts w:hint="default"/>
            </w:rPr>
          </w:rPrChange>
        </w:rPr>
        <w:pPrChange w:id="814" w:author="marpa" w:date="2026-10-25T13:45:24Z">
          <w:pPr/>
        </w:pPrChange>
      </w:pPr>
    </w:p>
    <w:p w14:paraId="4F113458">
      <w:pPr>
        <w:adjustRightInd w:val="0"/>
        <w:snapToGrid w:val="0"/>
        <w:spacing w:before="0" w:after="0" w:line="240" w:lineRule="auto"/>
        <w:rPr>
          <w:ins w:id="819" w:author="marpa" w:date="2026-10-25T13:40:40Z"/>
          <w:rFonts w:hint="default" w:ascii="Arial" w:hAnsi="Arial" w:cs="Arial"/>
          <w:color w:val="auto"/>
          <w:sz w:val="22"/>
          <w:szCs w:val="22"/>
          <w:rPrChange w:id="820" w:author="marpa" w:date="2026-10-25T13:41:27Z">
            <w:rPr>
              <w:ins w:id="821" w:author="marpa" w:date="2026-10-25T13:40:40Z"/>
              <w:rFonts w:hint="default"/>
            </w:rPr>
          </w:rPrChange>
        </w:rPr>
        <w:pPrChange w:id="818" w:author="marpa" w:date="2026-10-25T13:45:24Z">
          <w:pPr/>
        </w:pPrChange>
      </w:pPr>
      <w:ins w:id="822" w:author="marpa" w:date="2026-10-25T13:40:40Z">
        <w:r>
          <w:rPr>
            <w:rFonts w:hint="default" w:ascii="Arial" w:hAnsi="Arial" w:cs="Arial"/>
            <w:color w:val="auto"/>
            <w:sz w:val="22"/>
            <w:szCs w:val="22"/>
            <w:rPrChange w:id="823" w:author="marpa" w:date="2026-10-25T13:41:27Z">
              <w:rPr>
                <w:rFonts w:hint="default"/>
              </w:rPr>
            </w:rPrChange>
          </w:rPr>
          <w:t xml:space="preserve">    private final ServicioConversor&lt;UnidadLongitud&gt; servicioLongitud =</w:t>
        </w:r>
      </w:ins>
    </w:p>
    <w:p w14:paraId="234535FE">
      <w:pPr>
        <w:adjustRightInd w:val="0"/>
        <w:snapToGrid w:val="0"/>
        <w:spacing w:before="0" w:after="0" w:line="240" w:lineRule="auto"/>
        <w:rPr>
          <w:ins w:id="826" w:author="marpa" w:date="2026-10-25T13:40:40Z"/>
          <w:rFonts w:hint="default" w:ascii="Arial" w:hAnsi="Arial" w:cs="Arial"/>
          <w:color w:val="auto"/>
          <w:sz w:val="22"/>
          <w:szCs w:val="22"/>
          <w:rPrChange w:id="827" w:author="marpa" w:date="2026-10-25T13:41:27Z">
            <w:rPr>
              <w:ins w:id="828" w:author="marpa" w:date="2026-10-25T13:40:40Z"/>
              <w:rFonts w:hint="default"/>
            </w:rPr>
          </w:rPrChange>
        </w:rPr>
        <w:pPrChange w:id="825" w:author="marpa" w:date="2026-10-25T13:45:24Z">
          <w:pPr/>
        </w:pPrChange>
      </w:pPr>
      <w:ins w:id="829" w:author="marpa" w:date="2026-10-25T13:40:40Z">
        <w:r>
          <w:rPr>
            <w:rFonts w:hint="default" w:ascii="Arial" w:hAnsi="Arial" w:cs="Arial"/>
            <w:color w:val="auto"/>
            <w:sz w:val="22"/>
            <w:szCs w:val="22"/>
            <w:rPrChange w:id="830" w:author="marpa" w:date="2026-10-25T13:41:27Z">
              <w:rPr>
                <w:rFonts w:hint="default"/>
              </w:rPr>
            </w:rPrChange>
          </w:rPr>
          <w:t xml:space="preserve">            new ServicioConversor&lt;&gt;(new ConversorLongitud());</w:t>
        </w:r>
      </w:ins>
    </w:p>
    <w:p w14:paraId="76CC6AFD">
      <w:pPr>
        <w:adjustRightInd w:val="0"/>
        <w:snapToGrid w:val="0"/>
        <w:spacing w:before="0" w:after="0" w:line="240" w:lineRule="auto"/>
        <w:rPr>
          <w:ins w:id="833" w:author="marpa" w:date="2026-10-25T13:40:40Z"/>
          <w:rFonts w:hint="default" w:ascii="Arial" w:hAnsi="Arial" w:cs="Arial"/>
          <w:color w:val="auto"/>
          <w:sz w:val="22"/>
          <w:szCs w:val="22"/>
          <w:rPrChange w:id="834" w:author="marpa" w:date="2026-10-25T13:41:27Z">
            <w:rPr>
              <w:ins w:id="835" w:author="marpa" w:date="2026-10-25T13:40:40Z"/>
              <w:rFonts w:hint="default"/>
            </w:rPr>
          </w:rPrChange>
        </w:rPr>
        <w:pPrChange w:id="832" w:author="marpa" w:date="2026-10-25T13:45:24Z">
          <w:pPr/>
        </w:pPrChange>
      </w:pPr>
    </w:p>
    <w:p w14:paraId="27F2F560">
      <w:pPr>
        <w:adjustRightInd w:val="0"/>
        <w:snapToGrid w:val="0"/>
        <w:spacing w:before="0" w:after="0" w:line="240" w:lineRule="auto"/>
        <w:rPr>
          <w:ins w:id="837" w:author="marpa" w:date="2026-10-25T13:40:40Z"/>
          <w:rFonts w:hint="default" w:ascii="Arial" w:hAnsi="Arial" w:cs="Arial"/>
          <w:color w:val="auto"/>
          <w:sz w:val="22"/>
          <w:szCs w:val="22"/>
          <w:rPrChange w:id="838" w:author="marpa" w:date="2026-10-25T13:41:27Z">
            <w:rPr>
              <w:ins w:id="839" w:author="marpa" w:date="2026-10-25T13:40:40Z"/>
              <w:rFonts w:hint="default"/>
            </w:rPr>
          </w:rPrChange>
        </w:rPr>
        <w:pPrChange w:id="836" w:author="marpa" w:date="2026-10-25T13:45:24Z">
          <w:pPr/>
        </w:pPrChange>
      </w:pPr>
      <w:ins w:id="840" w:author="marpa" w:date="2026-10-25T13:40:40Z">
        <w:r>
          <w:rPr>
            <w:rFonts w:hint="default" w:ascii="Arial" w:hAnsi="Arial" w:cs="Arial"/>
            <w:color w:val="auto"/>
            <w:sz w:val="22"/>
            <w:szCs w:val="22"/>
            <w:rPrChange w:id="841" w:author="marpa" w:date="2026-10-25T13:41:27Z">
              <w:rPr>
                <w:rFonts w:hint="default"/>
              </w:rPr>
            </w:rPrChange>
          </w:rPr>
          <w:t xml:space="preserve">    private final ServicioConversor&lt;UnidadMasa&gt; servicioMasa =</w:t>
        </w:r>
      </w:ins>
    </w:p>
    <w:p w14:paraId="3805DE52">
      <w:pPr>
        <w:adjustRightInd w:val="0"/>
        <w:snapToGrid w:val="0"/>
        <w:spacing w:before="0" w:after="0" w:line="240" w:lineRule="auto"/>
        <w:rPr>
          <w:ins w:id="844" w:author="marpa" w:date="2026-10-25T13:40:40Z"/>
          <w:rFonts w:hint="default" w:ascii="Arial" w:hAnsi="Arial" w:cs="Arial"/>
          <w:color w:val="auto"/>
          <w:sz w:val="22"/>
          <w:szCs w:val="22"/>
          <w:rPrChange w:id="845" w:author="marpa" w:date="2026-10-25T13:41:27Z">
            <w:rPr>
              <w:ins w:id="846" w:author="marpa" w:date="2026-10-25T13:40:40Z"/>
              <w:rFonts w:hint="default"/>
            </w:rPr>
          </w:rPrChange>
        </w:rPr>
        <w:pPrChange w:id="843" w:author="marpa" w:date="2026-10-25T13:45:24Z">
          <w:pPr/>
        </w:pPrChange>
      </w:pPr>
      <w:ins w:id="847" w:author="marpa" w:date="2026-10-25T13:40:40Z">
        <w:r>
          <w:rPr>
            <w:rFonts w:hint="default" w:ascii="Arial" w:hAnsi="Arial" w:cs="Arial"/>
            <w:color w:val="auto"/>
            <w:sz w:val="22"/>
            <w:szCs w:val="22"/>
            <w:rPrChange w:id="848" w:author="marpa" w:date="2026-10-25T13:41:27Z">
              <w:rPr>
                <w:rFonts w:hint="default"/>
              </w:rPr>
            </w:rPrChange>
          </w:rPr>
          <w:t xml:space="preserve">            new ServicioConversor&lt;&gt;(new ConversorMasa());</w:t>
        </w:r>
      </w:ins>
    </w:p>
    <w:p w14:paraId="3EF93D87">
      <w:pPr>
        <w:adjustRightInd w:val="0"/>
        <w:snapToGrid w:val="0"/>
        <w:spacing w:before="0" w:after="0" w:line="240" w:lineRule="auto"/>
        <w:rPr>
          <w:ins w:id="851" w:author="marpa" w:date="2026-10-25T13:40:40Z"/>
          <w:rFonts w:hint="default" w:ascii="Arial" w:hAnsi="Arial" w:cs="Arial"/>
          <w:color w:val="auto"/>
          <w:sz w:val="22"/>
          <w:szCs w:val="22"/>
          <w:rPrChange w:id="852" w:author="marpa" w:date="2026-10-25T13:41:27Z">
            <w:rPr>
              <w:ins w:id="853" w:author="marpa" w:date="2026-10-25T13:40:40Z"/>
              <w:rFonts w:hint="default"/>
            </w:rPr>
          </w:rPrChange>
        </w:rPr>
        <w:pPrChange w:id="850" w:author="marpa" w:date="2026-10-25T13:45:24Z">
          <w:pPr/>
        </w:pPrChange>
      </w:pPr>
    </w:p>
    <w:p w14:paraId="2330A31E">
      <w:pPr>
        <w:adjustRightInd w:val="0"/>
        <w:snapToGrid w:val="0"/>
        <w:spacing w:before="0" w:after="0" w:line="240" w:lineRule="auto"/>
        <w:rPr>
          <w:ins w:id="855" w:author="marpa" w:date="2026-10-25T13:40:40Z"/>
          <w:rFonts w:hint="default" w:ascii="Arial" w:hAnsi="Arial" w:cs="Arial"/>
          <w:color w:val="auto"/>
          <w:sz w:val="22"/>
          <w:szCs w:val="22"/>
          <w:rPrChange w:id="856" w:author="marpa" w:date="2026-10-25T13:41:27Z">
            <w:rPr>
              <w:ins w:id="857" w:author="marpa" w:date="2026-10-25T13:40:40Z"/>
              <w:rFonts w:hint="default"/>
            </w:rPr>
          </w:rPrChange>
        </w:rPr>
        <w:pPrChange w:id="854" w:author="marpa" w:date="2026-10-25T13:45:24Z">
          <w:pPr/>
        </w:pPrChange>
      </w:pPr>
      <w:ins w:id="858" w:author="marpa" w:date="2026-10-25T13:40:40Z">
        <w:r>
          <w:rPr>
            <w:rFonts w:hint="default" w:ascii="Arial" w:hAnsi="Arial" w:cs="Arial"/>
            <w:color w:val="auto"/>
            <w:sz w:val="22"/>
            <w:szCs w:val="22"/>
            <w:rPrChange w:id="859" w:author="marpa" w:date="2026-10-25T13:41:27Z">
              <w:rPr>
                <w:rFonts w:hint="default"/>
              </w:rPr>
            </w:rPrChange>
          </w:rPr>
          <w:t xml:space="preserve">    private final ServicioConversor&lt;UnidadTemperatura&gt; servicioTemperatura =</w:t>
        </w:r>
      </w:ins>
    </w:p>
    <w:p w14:paraId="74B49572">
      <w:pPr>
        <w:adjustRightInd w:val="0"/>
        <w:snapToGrid w:val="0"/>
        <w:spacing w:before="0" w:after="0" w:line="240" w:lineRule="auto"/>
        <w:rPr>
          <w:ins w:id="862" w:author="marpa" w:date="2026-10-25T13:40:40Z"/>
          <w:rFonts w:hint="default" w:ascii="Arial" w:hAnsi="Arial" w:cs="Arial"/>
          <w:color w:val="auto"/>
          <w:sz w:val="22"/>
          <w:szCs w:val="22"/>
          <w:rPrChange w:id="863" w:author="marpa" w:date="2026-10-25T13:41:27Z">
            <w:rPr>
              <w:ins w:id="864" w:author="marpa" w:date="2026-10-25T13:40:40Z"/>
              <w:rFonts w:hint="default"/>
            </w:rPr>
          </w:rPrChange>
        </w:rPr>
        <w:pPrChange w:id="861" w:author="marpa" w:date="2026-10-25T13:45:24Z">
          <w:pPr/>
        </w:pPrChange>
      </w:pPr>
      <w:ins w:id="865" w:author="marpa" w:date="2026-10-25T13:40:40Z">
        <w:r>
          <w:rPr>
            <w:rFonts w:hint="default" w:ascii="Arial" w:hAnsi="Arial" w:cs="Arial"/>
            <w:color w:val="auto"/>
            <w:sz w:val="22"/>
            <w:szCs w:val="22"/>
            <w:rPrChange w:id="866" w:author="marpa" w:date="2026-10-25T13:41:27Z">
              <w:rPr>
                <w:rFonts w:hint="default"/>
              </w:rPr>
            </w:rPrChange>
          </w:rPr>
          <w:t xml:space="preserve">            new ServicioConversor&lt;&gt;(new ConversorTemperatura());</w:t>
        </w:r>
      </w:ins>
    </w:p>
    <w:p w14:paraId="0E93DCFA">
      <w:pPr>
        <w:adjustRightInd w:val="0"/>
        <w:snapToGrid w:val="0"/>
        <w:spacing w:before="0" w:after="0" w:line="240" w:lineRule="auto"/>
        <w:rPr>
          <w:ins w:id="869" w:author="marpa" w:date="2026-10-25T13:40:40Z"/>
          <w:rFonts w:hint="default" w:ascii="Arial" w:hAnsi="Arial" w:cs="Arial"/>
          <w:color w:val="auto"/>
          <w:sz w:val="22"/>
          <w:szCs w:val="22"/>
          <w:rPrChange w:id="870" w:author="marpa" w:date="2026-10-25T13:41:27Z">
            <w:rPr>
              <w:ins w:id="871" w:author="marpa" w:date="2026-10-25T13:40:40Z"/>
              <w:rFonts w:hint="default"/>
            </w:rPr>
          </w:rPrChange>
        </w:rPr>
        <w:pPrChange w:id="868" w:author="marpa" w:date="2026-10-25T13:45:24Z">
          <w:pPr/>
        </w:pPrChange>
      </w:pPr>
    </w:p>
    <w:p w14:paraId="5BA1D47E">
      <w:pPr>
        <w:adjustRightInd w:val="0"/>
        <w:snapToGrid w:val="0"/>
        <w:spacing w:before="0" w:after="0" w:line="240" w:lineRule="auto"/>
        <w:rPr>
          <w:ins w:id="873" w:author="marpa" w:date="2026-10-25T13:40:40Z"/>
          <w:rFonts w:hint="default" w:ascii="Arial" w:hAnsi="Arial" w:cs="Arial"/>
          <w:color w:val="auto"/>
          <w:sz w:val="22"/>
          <w:szCs w:val="22"/>
          <w:rPrChange w:id="874" w:author="marpa" w:date="2026-10-25T13:41:27Z">
            <w:rPr>
              <w:ins w:id="875" w:author="marpa" w:date="2026-10-25T13:40:40Z"/>
              <w:rFonts w:hint="default"/>
            </w:rPr>
          </w:rPrChange>
        </w:rPr>
        <w:pPrChange w:id="872" w:author="marpa" w:date="2026-10-25T13:45:24Z">
          <w:pPr/>
        </w:pPrChange>
      </w:pPr>
      <w:ins w:id="876" w:author="marpa" w:date="2026-10-25T13:40:40Z">
        <w:r>
          <w:rPr>
            <w:rFonts w:hint="default" w:ascii="Arial" w:hAnsi="Arial" w:cs="Arial"/>
            <w:color w:val="auto"/>
            <w:sz w:val="22"/>
            <w:szCs w:val="22"/>
            <w:rPrChange w:id="877" w:author="marpa" w:date="2026-10-25T13:41:27Z">
              <w:rPr>
                <w:rFonts w:hint="default"/>
              </w:rPr>
            </w:rPrChange>
          </w:rPr>
          <w:t xml:space="preserve">    @WebMethod(operationName = "login")</w:t>
        </w:r>
      </w:ins>
    </w:p>
    <w:p w14:paraId="44836956">
      <w:pPr>
        <w:adjustRightInd w:val="0"/>
        <w:snapToGrid w:val="0"/>
        <w:spacing w:before="0" w:after="0" w:line="240" w:lineRule="auto"/>
        <w:rPr>
          <w:ins w:id="880" w:author="marpa" w:date="2026-10-25T13:40:40Z"/>
          <w:rFonts w:hint="default" w:ascii="Arial" w:hAnsi="Arial" w:cs="Arial"/>
          <w:color w:val="auto"/>
          <w:sz w:val="22"/>
          <w:szCs w:val="22"/>
          <w:rPrChange w:id="881" w:author="marpa" w:date="2026-10-25T13:41:27Z">
            <w:rPr>
              <w:ins w:id="882" w:author="marpa" w:date="2026-10-25T13:40:40Z"/>
              <w:rFonts w:hint="default"/>
            </w:rPr>
          </w:rPrChange>
        </w:rPr>
        <w:pPrChange w:id="879" w:author="marpa" w:date="2026-10-25T13:45:24Z">
          <w:pPr/>
        </w:pPrChange>
      </w:pPr>
      <w:ins w:id="883" w:author="marpa" w:date="2026-10-25T13:40:40Z">
        <w:r>
          <w:rPr>
            <w:rFonts w:hint="default" w:ascii="Arial" w:hAnsi="Arial" w:cs="Arial"/>
            <w:color w:val="auto"/>
            <w:sz w:val="22"/>
            <w:szCs w:val="22"/>
            <w:rPrChange w:id="884" w:author="marpa" w:date="2026-10-25T13:41:27Z">
              <w:rPr>
                <w:rFonts w:hint="default"/>
              </w:rPr>
            </w:rPrChange>
          </w:rPr>
          <w:t xml:space="preserve">    public String login(</w:t>
        </w:r>
      </w:ins>
    </w:p>
    <w:p w14:paraId="2227E41E">
      <w:pPr>
        <w:adjustRightInd w:val="0"/>
        <w:snapToGrid w:val="0"/>
        <w:spacing w:before="0" w:after="0" w:line="240" w:lineRule="auto"/>
        <w:rPr>
          <w:ins w:id="887" w:author="marpa" w:date="2026-10-25T13:40:40Z"/>
          <w:rFonts w:hint="default" w:ascii="Arial" w:hAnsi="Arial" w:cs="Arial"/>
          <w:color w:val="auto"/>
          <w:sz w:val="22"/>
          <w:szCs w:val="22"/>
          <w:rPrChange w:id="888" w:author="marpa" w:date="2026-10-25T13:41:27Z">
            <w:rPr>
              <w:ins w:id="889" w:author="marpa" w:date="2026-10-25T13:40:40Z"/>
              <w:rFonts w:hint="default"/>
            </w:rPr>
          </w:rPrChange>
        </w:rPr>
        <w:pPrChange w:id="886" w:author="marpa" w:date="2026-10-25T13:45:24Z">
          <w:pPr/>
        </w:pPrChange>
      </w:pPr>
      <w:ins w:id="890" w:author="marpa" w:date="2026-10-25T13:40:40Z">
        <w:r>
          <w:rPr>
            <w:rFonts w:hint="default" w:ascii="Arial" w:hAnsi="Arial" w:cs="Arial"/>
            <w:color w:val="auto"/>
            <w:sz w:val="22"/>
            <w:szCs w:val="22"/>
            <w:rPrChange w:id="891" w:author="marpa" w:date="2026-10-25T13:41:27Z">
              <w:rPr>
                <w:rFonts w:hint="default"/>
              </w:rPr>
            </w:rPrChange>
          </w:rPr>
          <w:t xml:space="preserve">            @WebParam(name = "usuario") String usuario,</w:t>
        </w:r>
      </w:ins>
    </w:p>
    <w:p w14:paraId="42ADC803">
      <w:pPr>
        <w:adjustRightInd w:val="0"/>
        <w:snapToGrid w:val="0"/>
        <w:spacing w:before="0" w:after="0" w:line="240" w:lineRule="auto"/>
        <w:rPr>
          <w:ins w:id="894" w:author="marpa" w:date="2026-10-25T13:40:40Z"/>
          <w:rFonts w:hint="default" w:ascii="Arial" w:hAnsi="Arial" w:cs="Arial"/>
          <w:color w:val="auto"/>
          <w:sz w:val="22"/>
          <w:szCs w:val="22"/>
          <w:rPrChange w:id="895" w:author="marpa" w:date="2026-10-25T13:41:27Z">
            <w:rPr>
              <w:ins w:id="896" w:author="marpa" w:date="2026-10-25T13:40:40Z"/>
              <w:rFonts w:hint="default"/>
            </w:rPr>
          </w:rPrChange>
        </w:rPr>
        <w:pPrChange w:id="893" w:author="marpa" w:date="2026-10-25T13:45:24Z">
          <w:pPr/>
        </w:pPrChange>
      </w:pPr>
      <w:ins w:id="897" w:author="marpa" w:date="2026-10-25T13:40:40Z">
        <w:r>
          <w:rPr>
            <w:rFonts w:hint="default" w:ascii="Arial" w:hAnsi="Arial" w:cs="Arial"/>
            <w:color w:val="auto"/>
            <w:sz w:val="22"/>
            <w:szCs w:val="22"/>
            <w:rPrChange w:id="898" w:author="marpa" w:date="2026-10-25T13:41:27Z">
              <w:rPr>
                <w:rFonts w:hint="default"/>
              </w:rPr>
            </w:rPrChange>
          </w:rPr>
          <w:t xml:space="preserve">            @WebParam(name = "contrasenia") String contrasenia) {</w:t>
        </w:r>
      </w:ins>
    </w:p>
    <w:p w14:paraId="52619011">
      <w:pPr>
        <w:adjustRightInd w:val="0"/>
        <w:snapToGrid w:val="0"/>
        <w:spacing w:before="0" w:after="0" w:line="240" w:lineRule="auto"/>
        <w:rPr>
          <w:ins w:id="901" w:author="marpa" w:date="2026-10-25T13:40:40Z"/>
          <w:rFonts w:hint="default" w:ascii="Arial" w:hAnsi="Arial" w:cs="Arial"/>
          <w:color w:val="auto"/>
          <w:sz w:val="22"/>
          <w:szCs w:val="22"/>
          <w:rPrChange w:id="902" w:author="marpa" w:date="2026-10-25T13:41:27Z">
            <w:rPr>
              <w:ins w:id="903" w:author="marpa" w:date="2026-10-25T13:40:40Z"/>
              <w:rFonts w:hint="default"/>
            </w:rPr>
          </w:rPrChange>
        </w:rPr>
        <w:pPrChange w:id="900" w:author="marpa" w:date="2026-10-25T13:45:24Z">
          <w:pPr/>
        </w:pPrChange>
      </w:pPr>
      <w:ins w:id="904" w:author="marpa" w:date="2026-10-25T13:40:40Z">
        <w:r>
          <w:rPr>
            <w:rFonts w:hint="default" w:ascii="Arial" w:hAnsi="Arial" w:cs="Arial"/>
            <w:color w:val="auto"/>
            <w:sz w:val="22"/>
            <w:szCs w:val="22"/>
            <w:rPrChange w:id="905" w:author="marpa" w:date="2026-10-25T13:41:27Z">
              <w:rPr>
                <w:rFonts w:hint="default"/>
              </w:rPr>
            </w:rPrChange>
          </w:rPr>
          <w:t xml:space="preserve">        </w:t>
        </w:r>
      </w:ins>
    </w:p>
    <w:p w14:paraId="4A9BF036">
      <w:pPr>
        <w:adjustRightInd w:val="0"/>
        <w:snapToGrid w:val="0"/>
        <w:spacing w:before="0" w:after="0" w:line="240" w:lineRule="auto"/>
        <w:rPr>
          <w:ins w:id="908" w:author="marpa" w:date="2026-10-25T13:40:40Z"/>
          <w:rFonts w:hint="default" w:ascii="Arial" w:hAnsi="Arial" w:cs="Arial"/>
          <w:color w:val="auto"/>
          <w:sz w:val="22"/>
          <w:szCs w:val="22"/>
          <w:rPrChange w:id="909" w:author="marpa" w:date="2026-10-25T13:41:27Z">
            <w:rPr>
              <w:ins w:id="910" w:author="marpa" w:date="2026-10-25T13:40:40Z"/>
              <w:rFonts w:hint="default"/>
            </w:rPr>
          </w:rPrChange>
        </w:rPr>
        <w:pPrChange w:id="907" w:author="marpa" w:date="2026-10-25T13:45:24Z">
          <w:pPr/>
        </w:pPrChange>
      </w:pPr>
      <w:ins w:id="911" w:author="marpa" w:date="2026-10-25T13:40:40Z">
        <w:r>
          <w:rPr>
            <w:rFonts w:hint="default" w:ascii="Arial" w:hAnsi="Arial" w:cs="Arial"/>
            <w:color w:val="auto"/>
            <w:sz w:val="22"/>
            <w:szCs w:val="22"/>
            <w:rPrChange w:id="912" w:author="marpa" w:date="2026-10-25T13:41:27Z">
              <w:rPr>
                <w:rFonts w:hint="default"/>
              </w:rPr>
            </w:rPrChange>
          </w:rPr>
          <w:t xml:space="preserve">        AdministradorTokens administradorTokens = CDI.current().select(AdministradorTokens.class).get();</w:t>
        </w:r>
      </w:ins>
    </w:p>
    <w:p w14:paraId="215AF00B">
      <w:pPr>
        <w:adjustRightInd w:val="0"/>
        <w:snapToGrid w:val="0"/>
        <w:spacing w:before="0" w:after="0" w:line="240" w:lineRule="auto"/>
        <w:rPr>
          <w:ins w:id="915" w:author="marpa" w:date="2026-10-25T13:40:40Z"/>
          <w:rFonts w:hint="default" w:ascii="Arial" w:hAnsi="Arial" w:cs="Arial"/>
          <w:color w:val="auto"/>
          <w:sz w:val="22"/>
          <w:szCs w:val="22"/>
          <w:rPrChange w:id="916" w:author="marpa" w:date="2026-10-25T13:41:27Z">
            <w:rPr>
              <w:ins w:id="917" w:author="marpa" w:date="2026-10-25T13:40:40Z"/>
              <w:rFonts w:hint="default"/>
            </w:rPr>
          </w:rPrChange>
        </w:rPr>
        <w:pPrChange w:id="914" w:author="marpa" w:date="2026-10-25T13:45:24Z">
          <w:pPr/>
        </w:pPrChange>
      </w:pPr>
      <w:ins w:id="918" w:author="marpa" w:date="2026-10-25T13:40:40Z">
        <w:r>
          <w:rPr>
            <w:rFonts w:hint="default" w:ascii="Arial" w:hAnsi="Arial" w:cs="Arial"/>
            <w:color w:val="auto"/>
            <w:sz w:val="22"/>
            <w:szCs w:val="22"/>
            <w:rPrChange w:id="919" w:author="marpa" w:date="2026-10-25T13:41:27Z">
              <w:rPr>
                <w:rFonts w:hint="default"/>
              </w:rPr>
            </w:rPrChange>
          </w:rPr>
          <w:t xml:space="preserve">        </w:t>
        </w:r>
      </w:ins>
    </w:p>
    <w:p w14:paraId="14781A21">
      <w:pPr>
        <w:adjustRightInd w:val="0"/>
        <w:snapToGrid w:val="0"/>
        <w:spacing w:before="0" w:after="0" w:line="240" w:lineRule="auto"/>
        <w:rPr>
          <w:ins w:id="922" w:author="marpa" w:date="2026-10-25T13:40:40Z"/>
          <w:rFonts w:hint="default" w:ascii="Arial" w:hAnsi="Arial" w:cs="Arial"/>
          <w:color w:val="auto"/>
          <w:sz w:val="22"/>
          <w:szCs w:val="22"/>
          <w:rPrChange w:id="923" w:author="marpa" w:date="2026-10-25T13:41:27Z">
            <w:rPr>
              <w:ins w:id="924" w:author="marpa" w:date="2026-10-25T13:40:40Z"/>
              <w:rFonts w:hint="default"/>
            </w:rPr>
          </w:rPrChange>
        </w:rPr>
        <w:pPrChange w:id="921" w:author="marpa" w:date="2026-10-25T13:45:24Z">
          <w:pPr/>
        </w:pPrChange>
      </w:pPr>
      <w:ins w:id="925" w:author="marpa" w:date="2026-10-25T13:40:40Z">
        <w:r>
          <w:rPr>
            <w:rFonts w:hint="default" w:ascii="Arial" w:hAnsi="Arial" w:cs="Arial"/>
            <w:color w:val="auto"/>
            <w:sz w:val="22"/>
            <w:szCs w:val="22"/>
            <w:rPrChange w:id="926" w:author="marpa" w:date="2026-10-25T13:41:27Z">
              <w:rPr>
                <w:rFonts w:hint="default"/>
              </w:rPr>
            </w:rPrChange>
          </w:rPr>
          <w:t xml:space="preserve">        if (AdministradorCredenciales.validarCredenciales(usuario, contrasenia)) {</w:t>
        </w:r>
      </w:ins>
    </w:p>
    <w:p w14:paraId="7FC7DC48">
      <w:pPr>
        <w:adjustRightInd w:val="0"/>
        <w:snapToGrid w:val="0"/>
        <w:spacing w:before="0" w:after="0" w:line="240" w:lineRule="auto"/>
        <w:rPr>
          <w:ins w:id="929" w:author="marpa" w:date="2026-10-25T13:40:40Z"/>
          <w:rFonts w:hint="default" w:ascii="Arial" w:hAnsi="Arial" w:cs="Arial"/>
          <w:color w:val="auto"/>
          <w:sz w:val="22"/>
          <w:szCs w:val="22"/>
          <w:rPrChange w:id="930" w:author="marpa" w:date="2026-10-25T13:41:27Z">
            <w:rPr>
              <w:ins w:id="931" w:author="marpa" w:date="2026-10-25T13:40:40Z"/>
              <w:rFonts w:hint="default"/>
            </w:rPr>
          </w:rPrChange>
        </w:rPr>
        <w:pPrChange w:id="928" w:author="marpa" w:date="2026-10-25T13:45:24Z">
          <w:pPr/>
        </w:pPrChange>
      </w:pPr>
      <w:ins w:id="932" w:author="marpa" w:date="2026-10-25T13:40:40Z">
        <w:r>
          <w:rPr>
            <w:rFonts w:hint="default" w:ascii="Arial" w:hAnsi="Arial" w:cs="Arial"/>
            <w:color w:val="auto"/>
            <w:sz w:val="22"/>
            <w:szCs w:val="22"/>
            <w:rPrChange w:id="933" w:author="marpa" w:date="2026-10-25T13:41:27Z">
              <w:rPr>
                <w:rFonts w:hint="default"/>
              </w:rPr>
            </w:rPrChange>
          </w:rPr>
          <w:t xml:space="preserve">            return administradorTokens.generarToken();</w:t>
        </w:r>
      </w:ins>
    </w:p>
    <w:p w14:paraId="332771EA">
      <w:pPr>
        <w:adjustRightInd w:val="0"/>
        <w:snapToGrid w:val="0"/>
        <w:spacing w:before="0" w:after="0" w:line="240" w:lineRule="auto"/>
        <w:rPr>
          <w:ins w:id="936" w:author="marpa" w:date="2026-10-25T13:40:40Z"/>
          <w:rFonts w:hint="default" w:ascii="Arial" w:hAnsi="Arial" w:cs="Arial"/>
          <w:color w:val="auto"/>
          <w:sz w:val="22"/>
          <w:szCs w:val="22"/>
          <w:rPrChange w:id="937" w:author="marpa" w:date="2026-10-25T13:41:27Z">
            <w:rPr>
              <w:ins w:id="938" w:author="marpa" w:date="2026-10-25T13:40:40Z"/>
              <w:rFonts w:hint="default"/>
            </w:rPr>
          </w:rPrChange>
        </w:rPr>
        <w:pPrChange w:id="935" w:author="marpa" w:date="2026-10-25T13:45:24Z">
          <w:pPr/>
        </w:pPrChange>
      </w:pPr>
      <w:ins w:id="939" w:author="marpa" w:date="2026-10-25T13:40:40Z">
        <w:r>
          <w:rPr>
            <w:rFonts w:hint="default" w:ascii="Arial" w:hAnsi="Arial" w:cs="Arial"/>
            <w:color w:val="auto"/>
            <w:sz w:val="22"/>
            <w:szCs w:val="22"/>
            <w:rPrChange w:id="940" w:author="marpa" w:date="2026-10-25T13:41:27Z">
              <w:rPr>
                <w:rFonts w:hint="default"/>
              </w:rPr>
            </w:rPrChange>
          </w:rPr>
          <w:t xml:space="preserve">        }</w:t>
        </w:r>
      </w:ins>
    </w:p>
    <w:p w14:paraId="26F176DA">
      <w:pPr>
        <w:adjustRightInd w:val="0"/>
        <w:snapToGrid w:val="0"/>
        <w:spacing w:before="0" w:after="0" w:line="240" w:lineRule="auto"/>
        <w:rPr>
          <w:ins w:id="943" w:author="marpa" w:date="2026-10-25T13:40:40Z"/>
          <w:rFonts w:hint="default" w:ascii="Arial" w:hAnsi="Arial" w:cs="Arial"/>
          <w:color w:val="auto"/>
          <w:sz w:val="22"/>
          <w:szCs w:val="22"/>
          <w:rPrChange w:id="944" w:author="marpa" w:date="2026-10-25T13:41:27Z">
            <w:rPr>
              <w:ins w:id="945" w:author="marpa" w:date="2026-10-25T13:40:40Z"/>
              <w:rFonts w:hint="default"/>
            </w:rPr>
          </w:rPrChange>
        </w:rPr>
        <w:pPrChange w:id="942" w:author="marpa" w:date="2026-10-25T13:45:24Z">
          <w:pPr/>
        </w:pPrChange>
      </w:pPr>
      <w:ins w:id="946" w:author="marpa" w:date="2026-10-25T13:40:40Z">
        <w:r>
          <w:rPr>
            <w:rFonts w:hint="default" w:ascii="Arial" w:hAnsi="Arial" w:cs="Arial"/>
            <w:color w:val="auto"/>
            <w:sz w:val="22"/>
            <w:szCs w:val="22"/>
            <w:rPrChange w:id="947" w:author="marpa" w:date="2026-10-25T13:41:27Z">
              <w:rPr>
                <w:rFonts w:hint="default"/>
              </w:rPr>
            </w:rPrChange>
          </w:rPr>
          <w:t xml:space="preserve">       </w:t>
        </w:r>
      </w:ins>
    </w:p>
    <w:p w14:paraId="733C20AA">
      <w:pPr>
        <w:adjustRightInd w:val="0"/>
        <w:snapToGrid w:val="0"/>
        <w:spacing w:before="0" w:after="0" w:line="240" w:lineRule="auto"/>
        <w:rPr>
          <w:ins w:id="950" w:author="marpa" w:date="2026-10-25T13:40:40Z"/>
          <w:rFonts w:hint="default" w:ascii="Arial" w:hAnsi="Arial" w:cs="Arial"/>
          <w:color w:val="auto"/>
          <w:sz w:val="22"/>
          <w:szCs w:val="22"/>
          <w:rPrChange w:id="951" w:author="marpa" w:date="2026-10-25T13:41:27Z">
            <w:rPr>
              <w:ins w:id="952" w:author="marpa" w:date="2026-10-25T13:40:40Z"/>
              <w:rFonts w:hint="default"/>
            </w:rPr>
          </w:rPrChange>
        </w:rPr>
        <w:pPrChange w:id="949" w:author="marpa" w:date="2026-10-25T13:45:24Z">
          <w:pPr/>
        </w:pPrChange>
      </w:pPr>
      <w:ins w:id="953" w:author="marpa" w:date="2026-10-25T13:40:40Z">
        <w:r>
          <w:rPr>
            <w:rFonts w:hint="default" w:ascii="Arial" w:hAnsi="Arial" w:cs="Arial"/>
            <w:color w:val="auto"/>
            <w:sz w:val="22"/>
            <w:szCs w:val="22"/>
            <w:rPrChange w:id="954" w:author="marpa" w:date="2026-10-25T13:41:27Z">
              <w:rPr>
                <w:rFonts w:hint="default"/>
              </w:rPr>
            </w:rPrChange>
          </w:rPr>
          <w:t xml:space="preserve">        try {</w:t>
        </w:r>
      </w:ins>
    </w:p>
    <w:p w14:paraId="4F7FE842">
      <w:pPr>
        <w:adjustRightInd w:val="0"/>
        <w:snapToGrid w:val="0"/>
        <w:spacing w:before="0" w:after="0" w:line="240" w:lineRule="auto"/>
        <w:rPr>
          <w:ins w:id="957" w:author="marpa" w:date="2026-10-25T13:40:40Z"/>
          <w:rFonts w:hint="default" w:ascii="Arial" w:hAnsi="Arial" w:cs="Arial"/>
          <w:color w:val="auto"/>
          <w:sz w:val="22"/>
          <w:szCs w:val="22"/>
          <w:rPrChange w:id="958" w:author="marpa" w:date="2026-10-25T13:41:27Z">
            <w:rPr>
              <w:ins w:id="959" w:author="marpa" w:date="2026-10-25T13:40:40Z"/>
              <w:rFonts w:hint="default"/>
            </w:rPr>
          </w:rPrChange>
        </w:rPr>
        <w:pPrChange w:id="956" w:author="marpa" w:date="2026-10-25T13:45:24Z">
          <w:pPr/>
        </w:pPrChange>
      </w:pPr>
      <w:ins w:id="960" w:author="marpa" w:date="2026-10-25T13:40:40Z">
        <w:r>
          <w:rPr>
            <w:rFonts w:hint="default" w:ascii="Arial" w:hAnsi="Arial" w:cs="Arial"/>
            <w:color w:val="auto"/>
            <w:sz w:val="22"/>
            <w:szCs w:val="22"/>
            <w:rPrChange w:id="961" w:author="marpa" w:date="2026-10-25T13:41:27Z">
              <w:rPr>
                <w:rFonts w:hint="default"/>
              </w:rPr>
            </w:rPrChange>
          </w:rPr>
          <w:t xml:space="preserve">            SOAPFault fault = SOAPFactory.newInstance(SOAPConstants.SOAP_1_1_PROTOCOL).createFault();</w:t>
        </w:r>
      </w:ins>
    </w:p>
    <w:p w14:paraId="04031EEE">
      <w:pPr>
        <w:adjustRightInd w:val="0"/>
        <w:snapToGrid w:val="0"/>
        <w:spacing w:before="0" w:after="0" w:line="240" w:lineRule="auto"/>
        <w:rPr>
          <w:ins w:id="964" w:author="marpa" w:date="2026-10-25T13:40:40Z"/>
          <w:rFonts w:hint="default" w:ascii="Arial" w:hAnsi="Arial" w:cs="Arial"/>
          <w:color w:val="auto"/>
          <w:sz w:val="22"/>
          <w:szCs w:val="22"/>
          <w:rPrChange w:id="965" w:author="marpa" w:date="2026-10-25T13:41:27Z">
            <w:rPr>
              <w:ins w:id="966" w:author="marpa" w:date="2026-10-25T13:40:40Z"/>
              <w:rFonts w:hint="default"/>
            </w:rPr>
          </w:rPrChange>
        </w:rPr>
        <w:pPrChange w:id="963" w:author="marpa" w:date="2026-10-25T13:45:24Z">
          <w:pPr/>
        </w:pPrChange>
      </w:pPr>
      <w:ins w:id="967" w:author="marpa" w:date="2026-10-25T13:40:40Z">
        <w:r>
          <w:rPr>
            <w:rFonts w:hint="default" w:ascii="Arial" w:hAnsi="Arial" w:cs="Arial"/>
            <w:color w:val="auto"/>
            <w:sz w:val="22"/>
            <w:szCs w:val="22"/>
            <w:rPrChange w:id="968" w:author="marpa" w:date="2026-10-25T13:41:27Z">
              <w:rPr>
                <w:rFonts w:hint="default"/>
              </w:rPr>
            </w:rPrChange>
          </w:rPr>
          <w:t xml:space="preserve">            fault.setFaultCode(new QName(SOAPConstants.URI_NS_SOAP_ENVELOPE, "Client"));</w:t>
        </w:r>
      </w:ins>
    </w:p>
    <w:p w14:paraId="69D52EE9">
      <w:pPr>
        <w:adjustRightInd w:val="0"/>
        <w:snapToGrid w:val="0"/>
        <w:spacing w:before="0" w:after="0" w:line="240" w:lineRule="auto"/>
        <w:rPr>
          <w:ins w:id="971" w:author="marpa" w:date="2026-10-25T13:40:40Z"/>
          <w:rFonts w:hint="default" w:ascii="Arial" w:hAnsi="Arial" w:cs="Arial"/>
          <w:color w:val="auto"/>
          <w:sz w:val="22"/>
          <w:szCs w:val="22"/>
          <w:rPrChange w:id="972" w:author="marpa" w:date="2026-10-25T13:41:27Z">
            <w:rPr>
              <w:ins w:id="973" w:author="marpa" w:date="2026-10-25T13:40:40Z"/>
              <w:rFonts w:hint="default"/>
            </w:rPr>
          </w:rPrChange>
        </w:rPr>
        <w:pPrChange w:id="970" w:author="marpa" w:date="2026-10-25T13:45:24Z">
          <w:pPr/>
        </w:pPrChange>
      </w:pPr>
      <w:ins w:id="974" w:author="marpa" w:date="2026-10-25T13:40:40Z">
        <w:r>
          <w:rPr>
            <w:rFonts w:hint="default" w:ascii="Arial" w:hAnsi="Arial" w:cs="Arial"/>
            <w:color w:val="auto"/>
            <w:sz w:val="22"/>
            <w:szCs w:val="22"/>
            <w:rPrChange w:id="975" w:author="marpa" w:date="2026-10-25T13:41:27Z">
              <w:rPr>
                <w:rFonts w:hint="default"/>
              </w:rPr>
            </w:rPrChange>
          </w:rPr>
          <w:t xml:space="preserve">            fault.setFaultString("Usuario o contraseña incorrectos");</w:t>
        </w:r>
      </w:ins>
    </w:p>
    <w:p w14:paraId="7AC9BDE3">
      <w:pPr>
        <w:adjustRightInd w:val="0"/>
        <w:snapToGrid w:val="0"/>
        <w:spacing w:before="0" w:after="0" w:line="240" w:lineRule="auto"/>
        <w:rPr>
          <w:ins w:id="978" w:author="marpa" w:date="2026-10-25T13:40:40Z"/>
          <w:rFonts w:hint="default" w:ascii="Arial" w:hAnsi="Arial" w:cs="Arial"/>
          <w:color w:val="auto"/>
          <w:sz w:val="22"/>
          <w:szCs w:val="22"/>
          <w:rPrChange w:id="979" w:author="marpa" w:date="2026-10-25T13:41:27Z">
            <w:rPr>
              <w:ins w:id="980" w:author="marpa" w:date="2026-10-25T13:40:40Z"/>
              <w:rFonts w:hint="default"/>
            </w:rPr>
          </w:rPrChange>
        </w:rPr>
        <w:pPrChange w:id="977" w:author="marpa" w:date="2026-10-25T13:45:24Z">
          <w:pPr/>
        </w:pPrChange>
      </w:pPr>
      <w:ins w:id="981" w:author="marpa" w:date="2026-10-25T13:40:40Z">
        <w:r>
          <w:rPr>
            <w:rFonts w:hint="default" w:ascii="Arial" w:hAnsi="Arial" w:cs="Arial"/>
            <w:color w:val="auto"/>
            <w:sz w:val="22"/>
            <w:szCs w:val="22"/>
            <w:rPrChange w:id="982" w:author="marpa" w:date="2026-10-25T13:41:27Z">
              <w:rPr>
                <w:rFonts w:hint="default"/>
              </w:rPr>
            </w:rPrChange>
          </w:rPr>
          <w:t xml:space="preserve">            throw new SOAPFaultException(fault);</w:t>
        </w:r>
      </w:ins>
    </w:p>
    <w:p w14:paraId="4691201D">
      <w:pPr>
        <w:adjustRightInd w:val="0"/>
        <w:snapToGrid w:val="0"/>
        <w:spacing w:before="0" w:after="0" w:line="240" w:lineRule="auto"/>
        <w:rPr>
          <w:ins w:id="985" w:author="marpa" w:date="2026-10-25T13:40:40Z"/>
          <w:rFonts w:hint="default" w:ascii="Arial" w:hAnsi="Arial" w:cs="Arial"/>
          <w:color w:val="auto"/>
          <w:sz w:val="22"/>
          <w:szCs w:val="22"/>
          <w:rPrChange w:id="986" w:author="marpa" w:date="2026-10-25T13:41:27Z">
            <w:rPr>
              <w:ins w:id="987" w:author="marpa" w:date="2026-10-25T13:40:40Z"/>
              <w:rFonts w:hint="default"/>
            </w:rPr>
          </w:rPrChange>
        </w:rPr>
        <w:pPrChange w:id="984" w:author="marpa" w:date="2026-10-25T13:45:24Z">
          <w:pPr/>
        </w:pPrChange>
      </w:pPr>
      <w:ins w:id="988" w:author="marpa" w:date="2026-10-25T13:40:40Z">
        <w:r>
          <w:rPr>
            <w:rFonts w:hint="default" w:ascii="Arial" w:hAnsi="Arial" w:cs="Arial"/>
            <w:color w:val="auto"/>
            <w:sz w:val="22"/>
            <w:szCs w:val="22"/>
            <w:rPrChange w:id="989" w:author="marpa" w:date="2026-10-25T13:41:27Z">
              <w:rPr>
                <w:rFonts w:hint="default"/>
              </w:rPr>
            </w:rPrChange>
          </w:rPr>
          <w:t xml:space="preserve">        } catch (SOAPException e) {</w:t>
        </w:r>
      </w:ins>
    </w:p>
    <w:p w14:paraId="4F4ECFFA">
      <w:pPr>
        <w:adjustRightInd w:val="0"/>
        <w:snapToGrid w:val="0"/>
        <w:spacing w:before="0" w:after="0" w:line="240" w:lineRule="auto"/>
        <w:rPr>
          <w:ins w:id="992" w:author="marpa" w:date="2026-10-25T13:40:40Z"/>
          <w:rFonts w:hint="default" w:ascii="Arial" w:hAnsi="Arial" w:cs="Arial"/>
          <w:color w:val="auto"/>
          <w:sz w:val="22"/>
          <w:szCs w:val="22"/>
          <w:rPrChange w:id="993" w:author="marpa" w:date="2026-10-25T13:41:27Z">
            <w:rPr>
              <w:ins w:id="994" w:author="marpa" w:date="2026-10-25T13:40:40Z"/>
              <w:rFonts w:hint="default"/>
            </w:rPr>
          </w:rPrChange>
        </w:rPr>
        <w:pPrChange w:id="991" w:author="marpa" w:date="2026-10-25T13:45:24Z">
          <w:pPr/>
        </w:pPrChange>
      </w:pPr>
      <w:ins w:id="995" w:author="marpa" w:date="2026-10-25T13:40:40Z">
        <w:r>
          <w:rPr>
            <w:rFonts w:hint="default" w:ascii="Arial" w:hAnsi="Arial" w:cs="Arial"/>
            <w:color w:val="auto"/>
            <w:sz w:val="22"/>
            <w:szCs w:val="22"/>
            <w:rPrChange w:id="996" w:author="marpa" w:date="2026-10-25T13:41:27Z">
              <w:rPr>
                <w:rFonts w:hint="default"/>
              </w:rPr>
            </w:rPrChange>
          </w:rPr>
          <w:t xml:space="preserve">            throw new RuntimeException("Error de autenticación", e);</w:t>
        </w:r>
      </w:ins>
    </w:p>
    <w:p w14:paraId="0B8783DB">
      <w:pPr>
        <w:adjustRightInd w:val="0"/>
        <w:snapToGrid w:val="0"/>
        <w:spacing w:before="0" w:after="0" w:line="240" w:lineRule="auto"/>
        <w:rPr>
          <w:ins w:id="999" w:author="marpa" w:date="2026-10-25T13:40:40Z"/>
          <w:rFonts w:hint="default" w:ascii="Arial" w:hAnsi="Arial" w:cs="Arial"/>
          <w:color w:val="auto"/>
          <w:sz w:val="22"/>
          <w:szCs w:val="22"/>
          <w:rPrChange w:id="1000" w:author="marpa" w:date="2026-10-25T13:41:27Z">
            <w:rPr>
              <w:ins w:id="1001" w:author="marpa" w:date="2026-10-25T13:40:40Z"/>
              <w:rFonts w:hint="default"/>
            </w:rPr>
          </w:rPrChange>
        </w:rPr>
        <w:pPrChange w:id="998" w:author="marpa" w:date="2026-10-25T13:45:24Z">
          <w:pPr/>
        </w:pPrChange>
      </w:pPr>
      <w:ins w:id="1002" w:author="marpa" w:date="2026-10-25T13:40:40Z">
        <w:r>
          <w:rPr>
            <w:rFonts w:hint="default" w:ascii="Arial" w:hAnsi="Arial" w:cs="Arial"/>
            <w:color w:val="auto"/>
            <w:sz w:val="22"/>
            <w:szCs w:val="22"/>
            <w:rPrChange w:id="1003" w:author="marpa" w:date="2026-10-25T13:41:27Z">
              <w:rPr>
                <w:rFonts w:hint="default"/>
              </w:rPr>
            </w:rPrChange>
          </w:rPr>
          <w:t xml:space="preserve">        }</w:t>
        </w:r>
      </w:ins>
    </w:p>
    <w:p w14:paraId="4DFE5A56">
      <w:pPr>
        <w:adjustRightInd w:val="0"/>
        <w:snapToGrid w:val="0"/>
        <w:spacing w:before="0" w:after="0" w:line="240" w:lineRule="auto"/>
        <w:rPr>
          <w:ins w:id="1006" w:author="marpa" w:date="2026-10-25T13:40:40Z"/>
          <w:rFonts w:hint="default" w:ascii="Arial" w:hAnsi="Arial" w:cs="Arial"/>
          <w:color w:val="auto"/>
          <w:sz w:val="22"/>
          <w:szCs w:val="22"/>
          <w:rPrChange w:id="1007" w:author="marpa" w:date="2026-10-25T13:41:27Z">
            <w:rPr>
              <w:ins w:id="1008" w:author="marpa" w:date="2026-10-25T13:40:40Z"/>
              <w:rFonts w:hint="default"/>
            </w:rPr>
          </w:rPrChange>
        </w:rPr>
        <w:pPrChange w:id="1005" w:author="marpa" w:date="2026-10-25T13:45:24Z">
          <w:pPr/>
        </w:pPrChange>
      </w:pPr>
      <w:ins w:id="1009" w:author="marpa" w:date="2026-10-25T13:40:40Z">
        <w:r>
          <w:rPr>
            <w:rFonts w:hint="default" w:ascii="Arial" w:hAnsi="Arial" w:cs="Arial"/>
            <w:color w:val="auto"/>
            <w:sz w:val="22"/>
            <w:szCs w:val="22"/>
            <w:rPrChange w:id="1010" w:author="marpa" w:date="2026-10-25T13:41:27Z">
              <w:rPr>
                <w:rFonts w:hint="default"/>
              </w:rPr>
            </w:rPrChange>
          </w:rPr>
          <w:t xml:space="preserve">    }</w:t>
        </w:r>
      </w:ins>
    </w:p>
    <w:p w14:paraId="40E11175">
      <w:pPr>
        <w:adjustRightInd w:val="0"/>
        <w:snapToGrid w:val="0"/>
        <w:spacing w:before="0" w:after="0" w:line="240" w:lineRule="auto"/>
        <w:rPr>
          <w:ins w:id="1013" w:author="marpa" w:date="2026-10-25T13:40:40Z"/>
          <w:rFonts w:hint="default" w:ascii="Arial" w:hAnsi="Arial" w:cs="Arial"/>
          <w:color w:val="auto"/>
          <w:sz w:val="22"/>
          <w:szCs w:val="22"/>
          <w:rPrChange w:id="1014" w:author="marpa" w:date="2026-10-25T13:41:27Z">
            <w:rPr>
              <w:ins w:id="1015" w:author="marpa" w:date="2026-10-25T13:40:40Z"/>
              <w:rFonts w:hint="default"/>
            </w:rPr>
          </w:rPrChange>
        </w:rPr>
        <w:pPrChange w:id="1012" w:author="marpa" w:date="2026-10-25T13:45:24Z">
          <w:pPr/>
        </w:pPrChange>
      </w:pPr>
    </w:p>
    <w:p w14:paraId="7667A958">
      <w:pPr>
        <w:adjustRightInd w:val="0"/>
        <w:snapToGrid w:val="0"/>
        <w:spacing w:before="0" w:after="0" w:line="240" w:lineRule="auto"/>
        <w:rPr>
          <w:ins w:id="1017" w:author="marpa" w:date="2026-10-25T13:40:40Z"/>
          <w:rFonts w:hint="default" w:ascii="Arial" w:hAnsi="Arial" w:cs="Arial"/>
          <w:color w:val="auto"/>
          <w:sz w:val="22"/>
          <w:szCs w:val="22"/>
          <w:rPrChange w:id="1018" w:author="marpa" w:date="2026-10-25T13:41:27Z">
            <w:rPr>
              <w:ins w:id="1019" w:author="marpa" w:date="2026-10-25T13:40:40Z"/>
              <w:rFonts w:hint="default"/>
            </w:rPr>
          </w:rPrChange>
        </w:rPr>
        <w:pPrChange w:id="1016" w:author="marpa" w:date="2026-10-25T13:45:24Z">
          <w:pPr/>
        </w:pPrChange>
      </w:pPr>
      <w:ins w:id="1020" w:author="marpa" w:date="2026-10-25T13:40:40Z">
        <w:r>
          <w:rPr>
            <w:rFonts w:hint="default" w:ascii="Arial" w:hAnsi="Arial" w:cs="Arial"/>
            <w:color w:val="auto"/>
            <w:sz w:val="22"/>
            <w:szCs w:val="22"/>
            <w:rPrChange w:id="1021" w:author="marpa" w:date="2026-10-25T13:41:27Z">
              <w:rPr>
                <w:rFonts w:hint="default"/>
              </w:rPr>
            </w:rPrChange>
          </w:rPr>
          <w:t xml:space="preserve">    @WebMethod(operationName = "cambiarContrasenia")</w:t>
        </w:r>
      </w:ins>
    </w:p>
    <w:p w14:paraId="3660B54C">
      <w:pPr>
        <w:adjustRightInd w:val="0"/>
        <w:snapToGrid w:val="0"/>
        <w:spacing w:before="0" w:after="0" w:line="240" w:lineRule="auto"/>
        <w:rPr>
          <w:ins w:id="1024" w:author="marpa" w:date="2026-10-25T13:40:40Z"/>
          <w:rFonts w:hint="default" w:ascii="Arial" w:hAnsi="Arial" w:cs="Arial"/>
          <w:color w:val="auto"/>
          <w:sz w:val="22"/>
          <w:szCs w:val="22"/>
          <w:rPrChange w:id="1025" w:author="marpa" w:date="2026-10-25T13:41:27Z">
            <w:rPr>
              <w:ins w:id="1026" w:author="marpa" w:date="2026-10-25T13:40:40Z"/>
              <w:rFonts w:hint="default"/>
            </w:rPr>
          </w:rPrChange>
        </w:rPr>
        <w:pPrChange w:id="1023" w:author="marpa" w:date="2026-10-25T13:45:24Z">
          <w:pPr/>
        </w:pPrChange>
      </w:pPr>
      <w:ins w:id="1027" w:author="marpa" w:date="2026-10-25T13:40:40Z">
        <w:r>
          <w:rPr>
            <w:rFonts w:hint="default" w:ascii="Arial" w:hAnsi="Arial" w:cs="Arial"/>
            <w:color w:val="auto"/>
            <w:sz w:val="22"/>
            <w:szCs w:val="22"/>
            <w:rPrChange w:id="1028" w:author="marpa" w:date="2026-10-25T13:41:27Z">
              <w:rPr>
                <w:rFonts w:hint="default"/>
              </w:rPr>
            </w:rPrChange>
          </w:rPr>
          <w:t xml:space="preserve">    public String cambiarContrasenia(</w:t>
        </w:r>
      </w:ins>
    </w:p>
    <w:p w14:paraId="17CB6910">
      <w:pPr>
        <w:adjustRightInd w:val="0"/>
        <w:snapToGrid w:val="0"/>
        <w:spacing w:before="0" w:after="0" w:line="240" w:lineRule="auto"/>
        <w:rPr>
          <w:ins w:id="1031" w:author="marpa" w:date="2026-10-25T13:40:40Z"/>
          <w:rFonts w:hint="default" w:ascii="Arial" w:hAnsi="Arial" w:cs="Arial"/>
          <w:color w:val="auto"/>
          <w:sz w:val="22"/>
          <w:szCs w:val="22"/>
          <w:rPrChange w:id="1032" w:author="marpa" w:date="2026-10-25T13:41:27Z">
            <w:rPr>
              <w:ins w:id="1033" w:author="marpa" w:date="2026-10-25T13:40:40Z"/>
              <w:rFonts w:hint="default"/>
            </w:rPr>
          </w:rPrChange>
        </w:rPr>
        <w:pPrChange w:id="1030" w:author="marpa" w:date="2026-10-25T13:45:24Z">
          <w:pPr/>
        </w:pPrChange>
      </w:pPr>
      <w:ins w:id="1034" w:author="marpa" w:date="2026-10-25T13:40:40Z">
        <w:r>
          <w:rPr>
            <w:rFonts w:hint="default" w:ascii="Arial" w:hAnsi="Arial" w:cs="Arial"/>
            <w:color w:val="auto"/>
            <w:sz w:val="22"/>
            <w:szCs w:val="22"/>
            <w:rPrChange w:id="1035" w:author="marpa" w:date="2026-10-25T13:41:27Z">
              <w:rPr>
                <w:rFonts w:hint="default"/>
              </w:rPr>
            </w:rPrChange>
          </w:rPr>
          <w:t xml:space="preserve">            @WebParam(name = "contraseniaActual") String contraseniaActual,</w:t>
        </w:r>
      </w:ins>
    </w:p>
    <w:p w14:paraId="7AB7A644">
      <w:pPr>
        <w:adjustRightInd w:val="0"/>
        <w:snapToGrid w:val="0"/>
        <w:spacing w:before="0" w:after="0" w:line="240" w:lineRule="auto"/>
        <w:rPr>
          <w:ins w:id="1038" w:author="marpa" w:date="2026-10-25T13:40:40Z"/>
          <w:rFonts w:hint="default" w:ascii="Arial" w:hAnsi="Arial" w:cs="Arial"/>
          <w:color w:val="auto"/>
          <w:sz w:val="22"/>
          <w:szCs w:val="22"/>
          <w:rPrChange w:id="1039" w:author="marpa" w:date="2026-10-25T13:41:27Z">
            <w:rPr>
              <w:ins w:id="1040" w:author="marpa" w:date="2026-10-25T13:40:40Z"/>
              <w:rFonts w:hint="default"/>
            </w:rPr>
          </w:rPrChange>
        </w:rPr>
        <w:pPrChange w:id="1037" w:author="marpa" w:date="2026-10-25T13:45:24Z">
          <w:pPr/>
        </w:pPrChange>
      </w:pPr>
      <w:ins w:id="1041" w:author="marpa" w:date="2026-10-25T13:40:40Z">
        <w:r>
          <w:rPr>
            <w:rFonts w:hint="default" w:ascii="Arial" w:hAnsi="Arial" w:cs="Arial"/>
            <w:color w:val="auto"/>
            <w:sz w:val="22"/>
            <w:szCs w:val="22"/>
            <w:rPrChange w:id="1042" w:author="marpa" w:date="2026-10-25T13:41:27Z">
              <w:rPr>
                <w:rFonts w:hint="default"/>
              </w:rPr>
            </w:rPrChange>
          </w:rPr>
          <w:t xml:space="preserve">            @WebParam(name = "contraseniaNueva") String contraseniaNueva) {</w:t>
        </w:r>
      </w:ins>
    </w:p>
    <w:p w14:paraId="34A81198">
      <w:pPr>
        <w:adjustRightInd w:val="0"/>
        <w:snapToGrid w:val="0"/>
        <w:spacing w:before="0" w:after="0" w:line="240" w:lineRule="auto"/>
        <w:rPr>
          <w:ins w:id="1045" w:author="marpa" w:date="2026-10-25T13:40:40Z"/>
          <w:rFonts w:hint="default" w:ascii="Arial" w:hAnsi="Arial" w:cs="Arial"/>
          <w:color w:val="auto"/>
          <w:sz w:val="22"/>
          <w:szCs w:val="22"/>
          <w:rPrChange w:id="1046" w:author="marpa" w:date="2026-10-25T13:41:27Z">
            <w:rPr>
              <w:ins w:id="1047" w:author="marpa" w:date="2026-10-25T13:40:40Z"/>
              <w:rFonts w:hint="default"/>
            </w:rPr>
          </w:rPrChange>
        </w:rPr>
        <w:pPrChange w:id="1044" w:author="marpa" w:date="2026-10-25T13:45:24Z">
          <w:pPr/>
        </w:pPrChange>
      </w:pPr>
      <w:ins w:id="1048" w:author="marpa" w:date="2026-10-25T13:40:40Z">
        <w:r>
          <w:rPr>
            <w:rFonts w:hint="default" w:ascii="Arial" w:hAnsi="Arial" w:cs="Arial"/>
            <w:color w:val="auto"/>
            <w:sz w:val="22"/>
            <w:szCs w:val="22"/>
            <w:rPrChange w:id="1049" w:author="marpa" w:date="2026-10-25T13:41:27Z">
              <w:rPr>
                <w:rFonts w:hint="default"/>
              </w:rPr>
            </w:rPrChange>
          </w:rPr>
          <w:t xml:space="preserve">        try {</w:t>
        </w:r>
      </w:ins>
    </w:p>
    <w:p w14:paraId="437458F1">
      <w:pPr>
        <w:adjustRightInd w:val="0"/>
        <w:snapToGrid w:val="0"/>
        <w:spacing w:before="0" w:after="0" w:line="240" w:lineRule="auto"/>
        <w:rPr>
          <w:ins w:id="1052" w:author="marpa" w:date="2026-10-25T13:40:40Z"/>
          <w:rFonts w:hint="default" w:ascii="Arial" w:hAnsi="Arial" w:cs="Arial"/>
          <w:color w:val="auto"/>
          <w:sz w:val="22"/>
          <w:szCs w:val="22"/>
          <w:rPrChange w:id="1053" w:author="marpa" w:date="2026-10-25T13:41:27Z">
            <w:rPr>
              <w:ins w:id="1054" w:author="marpa" w:date="2026-10-25T13:40:40Z"/>
              <w:rFonts w:hint="default"/>
            </w:rPr>
          </w:rPrChange>
        </w:rPr>
        <w:pPrChange w:id="1051" w:author="marpa" w:date="2026-10-25T13:45:24Z">
          <w:pPr/>
        </w:pPrChange>
      </w:pPr>
      <w:ins w:id="1055" w:author="marpa" w:date="2026-10-25T13:40:40Z">
        <w:r>
          <w:rPr>
            <w:rFonts w:hint="default" w:ascii="Arial" w:hAnsi="Arial" w:cs="Arial"/>
            <w:color w:val="auto"/>
            <w:sz w:val="22"/>
            <w:szCs w:val="22"/>
            <w:rPrChange w:id="1056" w:author="marpa" w:date="2026-10-25T13:41:27Z">
              <w:rPr>
                <w:rFonts w:hint="default"/>
              </w:rPr>
            </w:rPrChange>
          </w:rPr>
          <w:t xml:space="preserve">            AdministradorCredenciales.cambiarContrasenia(contraseniaActual, contraseniaNueva);</w:t>
        </w:r>
      </w:ins>
    </w:p>
    <w:p w14:paraId="2EC1BEEA">
      <w:pPr>
        <w:adjustRightInd w:val="0"/>
        <w:snapToGrid w:val="0"/>
        <w:spacing w:before="0" w:after="0" w:line="240" w:lineRule="auto"/>
        <w:rPr>
          <w:ins w:id="1059" w:author="marpa" w:date="2026-10-25T13:40:40Z"/>
          <w:rFonts w:hint="default" w:ascii="Arial" w:hAnsi="Arial" w:cs="Arial"/>
          <w:color w:val="auto"/>
          <w:sz w:val="22"/>
          <w:szCs w:val="22"/>
          <w:rPrChange w:id="1060" w:author="marpa" w:date="2026-10-25T13:41:27Z">
            <w:rPr>
              <w:ins w:id="1061" w:author="marpa" w:date="2026-10-25T13:40:40Z"/>
              <w:rFonts w:hint="default"/>
            </w:rPr>
          </w:rPrChange>
        </w:rPr>
        <w:pPrChange w:id="1058" w:author="marpa" w:date="2026-10-25T13:45:24Z">
          <w:pPr/>
        </w:pPrChange>
      </w:pPr>
      <w:ins w:id="1062" w:author="marpa" w:date="2026-10-25T13:40:40Z">
        <w:r>
          <w:rPr>
            <w:rFonts w:hint="default" w:ascii="Arial" w:hAnsi="Arial" w:cs="Arial"/>
            <w:color w:val="auto"/>
            <w:sz w:val="22"/>
            <w:szCs w:val="22"/>
            <w:rPrChange w:id="1063" w:author="marpa" w:date="2026-10-25T13:41:27Z">
              <w:rPr>
                <w:rFonts w:hint="default"/>
              </w:rPr>
            </w:rPrChange>
          </w:rPr>
          <w:t xml:space="preserve">            return "Contrasenia actualizada correctamente";</w:t>
        </w:r>
      </w:ins>
    </w:p>
    <w:p w14:paraId="5C05A05C">
      <w:pPr>
        <w:adjustRightInd w:val="0"/>
        <w:snapToGrid w:val="0"/>
        <w:spacing w:before="0" w:after="0" w:line="240" w:lineRule="auto"/>
        <w:rPr>
          <w:ins w:id="1066" w:author="marpa" w:date="2026-10-25T13:40:40Z"/>
          <w:rFonts w:hint="default" w:ascii="Arial" w:hAnsi="Arial" w:cs="Arial"/>
          <w:color w:val="auto"/>
          <w:sz w:val="22"/>
          <w:szCs w:val="22"/>
          <w:rPrChange w:id="1067" w:author="marpa" w:date="2026-10-25T13:41:27Z">
            <w:rPr>
              <w:ins w:id="1068" w:author="marpa" w:date="2026-10-25T13:40:40Z"/>
              <w:rFonts w:hint="default"/>
            </w:rPr>
          </w:rPrChange>
        </w:rPr>
        <w:pPrChange w:id="1065" w:author="marpa" w:date="2026-10-25T13:45:24Z">
          <w:pPr/>
        </w:pPrChange>
      </w:pPr>
      <w:ins w:id="1069" w:author="marpa" w:date="2026-10-25T13:40:40Z">
        <w:r>
          <w:rPr>
            <w:rFonts w:hint="default" w:ascii="Arial" w:hAnsi="Arial" w:cs="Arial"/>
            <w:color w:val="auto"/>
            <w:sz w:val="22"/>
            <w:szCs w:val="22"/>
            <w:rPrChange w:id="1070" w:author="marpa" w:date="2026-10-25T13:41:27Z">
              <w:rPr>
                <w:rFonts w:hint="default"/>
              </w:rPr>
            </w:rPrChange>
          </w:rPr>
          <w:t xml:space="preserve">        } catch (IllegalArgumentException e) {</w:t>
        </w:r>
      </w:ins>
    </w:p>
    <w:p w14:paraId="12F87EFD">
      <w:pPr>
        <w:adjustRightInd w:val="0"/>
        <w:snapToGrid w:val="0"/>
        <w:spacing w:before="0" w:after="0" w:line="240" w:lineRule="auto"/>
        <w:rPr>
          <w:ins w:id="1073" w:author="marpa" w:date="2026-10-25T13:40:40Z"/>
          <w:rFonts w:hint="default" w:ascii="Arial" w:hAnsi="Arial" w:cs="Arial"/>
          <w:color w:val="auto"/>
          <w:sz w:val="22"/>
          <w:szCs w:val="22"/>
          <w:rPrChange w:id="1074" w:author="marpa" w:date="2026-10-25T13:41:27Z">
            <w:rPr>
              <w:ins w:id="1075" w:author="marpa" w:date="2026-10-25T13:40:40Z"/>
              <w:rFonts w:hint="default"/>
            </w:rPr>
          </w:rPrChange>
        </w:rPr>
        <w:pPrChange w:id="1072" w:author="marpa" w:date="2026-10-25T13:45:24Z">
          <w:pPr/>
        </w:pPrChange>
      </w:pPr>
      <w:ins w:id="1076" w:author="marpa" w:date="2026-10-25T13:40:40Z">
        <w:r>
          <w:rPr>
            <w:rFonts w:hint="default" w:ascii="Arial" w:hAnsi="Arial" w:cs="Arial"/>
            <w:color w:val="auto"/>
            <w:sz w:val="22"/>
            <w:szCs w:val="22"/>
            <w:rPrChange w:id="1077" w:author="marpa" w:date="2026-10-25T13:41:27Z">
              <w:rPr>
                <w:rFonts w:hint="default"/>
              </w:rPr>
            </w:rPrChange>
          </w:rPr>
          <w:t xml:space="preserve">            throw crearFaultValidacion(e.getMessage());</w:t>
        </w:r>
      </w:ins>
    </w:p>
    <w:p w14:paraId="317F0C0C">
      <w:pPr>
        <w:adjustRightInd w:val="0"/>
        <w:snapToGrid w:val="0"/>
        <w:spacing w:before="0" w:after="0" w:line="240" w:lineRule="auto"/>
        <w:rPr>
          <w:ins w:id="1080" w:author="marpa" w:date="2026-10-25T13:40:40Z"/>
          <w:rFonts w:hint="default" w:ascii="Arial" w:hAnsi="Arial" w:cs="Arial"/>
          <w:color w:val="auto"/>
          <w:sz w:val="22"/>
          <w:szCs w:val="22"/>
          <w:rPrChange w:id="1081" w:author="marpa" w:date="2026-10-25T13:41:27Z">
            <w:rPr>
              <w:ins w:id="1082" w:author="marpa" w:date="2026-10-25T13:40:40Z"/>
              <w:rFonts w:hint="default"/>
            </w:rPr>
          </w:rPrChange>
        </w:rPr>
        <w:pPrChange w:id="1079" w:author="marpa" w:date="2026-10-25T13:45:24Z">
          <w:pPr/>
        </w:pPrChange>
      </w:pPr>
      <w:ins w:id="1083" w:author="marpa" w:date="2026-10-25T13:40:40Z">
        <w:r>
          <w:rPr>
            <w:rFonts w:hint="default" w:ascii="Arial" w:hAnsi="Arial" w:cs="Arial"/>
            <w:color w:val="auto"/>
            <w:sz w:val="22"/>
            <w:szCs w:val="22"/>
            <w:rPrChange w:id="1084" w:author="marpa" w:date="2026-10-25T13:41:27Z">
              <w:rPr>
                <w:rFonts w:hint="default"/>
              </w:rPr>
            </w:rPrChange>
          </w:rPr>
          <w:t xml:space="preserve">        }</w:t>
        </w:r>
      </w:ins>
    </w:p>
    <w:p w14:paraId="6068D038">
      <w:pPr>
        <w:adjustRightInd w:val="0"/>
        <w:snapToGrid w:val="0"/>
        <w:spacing w:before="0" w:after="0" w:line="240" w:lineRule="auto"/>
        <w:rPr>
          <w:ins w:id="1087" w:author="marpa" w:date="2026-10-25T13:40:40Z"/>
          <w:rFonts w:hint="default" w:ascii="Arial" w:hAnsi="Arial" w:cs="Arial"/>
          <w:color w:val="auto"/>
          <w:sz w:val="22"/>
          <w:szCs w:val="22"/>
          <w:rPrChange w:id="1088" w:author="marpa" w:date="2026-10-25T13:41:27Z">
            <w:rPr>
              <w:ins w:id="1089" w:author="marpa" w:date="2026-10-25T13:40:40Z"/>
              <w:rFonts w:hint="default"/>
            </w:rPr>
          </w:rPrChange>
        </w:rPr>
        <w:pPrChange w:id="1086" w:author="marpa" w:date="2026-10-25T13:45:24Z">
          <w:pPr/>
        </w:pPrChange>
      </w:pPr>
      <w:ins w:id="1090" w:author="marpa" w:date="2026-10-25T13:40:40Z">
        <w:r>
          <w:rPr>
            <w:rFonts w:hint="default" w:ascii="Arial" w:hAnsi="Arial" w:cs="Arial"/>
            <w:color w:val="auto"/>
            <w:sz w:val="22"/>
            <w:szCs w:val="22"/>
            <w:rPrChange w:id="1091" w:author="marpa" w:date="2026-10-25T13:41:27Z">
              <w:rPr>
                <w:rFonts w:hint="default"/>
              </w:rPr>
            </w:rPrChange>
          </w:rPr>
          <w:t xml:space="preserve">    }</w:t>
        </w:r>
      </w:ins>
    </w:p>
    <w:p w14:paraId="7F7C5904">
      <w:pPr>
        <w:adjustRightInd w:val="0"/>
        <w:snapToGrid w:val="0"/>
        <w:spacing w:before="0" w:after="0" w:line="240" w:lineRule="auto"/>
        <w:rPr>
          <w:ins w:id="1094" w:author="marpa" w:date="2026-10-25T13:40:40Z"/>
          <w:rFonts w:hint="default" w:ascii="Arial" w:hAnsi="Arial" w:cs="Arial"/>
          <w:color w:val="auto"/>
          <w:sz w:val="22"/>
          <w:szCs w:val="22"/>
          <w:rPrChange w:id="1095" w:author="marpa" w:date="2026-10-25T13:41:27Z">
            <w:rPr>
              <w:ins w:id="1096" w:author="marpa" w:date="2026-10-25T13:40:40Z"/>
              <w:rFonts w:hint="default"/>
            </w:rPr>
          </w:rPrChange>
        </w:rPr>
        <w:pPrChange w:id="1093" w:author="marpa" w:date="2026-10-25T13:45:24Z">
          <w:pPr/>
        </w:pPrChange>
      </w:pPr>
      <w:ins w:id="1097" w:author="marpa" w:date="2026-10-25T13:40:40Z">
        <w:r>
          <w:rPr>
            <w:rFonts w:hint="default" w:ascii="Arial" w:hAnsi="Arial" w:cs="Arial"/>
            <w:color w:val="auto"/>
            <w:sz w:val="22"/>
            <w:szCs w:val="22"/>
            <w:rPrChange w:id="1098" w:author="marpa" w:date="2026-10-25T13:41:27Z">
              <w:rPr>
                <w:rFonts w:hint="default"/>
              </w:rPr>
            </w:rPrChange>
          </w:rPr>
          <w:t xml:space="preserve">   </w:t>
        </w:r>
      </w:ins>
    </w:p>
    <w:p w14:paraId="44533A3F">
      <w:pPr>
        <w:adjustRightInd w:val="0"/>
        <w:snapToGrid w:val="0"/>
        <w:spacing w:before="0" w:after="0" w:line="240" w:lineRule="auto"/>
        <w:rPr>
          <w:ins w:id="1101" w:author="marpa" w:date="2026-10-25T13:40:40Z"/>
          <w:rFonts w:hint="default" w:ascii="Arial" w:hAnsi="Arial" w:cs="Arial"/>
          <w:color w:val="auto"/>
          <w:sz w:val="22"/>
          <w:szCs w:val="22"/>
          <w:rPrChange w:id="1102" w:author="marpa" w:date="2026-10-25T13:41:27Z">
            <w:rPr>
              <w:ins w:id="1103" w:author="marpa" w:date="2026-10-25T13:40:40Z"/>
              <w:rFonts w:hint="default"/>
            </w:rPr>
          </w:rPrChange>
        </w:rPr>
        <w:pPrChange w:id="1100" w:author="marpa" w:date="2026-10-25T13:45:24Z">
          <w:pPr/>
        </w:pPrChange>
      </w:pPr>
      <w:ins w:id="1104" w:author="marpa" w:date="2026-10-25T13:40:40Z">
        <w:r>
          <w:rPr>
            <w:rFonts w:hint="default" w:ascii="Arial" w:hAnsi="Arial" w:cs="Arial"/>
            <w:color w:val="auto"/>
            <w:sz w:val="22"/>
            <w:szCs w:val="22"/>
            <w:rPrChange w:id="1105" w:author="marpa" w:date="2026-10-25T13:41:27Z">
              <w:rPr>
                <w:rFonts w:hint="default"/>
              </w:rPr>
            </w:rPrChange>
          </w:rPr>
          <w:t xml:space="preserve">    @WebMethod(operationName = "convertirLongitud")</w:t>
        </w:r>
      </w:ins>
    </w:p>
    <w:p w14:paraId="1A6BA3A5">
      <w:pPr>
        <w:adjustRightInd w:val="0"/>
        <w:snapToGrid w:val="0"/>
        <w:spacing w:before="0" w:after="0" w:line="240" w:lineRule="auto"/>
        <w:rPr>
          <w:ins w:id="1108" w:author="marpa" w:date="2026-10-25T13:40:40Z"/>
          <w:rFonts w:hint="default" w:ascii="Arial" w:hAnsi="Arial" w:cs="Arial"/>
          <w:color w:val="auto"/>
          <w:sz w:val="22"/>
          <w:szCs w:val="22"/>
          <w:rPrChange w:id="1109" w:author="marpa" w:date="2026-10-25T13:41:27Z">
            <w:rPr>
              <w:ins w:id="1110" w:author="marpa" w:date="2026-10-25T13:40:40Z"/>
              <w:rFonts w:hint="default"/>
            </w:rPr>
          </w:rPrChange>
        </w:rPr>
        <w:pPrChange w:id="1107" w:author="marpa" w:date="2026-10-25T13:45:24Z">
          <w:pPr/>
        </w:pPrChange>
      </w:pPr>
      <w:ins w:id="1111" w:author="marpa" w:date="2026-10-25T13:40:40Z">
        <w:r>
          <w:rPr>
            <w:rFonts w:hint="default" w:ascii="Arial" w:hAnsi="Arial" w:cs="Arial"/>
            <w:color w:val="auto"/>
            <w:sz w:val="22"/>
            <w:szCs w:val="22"/>
            <w:rPrChange w:id="1112" w:author="marpa" w:date="2026-10-25T13:41:27Z">
              <w:rPr>
                <w:rFonts w:hint="default"/>
              </w:rPr>
            </w:rPrChange>
          </w:rPr>
          <w:t xml:space="preserve">    public double convertirLongitud(</w:t>
        </w:r>
      </w:ins>
    </w:p>
    <w:p w14:paraId="5861C58C">
      <w:pPr>
        <w:adjustRightInd w:val="0"/>
        <w:snapToGrid w:val="0"/>
        <w:spacing w:before="0" w:after="0" w:line="240" w:lineRule="auto"/>
        <w:rPr>
          <w:ins w:id="1115" w:author="marpa" w:date="2026-10-25T13:40:40Z"/>
          <w:rFonts w:hint="default" w:ascii="Arial" w:hAnsi="Arial" w:cs="Arial"/>
          <w:color w:val="auto"/>
          <w:sz w:val="22"/>
          <w:szCs w:val="22"/>
          <w:rPrChange w:id="1116" w:author="marpa" w:date="2026-10-25T13:41:27Z">
            <w:rPr>
              <w:ins w:id="1117" w:author="marpa" w:date="2026-10-25T13:40:40Z"/>
              <w:rFonts w:hint="default"/>
            </w:rPr>
          </w:rPrChange>
        </w:rPr>
        <w:pPrChange w:id="1114" w:author="marpa" w:date="2026-10-25T13:45:24Z">
          <w:pPr/>
        </w:pPrChange>
      </w:pPr>
      <w:ins w:id="1118" w:author="marpa" w:date="2026-10-25T13:40:40Z">
        <w:r>
          <w:rPr>
            <w:rFonts w:hint="default" w:ascii="Arial" w:hAnsi="Arial" w:cs="Arial"/>
            <w:color w:val="auto"/>
            <w:sz w:val="22"/>
            <w:szCs w:val="22"/>
            <w:rPrChange w:id="1119" w:author="marpa" w:date="2026-10-25T13:41:27Z">
              <w:rPr>
                <w:rFonts w:hint="default"/>
              </w:rPr>
            </w:rPrChange>
          </w:rPr>
          <w:t xml:space="preserve">            @WebParam(name = "valor") double valor,</w:t>
        </w:r>
      </w:ins>
    </w:p>
    <w:p w14:paraId="045BABC7">
      <w:pPr>
        <w:adjustRightInd w:val="0"/>
        <w:snapToGrid w:val="0"/>
        <w:spacing w:before="0" w:after="0" w:line="240" w:lineRule="auto"/>
        <w:rPr>
          <w:ins w:id="1122" w:author="marpa" w:date="2026-10-25T13:40:40Z"/>
          <w:rFonts w:hint="default" w:ascii="Arial" w:hAnsi="Arial" w:cs="Arial"/>
          <w:color w:val="auto"/>
          <w:sz w:val="22"/>
          <w:szCs w:val="22"/>
          <w:rPrChange w:id="1123" w:author="marpa" w:date="2026-10-25T13:41:27Z">
            <w:rPr>
              <w:ins w:id="1124" w:author="marpa" w:date="2026-10-25T13:40:40Z"/>
              <w:rFonts w:hint="default"/>
            </w:rPr>
          </w:rPrChange>
        </w:rPr>
        <w:pPrChange w:id="1121" w:author="marpa" w:date="2026-10-25T13:45:24Z">
          <w:pPr/>
        </w:pPrChange>
      </w:pPr>
      <w:ins w:id="1125" w:author="marpa" w:date="2026-10-25T13:40:40Z">
        <w:r>
          <w:rPr>
            <w:rFonts w:hint="default" w:ascii="Arial" w:hAnsi="Arial" w:cs="Arial"/>
            <w:color w:val="auto"/>
            <w:sz w:val="22"/>
            <w:szCs w:val="22"/>
            <w:rPrChange w:id="1126" w:author="marpa" w:date="2026-10-25T13:41:27Z">
              <w:rPr>
                <w:rFonts w:hint="default"/>
              </w:rPr>
            </w:rPrChange>
          </w:rPr>
          <w:t xml:space="preserve">            @WebParam(name = "unidadInicial") String unidadInicial,</w:t>
        </w:r>
      </w:ins>
    </w:p>
    <w:p w14:paraId="770A70F1">
      <w:pPr>
        <w:adjustRightInd w:val="0"/>
        <w:snapToGrid w:val="0"/>
        <w:spacing w:before="0" w:after="0" w:line="240" w:lineRule="auto"/>
        <w:rPr>
          <w:ins w:id="1129" w:author="marpa" w:date="2026-10-25T13:40:40Z"/>
          <w:rFonts w:hint="default" w:ascii="Arial" w:hAnsi="Arial" w:cs="Arial"/>
          <w:color w:val="auto"/>
          <w:sz w:val="22"/>
          <w:szCs w:val="22"/>
          <w:rPrChange w:id="1130" w:author="marpa" w:date="2026-10-25T13:41:27Z">
            <w:rPr>
              <w:ins w:id="1131" w:author="marpa" w:date="2026-10-25T13:40:40Z"/>
              <w:rFonts w:hint="default"/>
            </w:rPr>
          </w:rPrChange>
        </w:rPr>
        <w:pPrChange w:id="1128" w:author="marpa" w:date="2026-10-25T13:45:24Z">
          <w:pPr/>
        </w:pPrChange>
      </w:pPr>
      <w:ins w:id="1132" w:author="marpa" w:date="2026-10-25T13:40:40Z">
        <w:r>
          <w:rPr>
            <w:rFonts w:hint="default" w:ascii="Arial" w:hAnsi="Arial" w:cs="Arial"/>
            <w:color w:val="auto"/>
            <w:sz w:val="22"/>
            <w:szCs w:val="22"/>
            <w:rPrChange w:id="1133" w:author="marpa" w:date="2026-10-25T13:41:27Z">
              <w:rPr>
                <w:rFonts w:hint="default"/>
              </w:rPr>
            </w:rPrChange>
          </w:rPr>
          <w:t xml:space="preserve">            @WebParam(name = "unidadFinal") String unidadFinal) {</w:t>
        </w:r>
      </w:ins>
    </w:p>
    <w:p w14:paraId="7F0CE653">
      <w:pPr>
        <w:adjustRightInd w:val="0"/>
        <w:snapToGrid w:val="0"/>
        <w:spacing w:before="0" w:after="0" w:line="240" w:lineRule="auto"/>
        <w:rPr>
          <w:ins w:id="1136" w:author="marpa" w:date="2026-10-25T13:40:40Z"/>
          <w:rFonts w:hint="default" w:ascii="Arial" w:hAnsi="Arial" w:cs="Arial"/>
          <w:color w:val="auto"/>
          <w:sz w:val="22"/>
          <w:szCs w:val="22"/>
          <w:rPrChange w:id="1137" w:author="marpa" w:date="2026-10-25T13:41:27Z">
            <w:rPr>
              <w:ins w:id="1138" w:author="marpa" w:date="2026-10-25T13:40:40Z"/>
              <w:rFonts w:hint="default"/>
            </w:rPr>
          </w:rPrChange>
        </w:rPr>
        <w:pPrChange w:id="1135" w:author="marpa" w:date="2026-10-25T13:45:24Z">
          <w:pPr/>
        </w:pPrChange>
      </w:pPr>
    </w:p>
    <w:p w14:paraId="1969B274">
      <w:pPr>
        <w:adjustRightInd w:val="0"/>
        <w:snapToGrid w:val="0"/>
        <w:spacing w:before="0" w:after="0" w:line="240" w:lineRule="auto"/>
        <w:rPr>
          <w:ins w:id="1140" w:author="marpa" w:date="2026-10-25T13:40:40Z"/>
          <w:rFonts w:hint="default" w:ascii="Arial" w:hAnsi="Arial" w:cs="Arial"/>
          <w:color w:val="auto"/>
          <w:sz w:val="22"/>
          <w:szCs w:val="22"/>
          <w:rPrChange w:id="1141" w:author="marpa" w:date="2026-10-25T13:41:27Z">
            <w:rPr>
              <w:ins w:id="1142" w:author="marpa" w:date="2026-10-25T13:40:40Z"/>
              <w:rFonts w:hint="default"/>
            </w:rPr>
          </w:rPrChange>
        </w:rPr>
        <w:pPrChange w:id="1139" w:author="marpa" w:date="2026-10-25T13:45:24Z">
          <w:pPr/>
        </w:pPrChange>
      </w:pPr>
      <w:ins w:id="1143" w:author="marpa" w:date="2026-10-25T13:40:40Z">
        <w:r>
          <w:rPr>
            <w:rFonts w:hint="default" w:ascii="Arial" w:hAnsi="Arial" w:cs="Arial"/>
            <w:color w:val="auto"/>
            <w:sz w:val="22"/>
            <w:szCs w:val="22"/>
            <w:rPrChange w:id="1144" w:author="marpa" w:date="2026-10-25T13:41:27Z">
              <w:rPr>
                <w:rFonts w:hint="default"/>
              </w:rPr>
            </w:rPrChange>
          </w:rPr>
          <w:t xml:space="preserve">        try {</w:t>
        </w:r>
      </w:ins>
    </w:p>
    <w:p w14:paraId="334D4B39">
      <w:pPr>
        <w:adjustRightInd w:val="0"/>
        <w:snapToGrid w:val="0"/>
        <w:spacing w:before="0" w:after="0" w:line="240" w:lineRule="auto"/>
        <w:rPr>
          <w:ins w:id="1147" w:author="marpa" w:date="2026-10-25T13:40:40Z"/>
          <w:rFonts w:hint="default" w:ascii="Arial" w:hAnsi="Arial" w:cs="Arial"/>
          <w:color w:val="auto"/>
          <w:sz w:val="22"/>
          <w:szCs w:val="22"/>
          <w:rPrChange w:id="1148" w:author="marpa" w:date="2026-10-25T13:41:27Z">
            <w:rPr>
              <w:ins w:id="1149" w:author="marpa" w:date="2026-10-25T13:40:40Z"/>
              <w:rFonts w:hint="default"/>
            </w:rPr>
          </w:rPrChange>
        </w:rPr>
        <w:pPrChange w:id="1146" w:author="marpa" w:date="2026-10-25T13:45:24Z">
          <w:pPr/>
        </w:pPrChange>
      </w:pPr>
      <w:ins w:id="1150" w:author="marpa" w:date="2026-10-25T13:40:40Z">
        <w:r>
          <w:rPr>
            <w:rFonts w:hint="default" w:ascii="Arial" w:hAnsi="Arial" w:cs="Arial"/>
            <w:color w:val="auto"/>
            <w:sz w:val="22"/>
            <w:szCs w:val="22"/>
            <w:rPrChange w:id="1151" w:author="marpa" w:date="2026-10-25T13:41:27Z">
              <w:rPr>
                <w:rFonts w:hint="default"/>
              </w:rPr>
            </w:rPrChange>
          </w:rPr>
          <w:t xml:space="preserve">            UnidadLongitud origen = UnidadMapper.toLongitud(unidadInicial);</w:t>
        </w:r>
      </w:ins>
    </w:p>
    <w:p w14:paraId="58893626">
      <w:pPr>
        <w:adjustRightInd w:val="0"/>
        <w:snapToGrid w:val="0"/>
        <w:spacing w:before="0" w:after="0" w:line="240" w:lineRule="auto"/>
        <w:rPr>
          <w:ins w:id="1154" w:author="marpa" w:date="2026-10-25T13:40:40Z"/>
          <w:rFonts w:hint="default" w:ascii="Arial" w:hAnsi="Arial" w:cs="Arial"/>
          <w:color w:val="auto"/>
          <w:sz w:val="22"/>
          <w:szCs w:val="22"/>
          <w:rPrChange w:id="1155" w:author="marpa" w:date="2026-10-25T13:41:27Z">
            <w:rPr>
              <w:ins w:id="1156" w:author="marpa" w:date="2026-10-25T13:40:40Z"/>
              <w:rFonts w:hint="default"/>
            </w:rPr>
          </w:rPrChange>
        </w:rPr>
        <w:pPrChange w:id="1153" w:author="marpa" w:date="2026-10-25T13:45:24Z">
          <w:pPr/>
        </w:pPrChange>
      </w:pPr>
      <w:ins w:id="1157" w:author="marpa" w:date="2026-10-25T13:40:40Z">
        <w:r>
          <w:rPr>
            <w:rFonts w:hint="default" w:ascii="Arial" w:hAnsi="Arial" w:cs="Arial"/>
            <w:color w:val="auto"/>
            <w:sz w:val="22"/>
            <w:szCs w:val="22"/>
            <w:rPrChange w:id="1158" w:author="marpa" w:date="2026-10-25T13:41:27Z">
              <w:rPr>
                <w:rFonts w:hint="default"/>
              </w:rPr>
            </w:rPrChange>
          </w:rPr>
          <w:t xml:space="preserve">            UnidadLongitud destino = UnidadMapper.toLongitud(unidadFinal);</w:t>
        </w:r>
      </w:ins>
    </w:p>
    <w:p w14:paraId="07D1822E">
      <w:pPr>
        <w:adjustRightInd w:val="0"/>
        <w:snapToGrid w:val="0"/>
        <w:spacing w:before="0" w:after="0" w:line="240" w:lineRule="auto"/>
        <w:rPr>
          <w:ins w:id="1161" w:author="marpa" w:date="2026-10-25T13:40:40Z"/>
          <w:rFonts w:hint="default" w:ascii="Arial" w:hAnsi="Arial" w:cs="Arial"/>
          <w:color w:val="auto"/>
          <w:sz w:val="22"/>
          <w:szCs w:val="22"/>
          <w:rPrChange w:id="1162" w:author="marpa" w:date="2026-10-25T13:41:27Z">
            <w:rPr>
              <w:ins w:id="1163" w:author="marpa" w:date="2026-10-25T13:40:40Z"/>
              <w:rFonts w:hint="default"/>
            </w:rPr>
          </w:rPrChange>
        </w:rPr>
        <w:pPrChange w:id="1160" w:author="marpa" w:date="2026-10-25T13:45:24Z">
          <w:pPr/>
        </w:pPrChange>
      </w:pPr>
    </w:p>
    <w:p w14:paraId="6E4BFFFD">
      <w:pPr>
        <w:adjustRightInd w:val="0"/>
        <w:snapToGrid w:val="0"/>
        <w:spacing w:before="0" w:after="0" w:line="240" w:lineRule="auto"/>
        <w:rPr>
          <w:ins w:id="1165" w:author="marpa" w:date="2026-10-25T13:40:40Z"/>
          <w:rFonts w:hint="default" w:ascii="Arial" w:hAnsi="Arial" w:cs="Arial"/>
          <w:color w:val="auto"/>
          <w:sz w:val="22"/>
          <w:szCs w:val="22"/>
          <w:rPrChange w:id="1166" w:author="marpa" w:date="2026-10-25T13:41:27Z">
            <w:rPr>
              <w:ins w:id="1167" w:author="marpa" w:date="2026-10-25T13:40:40Z"/>
              <w:rFonts w:hint="default"/>
            </w:rPr>
          </w:rPrChange>
        </w:rPr>
        <w:pPrChange w:id="1164" w:author="marpa" w:date="2026-10-25T13:45:24Z">
          <w:pPr/>
        </w:pPrChange>
      </w:pPr>
      <w:ins w:id="1168" w:author="marpa" w:date="2026-10-25T13:40:40Z">
        <w:r>
          <w:rPr>
            <w:rFonts w:hint="default" w:ascii="Arial" w:hAnsi="Arial" w:cs="Arial"/>
            <w:color w:val="auto"/>
            <w:sz w:val="22"/>
            <w:szCs w:val="22"/>
            <w:rPrChange w:id="1169" w:author="marpa" w:date="2026-10-25T13:41:27Z">
              <w:rPr>
                <w:rFonts w:hint="default"/>
              </w:rPr>
            </w:rPrChange>
          </w:rPr>
          <w:t xml:space="preserve">            return servicioLongitud.convertir(valor, origen, destino);</w:t>
        </w:r>
      </w:ins>
    </w:p>
    <w:p w14:paraId="5660C653">
      <w:pPr>
        <w:adjustRightInd w:val="0"/>
        <w:snapToGrid w:val="0"/>
        <w:spacing w:before="0" w:after="0" w:line="240" w:lineRule="auto"/>
        <w:rPr>
          <w:ins w:id="1172" w:author="marpa" w:date="2026-10-25T13:40:40Z"/>
          <w:rFonts w:hint="default" w:ascii="Arial" w:hAnsi="Arial" w:cs="Arial"/>
          <w:color w:val="auto"/>
          <w:sz w:val="22"/>
          <w:szCs w:val="22"/>
          <w:rPrChange w:id="1173" w:author="marpa" w:date="2026-10-25T13:41:27Z">
            <w:rPr>
              <w:ins w:id="1174" w:author="marpa" w:date="2026-10-25T13:40:40Z"/>
              <w:rFonts w:hint="default"/>
            </w:rPr>
          </w:rPrChange>
        </w:rPr>
        <w:pPrChange w:id="1171" w:author="marpa" w:date="2026-10-25T13:45:24Z">
          <w:pPr/>
        </w:pPrChange>
      </w:pPr>
      <w:ins w:id="1175" w:author="marpa" w:date="2026-10-25T13:40:40Z">
        <w:r>
          <w:rPr>
            <w:rFonts w:hint="default" w:ascii="Arial" w:hAnsi="Arial" w:cs="Arial"/>
            <w:color w:val="auto"/>
            <w:sz w:val="22"/>
            <w:szCs w:val="22"/>
            <w:rPrChange w:id="1176" w:author="marpa" w:date="2026-10-25T13:41:27Z">
              <w:rPr>
                <w:rFonts w:hint="default"/>
              </w:rPr>
            </w:rPrChange>
          </w:rPr>
          <w:t xml:space="preserve">        } catch (IllegalArgumentException e) {</w:t>
        </w:r>
      </w:ins>
    </w:p>
    <w:p w14:paraId="70234F60">
      <w:pPr>
        <w:adjustRightInd w:val="0"/>
        <w:snapToGrid w:val="0"/>
        <w:spacing w:before="0" w:after="0" w:line="240" w:lineRule="auto"/>
        <w:rPr>
          <w:ins w:id="1179" w:author="marpa" w:date="2026-10-25T13:40:40Z"/>
          <w:rFonts w:hint="default" w:ascii="Arial" w:hAnsi="Arial" w:cs="Arial"/>
          <w:color w:val="auto"/>
          <w:sz w:val="22"/>
          <w:szCs w:val="22"/>
          <w:rPrChange w:id="1180" w:author="marpa" w:date="2026-10-25T13:41:27Z">
            <w:rPr>
              <w:ins w:id="1181" w:author="marpa" w:date="2026-10-25T13:40:40Z"/>
              <w:rFonts w:hint="default"/>
            </w:rPr>
          </w:rPrChange>
        </w:rPr>
        <w:pPrChange w:id="1178" w:author="marpa" w:date="2026-10-25T13:45:24Z">
          <w:pPr/>
        </w:pPrChange>
      </w:pPr>
      <w:ins w:id="1182" w:author="marpa" w:date="2026-10-25T13:40:40Z">
        <w:r>
          <w:rPr>
            <w:rFonts w:hint="default" w:ascii="Arial" w:hAnsi="Arial" w:cs="Arial"/>
            <w:color w:val="auto"/>
            <w:sz w:val="22"/>
            <w:szCs w:val="22"/>
            <w:rPrChange w:id="1183" w:author="marpa" w:date="2026-10-25T13:41:27Z">
              <w:rPr>
                <w:rFonts w:hint="default"/>
              </w:rPr>
            </w:rPrChange>
          </w:rPr>
          <w:t xml:space="preserve">            throw crearFaultValidacion(e.getMessage());</w:t>
        </w:r>
      </w:ins>
    </w:p>
    <w:p w14:paraId="28251417">
      <w:pPr>
        <w:adjustRightInd w:val="0"/>
        <w:snapToGrid w:val="0"/>
        <w:spacing w:before="0" w:after="0" w:line="240" w:lineRule="auto"/>
        <w:rPr>
          <w:ins w:id="1186" w:author="marpa" w:date="2026-10-25T13:40:40Z"/>
          <w:rFonts w:hint="default" w:ascii="Arial" w:hAnsi="Arial" w:cs="Arial"/>
          <w:color w:val="auto"/>
          <w:sz w:val="22"/>
          <w:szCs w:val="22"/>
          <w:rPrChange w:id="1187" w:author="marpa" w:date="2026-10-25T13:41:27Z">
            <w:rPr>
              <w:ins w:id="1188" w:author="marpa" w:date="2026-10-25T13:40:40Z"/>
              <w:rFonts w:hint="default"/>
            </w:rPr>
          </w:rPrChange>
        </w:rPr>
        <w:pPrChange w:id="1185" w:author="marpa" w:date="2026-10-25T13:45:24Z">
          <w:pPr/>
        </w:pPrChange>
      </w:pPr>
      <w:ins w:id="1189" w:author="marpa" w:date="2026-10-25T13:40:40Z">
        <w:r>
          <w:rPr>
            <w:rFonts w:hint="default" w:ascii="Arial" w:hAnsi="Arial" w:cs="Arial"/>
            <w:color w:val="auto"/>
            <w:sz w:val="22"/>
            <w:szCs w:val="22"/>
            <w:rPrChange w:id="1190" w:author="marpa" w:date="2026-10-25T13:41:27Z">
              <w:rPr>
                <w:rFonts w:hint="default"/>
              </w:rPr>
            </w:rPrChange>
          </w:rPr>
          <w:t xml:space="preserve">        }</w:t>
        </w:r>
      </w:ins>
    </w:p>
    <w:p w14:paraId="70476FE8">
      <w:pPr>
        <w:adjustRightInd w:val="0"/>
        <w:snapToGrid w:val="0"/>
        <w:spacing w:before="0" w:after="0" w:line="240" w:lineRule="auto"/>
        <w:rPr>
          <w:ins w:id="1193" w:author="marpa" w:date="2026-10-25T13:40:40Z"/>
          <w:rFonts w:hint="default" w:ascii="Arial" w:hAnsi="Arial" w:cs="Arial"/>
          <w:color w:val="auto"/>
          <w:sz w:val="22"/>
          <w:szCs w:val="22"/>
          <w:rPrChange w:id="1194" w:author="marpa" w:date="2026-10-25T13:41:27Z">
            <w:rPr>
              <w:ins w:id="1195" w:author="marpa" w:date="2026-10-25T13:40:40Z"/>
              <w:rFonts w:hint="default"/>
            </w:rPr>
          </w:rPrChange>
        </w:rPr>
        <w:pPrChange w:id="1192" w:author="marpa" w:date="2026-10-25T13:45:24Z">
          <w:pPr/>
        </w:pPrChange>
      </w:pPr>
      <w:ins w:id="1196" w:author="marpa" w:date="2026-10-25T13:40:40Z">
        <w:r>
          <w:rPr>
            <w:rFonts w:hint="default" w:ascii="Arial" w:hAnsi="Arial" w:cs="Arial"/>
            <w:color w:val="auto"/>
            <w:sz w:val="22"/>
            <w:szCs w:val="22"/>
            <w:rPrChange w:id="1197" w:author="marpa" w:date="2026-10-25T13:41:27Z">
              <w:rPr>
                <w:rFonts w:hint="default"/>
              </w:rPr>
            </w:rPrChange>
          </w:rPr>
          <w:t xml:space="preserve">    }</w:t>
        </w:r>
      </w:ins>
    </w:p>
    <w:p w14:paraId="33358B0E">
      <w:pPr>
        <w:adjustRightInd w:val="0"/>
        <w:snapToGrid w:val="0"/>
        <w:spacing w:before="0" w:after="0" w:line="240" w:lineRule="auto"/>
        <w:rPr>
          <w:ins w:id="1200" w:author="marpa" w:date="2026-10-25T13:40:40Z"/>
          <w:rFonts w:hint="default" w:ascii="Arial" w:hAnsi="Arial" w:cs="Arial"/>
          <w:color w:val="auto"/>
          <w:sz w:val="22"/>
          <w:szCs w:val="22"/>
          <w:rPrChange w:id="1201" w:author="marpa" w:date="2026-10-25T13:41:27Z">
            <w:rPr>
              <w:ins w:id="1202" w:author="marpa" w:date="2026-10-25T13:40:40Z"/>
              <w:rFonts w:hint="default"/>
            </w:rPr>
          </w:rPrChange>
        </w:rPr>
        <w:pPrChange w:id="1199" w:author="marpa" w:date="2026-10-25T13:45:24Z">
          <w:pPr/>
        </w:pPrChange>
      </w:pPr>
      <w:ins w:id="1203" w:author="marpa" w:date="2026-10-25T13:40:40Z">
        <w:r>
          <w:rPr>
            <w:rFonts w:hint="default" w:ascii="Arial" w:hAnsi="Arial" w:cs="Arial"/>
            <w:color w:val="auto"/>
            <w:sz w:val="22"/>
            <w:szCs w:val="22"/>
            <w:rPrChange w:id="1204" w:author="marpa" w:date="2026-10-25T13:41:27Z">
              <w:rPr>
                <w:rFonts w:hint="default"/>
              </w:rPr>
            </w:rPrChange>
          </w:rPr>
          <w:t xml:space="preserve">   </w:t>
        </w:r>
      </w:ins>
    </w:p>
    <w:p w14:paraId="36EB0DC9">
      <w:pPr>
        <w:adjustRightInd w:val="0"/>
        <w:snapToGrid w:val="0"/>
        <w:spacing w:before="0" w:after="0" w:line="240" w:lineRule="auto"/>
        <w:rPr>
          <w:ins w:id="1207" w:author="marpa" w:date="2026-10-25T13:40:40Z"/>
          <w:rFonts w:hint="default" w:ascii="Arial" w:hAnsi="Arial" w:cs="Arial"/>
          <w:color w:val="auto"/>
          <w:sz w:val="22"/>
          <w:szCs w:val="22"/>
          <w:rPrChange w:id="1208" w:author="marpa" w:date="2026-10-25T13:41:27Z">
            <w:rPr>
              <w:ins w:id="1209" w:author="marpa" w:date="2026-10-25T13:40:40Z"/>
              <w:rFonts w:hint="default"/>
            </w:rPr>
          </w:rPrChange>
        </w:rPr>
        <w:pPrChange w:id="1206" w:author="marpa" w:date="2026-10-25T13:45:24Z">
          <w:pPr/>
        </w:pPrChange>
      </w:pPr>
      <w:ins w:id="1210" w:author="marpa" w:date="2026-10-25T13:40:40Z">
        <w:r>
          <w:rPr>
            <w:rFonts w:hint="default" w:ascii="Arial" w:hAnsi="Arial" w:cs="Arial"/>
            <w:color w:val="auto"/>
            <w:sz w:val="22"/>
            <w:szCs w:val="22"/>
            <w:rPrChange w:id="1211" w:author="marpa" w:date="2026-10-25T13:41:27Z">
              <w:rPr>
                <w:rFonts w:hint="default"/>
              </w:rPr>
            </w:rPrChange>
          </w:rPr>
          <w:t xml:space="preserve">    @WebMethod(operationName = "convertirMasa")</w:t>
        </w:r>
      </w:ins>
    </w:p>
    <w:p w14:paraId="1C398A26">
      <w:pPr>
        <w:adjustRightInd w:val="0"/>
        <w:snapToGrid w:val="0"/>
        <w:spacing w:before="0" w:after="0" w:line="240" w:lineRule="auto"/>
        <w:rPr>
          <w:ins w:id="1214" w:author="marpa" w:date="2026-10-25T13:40:40Z"/>
          <w:rFonts w:hint="default" w:ascii="Arial" w:hAnsi="Arial" w:cs="Arial"/>
          <w:color w:val="auto"/>
          <w:sz w:val="22"/>
          <w:szCs w:val="22"/>
          <w:rPrChange w:id="1215" w:author="marpa" w:date="2026-10-25T13:41:27Z">
            <w:rPr>
              <w:ins w:id="1216" w:author="marpa" w:date="2026-10-25T13:40:40Z"/>
              <w:rFonts w:hint="default"/>
            </w:rPr>
          </w:rPrChange>
        </w:rPr>
        <w:pPrChange w:id="1213" w:author="marpa" w:date="2026-10-25T13:45:24Z">
          <w:pPr/>
        </w:pPrChange>
      </w:pPr>
      <w:ins w:id="1217" w:author="marpa" w:date="2026-10-25T13:40:40Z">
        <w:r>
          <w:rPr>
            <w:rFonts w:hint="default" w:ascii="Arial" w:hAnsi="Arial" w:cs="Arial"/>
            <w:color w:val="auto"/>
            <w:sz w:val="22"/>
            <w:szCs w:val="22"/>
            <w:rPrChange w:id="1218" w:author="marpa" w:date="2026-10-25T13:41:27Z">
              <w:rPr>
                <w:rFonts w:hint="default"/>
              </w:rPr>
            </w:rPrChange>
          </w:rPr>
          <w:t xml:space="preserve">    public double convertirMasa(</w:t>
        </w:r>
      </w:ins>
    </w:p>
    <w:p w14:paraId="62E9259A">
      <w:pPr>
        <w:adjustRightInd w:val="0"/>
        <w:snapToGrid w:val="0"/>
        <w:spacing w:before="0" w:after="0" w:line="240" w:lineRule="auto"/>
        <w:rPr>
          <w:ins w:id="1221" w:author="marpa" w:date="2026-10-25T13:40:40Z"/>
          <w:rFonts w:hint="default" w:ascii="Arial" w:hAnsi="Arial" w:cs="Arial"/>
          <w:color w:val="auto"/>
          <w:sz w:val="22"/>
          <w:szCs w:val="22"/>
          <w:rPrChange w:id="1222" w:author="marpa" w:date="2026-10-25T13:41:27Z">
            <w:rPr>
              <w:ins w:id="1223" w:author="marpa" w:date="2026-10-25T13:40:40Z"/>
              <w:rFonts w:hint="default"/>
            </w:rPr>
          </w:rPrChange>
        </w:rPr>
        <w:pPrChange w:id="1220" w:author="marpa" w:date="2026-10-25T13:45:24Z">
          <w:pPr/>
        </w:pPrChange>
      </w:pPr>
      <w:ins w:id="1224" w:author="marpa" w:date="2026-10-25T13:40:40Z">
        <w:r>
          <w:rPr>
            <w:rFonts w:hint="default" w:ascii="Arial" w:hAnsi="Arial" w:cs="Arial"/>
            <w:color w:val="auto"/>
            <w:sz w:val="22"/>
            <w:szCs w:val="22"/>
            <w:rPrChange w:id="1225" w:author="marpa" w:date="2026-10-25T13:41:27Z">
              <w:rPr>
                <w:rFonts w:hint="default"/>
              </w:rPr>
            </w:rPrChange>
          </w:rPr>
          <w:t xml:space="preserve">            @WebParam(name = "valor") double valor,</w:t>
        </w:r>
      </w:ins>
    </w:p>
    <w:p w14:paraId="27164E83">
      <w:pPr>
        <w:adjustRightInd w:val="0"/>
        <w:snapToGrid w:val="0"/>
        <w:spacing w:before="0" w:after="0" w:line="240" w:lineRule="auto"/>
        <w:rPr>
          <w:ins w:id="1228" w:author="marpa" w:date="2026-10-25T13:40:40Z"/>
          <w:rFonts w:hint="default" w:ascii="Arial" w:hAnsi="Arial" w:cs="Arial"/>
          <w:color w:val="auto"/>
          <w:sz w:val="22"/>
          <w:szCs w:val="22"/>
          <w:rPrChange w:id="1229" w:author="marpa" w:date="2026-10-25T13:41:27Z">
            <w:rPr>
              <w:ins w:id="1230" w:author="marpa" w:date="2026-10-25T13:40:40Z"/>
              <w:rFonts w:hint="default"/>
            </w:rPr>
          </w:rPrChange>
        </w:rPr>
        <w:pPrChange w:id="1227" w:author="marpa" w:date="2026-10-25T13:45:24Z">
          <w:pPr/>
        </w:pPrChange>
      </w:pPr>
      <w:ins w:id="1231" w:author="marpa" w:date="2026-10-25T13:40:40Z">
        <w:r>
          <w:rPr>
            <w:rFonts w:hint="default" w:ascii="Arial" w:hAnsi="Arial" w:cs="Arial"/>
            <w:color w:val="auto"/>
            <w:sz w:val="22"/>
            <w:szCs w:val="22"/>
            <w:rPrChange w:id="1232" w:author="marpa" w:date="2026-10-25T13:41:27Z">
              <w:rPr>
                <w:rFonts w:hint="default"/>
              </w:rPr>
            </w:rPrChange>
          </w:rPr>
          <w:t xml:space="preserve">            @WebParam(name = "unidadInicial") String unidadInicial,</w:t>
        </w:r>
      </w:ins>
    </w:p>
    <w:p w14:paraId="7E2D81C0">
      <w:pPr>
        <w:adjustRightInd w:val="0"/>
        <w:snapToGrid w:val="0"/>
        <w:spacing w:before="0" w:after="0" w:line="240" w:lineRule="auto"/>
        <w:rPr>
          <w:ins w:id="1235" w:author="marpa" w:date="2026-10-25T13:40:40Z"/>
          <w:rFonts w:hint="default" w:ascii="Arial" w:hAnsi="Arial" w:cs="Arial"/>
          <w:color w:val="auto"/>
          <w:sz w:val="22"/>
          <w:szCs w:val="22"/>
          <w:rPrChange w:id="1236" w:author="marpa" w:date="2026-10-25T13:41:27Z">
            <w:rPr>
              <w:ins w:id="1237" w:author="marpa" w:date="2026-10-25T13:40:40Z"/>
              <w:rFonts w:hint="default"/>
            </w:rPr>
          </w:rPrChange>
        </w:rPr>
        <w:pPrChange w:id="1234" w:author="marpa" w:date="2026-10-25T13:45:24Z">
          <w:pPr/>
        </w:pPrChange>
      </w:pPr>
      <w:ins w:id="1238" w:author="marpa" w:date="2026-10-25T13:40:40Z">
        <w:r>
          <w:rPr>
            <w:rFonts w:hint="default" w:ascii="Arial" w:hAnsi="Arial" w:cs="Arial"/>
            <w:color w:val="auto"/>
            <w:sz w:val="22"/>
            <w:szCs w:val="22"/>
            <w:rPrChange w:id="1239" w:author="marpa" w:date="2026-10-25T13:41:27Z">
              <w:rPr>
                <w:rFonts w:hint="default"/>
              </w:rPr>
            </w:rPrChange>
          </w:rPr>
          <w:t xml:space="preserve">            @WebParam(name = "unidadFinal") String unidadFinal) {</w:t>
        </w:r>
      </w:ins>
    </w:p>
    <w:p w14:paraId="71B65546">
      <w:pPr>
        <w:adjustRightInd w:val="0"/>
        <w:snapToGrid w:val="0"/>
        <w:spacing w:before="0" w:after="0" w:line="240" w:lineRule="auto"/>
        <w:rPr>
          <w:ins w:id="1242" w:author="marpa" w:date="2026-10-25T13:40:40Z"/>
          <w:rFonts w:hint="default" w:ascii="Arial" w:hAnsi="Arial" w:cs="Arial"/>
          <w:color w:val="auto"/>
          <w:sz w:val="22"/>
          <w:szCs w:val="22"/>
          <w:rPrChange w:id="1243" w:author="marpa" w:date="2026-10-25T13:41:27Z">
            <w:rPr>
              <w:ins w:id="1244" w:author="marpa" w:date="2026-10-25T13:40:40Z"/>
              <w:rFonts w:hint="default"/>
            </w:rPr>
          </w:rPrChange>
        </w:rPr>
        <w:pPrChange w:id="1241" w:author="marpa" w:date="2026-10-25T13:45:24Z">
          <w:pPr/>
        </w:pPrChange>
      </w:pPr>
    </w:p>
    <w:p w14:paraId="7630AF56">
      <w:pPr>
        <w:adjustRightInd w:val="0"/>
        <w:snapToGrid w:val="0"/>
        <w:spacing w:before="0" w:after="0" w:line="240" w:lineRule="auto"/>
        <w:rPr>
          <w:ins w:id="1246" w:author="marpa" w:date="2026-10-25T13:40:40Z"/>
          <w:rFonts w:hint="default" w:ascii="Arial" w:hAnsi="Arial" w:cs="Arial"/>
          <w:color w:val="auto"/>
          <w:sz w:val="22"/>
          <w:szCs w:val="22"/>
          <w:rPrChange w:id="1247" w:author="marpa" w:date="2026-10-25T13:41:27Z">
            <w:rPr>
              <w:ins w:id="1248" w:author="marpa" w:date="2026-10-25T13:40:40Z"/>
              <w:rFonts w:hint="default"/>
            </w:rPr>
          </w:rPrChange>
        </w:rPr>
        <w:pPrChange w:id="1245" w:author="marpa" w:date="2026-10-25T13:45:24Z">
          <w:pPr/>
        </w:pPrChange>
      </w:pPr>
      <w:ins w:id="1249" w:author="marpa" w:date="2026-10-25T13:40:40Z">
        <w:r>
          <w:rPr>
            <w:rFonts w:hint="default" w:ascii="Arial" w:hAnsi="Arial" w:cs="Arial"/>
            <w:color w:val="auto"/>
            <w:sz w:val="22"/>
            <w:szCs w:val="22"/>
            <w:rPrChange w:id="1250" w:author="marpa" w:date="2026-10-25T13:41:27Z">
              <w:rPr>
                <w:rFonts w:hint="default"/>
              </w:rPr>
            </w:rPrChange>
          </w:rPr>
          <w:t xml:space="preserve">        try {</w:t>
        </w:r>
      </w:ins>
    </w:p>
    <w:p w14:paraId="4D18A4C9">
      <w:pPr>
        <w:adjustRightInd w:val="0"/>
        <w:snapToGrid w:val="0"/>
        <w:spacing w:before="0" w:after="0" w:line="240" w:lineRule="auto"/>
        <w:rPr>
          <w:ins w:id="1253" w:author="marpa" w:date="2026-10-25T13:40:40Z"/>
          <w:rFonts w:hint="default" w:ascii="Arial" w:hAnsi="Arial" w:cs="Arial"/>
          <w:color w:val="auto"/>
          <w:sz w:val="22"/>
          <w:szCs w:val="22"/>
          <w:rPrChange w:id="1254" w:author="marpa" w:date="2026-10-25T13:41:27Z">
            <w:rPr>
              <w:ins w:id="1255" w:author="marpa" w:date="2026-10-25T13:40:40Z"/>
              <w:rFonts w:hint="default"/>
            </w:rPr>
          </w:rPrChange>
        </w:rPr>
        <w:pPrChange w:id="1252" w:author="marpa" w:date="2026-10-25T13:45:24Z">
          <w:pPr/>
        </w:pPrChange>
      </w:pPr>
      <w:ins w:id="1256" w:author="marpa" w:date="2026-10-25T13:40:40Z">
        <w:r>
          <w:rPr>
            <w:rFonts w:hint="default" w:ascii="Arial" w:hAnsi="Arial" w:cs="Arial"/>
            <w:color w:val="auto"/>
            <w:sz w:val="22"/>
            <w:szCs w:val="22"/>
            <w:rPrChange w:id="1257" w:author="marpa" w:date="2026-10-25T13:41:27Z">
              <w:rPr>
                <w:rFonts w:hint="default"/>
              </w:rPr>
            </w:rPrChange>
          </w:rPr>
          <w:t xml:space="preserve">            UnidadMasa origen = UnidadMapper.toMasa(unidadInicial);</w:t>
        </w:r>
      </w:ins>
    </w:p>
    <w:p w14:paraId="3B500F21">
      <w:pPr>
        <w:adjustRightInd w:val="0"/>
        <w:snapToGrid w:val="0"/>
        <w:spacing w:before="0" w:after="0" w:line="240" w:lineRule="auto"/>
        <w:rPr>
          <w:ins w:id="1260" w:author="marpa" w:date="2026-10-25T13:40:40Z"/>
          <w:rFonts w:hint="default" w:ascii="Arial" w:hAnsi="Arial" w:cs="Arial"/>
          <w:color w:val="auto"/>
          <w:sz w:val="22"/>
          <w:szCs w:val="22"/>
          <w:rPrChange w:id="1261" w:author="marpa" w:date="2026-10-25T13:41:27Z">
            <w:rPr>
              <w:ins w:id="1262" w:author="marpa" w:date="2026-10-25T13:40:40Z"/>
              <w:rFonts w:hint="default"/>
            </w:rPr>
          </w:rPrChange>
        </w:rPr>
        <w:pPrChange w:id="1259" w:author="marpa" w:date="2026-10-25T13:45:24Z">
          <w:pPr/>
        </w:pPrChange>
      </w:pPr>
      <w:ins w:id="1263" w:author="marpa" w:date="2026-10-25T13:40:40Z">
        <w:r>
          <w:rPr>
            <w:rFonts w:hint="default" w:ascii="Arial" w:hAnsi="Arial" w:cs="Arial"/>
            <w:color w:val="auto"/>
            <w:sz w:val="22"/>
            <w:szCs w:val="22"/>
            <w:rPrChange w:id="1264" w:author="marpa" w:date="2026-10-25T13:41:27Z">
              <w:rPr>
                <w:rFonts w:hint="default"/>
              </w:rPr>
            </w:rPrChange>
          </w:rPr>
          <w:t xml:space="preserve">            UnidadMasa destino = UnidadMapper.toMasa(unidadFinal);</w:t>
        </w:r>
      </w:ins>
    </w:p>
    <w:p w14:paraId="507D1B3E">
      <w:pPr>
        <w:adjustRightInd w:val="0"/>
        <w:snapToGrid w:val="0"/>
        <w:spacing w:before="0" w:after="0" w:line="240" w:lineRule="auto"/>
        <w:rPr>
          <w:ins w:id="1267" w:author="marpa" w:date="2026-10-25T13:40:40Z"/>
          <w:rFonts w:hint="default" w:ascii="Arial" w:hAnsi="Arial" w:cs="Arial"/>
          <w:color w:val="auto"/>
          <w:sz w:val="22"/>
          <w:szCs w:val="22"/>
          <w:rPrChange w:id="1268" w:author="marpa" w:date="2026-10-25T13:41:27Z">
            <w:rPr>
              <w:ins w:id="1269" w:author="marpa" w:date="2026-10-25T13:40:40Z"/>
              <w:rFonts w:hint="default"/>
            </w:rPr>
          </w:rPrChange>
        </w:rPr>
        <w:pPrChange w:id="1266" w:author="marpa" w:date="2026-10-25T13:45:24Z">
          <w:pPr/>
        </w:pPrChange>
      </w:pPr>
    </w:p>
    <w:p w14:paraId="01F4B531">
      <w:pPr>
        <w:adjustRightInd w:val="0"/>
        <w:snapToGrid w:val="0"/>
        <w:spacing w:before="0" w:after="0" w:line="240" w:lineRule="auto"/>
        <w:rPr>
          <w:ins w:id="1271" w:author="marpa" w:date="2026-10-25T13:40:40Z"/>
          <w:rFonts w:hint="default" w:ascii="Arial" w:hAnsi="Arial" w:cs="Arial"/>
          <w:color w:val="auto"/>
          <w:sz w:val="22"/>
          <w:szCs w:val="22"/>
          <w:rPrChange w:id="1272" w:author="marpa" w:date="2026-10-25T13:41:27Z">
            <w:rPr>
              <w:ins w:id="1273" w:author="marpa" w:date="2026-10-25T13:40:40Z"/>
              <w:rFonts w:hint="default"/>
            </w:rPr>
          </w:rPrChange>
        </w:rPr>
        <w:pPrChange w:id="1270" w:author="marpa" w:date="2026-10-25T13:45:24Z">
          <w:pPr/>
        </w:pPrChange>
      </w:pPr>
      <w:ins w:id="1274" w:author="marpa" w:date="2026-10-25T13:40:40Z">
        <w:r>
          <w:rPr>
            <w:rFonts w:hint="default" w:ascii="Arial" w:hAnsi="Arial" w:cs="Arial"/>
            <w:color w:val="auto"/>
            <w:sz w:val="22"/>
            <w:szCs w:val="22"/>
            <w:rPrChange w:id="1275" w:author="marpa" w:date="2026-10-25T13:41:27Z">
              <w:rPr>
                <w:rFonts w:hint="default"/>
              </w:rPr>
            </w:rPrChange>
          </w:rPr>
          <w:t xml:space="preserve">            return servicioMasa.convertir(valor, origen, destino);</w:t>
        </w:r>
      </w:ins>
    </w:p>
    <w:p w14:paraId="5A04B15D">
      <w:pPr>
        <w:adjustRightInd w:val="0"/>
        <w:snapToGrid w:val="0"/>
        <w:spacing w:before="0" w:after="0" w:line="240" w:lineRule="auto"/>
        <w:rPr>
          <w:ins w:id="1278" w:author="marpa" w:date="2026-10-25T13:40:40Z"/>
          <w:rFonts w:hint="default" w:ascii="Arial" w:hAnsi="Arial" w:cs="Arial"/>
          <w:color w:val="auto"/>
          <w:sz w:val="22"/>
          <w:szCs w:val="22"/>
          <w:rPrChange w:id="1279" w:author="marpa" w:date="2026-10-25T13:41:27Z">
            <w:rPr>
              <w:ins w:id="1280" w:author="marpa" w:date="2026-10-25T13:40:40Z"/>
              <w:rFonts w:hint="default"/>
            </w:rPr>
          </w:rPrChange>
        </w:rPr>
        <w:pPrChange w:id="1277" w:author="marpa" w:date="2026-10-25T13:45:24Z">
          <w:pPr/>
        </w:pPrChange>
      </w:pPr>
      <w:ins w:id="1281" w:author="marpa" w:date="2026-10-25T13:40:40Z">
        <w:r>
          <w:rPr>
            <w:rFonts w:hint="default" w:ascii="Arial" w:hAnsi="Arial" w:cs="Arial"/>
            <w:color w:val="auto"/>
            <w:sz w:val="22"/>
            <w:szCs w:val="22"/>
            <w:rPrChange w:id="1282" w:author="marpa" w:date="2026-10-25T13:41:27Z">
              <w:rPr>
                <w:rFonts w:hint="default"/>
              </w:rPr>
            </w:rPrChange>
          </w:rPr>
          <w:t xml:space="preserve">        } catch (IllegalArgumentException e) {</w:t>
        </w:r>
      </w:ins>
    </w:p>
    <w:p w14:paraId="10E40FF3">
      <w:pPr>
        <w:adjustRightInd w:val="0"/>
        <w:snapToGrid w:val="0"/>
        <w:spacing w:before="0" w:after="0" w:line="240" w:lineRule="auto"/>
        <w:rPr>
          <w:ins w:id="1285" w:author="marpa" w:date="2026-10-25T13:40:40Z"/>
          <w:rFonts w:hint="default" w:ascii="Arial" w:hAnsi="Arial" w:cs="Arial"/>
          <w:color w:val="auto"/>
          <w:sz w:val="22"/>
          <w:szCs w:val="22"/>
          <w:rPrChange w:id="1286" w:author="marpa" w:date="2026-10-25T13:41:27Z">
            <w:rPr>
              <w:ins w:id="1287" w:author="marpa" w:date="2026-10-25T13:40:40Z"/>
              <w:rFonts w:hint="default"/>
            </w:rPr>
          </w:rPrChange>
        </w:rPr>
        <w:pPrChange w:id="1284" w:author="marpa" w:date="2026-10-25T13:45:24Z">
          <w:pPr/>
        </w:pPrChange>
      </w:pPr>
      <w:ins w:id="1288" w:author="marpa" w:date="2026-10-25T13:40:40Z">
        <w:r>
          <w:rPr>
            <w:rFonts w:hint="default" w:ascii="Arial" w:hAnsi="Arial" w:cs="Arial"/>
            <w:color w:val="auto"/>
            <w:sz w:val="22"/>
            <w:szCs w:val="22"/>
            <w:rPrChange w:id="1289" w:author="marpa" w:date="2026-10-25T13:41:27Z">
              <w:rPr>
                <w:rFonts w:hint="default"/>
              </w:rPr>
            </w:rPrChange>
          </w:rPr>
          <w:t xml:space="preserve">            throw crearFaultValidacion(e.getMessage());</w:t>
        </w:r>
      </w:ins>
    </w:p>
    <w:p w14:paraId="6EB95ED4">
      <w:pPr>
        <w:adjustRightInd w:val="0"/>
        <w:snapToGrid w:val="0"/>
        <w:spacing w:before="0" w:after="0" w:line="240" w:lineRule="auto"/>
        <w:rPr>
          <w:ins w:id="1292" w:author="marpa" w:date="2026-10-25T13:40:40Z"/>
          <w:rFonts w:hint="default" w:ascii="Arial" w:hAnsi="Arial" w:cs="Arial"/>
          <w:color w:val="auto"/>
          <w:sz w:val="22"/>
          <w:szCs w:val="22"/>
          <w:rPrChange w:id="1293" w:author="marpa" w:date="2026-10-25T13:41:27Z">
            <w:rPr>
              <w:ins w:id="1294" w:author="marpa" w:date="2026-10-25T13:40:40Z"/>
              <w:rFonts w:hint="default"/>
            </w:rPr>
          </w:rPrChange>
        </w:rPr>
        <w:pPrChange w:id="1291" w:author="marpa" w:date="2026-10-25T13:45:24Z">
          <w:pPr/>
        </w:pPrChange>
      </w:pPr>
      <w:ins w:id="1295" w:author="marpa" w:date="2026-10-25T13:40:40Z">
        <w:r>
          <w:rPr>
            <w:rFonts w:hint="default" w:ascii="Arial" w:hAnsi="Arial" w:cs="Arial"/>
            <w:color w:val="auto"/>
            <w:sz w:val="22"/>
            <w:szCs w:val="22"/>
            <w:rPrChange w:id="1296" w:author="marpa" w:date="2026-10-25T13:41:27Z">
              <w:rPr>
                <w:rFonts w:hint="default"/>
              </w:rPr>
            </w:rPrChange>
          </w:rPr>
          <w:t xml:space="preserve">        }</w:t>
        </w:r>
      </w:ins>
    </w:p>
    <w:p w14:paraId="371E860E">
      <w:pPr>
        <w:adjustRightInd w:val="0"/>
        <w:snapToGrid w:val="0"/>
        <w:spacing w:before="0" w:after="0" w:line="240" w:lineRule="auto"/>
        <w:rPr>
          <w:ins w:id="1299" w:author="marpa" w:date="2026-10-25T13:40:40Z"/>
          <w:rFonts w:hint="default" w:ascii="Arial" w:hAnsi="Arial" w:cs="Arial"/>
          <w:color w:val="auto"/>
          <w:sz w:val="22"/>
          <w:szCs w:val="22"/>
          <w:rPrChange w:id="1300" w:author="marpa" w:date="2026-10-25T13:41:27Z">
            <w:rPr>
              <w:ins w:id="1301" w:author="marpa" w:date="2026-10-25T13:40:40Z"/>
              <w:rFonts w:hint="default"/>
            </w:rPr>
          </w:rPrChange>
        </w:rPr>
        <w:pPrChange w:id="1298" w:author="marpa" w:date="2026-10-25T13:45:24Z">
          <w:pPr/>
        </w:pPrChange>
      </w:pPr>
      <w:ins w:id="1302" w:author="marpa" w:date="2026-10-25T13:40:40Z">
        <w:r>
          <w:rPr>
            <w:rFonts w:hint="default" w:ascii="Arial" w:hAnsi="Arial" w:cs="Arial"/>
            <w:color w:val="auto"/>
            <w:sz w:val="22"/>
            <w:szCs w:val="22"/>
            <w:rPrChange w:id="1303" w:author="marpa" w:date="2026-10-25T13:41:27Z">
              <w:rPr>
                <w:rFonts w:hint="default"/>
              </w:rPr>
            </w:rPrChange>
          </w:rPr>
          <w:t xml:space="preserve">    }</w:t>
        </w:r>
      </w:ins>
    </w:p>
    <w:p w14:paraId="54938127">
      <w:pPr>
        <w:adjustRightInd w:val="0"/>
        <w:snapToGrid w:val="0"/>
        <w:spacing w:before="0" w:after="0" w:line="240" w:lineRule="auto"/>
        <w:rPr>
          <w:ins w:id="1306" w:author="marpa" w:date="2026-10-25T13:40:40Z"/>
          <w:rFonts w:hint="default" w:ascii="Arial" w:hAnsi="Arial" w:cs="Arial"/>
          <w:color w:val="auto"/>
          <w:sz w:val="22"/>
          <w:szCs w:val="22"/>
          <w:rPrChange w:id="1307" w:author="marpa" w:date="2026-10-25T13:41:27Z">
            <w:rPr>
              <w:ins w:id="1308" w:author="marpa" w:date="2026-10-25T13:40:40Z"/>
              <w:rFonts w:hint="default"/>
            </w:rPr>
          </w:rPrChange>
        </w:rPr>
        <w:pPrChange w:id="1305" w:author="marpa" w:date="2026-10-25T13:45:24Z">
          <w:pPr/>
        </w:pPrChange>
      </w:pPr>
    </w:p>
    <w:p w14:paraId="4372ABF4">
      <w:pPr>
        <w:adjustRightInd w:val="0"/>
        <w:snapToGrid w:val="0"/>
        <w:spacing w:before="0" w:after="0" w:line="240" w:lineRule="auto"/>
        <w:rPr>
          <w:ins w:id="1310" w:author="marpa" w:date="2026-10-25T13:40:40Z"/>
          <w:rFonts w:hint="default" w:ascii="Arial" w:hAnsi="Arial" w:cs="Arial"/>
          <w:color w:val="auto"/>
          <w:sz w:val="22"/>
          <w:szCs w:val="22"/>
          <w:rPrChange w:id="1311" w:author="marpa" w:date="2026-10-25T13:41:27Z">
            <w:rPr>
              <w:ins w:id="1312" w:author="marpa" w:date="2026-10-25T13:40:40Z"/>
              <w:rFonts w:hint="default"/>
            </w:rPr>
          </w:rPrChange>
        </w:rPr>
        <w:pPrChange w:id="1309" w:author="marpa" w:date="2026-10-25T13:45:24Z">
          <w:pPr/>
        </w:pPrChange>
      </w:pPr>
      <w:ins w:id="1313" w:author="marpa" w:date="2026-10-25T13:40:40Z">
        <w:r>
          <w:rPr>
            <w:rFonts w:hint="default" w:ascii="Arial" w:hAnsi="Arial" w:cs="Arial"/>
            <w:color w:val="auto"/>
            <w:sz w:val="22"/>
            <w:szCs w:val="22"/>
            <w:rPrChange w:id="1314" w:author="marpa" w:date="2026-10-25T13:41:27Z">
              <w:rPr>
                <w:rFonts w:hint="default"/>
              </w:rPr>
            </w:rPrChange>
          </w:rPr>
          <w:t xml:space="preserve">    @WebMethod(operationName = "convertirTemperatura")</w:t>
        </w:r>
      </w:ins>
    </w:p>
    <w:p w14:paraId="46945CBC">
      <w:pPr>
        <w:adjustRightInd w:val="0"/>
        <w:snapToGrid w:val="0"/>
        <w:spacing w:before="0" w:after="0" w:line="240" w:lineRule="auto"/>
        <w:rPr>
          <w:ins w:id="1317" w:author="marpa" w:date="2026-10-25T13:40:40Z"/>
          <w:rFonts w:hint="default" w:ascii="Arial" w:hAnsi="Arial" w:cs="Arial"/>
          <w:color w:val="auto"/>
          <w:sz w:val="22"/>
          <w:szCs w:val="22"/>
          <w:rPrChange w:id="1318" w:author="marpa" w:date="2026-10-25T13:41:27Z">
            <w:rPr>
              <w:ins w:id="1319" w:author="marpa" w:date="2026-10-25T13:40:40Z"/>
              <w:rFonts w:hint="default"/>
            </w:rPr>
          </w:rPrChange>
        </w:rPr>
        <w:pPrChange w:id="1316" w:author="marpa" w:date="2026-10-25T13:45:24Z">
          <w:pPr/>
        </w:pPrChange>
      </w:pPr>
      <w:ins w:id="1320" w:author="marpa" w:date="2026-10-25T13:40:40Z">
        <w:r>
          <w:rPr>
            <w:rFonts w:hint="default" w:ascii="Arial" w:hAnsi="Arial" w:cs="Arial"/>
            <w:color w:val="auto"/>
            <w:sz w:val="22"/>
            <w:szCs w:val="22"/>
            <w:rPrChange w:id="1321" w:author="marpa" w:date="2026-10-25T13:41:27Z">
              <w:rPr>
                <w:rFonts w:hint="default"/>
              </w:rPr>
            </w:rPrChange>
          </w:rPr>
          <w:t xml:space="preserve">    public double convertirTemperatura(</w:t>
        </w:r>
      </w:ins>
    </w:p>
    <w:p w14:paraId="4B063E2D">
      <w:pPr>
        <w:adjustRightInd w:val="0"/>
        <w:snapToGrid w:val="0"/>
        <w:spacing w:before="0" w:after="0" w:line="240" w:lineRule="auto"/>
        <w:rPr>
          <w:ins w:id="1324" w:author="marpa" w:date="2026-10-25T13:40:40Z"/>
          <w:rFonts w:hint="default" w:ascii="Arial" w:hAnsi="Arial" w:cs="Arial"/>
          <w:color w:val="auto"/>
          <w:sz w:val="22"/>
          <w:szCs w:val="22"/>
          <w:rPrChange w:id="1325" w:author="marpa" w:date="2026-10-25T13:41:27Z">
            <w:rPr>
              <w:ins w:id="1326" w:author="marpa" w:date="2026-10-25T13:40:40Z"/>
              <w:rFonts w:hint="default"/>
            </w:rPr>
          </w:rPrChange>
        </w:rPr>
        <w:pPrChange w:id="1323" w:author="marpa" w:date="2026-10-25T13:45:24Z">
          <w:pPr/>
        </w:pPrChange>
      </w:pPr>
      <w:ins w:id="1327" w:author="marpa" w:date="2026-10-25T13:40:40Z">
        <w:r>
          <w:rPr>
            <w:rFonts w:hint="default" w:ascii="Arial" w:hAnsi="Arial" w:cs="Arial"/>
            <w:color w:val="auto"/>
            <w:sz w:val="22"/>
            <w:szCs w:val="22"/>
            <w:rPrChange w:id="1328" w:author="marpa" w:date="2026-10-25T13:41:27Z">
              <w:rPr>
                <w:rFonts w:hint="default"/>
              </w:rPr>
            </w:rPrChange>
          </w:rPr>
          <w:t xml:space="preserve">            @WebParam(name = "valor") double valor,</w:t>
        </w:r>
      </w:ins>
    </w:p>
    <w:p w14:paraId="414E2A2E">
      <w:pPr>
        <w:adjustRightInd w:val="0"/>
        <w:snapToGrid w:val="0"/>
        <w:spacing w:before="0" w:after="0" w:line="240" w:lineRule="auto"/>
        <w:rPr>
          <w:ins w:id="1331" w:author="marpa" w:date="2026-10-25T13:40:40Z"/>
          <w:rFonts w:hint="default" w:ascii="Arial" w:hAnsi="Arial" w:cs="Arial"/>
          <w:color w:val="auto"/>
          <w:sz w:val="22"/>
          <w:szCs w:val="22"/>
          <w:rPrChange w:id="1332" w:author="marpa" w:date="2026-10-25T13:41:27Z">
            <w:rPr>
              <w:ins w:id="1333" w:author="marpa" w:date="2026-10-25T13:40:40Z"/>
              <w:rFonts w:hint="default"/>
            </w:rPr>
          </w:rPrChange>
        </w:rPr>
        <w:pPrChange w:id="1330" w:author="marpa" w:date="2026-10-25T13:45:24Z">
          <w:pPr/>
        </w:pPrChange>
      </w:pPr>
      <w:ins w:id="1334" w:author="marpa" w:date="2026-10-25T13:40:40Z">
        <w:r>
          <w:rPr>
            <w:rFonts w:hint="default" w:ascii="Arial" w:hAnsi="Arial" w:cs="Arial"/>
            <w:color w:val="auto"/>
            <w:sz w:val="22"/>
            <w:szCs w:val="22"/>
            <w:rPrChange w:id="1335" w:author="marpa" w:date="2026-10-25T13:41:27Z">
              <w:rPr>
                <w:rFonts w:hint="default"/>
              </w:rPr>
            </w:rPrChange>
          </w:rPr>
          <w:t xml:space="preserve">            @WebParam(name = "unidadInicial") String unidadInicial,</w:t>
        </w:r>
      </w:ins>
    </w:p>
    <w:p w14:paraId="352CF0EE">
      <w:pPr>
        <w:adjustRightInd w:val="0"/>
        <w:snapToGrid w:val="0"/>
        <w:spacing w:before="0" w:after="0" w:line="240" w:lineRule="auto"/>
        <w:rPr>
          <w:ins w:id="1338" w:author="marpa" w:date="2026-10-25T13:40:40Z"/>
          <w:rFonts w:hint="default" w:ascii="Arial" w:hAnsi="Arial" w:cs="Arial"/>
          <w:color w:val="auto"/>
          <w:sz w:val="22"/>
          <w:szCs w:val="22"/>
          <w:rPrChange w:id="1339" w:author="marpa" w:date="2026-10-25T13:41:27Z">
            <w:rPr>
              <w:ins w:id="1340" w:author="marpa" w:date="2026-10-25T13:40:40Z"/>
              <w:rFonts w:hint="default"/>
            </w:rPr>
          </w:rPrChange>
        </w:rPr>
        <w:pPrChange w:id="1337" w:author="marpa" w:date="2026-10-25T13:45:24Z">
          <w:pPr/>
        </w:pPrChange>
      </w:pPr>
      <w:ins w:id="1341" w:author="marpa" w:date="2026-10-25T13:40:40Z">
        <w:r>
          <w:rPr>
            <w:rFonts w:hint="default" w:ascii="Arial" w:hAnsi="Arial" w:cs="Arial"/>
            <w:color w:val="auto"/>
            <w:sz w:val="22"/>
            <w:szCs w:val="22"/>
            <w:rPrChange w:id="1342" w:author="marpa" w:date="2026-10-25T13:41:27Z">
              <w:rPr>
                <w:rFonts w:hint="default"/>
              </w:rPr>
            </w:rPrChange>
          </w:rPr>
          <w:t xml:space="preserve">            @WebParam(name = "unidadFinal") String unidadFinal) {</w:t>
        </w:r>
      </w:ins>
    </w:p>
    <w:p w14:paraId="6F4CC6E9">
      <w:pPr>
        <w:adjustRightInd w:val="0"/>
        <w:snapToGrid w:val="0"/>
        <w:spacing w:before="0" w:after="0" w:line="240" w:lineRule="auto"/>
        <w:rPr>
          <w:ins w:id="1345" w:author="marpa" w:date="2026-10-25T13:40:40Z"/>
          <w:rFonts w:hint="default" w:ascii="Arial" w:hAnsi="Arial" w:cs="Arial"/>
          <w:color w:val="auto"/>
          <w:sz w:val="22"/>
          <w:szCs w:val="22"/>
          <w:rPrChange w:id="1346" w:author="marpa" w:date="2026-10-25T13:41:27Z">
            <w:rPr>
              <w:ins w:id="1347" w:author="marpa" w:date="2026-10-25T13:40:40Z"/>
              <w:rFonts w:hint="default"/>
            </w:rPr>
          </w:rPrChange>
        </w:rPr>
        <w:pPrChange w:id="1344" w:author="marpa" w:date="2026-10-25T13:45:24Z">
          <w:pPr/>
        </w:pPrChange>
      </w:pPr>
    </w:p>
    <w:p w14:paraId="2F2E2074">
      <w:pPr>
        <w:adjustRightInd w:val="0"/>
        <w:snapToGrid w:val="0"/>
        <w:spacing w:before="0" w:after="0" w:line="240" w:lineRule="auto"/>
        <w:rPr>
          <w:ins w:id="1349" w:author="marpa" w:date="2026-10-25T13:40:40Z"/>
          <w:rFonts w:hint="default" w:ascii="Arial" w:hAnsi="Arial" w:cs="Arial"/>
          <w:color w:val="auto"/>
          <w:sz w:val="22"/>
          <w:szCs w:val="22"/>
          <w:rPrChange w:id="1350" w:author="marpa" w:date="2026-10-25T13:41:27Z">
            <w:rPr>
              <w:ins w:id="1351" w:author="marpa" w:date="2026-10-25T13:40:40Z"/>
              <w:rFonts w:hint="default"/>
            </w:rPr>
          </w:rPrChange>
        </w:rPr>
        <w:pPrChange w:id="1348" w:author="marpa" w:date="2026-10-25T13:45:24Z">
          <w:pPr/>
        </w:pPrChange>
      </w:pPr>
      <w:ins w:id="1352" w:author="marpa" w:date="2026-10-25T13:40:40Z">
        <w:r>
          <w:rPr>
            <w:rFonts w:hint="default" w:ascii="Arial" w:hAnsi="Arial" w:cs="Arial"/>
            <w:color w:val="auto"/>
            <w:sz w:val="22"/>
            <w:szCs w:val="22"/>
            <w:rPrChange w:id="1353" w:author="marpa" w:date="2026-10-25T13:41:27Z">
              <w:rPr>
                <w:rFonts w:hint="default"/>
              </w:rPr>
            </w:rPrChange>
          </w:rPr>
          <w:t xml:space="preserve">        try {</w:t>
        </w:r>
      </w:ins>
    </w:p>
    <w:p w14:paraId="103B399F">
      <w:pPr>
        <w:adjustRightInd w:val="0"/>
        <w:snapToGrid w:val="0"/>
        <w:spacing w:before="0" w:after="0" w:line="240" w:lineRule="auto"/>
        <w:rPr>
          <w:ins w:id="1356" w:author="marpa" w:date="2026-10-25T13:40:40Z"/>
          <w:rFonts w:hint="default" w:ascii="Arial" w:hAnsi="Arial" w:cs="Arial"/>
          <w:color w:val="auto"/>
          <w:sz w:val="22"/>
          <w:szCs w:val="22"/>
          <w:rPrChange w:id="1357" w:author="marpa" w:date="2026-10-25T13:41:27Z">
            <w:rPr>
              <w:ins w:id="1358" w:author="marpa" w:date="2026-10-25T13:40:40Z"/>
              <w:rFonts w:hint="default"/>
            </w:rPr>
          </w:rPrChange>
        </w:rPr>
        <w:pPrChange w:id="1355" w:author="marpa" w:date="2026-10-25T13:45:24Z">
          <w:pPr/>
        </w:pPrChange>
      </w:pPr>
      <w:ins w:id="1359" w:author="marpa" w:date="2026-10-25T13:40:40Z">
        <w:r>
          <w:rPr>
            <w:rFonts w:hint="default" w:ascii="Arial" w:hAnsi="Arial" w:cs="Arial"/>
            <w:color w:val="auto"/>
            <w:sz w:val="22"/>
            <w:szCs w:val="22"/>
            <w:rPrChange w:id="1360" w:author="marpa" w:date="2026-10-25T13:41:27Z">
              <w:rPr>
                <w:rFonts w:hint="default"/>
              </w:rPr>
            </w:rPrChange>
          </w:rPr>
          <w:t xml:space="preserve">            UnidadTemperatura origen = UnidadMapper.toTemperatura(unidadInicial);</w:t>
        </w:r>
      </w:ins>
    </w:p>
    <w:p w14:paraId="4A9D3B95">
      <w:pPr>
        <w:adjustRightInd w:val="0"/>
        <w:snapToGrid w:val="0"/>
        <w:spacing w:before="0" w:after="0" w:line="240" w:lineRule="auto"/>
        <w:rPr>
          <w:ins w:id="1363" w:author="marpa" w:date="2026-10-25T13:40:40Z"/>
          <w:rFonts w:hint="default" w:ascii="Arial" w:hAnsi="Arial" w:cs="Arial"/>
          <w:color w:val="auto"/>
          <w:sz w:val="22"/>
          <w:szCs w:val="22"/>
          <w:rPrChange w:id="1364" w:author="marpa" w:date="2026-10-25T13:41:27Z">
            <w:rPr>
              <w:ins w:id="1365" w:author="marpa" w:date="2026-10-25T13:40:40Z"/>
              <w:rFonts w:hint="default"/>
            </w:rPr>
          </w:rPrChange>
        </w:rPr>
        <w:pPrChange w:id="1362" w:author="marpa" w:date="2026-10-25T13:45:24Z">
          <w:pPr/>
        </w:pPrChange>
      </w:pPr>
      <w:ins w:id="1366" w:author="marpa" w:date="2026-10-25T13:40:40Z">
        <w:r>
          <w:rPr>
            <w:rFonts w:hint="default" w:ascii="Arial" w:hAnsi="Arial" w:cs="Arial"/>
            <w:color w:val="auto"/>
            <w:sz w:val="22"/>
            <w:szCs w:val="22"/>
            <w:rPrChange w:id="1367" w:author="marpa" w:date="2026-10-25T13:41:27Z">
              <w:rPr>
                <w:rFonts w:hint="default"/>
              </w:rPr>
            </w:rPrChange>
          </w:rPr>
          <w:t xml:space="preserve">            UnidadTemperatura destino = UnidadMapper.toTemperatura(unidadFinal);</w:t>
        </w:r>
      </w:ins>
    </w:p>
    <w:p w14:paraId="67845995">
      <w:pPr>
        <w:adjustRightInd w:val="0"/>
        <w:snapToGrid w:val="0"/>
        <w:spacing w:before="0" w:after="0" w:line="240" w:lineRule="auto"/>
        <w:rPr>
          <w:ins w:id="1370" w:author="marpa" w:date="2026-10-25T13:40:40Z"/>
          <w:rFonts w:hint="default" w:ascii="Arial" w:hAnsi="Arial" w:cs="Arial"/>
          <w:color w:val="auto"/>
          <w:sz w:val="22"/>
          <w:szCs w:val="22"/>
          <w:rPrChange w:id="1371" w:author="marpa" w:date="2026-10-25T13:41:27Z">
            <w:rPr>
              <w:ins w:id="1372" w:author="marpa" w:date="2026-10-25T13:40:40Z"/>
              <w:rFonts w:hint="default"/>
            </w:rPr>
          </w:rPrChange>
        </w:rPr>
        <w:pPrChange w:id="1369" w:author="marpa" w:date="2026-10-25T13:45:24Z">
          <w:pPr/>
        </w:pPrChange>
      </w:pPr>
    </w:p>
    <w:p w14:paraId="33978CCB">
      <w:pPr>
        <w:adjustRightInd w:val="0"/>
        <w:snapToGrid w:val="0"/>
        <w:spacing w:before="0" w:after="0" w:line="240" w:lineRule="auto"/>
        <w:rPr>
          <w:ins w:id="1374" w:author="marpa" w:date="2026-10-25T13:40:40Z"/>
          <w:rFonts w:hint="default" w:ascii="Arial" w:hAnsi="Arial" w:cs="Arial"/>
          <w:color w:val="auto"/>
          <w:sz w:val="22"/>
          <w:szCs w:val="22"/>
          <w:rPrChange w:id="1375" w:author="marpa" w:date="2026-10-25T13:41:27Z">
            <w:rPr>
              <w:ins w:id="1376" w:author="marpa" w:date="2026-10-25T13:40:40Z"/>
              <w:rFonts w:hint="default"/>
            </w:rPr>
          </w:rPrChange>
        </w:rPr>
        <w:pPrChange w:id="1373" w:author="marpa" w:date="2026-10-25T13:45:24Z">
          <w:pPr/>
        </w:pPrChange>
      </w:pPr>
      <w:ins w:id="1377" w:author="marpa" w:date="2026-10-25T13:40:40Z">
        <w:r>
          <w:rPr>
            <w:rFonts w:hint="default" w:ascii="Arial" w:hAnsi="Arial" w:cs="Arial"/>
            <w:color w:val="auto"/>
            <w:sz w:val="22"/>
            <w:szCs w:val="22"/>
            <w:rPrChange w:id="1378" w:author="marpa" w:date="2026-10-25T13:41:27Z">
              <w:rPr>
                <w:rFonts w:hint="default"/>
              </w:rPr>
            </w:rPrChange>
          </w:rPr>
          <w:t xml:space="preserve">            return servicioTemperatura.convertir(valor, origen, destino);</w:t>
        </w:r>
      </w:ins>
    </w:p>
    <w:p w14:paraId="7F5A0254">
      <w:pPr>
        <w:adjustRightInd w:val="0"/>
        <w:snapToGrid w:val="0"/>
        <w:spacing w:before="0" w:after="0" w:line="240" w:lineRule="auto"/>
        <w:rPr>
          <w:ins w:id="1381" w:author="marpa" w:date="2026-10-25T13:40:40Z"/>
          <w:rFonts w:hint="default" w:ascii="Arial" w:hAnsi="Arial" w:cs="Arial"/>
          <w:color w:val="auto"/>
          <w:sz w:val="22"/>
          <w:szCs w:val="22"/>
          <w:rPrChange w:id="1382" w:author="marpa" w:date="2026-10-25T13:41:27Z">
            <w:rPr>
              <w:ins w:id="1383" w:author="marpa" w:date="2026-10-25T13:40:40Z"/>
              <w:rFonts w:hint="default"/>
            </w:rPr>
          </w:rPrChange>
        </w:rPr>
        <w:pPrChange w:id="1380" w:author="marpa" w:date="2026-10-25T13:45:24Z">
          <w:pPr/>
        </w:pPrChange>
      </w:pPr>
      <w:ins w:id="1384" w:author="marpa" w:date="2026-10-25T13:40:40Z">
        <w:r>
          <w:rPr>
            <w:rFonts w:hint="default" w:ascii="Arial" w:hAnsi="Arial" w:cs="Arial"/>
            <w:color w:val="auto"/>
            <w:sz w:val="22"/>
            <w:szCs w:val="22"/>
            <w:rPrChange w:id="1385" w:author="marpa" w:date="2026-10-25T13:41:27Z">
              <w:rPr>
                <w:rFonts w:hint="default"/>
              </w:rPr>
            </w:rPrChange>
          </w:rPr>
          <w:t xml:space="preserve">        } catch (IllegalArgumentException e) {</w:t>
        </w:r>
      </w:ins>
    </w:p>
    <w:p w14:paraId="0473E18F">
      <w:pPr>
        <w:adjustRightInd w:val="0"/>
        <w:snapToGrid w:val="0"/>
        <w:spacing w:before="0" w:after="0" w:line="240" w:lineRule="auto"/>
        <w:rPr>
          <w:ins w:id="1388" w:author="marpa" w:date="2026-10-25T13:40:40Z"/>
          <w:rFonts w:hint="default" w:ascii="Arial" w:hAnsi="Arial" w:cs="Arial"/>
          <w:color w:val="auto"/>
          <w:sz w:val="22"/>
          <w:szCs w:val="22"/>
          <w:rPrChange w:id="1389" w:author="marpa" w:date="2026-10-25T13:41:27Z">
            <w:rPr>
              <w:ins w:id="1390" w:author="marpa" w:date="2026-10-25T13:40:40Z"/>
              <w:rFonts w:hint="default"/>
            </w:rPr>
          </w:rPrChange>
        </w:rPr>
        <w:pPrChange w:id="1387" w:author="marpa" w:date="2026-10-25T13:45:24Z">
          <w:pPr/>
        </w:pPrChange>
      </w:pPr>
      <w:ins w:id="1391" w:author="marpa" w:date="2026-10-25T13:40:40Z">
        <w:r>
          <w:rPr>
            <w:rFonts w:hint="default" w:ascii="Arial" w:hAnsi="Arial" w:cs="Arial"/>
            <w:color w:val="auto"/>
            <w:sz w:val="22"/>
            <w:szCs w:val="22"/>
            <w:rPrChange w:id="1392" w:author="marpa" w:date="2026-10-25T13:41:27Z">
              <w:rPr>
                <w:rFonts w:hint="default"/>
              </w:rPr>
            </w:rPrChange>
          </w:rPr>
          <w:t xml:space="preserve">            throw crearFaultValidacion(e.getMessage());</w:t>
        </w:r>
      </w:ins>
    </w:p>
    <w:p w14:paraId="4693A687">
      <w:pPr>
        <w:adjustRightInd w:val="0"/>
        <w:snapToGrid w:val="0"/>
        <w:spacing w:before="0" w:after="0" w:line="240" w:lineRule="auto"/>
        <w:rPr>
          <w:ins w:id="1395" w:author="marpa" w:date="2026-10-25T13:40:40Z"/>
          <w:rFonts w:hint="default" w:ascii="Arial" w:hAnsi="Arial" w:cs="Arial"/>
          <w:color w:val="auto"/>
          <w:sz w:val="22"/>
          <w:szCs w:val="22"/>
          <w:rPrChange w:id="1396" w:author="marpa" w:date="2026-10-25T13:41:27Z">
            <w:rPr>
              <w:ins w:id="1397" w:author="marpa" w:date="2026-10-25T13:40:40Z"/>
              <w:rFonts w:hint="default"/>
            </w:rPr>
          </w:rPrChange>
        </w:rPr>
        <w:pPrChange w:id="1394" w:author="marpa" w:date="2026-10-25T13:45:24Z">
          <w:pPr/>
        </w:pPrChange>
      </w:pPr>
      <w:ins w:id="1398" w:author="marpa" w:date="2026-10-25T13:40:40Z">
        <w:r>
          <w:rPr>
            <w:rFonts w:hint="default" w:ascii="Arial" w:hAnsi="Arial" w:cs="Arial"/>
            <w:color w:val="auto"/>
            <w:sz w:val="22"/>
            <w:szCs w:val="22"/>
            <w:rPrChange w:id="1399" w:author="marpa" w:date="2026-10-25T13:41:27Z">
              <w:rPr>
                <w:rFonts w:hint="default"/>
              </w:rPr>
            </w:rPrChange>
          </w:rPr>
          <w:t xml:space="preserve">        }</w:t>
        </w:r>
      </w:ins>
    </w:p>
    <w:p w14:paraId="7ACBB684">
      <w:pPr>
        <w:adjustRightInd w:val="0"/>
        <w:snapToGrid w:val="0"/>
        <w:spacing w:before="0" w:after="0" w:line="240" w:lineRule="auto"/>
        <w:rPr>
          <w:ins w:id="1402" w:author="marpa" w:date="2026-10-25T13:40:40Z"/>
          <w:rFonts w:hint="default" w:ascii="Arial" w:hAnsi="Arial" w:cs="Arial"/>
          <w:color w:val="auto"/>
          <w:sz w:val="22"/>
          <w:szCs w:val="22"/>
          <w:rPrChange w:id="1403" w:author="marpa" w:date="2026-10-25T13:41:27Z">
            <w:rPr>
              <w:ins w:id="1404" w:author="marpa" w:date="2026-10-25T13:40:40Z"/>
              <w:rFonts w:hint="default"/>
            </w:rPr>
          </w:rPrChange>
        </w:rPr>
        <w:pPrChange w:id="1401" w:author="marpa" w:date="2026-10-25T13:45:24Z">
          <w:pPr/>
        </w:pPrChange>
      </w:pPr>
      <w:ins w:id="1405" w:author="marpa" w:date="2026-10-25T13:40:40Z">
        <w:r>
          <w:rPr>
            <w:rFonts w:hint="default" w:ascii="Arial" w:hAnsi="Arial" w:cs="Arial"/>
            <w:color w:val="auto"/>
            <w:sz w:val="22"/>
            <w:szCs w:val="22"/>
            <w:rPrChange w:id="1406" w:author="marpa" w:date="2026-10-25T13:41:27Z">
              <w:rPr>
                <w:rFonts w:hint="default"/>
              </w:rPr>
            </w:rPrChange>
          </w:rPr>
          <w:t xml:space="preserve">    }</w:t>
        </w:r>
      </w:ins>
    </w:p>
    <w:p w14:paraId="1B941675">
      <w:pPr>
        <w:adjustRightInd w:val="0"/>
        <w:snapToGrid w:val="0"/>
        <w:spacing w:before="0" w:after="0" w:line="240" w:lineRule="auto"/>
        <w:rPr>
          <w:ins w:id="1409" w:author="marpa" w:date="2026-10-25T13:40:40Z"/>
          <w:rFonts w:hint="default" w:ascii="Arial" w:hAnsi="Arial" w:cs="Arial"/>
          <w:color w:val="auto"/>
          <w:sz w:val="22"/>
          <w:szCs w:val="22"/>
          <w:rPrChange w:id="1410" w:author="marpa" w:date="2026-10-25T13:41:27Z">
            <w:rPr>
              <w:ins w:id="1411" w:author="marpa" w:date="2026-10-25T13:40:40Z"/>
              <w:rFonts w:hint="default"/>
            </w:rPr>
          </w:rPrChange>
        </w:rPr>
        <w:pPrChange w:id="1408" w:author="marpa" w:date="2026-10-25T13:45:24Z">
          <w:pPr/>
        </w:pPrChange>
      </w:pPr>
    </w:p>
    <w:p w14:paraId="13FFEC73">
      <w:pPr>
        <w:adjustRightInd w:val="0"/>
        <w:snapToGrid w:val="0"/>
        <w:spacing w:before="0" w:after="0" w:line="240" w:lineRule="auto"/>
        <w:rPr>
          <w:ins w:id="1413" w:author="marpa" w:date="2026-10-25T13:40:40Z"/>
          <w:rFonts w:hint="default" w:ascii="Arial" w:hAnsi="Arial" w:cs="Arial"/>
          <w:color w:val="auto"/>
          <w:sz w:val="22"/>
          <w:szCs w:val="22"/>
          <w:rPrChange w:id="1414" w:author="marpa" w:date="2026-10-25T13:41:27Z">
            <w:rPr>
              <w:ins w:id="1415" w:author="marpa" w:date="2026-10-25T13:40:40Z"/>
              <w:rFonts w:hint="default"/>
            </w:rPr>
          </w:rPrChange>
        </w:rPr>
        <w:pPrChange w:id="1412" w:author="marpa" w:date="2026-10-25T13:45:24Z">
          <w:pPr/>
        </w:pPrChange>
      </w:pPr>
      <w:ins w:id="1416" w:author="marpa" w:date="2026-10-25T13:40:40Z">
        <w:r>
          <w:rPr>
            <w:rFonts w:hint="default" w:ascii="Arial" w:hAnsi="Arial" w:cs="Arial"/>
            <w:color w:val="auto"/>
            <w:sz w:val="22"/>
            <w:szCs w:val="22"/>
            <w:rPrChange w:id="1417" w:author="marpa" w:date="2026-10-25T13:41:27Z">
              <w:rPr>
                <w:rFonts w:hint="default"/>
              </w:rPr>
            </w:rPrChange>
          </w:rPr>
          <w:t xml:space="preserve">    private SOAPFaultException crearFaultValidacion(String mensaje) {</w:t>
        </w:r>
      </w:ins>
    </w:p>
    <w:p w14:paraId="61DB80F7">
      <w:pPr>
        <w:adjustRightInd w:val="0"/>
        <w:snapToGrid w:val="0"/>
        <w:spacing w:before="0" w:after="0" w:line="240" w:lineRule="auto"/>
        <w:rPr>
          <w:ins w:id="1420" w:author="marpa" w:date="2026-10-25T13:40:40Z"/>
          <w:rFonts w:hint="default" w:ascii="Arial" w:hAnsi="Arial" w:cs="Arial"/>
          <w:color w:val="auto"/>
          <w:sz w:val="22"/>
          <w:szCs w:val="22"/>
          <w:rPrChange w:id="1421" w:author="marpa" w:date="2026-10-25T13:41:27Z">
            <w:rPr>
              <w:ins w:id="1422" w:author="marpa" w:date="2026-10-25T13:40:40Z"/>
              <w:rFonts w:hint="default"/>
            </w:rPr>
          </w:rPrChange>
        </w:rPr>
        <w:pPrChange w:id="1419" w:author="marpa" w:date="2026-10-25T13:45:24Z">
          <w:pPr/>
        </w:pPrChange>
      </w:pPr>
      <w:ins w:id="1423" w:author="marpa" w:date="2026-10-25T13:40:40Z">
        <w:r>
          <w:rPr>
            <w:rFonts w:hint="default" w:ascii="Arial" w:hAnsi="Arial" w:cs="Arial"/>
            <w:color w:val="auto"/>
            <w:sz w:val="22"/>
            <w:szCs w:val="22"/>
            <w:rPrChange w:id="1424" w:author="marpa" w:date="2026-10-25T13:41:27Z">
              <w:rPr>
                <w:rFonts w:hint="default"/>
              </w:rPr>
            </w:rPrChange>
          </w:rPr>
          <w:t xml:space="preserve">        try {</w:t>
        </w:r>
      </w:ins>
    </w:p>
    <w:p w14:paraId="73667A10">
      <w:pPr>
        <w:adjustRightInd w:val="0"/>
        <w:snapToGrid w:val="0"/>
        <w:spacing w:before="0" w:after="0" w:line="240" w:lineRule="auto"/>
        <w:rPr>
          <w:ins w:id="1427" w:author="marpa" w:date="2026-10-25T13:40:40Z"/>
          <w:rFonts w:hint="default" w:ascii="Arial" w:hAnsi="Arial" w:cs="Arial"/>
          <w:color w:val="auto"/>
          <w:sz w:val="22"/>
          <w:szCs w:val="22"/>
          <w:rPrChange w:id="1428" w:author="marpa" w:date="2026-10-25T13:41:27Z">
            <w:rPr>
              <w:ins w:id="1429" w:author="marpa" w:date="2026-10-25T13:40:40Z"/>
              <w:rFonts w:hint="default"/>
            </w:rPr>
          </w:rPrChange>
        </w:rPr>
        <w:pPrChange w:id="1426" w:author="marpa" w:date="2026-10-25T13:45:24Z">
          <w:pPr/>
        </w:pPrChange>
      </w:pPr>
      <w:ins w:id="1430" w:author="marpa" w:date="2026-10-25T13:40:40Z">
        <w:r>
          <w:rPr>
            <w:rFonts w:hint="default" w:ascii="Arial" w:hAnsi="Arial" w:cs="Arial"/>
            <w:color w:val="auto"/>
            <w:sz w:val="22"/>
            <w:szCs w:val="22"/>
            <w:rPrChange w:id="1431" w:author="marpa" w:date="2026-10-25T13:41:27Z">
              <w:rPr>
                <w:rFonts w:hint="default"/>
              </w:rPr>
            </w:rPrChange>
          </w:rPr>
          <w:t xml:space="preserve">            SOAPFault fault = SOAPFactory.newInstance(SOAPConstants.SOAP_1_1_PROTOCOL).createFault();</w:t>
        </w:r>
      </w:ins>
    </w:p>
    <w:p w14:paraId="0F4632C3">
      <w:pPr>
        <w:adjustRightInd w:val="0"/>
        <w:snapToGrid w:val="0"/>
        <w:spacing w:before="0" w:after="0" w:line="240" w:lineRule="auto"/>
        <w:rPr>
          <w:ins w:id="1434" w:author="marpa" w:date="2026-10-25T13:40:40Z"/>
          <w:rFonts w:hint="default" w:ascii="Arial" w:hAnsi="Arial" w:cs="Arial"/>
          <w:color w:val="auto"/>
          <w:sz w:val="22"/>
          <w:szCs w:val="22"/>
          <w:rPrChange w:id="1435" w:author="marpa" w:date="2026-10-25T13:41:27Z">
            <w:rPr>
              <w:ins w:id="1436" w:author="marpa" w:date="2026-10-25T13:40:40Z"/>
              <w:rFonts w:hint="default"/>
            </w:rPr>
          </w:rPrChange>
        </w:rPr>
        <w:pPrChange w:id="1433" w:author="marpa" w:date="2026-10-25T13:45:24Z">
          <w:pPr/>
        </w:pPrChange>
      </w:pPr>
      <w:ins w:id="1437" w:author="marpa" w:date="2026-10-25T13:40:40Z">
        <w:r>
          <w:rPr>
            <w:rFonts w:hint="default" w:ascii="Arial" w:hAnsi="Arial" w:cs="Arial"/>
            <w:color w:val="auto"/>
            <w:sz w:val="22"/>
            <w:szCs w:val="22"/>
            <w:rPrChange w:id="1438" w:author="marpa" w:date="2026-10-25T13:41:27Z">
              <w:rPr>
                <w:rFonts w:hint="default"/>
              </w:rPr>
            </w:rPrChange>
          </w:rPr>
          <w:t xml:space="preserve">            fault.setFaultCode(new QName(SOAPConstants.URI_NS_SOAP_ENVELOPE, "Client"));</w:t>
        </w:r>
      </w:ins>
    </w:p>
    <w:p w14:paraId="7BC93BA9">
      <w:pPr>
        <w:adjustRightInd w:val="0"/>
        <w:snapToGrid w:val="0"/>
        <w:spacing w:before="0" w:after="0" w:line="240" w:lineRule="auto"/>
        <w:rPr>
          <w:ins w:id="1441" w:author="marpa" w:date="2026-10-25T13:40:40Z"/>
          <w:rFonts w:hint="default" w:ascii="Arial" w:hAnsi="Arial" w:cs="Arial"/>
          <w:color w:val="auto"/>
          <w:sz w:val="22"/>
          <w:szCs w:val="22"/>
          <w:rPrChange w:id="1442" w:author="marpa" w:date="2026-10-25T13:41:27Z">
            <w:rPr>
              <w:ins w:id="1443" w:author="marpa" w:date="2026-10-25T13:40:40Z"/>
              <w:rFonts w:hint="default"/>
            </w:rPr>
          </w:rPrChange>
        </w:rPr>
        <w:pPrChange w:id="1440" w:author="marpa" w:date="2026-10-25T13:45:24Z">
          <w:pPr/>
        </w:pPrChange>
      </w:pPr>
      <w:ins w:id="1444" w:author="marpa" w:date="2026-10-25T13:40:40Z">
        <w:r>
          <w:rPr>
            <w:rFonts w:hint="default" w:ascii="Arial" w:hAnsi="Arial" w:cs="Arial"/>
            <w:color w:val="auto"/>
            <w:sz w:val="22"/>
            <w:szCs w:val="22"/>
            <w:rPrChange w:id="1445" w:author="marpa" w:date="2026-10-25T13:41:27Z">
              <w:rPr>
                <w:rFonts w:hint="default"/>
              </w:rPr>
            </w:rPrChange>
          </w:rPr>
          <w:t xml:space="preserve">            fault.setFaultString(mensaje);</w:t>
        </w:r>
      </w:ins>
    </w:p>
    <w:p w14:paraId="0E949EB4">
      <w:pPr>
        <w:adjustRightInd w:val="0"/>
        <w:snapToGrid w:val="0"/>
        <w:spacing w:before="0" w:after="0" w:line="240" w:lineRule="auto"/>
        <w:rPr>
          <w:ins w:id="1448" w:author="marpa" w:date="2026-10-25T13:40:40Z"/>
          <w:rFonts w:hint="default" w:ascii="Arial" w:hAnsi="Arial" w:cs="Arial"/>
          <w:color w:val="auto"/>
          <w:sz w:val="22"/>
          <w:szCs w:val="22"/>
          <w:rPrChange w:id="1449" w:author="marpa" w:date="2026-10-25T13:41:27Z">
            <w:rPr>
              <w:ins w:id="1450" w:author="marpa" w:date="2026-10-25T13:40:40Z"/>
              <w:rFonts w:hint="default"/>
            </w:rPr>
          </w:rPrChange>
        </w:rPr>
        <w:pPrChange w:id="1447" w:author="marpa" w:date="2026-10-25T13:45:24Z">
          <w:pPr/>
        </w:pPrChange>
      </w:pPr>
      <w:ins w:id="1451" w:author="marpa" w:date="2026-10-25T13:40:40Z">
        <w:r>
          <w:rPr>
            <w:rFonts w:hint="default" w:ascii="Arial" w:hAnsi="Arial" w:cs="Arial"/>
            <w:color w:val="auto"/>
            <w:sz w:val="22"/>
            <w:szCs w:val="22"/>
            <w:rPrChange w:id="1452" w:author="marpa" w:date="2026-10-25T13:41:27Z">
              <w:rPr>
                <w:rFonts w:hint="default"/>
              </w:rPr>
            </w:rPrChange>
          </w:rPr>
          <w:t xml:space="preserve">            return new SOAPFaultException(fault);</w:t>
        </w:r>
      </w:ins>
    </w:p>
    <w:p w14:paraId="30487DAC">
      <w:pPr>
        <w:adjustRightInd w:val="0"/>
        <w:snapToGrid w:val="0"/>
        <w:spacing w:before="0" w:after="0" w:line="240" w:lineRule="auto"/>
        <w:rPr>
          <w:ins w:id="1455" w:author="marpa" w:date="2026-10-25T13:40:40Z"/>
          <w:rFonts w:hint="default" w:ascii="Arial" w:hAnsi="Arial" w:cs="Arial"/>
          <w:color w:val="auto"/>
          <w:sz w:val="22"/>
          <w:szCs w:val="22"/>
          <w:rPrChange w:id="1456" w:author="marpa" w:date="2026-10-25T13:41:27Z">
            <w:rPr>
              <w:ins w:id="1457" w:author="marpa" w:date="2026-10-25T13:40:40Z"/>
              <w:rFonts w:hint="default"/>
            </w:rPr>
          </w:rPrChange>
        </w:rPr>
        <w:pPrChange w:id="1454" w:author="marpa" w:date="2026-10-25T13:45:24Z">
          <w:pPr/>
        </w:pPrChange>
      </w:pPr>
      <w:ins w:id="1458" w:author="marpa" w:date="2026-10-25T13:40:40Z">
        <w:r>
          <w:rPr>
            <w:rFonts w:hint="default" w:ascii="Arial" w:hAnsi="Arial" w:cs="Arial"/>
            <w:color w:val="auto"/>
            <w:sz w:val="22"/>
            <w:szCs w:val="22"/>
            <w:rPrChange w:id="1459" w:author="marpa" w:date="2026-10-25T13:41:27Z">
              <w:rPr>
                <w:rFonts w:hint="default"/>
              </w:rPr>
            </w:rPrChange>
          </w:rPr>
          <w:t xml:space="preserve">        } catch (SOAPException e) {</w:t>
        </w:r>
      </w:ins>
    </w:p>
    <w:p w14:paraId="5654160C">
      <w:pPr>
        <w:adjustRightInd w:val="0"/>
        <w:snapToGrid w:val="0"/>
        <w:spacing w:before="0" w:after="0" w:line="240" w:lineRule="auto"/>
        <w:rPr>
          <w:ins w:id="1462" w:author="marpa" w:date="2026-10-25T13:40:40Z"/>
          <w:rFonts w:hint="default" w:ascii="Arial" w:hAnsi="Arial" w:cs="Arial"/>
          <w:color w:val="auto"/>
          <w:sz w:val="22"/>
          <w:szCs w:val="22"/>
          <w:rPrChange w:id="1463" w:author="marpa" w:date="2026-10-25T13:41:27Z">
            <w:rPr>
              <w:ins w:id="1464" w:author="marpa" w:date="2026-10-25T13:40:40Z"/>
              <w:rFonts w:hint="default"/>
            </w:rPr>
          </w:rPrChange>
        </w:rPr>
        <w:pPrChange w:id="1461" w:author="marpa" w:date="2026-10-25T13:45:24Z">
          <w:pPr/>
        </w:pPrChange>
      </w:pPr>
      <w:ins w:id="1465" w:author="marpa" w:date="2026-10-25T13:40:40Z">
        <w:r>
          <w:rPr>
            <w:rFonts w:hint="default" w:ascii="Arial" w:hAnsi="Arial" w:cs="Arial"/>
            <w:color w:val="auto"/>
            <w:sz w:val="22"/>
            <w:szCs w:val="22"/>
            <w:rPrChange w:id="1466" w:author="marpa" w:date="2026-10-25T13:41:27Z">
              <w:rPr>
                <w:rFonts w:hint="default"/>
              </w:rPr>
            </w:rPrChange>
          </w:rPr>
          <w:t xml:space="preserve">            throw new RuntimeException("Error de validación", e);</w:t>
        </w:r>
      </w:ins>
    </w:p>
    <w:p w14:paraId="2F55403A">
      <w:pPr>
        <w:adjustRightInd w:val="0"/>
        <w:snapToGrid w:val="0"/>
        <w:spacing w:before="0" w:after="0" w:line="240" w:lineRule="auto"/>
        <w:rPr>
          <w:ins w:id="1469" w:author="marpa" w:date="2026-10-25T13:40:40Z"/>
          <w:rFonts w:hint="default" w:ascii="Arial" w:hAnsi="Arial" w:cs="Arial"/>
          <w:color w:val="auto"/>
          <w:sz w:val="22"/>
          <w:szCs w:val="22"/>
          <w:rPrChange w:id="1470" w:author="marpa" w:date="2026-10-25T13:41:27Z">
            <w:rPr>
              <w:ins w:id="1471" w:author="marpa" w:date="2026-10-25T13:40:40Z"/>
              <w:rFonts w:hint="default"/>
            </w:rPr>
          </w:rPrChange>
        </w:rPr>
        <w:pPrChange w:id="1468" w:author="marpa" w:date="2026-10-25T13:45:24Z">
          <w:pPr/>
        </w:pPrChange>
      </w:pPr>
      <w:ins w:id="1472" w:author="marpa" w:date="2026-10-25T13:40:40Z">
        <w:r>
          <w:rPr>
            <w:rFonts w:hint="default" w:ascii="Arial" w:hAnsi="Arial" w:cs="Arial"/>
            <w:color w:val="auto"/>
            <w:sz w:val="22"/>
            <w:szCs w:val="22"/>
            <w:rPrChange w:id="1473" w:author="marpa" w:date="2026-10-25T13:41:27Z">
              <w:rPr>
                <w:rFonts w:hint="default"/>
              </w:rPr>
            </w:rPrChange>
          </w:rPr>
          <w:t xml:space="preserve">        }</w:t>
        </w:r>
      </w:ins>
    </w:p>
    <w:p w14:paraId="7D50C53E">
      <w:pPr>
        <w:adjustRightInd w:val="0"/>
        <w:snapToGrid w:val="0"/>
        <w:spacing w:before="0" w:after="0" w:line="240" w:lineRule="auto"/>
        <w:rPr>
          <w:ins w:id="1476" w:author="marpa" w:date="2026-10-25T13:40:40Z"/>
          <w:rFonts w:hint="default" w:ascii="Arial" w:hAnsi="Arial" w:cs="Arial"/>
          <w:color w:val="auto"/>
          <w:sz w:val="22"/>
          <w:szCs w:val="22"/>
          <w:rPrChange w:id="1477" w:author="marpa" w:date="2026-10-25T13:41:27Z">
            <w:rPr>
              <w:ins w:id="1478" w:author="marpa" w:date="2026-10-25T13:40:40Z"/>
              <w:rFonts w:hint="default"/>
            </w:rPr>
          </w:rPrChange>
        </w:rPr>
        <w:pPrChange w:id="1475" w:author="marpa" w:date="2026-10-25T13:45:24Z">
          <w:pPr/>
        </w:pPrChange>
      </w:pPr>
      <w:ins w:id="1479" w:author="marpa" w:date="2026-10-25T13:40:40Z">
        <w:r>
          <w:rPr>
            <w:rFonts w:hint="default" w:ascii="Arial" w:hAnsi="Arial" w:cs="Arial"/>
            <w:color w:val="auto"/>
            <w:sz w:val="22"/>
            <w:szCs w:val="22"/>
            <w:rPrChange w:id="1480" w:author="marpa" w:date="2026-10-25T13:41:27Z">
              <w:rPr>
                <w:rFonts w:hint="default"/>
              </w:rPr>
            </w:rPrChange>
          </w:rPr>
          <w:t xml:space="preserve">    }</w:t>
        </w:r>
      </w:ins>
    </w:p>
    <w:p w14:paraId="5B6696F8">
      <w:pPr>
        <w:adjustRightInd w:val="0"/>
        <w:snapToGrid w:val="0"/>
        <w:spacing w:before="0" w:after="0" w:line="240" w:lineRule="auto"/>
        <w:rPr>
          <w:ins w:id="1483" w:author="marpa" w:date="2026-10-25T13:40:40Z"/>
          <w:rFonts w:hint="default"/>
        </w:rPr>
        <w:pPrChange w:id="1482" w:author="marpa" w:date="2026-10-25T13:45:24Z">
          <w:pPr/>
        </w:pPrChange>
      </w:pPr>
      <w:ins w:id="1484" w:author="marpa" w:date="2026-10-25T13:40:40Z">
        <w:r>
          <w:rPr>
            <w:rFonts w:hint="default" w:ascii="Arial" w:hAnsi="Arial" w:cs="Arial"/>
            <w:color w:val="auto"/>
            <w:sz w:val="22"/>
            <w:szCs w:val="22"/>
            <w:rPrChange w:id="1485" w:author="marpa" w:date="2026-10-25T13:41:27Z">
              <w:rPr>
                <w:rFonts w:hint="default"/>
              </w:rPr>
            </w:rPrChange>
          </w:rPr>
          <w:t>}</w:t>
        </w:r>
      </w:ins>
    </w:p>
    <w:p w14:paraId="04CE13E8">
      <w:pPr>
        <w:rPr>
          <w:i/>
          <w:iCs/>
          <w:color w:val="1F497D"/>
          <w:sz w:val="18"/>
          <w:szCs w:val="18"/>
        </w:rPr>
      </w:pPr>
      <w:r>
        <w:br w:type="page"/>
      </w:r>
    </w:p>
    <w:p w14:paraId="6542A4D2">
      <w:pPr>
        <w:pStyle w:val="6"/>
        <w:spacing w:before="0" w:after="0"/>
        <w:rPr>
          <w:del w:id="1487" w:author="marpa" w:date="2026-10-25T13:45:44Z"/>
          <w:b/>
          <w:bCs/>
          <w:i w:val="0"/>
          <w:iCs w:val="0"/>
          <w:sz w:val="24"/>
          <w:szCs w:val="24"/>
        </w:rPr>
      </w:pPr>
      <w:del w:id="1488" w:author="marpa" w:date="2026-10-25T13:45:44Z">
        <w:bookmarkStart w:id="51" w:name="_Toc18468"/>
        <w:r>
          <w:rPr>
            <w:b/>
            <w:bCs/>
            <w:i w:val="0"/>
            <w:iCs w:val="0"/>
            <w:sz w:val="24"/>
            <w:szCs w:val="24"/>
          </w:rPr>
          <w:delText>Tabla 2. Clase WSLongitud</w:delText>
        </w:r>
        <w:bookmarkEnd w:id="51"/>
        <w:r>
          <w:rPr>
            <w:b/>
            <w:bCs/>
            <w:i w:val="0"/>
            <w:iCs w:val="0"/>
            <w:sz w:val="24"/>
            <w:szCs w:val="24"/>
          </w:rPr>
          <w:delText xml:space="preserve"> </w:delText>
        </w:r>
      </w:del>
    </w:p>
    <w:p w14:paraId="47E2737D">
      <w:pPr>
        <w:spacing w:before="0" w:after="0" w:line="240" w:lineRule="auto"/>
        <w:rPr>
          <w:del w:id="1489" w:author="marpa" w:date="2026-10-25T13:45:44Z"/>
          <w:rFonts w:ascii="Arial" w:hAnsi="Arial" w:eastAsia="Courier New" w:cs="Arial"/>
          <w:color w:val="000000"/>
          <w:sz w:val="24"/>
          <w:szCs w:val="24"/>
        </w:rPr>
      </w:pPr>
      <w:del w:id="1490" w:author="marpa" w:date="2026-10-25T13:45:44Z">
        <w:r>
          <w:rPr>
            <w:rFonts w:ascii="Arial" w:hAnsi="Arial" w:eastAsia="Courier New" w:cs="Arial"/>
            <w:color w:val="000000"/>
            <w:sz w:val="24"/>
            <w:szCs w:val="24"/>
          </w:rPr>
          <w:delText>package ec.edu.monster.WebServices;</w:delText>
        </w:r>
      </w:del>
    </w:p>
    <w:p w14:paraId="55755EB9">
      <w:pPr>
        <w:spacing w:before="0" w:after="0" w:line="240" w:lineRule="auto"/>
        <w:rPr>
          <w:del w:id="1491" w:author="marpa" w:date="2026-10-25T13:45:44Z"/>
          <w:rFonts w:ascii="Arial" w:hAnsi="Arial" w:eastAsia="Courier New" w:cs="Arial"/>
          <w:color w:val="000000"/>
          <w:sz w:val="24"/>
          <w:szCs w:val="24"/>
        </w:rPr>
      </w:pPr>
    </w:p>
    <w:p w14:paraId="12BFB0A8">
      <w:pPr>
        <w:spacing w:before="0" w:after="0" w:line="240" w:lineRule="auto"/>
        <w:rPr>
          <w:del w:id="1492" w:author="marpa" w:date="2026-10-25T13:45:44Z"/>
          <w:rFonts w:ascii="Arial" w:hAnsi="Arial" w:eastAsia="Courier New" w:cs="Arial"/>
          <w:color w:val="000000"/>
          <w:sz w:val="24"/>
          <w:szCs w:val="24"/>
        </w:rPr>
      </w:pPr>
      <w:del w:id="1493" w:author="marpa" w:date="2026-10-25T13:45:44Z">
        <w:r>
          <w:rPr>
            <w:rFonts w:ascii="Arial" w:hAnsi="Arial" w:eastAsia="Courier New" w:cs="Arial"/>
            <w:color w:val="000000"/>
            <w:sz w:val="24"/>
            <w:szCs w:val="24"/>
          </w:rPr>
          <w:delText>import ec.edu.monster.servicios.ConversorLongitud; // Importas tu lógica movida</w:delText>
        </w:r>
      </w:del>
    </w:p>
    <w:p w14:paraId="5EE8E184">
      <w:pPr>
        <w:spacing w:before="0" w:after="0" w:line="240" w:lineRule="auto"/>
        <w:rPr>
          <w:del w:id="1494" w:author="marpa" w:date="2026-10-25T13:45:44Z"/>
          <w:rFonts w:ascii="Arial" w:hAnsi="Arial" w:eastAsia="Courier New" w:cs="Arial"/>
          <w:color w:val="000000"/>
          <w:sz w:val="24"/>
          <w:szCs w:val="24"/>
        </w:rPr>
      </w:pPr>
      <w:del w:id="1495" w:author="marpa" w:date="2026-10-25T13:45:44Z">
        <w:r>
          <w:rPr>
            <w:rFonts w:ascii="Arial" w:hAnsi="Arial" w:eastAsia="Courier New" w:cs="Arial"/>
            <w:color w:val="000000"/>
            <w:sz w:val="24"/>
            <w:szCs w:val="24"/>
          </w:rPr>
          <w:delText>import jakarta.jws.WebService;</w:delText>
        </w:r>
      </w:del>
    </w:p>
    <w:p w14:paraId="27205F8B">
      <w:pPr>
        <w:spacing w:before="0" w:after="0" w:line="240" w:lineRule="auto"/>
        <w:rPr>
          <w:del w:id="1496" w:author="marpa" w:date="2026-10-25T13:45:44Z"/>
          <w:rFonts w:ascii="Arial" w:hAnsi="Arial" w:eastAsia="Courier New" w:cs="Arial"/>
          <w:color w:val="000000"/>
          <w:sz w:val="24"/>
          <w:szCs w:val="24"/>
        </w:rPr>
      </w:pPr>
      <w:del w:id="1497" w:author="marpa" w:date="2026-10-25T13:45:44Z">
        <w:r>
          <w:rPr>
            <w:rFonts w:ascii="Arial" w:hAnsi="Arial" w:eastAsia="Courier New" w:cs="Arial"/>
            <w:color w:val="000000"/>
            <w:sz w:val="24"/>
            <w:szCs w:val="24"/>
          </w:rPr>
          <w:delText>import jakarta.jws.WebMethod;</w:delText>
        </w:r>
      </w:del>
    </w:p>
    <w:p w14:paraId="1FFE2221">
      <w:pPr>
        <w:spacing w:before="0" w:after="0" w:line="240" w:lineRule="auto"/>
        <w:rPr>
          <w:del w:id="1498" w:author="marpa" w:date="2026-10-25T13:45:44Z"/>
          <w:rFonts w:ascii="Arial" w:hAnsi="Arial" w:eastAsia="Courier New" w:cs="Arial"/>
          <w:color w:val="000000"/>
          <w:sz w:val="24"/>
          <w:szCs w:val="24"/>
        </w:rPr>
      </w:pPr>
      <w:del w:id="1499" w:author="marpa" w:date="2026-10-25T13:45:44Z">
        <w:r>
          <w:rPr>
            <w:rFonts w:ascii="Arial" w:hAnsi="Arial" w:eastAsia="Courier New" w:cs="Arial"/>
            <w:color w:val="000000"/>
            <w:sz w:val="24"/>
            <w:szCs w:val="24"/>
          </w:rPr>
          <w:delText>import jakarta.jws.WebParam;</w:delText>
        </w:r>
      </w:del>
    </w:p>
    <w:p w14:paraId="736FFC2A">
      <w:pPr>
        <w:spacing w:before="0" w:after="0" w:line="240" w:lineRule="auto"/>
        <w:rPr>
          <w:del w:id="1500" w:author="marpa" w:date="2026-10-25T13:45:44Z"/>
          <w:rFonts w:ascii="Arial" w:hAnsi="Arial" w:eastAsia="Courier New" w:cs="Arial"/>
          <w:color w:val="000000"/>
          <w:sz w:val="24"/>
          <w:szCs w:val="24"/>
        </w:rPr>
      </w:pPr>
    </w:p>
    <w:p w14:paraId="2A29CF98">
      <w:pPr>
        <w:spacing w:before="0" w:after="0" w:line="240" w:lineRule="auto"/>
        <w:rPr>
          <w:del w:id="1501" w:author="marpa" w:date="2026-10-25T13:45:44Z"/>
          <w:rFonts w:ascii="Arial" w:hAnsi="Arial" w:eastAsia="Courier New" w:cs="Arial"/>
          <w:color w:val="000000"/>
          <w:sz w:val="24"/>
          <w:szCs w:val="24"/>
        </w:rPr>
      </w:pPr>
      <w:del w:id="1502" w:author="marpa" w:date="2026-10-25T13:45:44Z">
        <w:r>
          <w:rPr>
            <w:rFonts w:ascii="Arial" w:hAnsi="Arial" w:eastAsia="Courier New" w:cs="Arial"/>
            <w:color w:val="000000"/>
            <w:sz w:val="24"/>
            <w:szCs w:val="24"/>
          </w:rPr>
          <w:delText>/**</w:delText>
        </w:r>
      </w:del>
    </w:p>
    <w:p w14:paraId="28EF27BF">
      <w:pPr>
        <w:spacing w:before="0" w:after="0" w:line="240" w:lineRule="auto"/>
        <w:rPr>
          <w:del w:id="1503" w:author="marpa" w:date="2026-10-25T13:45:44Z"/>
          <w:rFonts w:ascii="Arial" w:hAnsi="Arial" w:eastAsia="Courier New" w:cs="Arial"/>
          <w:color w:val="000000"/>
          <w:sz w:val="24"/>
          <w:szCs w:val="24"/>
        </w:rPr>
      </w:pPr>
      <w:del w:id="1504" w:author="marpa" w:date="2026-10-25T13:45:44Z">
        <w:r>
          <w:rPr>
            <w:rFonts w:ascii="Arial" w:hAnsi="Arial" w:eastAsia="Courier New" w:cs="Arial"/>
            <w:color w:val="000000"/>
            <w:sz w:val="24"/>
            <w:szCs w:val="24"/>
          </w:rPr>
          <w:delText xml:space="preserve"> * @author Monster</w:delText>
        </w:r>
      </w:del>
    </w:p>
    <w:p w14:paraId="79D48F64">
      <w:pPr>
        <w:spacing w:before="0" w:after="0" w:line="240" w:lineRule="auto"/>
        <w:rPr>
          <w:del w:id="1505" w:author="marpa" w:date="2026-10-25T13:45:44Z"/>
          <w:rFonts w:ascii="Arial" w:hAnsi="Arial" w:eastAsia="Courier New" w:cs="Arial"/>
          <w:color w:val="000000"/>
          <w:sz w:val="24"/>
          <w:szCs w:val="24"/>
        </w:rPr>
      </w:pPr>
      <w:del w:id="1506" w:author="marpa" w:date="2026-10-25T13:45:44Z">
        <w:r>
          <w:rPr>
            <w:rFonts w:ascii="Arial" w:hAnsi="Arial" w:eastAsia="Courier New" w:cs="Arial"/>
            <w:color w:val="000000"/>
            <w:sz w:val="24"/>
            <w:szCs w:val="24"/>
          </w:rPr>
          <w:delText xml:space="preserve"> */</w:delText>
        </w:r>
      </w:del>
    </w:p>
    <w:p w14:paraId="6A8DFAB1">
      <w:pPr>
        <w:spacing w:before="0" w:after="0" w:line="240" w:lineRule="auto"/>
        <w:rPr>
          <w:del w:id="1507" w:author="marpa" w:date="2026-10-25T13:45:44Z"/>
          <w:rFonts w:ascii="Arial" w:hAnsi="Arial" w:eastAsia="Courier New" w:cs="Arial"/>
          <w:color w:val="000000"/>
          <w:sz w:val="24"/>
          <w:szCs w:val="24"/>
        </w:rPr>
      </w:pPr>
      <w:del w:id="1508" w:author="marpa" w:date="2026-10-25T13:45:44Z">
        <w:r>
          <w:rPr>
            <w:rFonts w:ascii="Arial" w:hAnsi="Arial" w:eastAsia="Courier New" w:cs="Arial"/>
            <w:color w:val="000000"/>
            <w:sz w:val="24"/>
            <w:szCs w:val="24"/>
          </w:rPr>
          <w:delText>@WebService(serviceName = "WSLongitud")</w:delText>
        </w:r>
      </w:del>
    </w:p>
    <w:p w14:paraId="63D752CF">
      <w:pPr>
        <w:spacing w:before="0" w:after="0" w:line="240" w:lineRule="auto"/>
        <w:rPr>
          <w:del w:id="1509" w:author="marpa" w:date="2026-10-25T13:45:44Z"/>
          <w:rFonts w:ascii="Arial" w:hAnsi="Arial" w:eastAsia="Courier New" w:cs="Arial"/>
          <w:color w:val="000000"/>
          <w:sz w:val="24"/>
          <w:szCs w:val="24"/>
        </w:rPr>
      </w:pPr>
      <w:del w:id="1510" w:author="marpa" w:date="2026-10-25T13:45:44Z">
        <w:r>
          <w:rPr>
            <w:rFonts w:ascii="Arial" w:hAnsi="Arial" w:eastAsia="Courier New" w:cs="Arial"/>
            <w:color w:val="000000"/>
            <w:sz w:val="24"/>
            <w:szCs w:val="24"/>
          </w:rPr>
          <w:delText>public class WSLongitud {</w:delText>
        </w:r>
      </w:del>
    </w:p>
    <w:p w14:paraId="5690A85D">
      <w:pPr>
        <w:spacing w:before="0" w:after="0" w:line="240" w:lineRule="auto"/>
        <w:rPr>
          <w:del w:id="1511" w:author="marpa" w:date="2026-10-25T13:45:44Z"/>
          <w:rFonts w:ascii="Arial" w:hAnsi="Arial" w:eastAsia="Courier New" w:cs="Arial"/>
          <w:color w:val="000000"/>
          <w:sz w:val="24"/>
          <w:szCs w:val="24"/>
        </w:rPr>
      </w:pPr>
    </w:p>
    <w:p w14:paraId="0697D779">
      <w:pPr>
        <w:spacing w:before="0" w:after="0" w:line="240" w:lineRule="auto"/>
        <w:rPr>
          <w:del w:id="1512" w:author="marpa" w:date="2026-10-25T13:45:44Z"/>
          <w:rFonts w:ascii="Arial" w:hAnsi="Arial" w:eastAsia="Courier New" w:cs="Arial"/>
          <w:color w:val="000000"/>
          <w:sz w:val="24"/>
          <w:szCs w:val="24"/>
        </w:rPr>
      </w:pPr>
      <w:del w:id="1513" w:author="marpa" w:date="2026-10-25T13:45:44Z">
        <w:r>
          <w:rPr>
            <w:rFonts w:ascii="Arial" w:hAnsi="Arial" w:eastAsia="Courier New" w:cs="Arial"/>
            <w:color w:val="000000"/>
            <w:sz w:val="24"/>
            <w:szCs w:val="24"/>
          </w:rPr>
          <w:delText xml:space="preserve">    ConversorLongitud servicio = new ConversorLongitud();</w:delText>
        </w:r>
      </w:del>
    </w:p>
    <w:p w14:paraId="0A31EEB7">
      <w:pPr>
        <w:spacing w:before="0" w:after="0" w:line="240" w:lineRule="auto"/>
        <w:rPr>
          <w:del w:id="1514" w:author="marpa" w:date="2026-10-25T13:45:44Z"/>
          <w:rFonts w:ascii="Arial" w:hAnsi="Arial" w:eastAsia="Courier New" w:cs="Arial"/>
          <w:color w:val="000000"/>
          <w:sz w:val="24"/>
          <w:szCs w:val="24"/>
        </w:rPr>
      </w:pPr>
    </w:p>
    <w:p w14:paraId="389F86F9">
      <w:pPr>
        <w:spacing w:before="0" w:after="0" w:line="240" w:lineRule="auto"/>
        <w:rPr>
          <w:del w:id="1515" w:author="marpa" w:date="2026-10-25T13:45:44Z"/>
          <w:rFonts w:ascii="Arial" w:hAnsi="Arial" w:eastAsia="Courier New" w:cs="Arial"/>
          <w:color w:val="000000"/>
          <w:sz w:val="24"/>
          <w:szCs w:val="24"/>
        </w:rPr>
      </w:pPr>
      <w:del w:id="1516" w:author="marpa" w:date="2026-10-25T13:45:44Z">
        <w:r>
          <w:rPr>
            <w:rFonts w:ascii="Arial" w:hAnsi="Arial" w:eastAsia="Courier New" w:cs="Arial"/>
            <w:color w:val="000000"/>
            <w:sz w:val="24"/>
            <w:szCs w:val="24"/>
          </w:rPr>
          <w:delText xml:space="preserve">    @WebMethod(operationName = "convertirLongitud")</w:delText>
        </w:r>
      </w:del>
    </w:p>
    <w:p w14:paraId="5B09C38A">
      <w:pPr>
        <w:spacing w:before="0" w:after="0" w:line="240" w:lineRule="auto"/>
        <w:rPr>
          <w:del w:id="1517" w:author="marpa" w:date="2026-10-25T13:45:44Z"/>
          <w:rFonts w:ascii="Arial" w:hAnsi="Arial" w:eastAsia="Courier New" w:cs="Arial"/>
          <w:color w:val="000000"/>
          <w:sz w:val="24"/>
          <w:szCs w:val="24"/>
        </w:rPr>
      </w:pPr>
      <w:del w:id="1518" w:author="marpa" w:date="2026-10-25T13:45:44Z">
        <w:r>
          <w:rPr>
            <w:rFonts w:ascii="Arial" w:hAnsi="Arial" w:eastAsia="Courier New" w:cs="Arial"/>
            <w:color w:val="000000"/>
            <w:sz w:val="24"/>
            <w:szCs w:val="24"/>
          </w:rPr>
          <w:delText xml:space="preserve">    public double convertirLongitud(</w:delText>
        </w:r>
      </w:del>
    </w:p>
    <w:p w14:paraId="209F711B">
      <w:pPr>
        <w:spacing w:before="0" w:after="0" w:line="240" w:lineRule="auto"/>
        <w:rPr>
          <w:del w:id="1519" w:author="marpa" w:date="2026-10-25T13:45:44Z"/>
          <w:rFonts w:ascii="Arial" w:hAnsi="Arial" w:eastAsia="Courier New" w:cs="Arial"/>
          <w:color w:val="000000"/>
          <w:sz w:val="24"/>
          <w:szCs w:val="24"/>
        </w:rPr>
      </w:pPr>
      <w:del w:id="1520" w:author="marpa" w:date="2026-10-25T13:45:44Z">
        <w:r>
          <w:rPr>
            <w:rFonts w:ascii="Arial" w:hAnsi="Arial" w:eastAsia="Courier New" w:cs="Arial"/>
            <w:color w:val="000000"/>
            <w:sz w:val="24"/>
            <w:szCs w:val="24"/>
          </w:rPr>
          <w:delText xml:space="preserve">            @WebParam(name = "valor") double valor, </w:delText>
        </w:r>
      </w:del>
    </w:p>
    <w:p w14:paraId="1FC2E8D6">
      <w:pPr>
        <w:spacing w:before="0" w:after="0" w:line="240" w:lineRule="auto"/>
        <w:rPr>
          <w:del w:id="1521" w:author="marpa" w:date="2026-10-25T13:45:44Z"/>
          <w:rFonts w:ascii="Arial" w:hAnsi="Arial" w:eastAsia="Courier New" w:cs="Arial"/>
          <w:color w:val="000000"/>
          <w:sz w:val="24"/>
          <w:szCs w:val="24"/>
        </w:rPr>
      </w:pPr>
      <w:del w:id="1522" w:author="marpa" w:date="2026-10-25T13:45:44Z">
        <w:r>
          <w:rPr>
            <w:rFonts w:ascii="Arial" w:hAnsi="Arial" w:eastAsia="Courier New" w:cs="Arial"/>
            <w:color w:val="000000"/>
            <w:sz w:val="24"/>
            <w:szCs w:val="24"/>
          </w:rPr>
          <w:delText xml:space="preserve">            @WebParam(name = "unidadOrigen") String unidadOrigen, </w:delText>
        </w:r>
      </w:del>
    </w:p>
    <w:p w14:paraId="136B0CEC">
      <w:pPr>
        <w:spacing w:before="0" w:after="0" w:line="240" w:lineRule="auto"/>
        <w:rPr>
          <w:del w:id="1523" w:author="marpa" w:date="2026-10-25T13:45:44Z"/>
          <w:rFonts w:ascii="Arial" w:hAnsi="Arial" w:eastAsia="Courier New" w:cs="Arial"/>
          <w:color w:val="000000"/>
          <w:sz w:val="24"/>
          <w:szCs w:val="24"/>
        </w:rPr>
      </w:pPr>
      <w:del w:id="1524" w:author="marpa" w:date="2026-10-25T13:45:44Z">
        <w:r>
          <w:rPr>
            <w:rFonts w:ascii="Arial" w:hAnsi="Arial" w:eastAsia="Courier New" w:cs="Arial"/>
            <w:color w:val="000000"/>
            <w:sz w:val="24"/>
            <w:szCs w:val="24"/>
          </w:rPr>
          <w:delText xml:space="preserve">            @WebParam(name = "unidadDestino") String unidadDestino,</w:delText>
        </w:r>
      </w:del>
    </w:p>
    <w:p w14:paraId="0CDB6F89">
      <w:pPr>
        <w:spacing w:before="0" w:after="0" w:line="240" w:lineRule="auto"/>
        <w:rPr>
          <w:del w:id="1525" w:author="marpa" w:date="2026-10-25T13:45:44Z"/>
          <w:rFonts w:ascii="Arial" w:hAnsi="Arial" w:eastAsia="Courier New" w:cs="Arial"/>
          <w:color w:val="000000"/>
          <w:sz w:val="24"/>
          <w:szCs w:val="24"/>
        </w:rPr>
      </w:pPr>
      <w:del w:id="1526" w:author="marpa" w:date="2026-10-25T13:45:44Z">
        <w:r>
          <w:rPr>
            <w:rFonts w:ascii="Arial" w:hAnsi="Arial" w:eastAsia="Courier New" w:cs="Arial"/>
            <w:color w:val="000000"/>
            <w:sz w:val="24"/>
            <w:szCs w:val="24"/>
          </w:rPr>
          <w:delText xml:space="preserve">            @WebParam(name = "token") String token) {</w:delText>
        </w:r>
      </w:del>
    </w:p>
    <w:p w14:paraId="59529E47">
      <w:pPr>
        <w:spacing w:before="0" w:after="0" w:line="240" w:lineRule="auto"/>
        <w:rPr>
          <w:del w:id="1527" w:author="marpa" w:date="2026-10-25T13:45:44Z"/>
          <w:rFonts w:ascii="Arial" w:hAnsi="Arial" w:eastAsia="Courier New" w:cs="Arial"/>
          <w:color w:val="000000"/>
          <w:sz w:val="24"/>
          <w:szCs w:val="24"/>
        </w:rPr>
      </w:pPr>
      <w:del w:id="1528" w:author="marpa" w:date="2026-10-25T13:45:44Z">
        <w:r>
          <w:rPr>
            <w:rFonts w:ascii="Arial" w:hAnsi="Arial" w:eastAsia="Courier New" w:cs="Arial"/>
            <w:color w:val="000000"/>
            <w:sz w:val="24"/>
            <w:szCs w:val="24"/>
          </w:rPr>
          <w:delText xml:space="preserve">        </w:delText>
        </w:r>
      </w:del>
    </w:p>
    <w:p w14:paraId="518EFCE2">
      <w:pPr>
        <w:spacing w:before="0" w:after="0" w:line="240" w:lineRule="auto"/>
        <w:rPr>
          <w:del w:id="1529" w:author="marpa" w:date="2026-10-25T13:45:44Z"/>
          <w:rFonts w:ascii="Arial" w:hAnsi="Arial" w:eastAsia="Courier New" w:cs="Arial"/>
          <w:color w:val="000000"/>
          <w:sz w:val="24"/>
          <w:szCs w:val="24"/>
        </w:rPr>
      </w:pPr>
      <w:del w:id="1530" w:author="marpa" w:date="2026-10-25T13:45:44Z">
        <w:r>
          <w:rPr>
            <w:rFonts w:ascii="Arial" w:hAnsi="Arial" w:eastAsia="Courier New" w:cs="Arial"/>
            <w:color w:val="000000"/>
            <w:sz w:val="24"/>
            <w:szCs w:val="24"/>
          </w:rPr>
          <w:delText xml:space="preserve">        // Validación de seguridad obligatoria</w:delText>
        </w:r>
      </w:del>
    </w:p>
    <w:p w14:paraId="758843F0">
      <w:pPr>
        <w:spacing w:before="0" w:after="0" w:line="240" w:lineRule="auto"/>
        <w:rPr>
          <w:del w:id="1531" w:author="marpa" w:date="2026-10-25T13:45:44Z"/>
          <w:rFonts w:ascii="Arial" w:hAnsi="Arial" w:eastAsia="Courier New" w:cs="Arial"/>
          <w:color w:val="000000"/>
          <w:sz w:val="24"/>
          <w:szCs w:val="24"/>
        </w:rPr>
      </w:pPr>
      <w:del w:id="1532" w:author="marpa" w:date="2026-10-25T13:45:44Z">
        <w:r>
          <w:rPr>
            <w:rFonts w:ascii="Arial" w:hAnsi="Arial" w:eastAsia="Courier New" w:cs="Arial"/>
            <w:color w:val="000000"/>
            <w:sz w:val="24"/>
            <w:szCs w:val="24"/>
          </w:rPr>
          <w:delText xml:space="preserve">        if (WSLogin.tokensValidos.containsKey(token)) {</w:delText>
        </w:r>
      </w:del>
    </w:p>
    <w:p w14:paraId="07A3463A">
      <w:pPr>
        <w:spacing w:before="0" w:after="0" w:line="240" w:lineRule="auto"/>
        <w:rPr>
          <w:del w:id="1533" w:author="marpa" w:date="2026-10-25T13:45:44Z"/>
          <w:rFonts w:ascii="Arial" w:hAnsi="Arial" w:eastAsia="Courier New" w:cs="Arial"/>
          <w:color w:val="000000"/>
          <w:sz w:val="24"/>
          <w:szCs w:val="24"/>
        </w:rPr>
      </w:pPr>
      <w:del w:id="1534" w:author="marpa" w:date="2026-10-25T13:45:44Z">
        <w:r>
          <w:rPr>
            <w:rFonts w:ascii="Arial" w:hAnsi="Arial" w:eastAsia="Courier New" w:cs="Arial"/>
            <w:color w:val="000000"/>
            <w:sz w:val="24"/>
            <w:szCs w:val="24"/>
          </w:rPr>
          <w:delText xml:space="preserve">            return servicio.convertirLongitud(valor, unidadOrigen, unidadDestino);</w:delText>
        </w:r>
      </w:del>
    </w:p>
    <w:p w14:paraId="1DC9D240">
      <w:pPr>
        <w:spacing w:before="0" w:after="0" w:line="240" w:lineRule="auto"/>
        <w:rPr>
          <w:del w:id="1535" w:author="marpa" w:date="2026-10-25T13:45:44Z"/>
          <w:rFonts w:ascii="Arial" w:hAnsi="Arial" w:eastAsia="Courier New" w:cs="Arial"/>
          <w:color w:val="000000"/>
          <w:sz w:val="24"/>
          <w:szCs w:val="24"/>
        </w:rPr>
      </w:pPr>
      <w:del w:id="1536" w:author="marpa" w:date="2026-10-25T13:45:44Z">
        <w:r>
          <w:rPr>
            <w:rFonts w:ascii="Arial" w:hAnsi="Arial" w:eastAsia="Courier New" w:cs="Arial"/>
            <w:color w:val="000000"/>
            <w:sz w:val="24"/>
            <w:szCs w:val="24"/>
          </w:rPr>
          <w:delText xml:space="preserve">        } else {</w:delText>
        </w:r>
      </w:del>
    </w:p>
    <w:p w14:paraId="6293970C">
      <w:pPr>
        <w:spacing w:before="0" w:after="0" w:line="240" w:lineRule="auto"/>
        <w:rPr>
          <w:del w:id="1537" w:author="marpa" w:date="2026-10-25T13:45:44Z"/>
          <w:rFonts w:ascii="Arial" w:hAnsi="Arial" w:eastAsia="Courier New" w:cs="Arial"/>
          <w:color w:val="000000"/>
          <w:sz w:val="24"/>
          <w:szCs w:val="24"/>
        </w:rPr>
      </w:pPr>
      <w:del w:id="1538" w:author="marpa" w:date="2026-10-25T13:45:44Z">
        <w:r>
          <w:rPr>
            <w:rFonts w:ascii="Arial" w:hAnsi="Arial" w:eastAsia="Courier New" w:cs="Arial"/>
            <w:color w:val="000000"/>
            <w:sz w:val="24"/>
            <w:szCs w:val="24"/>
          </w:rPr>
          <w:delText xml:space="preserve">            return -999999.401; </w:delText>
        </w:r>
      </w:del>
    </w:p>
    <w:p w14:paraId="5316913B">
      <w:pPr>
        <w:spacing w:before="0" w:after="0" w:line="240" w:lineRule="auto"/>
        <w:rPr>
          <w:del w:id="1539" w:author="marpa" w:date="2026-10-25T13:45:44Z"/>
          <w:rFonts w:ascii="Arial" w:hAnsi="Arial" w:eastAsia="Courier New" w:cs="Arial"/>
          <w:color w:val="000000"/>
          <w:sz w:val="24"/>
          <w:szCs w:val="24"/>
        </w:rPr>
      </w:pPr>
      <w:del w:id="1540" w:author="marpa" w:date="2026-10-25T13:45:44Z">
        <w:r>
          <w:rPr>
            <w:rFonts w:ascii="Arial" w:hAnsi="Arial" w:eastAsia="Courier New" w:cs="Arial"/>
            <w:color w:val="000000"/>
            <w:sz w:val="24"/>
            <w:szCs w:val="24"/>
          </w:rPr>
          <w:delText xml:space="preserve">        }</w:delText>
        </w:r>
      </w:del>
    </w:p>
    <w:p w14:paraId="23CE7787">
      <w:pPr>
        <w:spacing w:before="0" w:after="0" w:line="240" w:lineRule="auto"/>
        <w:rPr>
          <w:del w:id="1541" w:author="marpa" w:date="2026-10-25T13:45:44Z"/>
          <w:rFonts w:ascii="Arial" w:hAnsi="Arial" w:eastAsia="Courier New" w:cs="Arial"/>
          <w:color w:val="000000"/>
          <w:sz w:val="24"/>
          <w:szCs w:val="24"/>
        </w:rPr>
      </w:pPr>
      <w:del w:id="1542" w:author="marpa" w:date="2026-10-25T13:45:44Z">
        <w:r>
          <w:rPr>
            <w:rFonts w:ascii="Arial" w:hAnsi="Arial" w:eastAsia="Courier New" w:cs="Arial"/>
            <w:color w:val="000000"/>
            <w:sz w:val="24"/>
            <w:szCs w:val="24"/>
          </w:rPr>
          <w:delText xml:space="preserve">    }</w:delText>
        </w:r>
      </w:del>
    </w:p>
    <w:p w14:paraId="48C97775">
      <w:pPr>
        <w:spacing w:before="0" w:after="0" w:line="240" w:lineRule="auto"/>
        <w:rPr>
          <w:del w:id="1543" w:author="marpa" w:date="2026-10-25T13:45:44Z"/>
          <w:rFonts w:ascii="Arial" w:hAnsi="Arial" w:eastAsia="Courier New" w:cs="Arial"/>
          <w:color w:val="000000"/>
          <w:sz w:val="24"/>
          <w:szCs w:val="24"/>
        </w:rPr>
      </w:pPr>
      <w:del w:id="1544" w:author="marpa" w:date="2026-10-25T13:45:44Z">
        <w:r>
          <w:rPr>
            <w:rFonts w:ascii="Arial" w:hAnsi="Arial" w:eastAsia="Courier New" w:cs="Arial"/>
            <w:color w:val="000000"/>
            <w:sz w:val="24"/>
            <w:szCs w:val="24"/>
          </w:rPr>
          <w:delText>}</w:delText>
        </w:r>
      </w:del>
    </w:p>
    <w:p w14:paraId="208F0451">
      <w:pPr>
        <w:rPr>
          <w:del w:id="1545" w:author="marpa" w:date="2026-10-25T13:45:44Z"/>
        </w:rPr>
      </w:pPr>
    </w:p>
    <w:p w14:paraId="032044D0">
      <w:pPr>
        <w:pStyle w:val="6"/>
        <w:spacing w:before="0" w:after="0"/>
        <w:rPr>
          <w:del w:id="1546" w:author="marpa" w:date="2026-10-25T13:45:44Z"/>
          <w:b/>
          <w:bCs/>
          <w:i w:val="0"/>
          <w:iCs w:val="0"/>
          <w:sz w:val="24"/>
          <w:szCs w:val="24"/>
        </w:rPr>
      </w:pPr>
      <w:del w:id="1547" w:author="marpa" w:date="2026-10-25T13:45:44Z">
        <w:bookmarkStart w:id="52" w:name="_Toc24911"/>
        <w:r>
          <w:rPr>
            <w:b/>
            <w:bCs/>
            <w:i w:val="0"/>
            <w:iCs w:val="0"/>
            <w:sz w:val="24"/>
            <w:szCs w:val="24"/>
          </w:rPr>
          <w:delText>Tabla 3. Clase WSMasa</w:delText>
        </w:r>
        <w:bookmarkEnd w:id="52"/>
        <w:r>
          <w:rPr>
            <w:b/>
            <w:bCs/>
            <w:i w:val="0"/>
            <w:iCs w:val="0"/>
            <w:sz w:val="24"/>
            <w:szCs w:val="24"/>
          </w:rPr>
          <w:delText xml:space="preserve"> </w:delText>
        </w:r>
      </w:del>
    </w:p>
    <w:p w14:paraId="689BFEF5">
      <w:pPr>
        <w:spacing w:before="0" w:after="0" w:line="240" w:lineRule="auto"/>
        <w:rPr>
          <w:del w:id="1548" w:author="marpa" w:date="2026-10-25T13:45:44Z"/>
          <w:rFonts w:ascii="Arial" w:hAnsi="Arial" w:eastAsia="Courier New" w:cs="Arial"/>
          <w:color w:val="000000"/>
          <w:sz w:val="24"/>
          <w:szCs w:val="24"/>
        </w:rPr>
      </w:pPr>
      <w:del w:id="1549" w:author="marpa" w:date="2026-10-25T13:45:44Z">
        <w:r>
          <w:rPr>
            <w:rFonts w:ascii="Arial" w:hAnsi="Arial" w:eastAsia="Courier New" w:cs="Arial"/>
            <w:color w:val="000000"/>
            <w:sz w:val="24"/>
            <w:szCs w:val="24"/>
          </w:rPr>
          <w:delText>package ec.edu.monster.WebServices;</w:delText>
        </w:r>
      </w:del>
    </w:p>
    <w:p w14:paraId="4390F7D0">
      <w:pPr>
        <w:spacing w:before="0" w:after="0" w:line="240" w:lineRule="auto"/>
        <w:rPr>
          <w:del w:id="1550" w:author="marpa" w:date="2026-10-25T13:45:44Z"/>
          <w:rFonts w:ascii="Arial" w:hAnsi="Arial" w:eastAsia="Courier New" w:cs="Arial"/>
          <w:color w:val="000000"/>
          <w:sz w:val="24"/>
          <w:szCs w:val="24"/>
        </w:rPr>
      </w:pPr>
    </w:p>
    <w:p w14:paraId="2B7FB53D">
      <w:pPr>
        <w:spacing w:before="0" w:after="0" w:line="240" w:lineRule="auto"/>
        <w:rPr>
          <w:del w:id="1551" w:author="marpa" w:date="2026-10-25T13:45:44Z"/>
          <w:rFonts w:ascii="Arial" w:hAnsi="Arial" w:eastAsia="Courier New" w:cs="Arial"/>
          <w:color w:val="000000"/>
          <w:sz w:val="24"/>
          <w:szCs w:val="24"/>
        </w:rPr>
      </w:pPr>
      <w:del w:id="1552" w:author="marpa" w:date="2026-10-25T13:45:44Z">
        <w:r>
          <w:rPr>
            <w:rFonts w:ascii="Arial" w:hAnsi="Arial" w:eastAsia="Courier New" w:cs="Arial"/>
            <w:color w:val="000000"/>
            <w:sz w:val="24"/>
            <w:szCs w:val="24"/>
          </w:rPr>
          <w:delText>import ec.edu.monster.servicios.ConversorMasa;</w:delText>
        </w:r>
      </w:del>
    </w:p>
    <w:p w14:paraId="5D58B45C">
      <w:pPr>
        <w:spacing w:before="0" w:after="0" w:line="240" w:lineRule="auto"/>
        <w:rPr>
          <w:del w:id="1553" w:author="marpa" w:date="2026-10-25T13:45:44Z"/>
          <w:rFonts w:ascii="Arial" w:hAnsi="Arial" w:eastAsia="Courier New" w:cs="Arial"/>
          <w:color w:val="000000"/>
          <w:sz w:val="24"/>
          <w:szCs w:val="24"/>
        </w:rPr>
      </w:pPr>
      <w:del w:id="1554" w:author="marpa" w:date="2026-10-25T13:45:44Z">
        <w:r>
          <w:rPr>
            <w:rFonts w:ascii="Arial" w:hAnsi="Arial" w:eastAsia="Courier New" w:cs="Arial"/>
            <w:color w:val="000000"/>
            <w:sz w:val="24"/>
            <w:szCs w:val="24"/>
          </w:rPr>
          <w:delText>import jakarta.jws.WebService;</w:delText>
        </w:r>
      </w:del>
    </w:p>
    <w:p w14:paraId="2F0C070A">
      <w:pPr>
        <w:spacing w:before="0" w:after="0" w:line="240" w:lineRule="auto"/>
        <w:rPr>
          <w:del w:id="1555" w:author="marpa" w:date="2026-10-25T13:45:44Z"/>
          <w:rFonts w:ascii="Arial" w:hAnsi="Arial" w:eastAsia="Courier New" w:cs="Arial"/>
          <w:color w:val="000000"/>
          <w:sz w:val="24"/>
          <w:szCs w:val="24"/>
        </w:rPr>
      </w:pPr>
      <w:del w:id="1556" w:author="marpa" w:date="2026-10-25T13:45:44Z">
        <w:r>
          <w:rPr>
            <w:rFonts w:ascii="Arial" w:hAnsi="Arial" w:eastAsia="Courier New" w:cs="Arial"/>
            <w:color w:val="000000"/>
            <w:sz w:val="24"/>
            <w:szCs w:val="24"/>
          </w:rPr>
          <w:delText>import jakarta.jws.WebMethod;</w:delText>
        </w:r>
      </w:del>
    </w:p>
    <w:p w14:paraId="7B76C765">
      <w:pPr>
        <w:spacing w:before="0" w:after="0" w:line="240" w:lineRule="auto"/>
        <w:rPr>
          <w:del w:id="1557" w:author="marpa" w:date="2026-10-25T13:45:44Z"/>
          <w:rFonts w:ascii="Arial" w:hAnsi="Arial" w:eastAsia="Courier New" w:cs="Arial"/>
          <w:color w:val="000000"/>
          <w:sz w:val="24"/>
          <w:szCs w:val="24"/>
        </w:rPr>
      </w:pPr>
      <w:del w:id="1558" w:author="marpa" w:date="2026-10-25T13:45:44Z">
        <w:r>
          <w:rPr>
            <w:rFonts w:ascii="Arial" w:hAnsi="Arial" w:eastAsia="Courier New" w:cs="Arial"/>
            <w:color w:val="000000"/>
            <w:sz w:val="24"/>
            <w:szCs w:val="24"/>
          </w:rPr>
          <w:delText>import jakarta.jws.WebParam;</w:delText>
        </w:r>
      </w:del>
    </w:p>
    <w:p w14:paraId="16CC79CF">
      <w:pPr>
        <w:spacing w:before="0" w:after="0" w:line="240" w:lineRule="auto"/>
        <w:rPr>
          <w:del w:id="1559" w:author="marpa" w:date="2026-10-25T13:45:44Z"/>
          <w:rFonts w:ascii="Arial" w:hAnsi="Arial" w:eastAsia="Courier New" w:cs="Arial"/>
          <w:color w:val="000000"/>
          <w:sz w:val="24"/>
          <w:szCs w:val="24"/>
        </w:rPr>
      </w:pPr>
    </w:p>
    <w:p w14:paraId="3D69C773">
      <w:pPr>
        <w:spacing w:before="0" w:after="0" w:line="240" w:lineRule="auto"/>
        <w:rPr>
          <w:del w:id="1560" w:author="marpa" w:date="2026-10-25T13:45:44Z"/>
          <w:rFonts w:ascii="Arial" w:hAnsi="Arial" w:eastAsia="Courier New" w:cs="Arial"/>
          <w:color w:val="000000"/>
          <w:sz w:val="24"/>
          <w:szCs w:val="24"/>
        </w:rPr>
      </w:pPr>
      <w:del w:id="1561" w:author="marpa" w:date="2026-10-25T13:45:44Z">
        <w:r>
          <w:rPr>
            <w:rFonts w:ascii="Arial" w:hAnsi="Arial" w:eastAsia="Courier New" w:cs="Arial"/>
            <w:color w:val="000000"/>
            <w:sz w:val="24"/>
            <w:szCs w:val="24"/>
          </w:rPr>
          <w:delText>/**</w:delText>
        </w:r>
      </w:del>
    </w:p>
    <w:p w14:paraId="36B7ED18">
      <w:pPr>
        <w:spacing w:before="0" w:after="0" w:line="240" w:lineRule="auto"/>
        <w:rPr>
          <w:del w:id="1562" w:author="marpa" w:date="2026-10-25T13:45:44Z"/>
          <w:rFonts w:ascii="Arial" w:hAnsi="Arial" w:eastAsia="Courier New" w:cs="Arial"/>
          <w:color w:val="000000"/>
          <w:sz w:val="24"/>
          <w:szCs w:val="24"/>
        </w:rPr>
      </w:pPr>
      <w:del w:id="1563" w:author="marpa" w:date="2026-10-25T13:45:44Z">
        <w:r>
          <w:rPr>
            <w:rFonts w:ascii="Arial" w:hAnsi="Arial" w:eastAsia="Courier New" w:cs="Arial"/>
            <w:color w:val="000000"/>
            <w:sz w:val="24"/>
            <w:szCs w:val="24"/>
          </w:rPr>
          <w:delText xml:space="preserve"> * @author Monster</w:delText>
        </w:r>
      </w:del>
    </w:p>
    <w:p w14:paraId="490F8DBB">
      <w:pPr>
        <w:spacing w:before="0" w:after="0" w:line="240" w:lineRule="auto"/>
        <w:rPr>
          <w:del w:id="1564" w:author="marpa" w:date="2026-10-25T13:45:44Z"/>
          <w:rFonts w:ascii="Arial" w:hAnsi="Arial" w:eastAsia="Courier New" w:cs="Arial"/>
          <w:color w:val="000000"/>
          <w:sz w:val="24"/>
          <w:szCs w:val="24"/>
        </w:rPr>
      </w:pPr>
      <w:del w:id="1565" w:author="marpa" w:date="2026-10-25T13:45:44Z">
        <w:r>
          <w:rPr>
            <w:rFonts w:ascii="Arial" w:hAnsi="Arial" w:eastAsia="Courier New" w:cs="Arial"/>
            <w:color w:val="000000"/>
            <w:sz w:val="24"/>
            <w:szCs w:val="24"/>
          </w:rPr>
          <w:delText xml:space="preserve"> */</w:delText>
        </w:r>
      </w:del>
    </w:p>
    <w:p w14:paraId="74BD1ADE">
      <w:pPr>
        <w:spacing w:before="0" w:after="0" w:line="240" w:lineRule="auto"/>
        <w:rPr>
          <w:del w:id="1566" w:author="marpa" w:date="2026-10-25T13:45:44Z"/>
          <w:rFonts w:ascii="Arial" w:hAnsi="Arial" w:eastAsia="Courier New" w:cs="Arial"/>
          <w:color w:val="000000"/>
          <w:sz w:val="24"/>
          <w:szCs w:val="24"/>
        </w:rPr>
      </w:pPr>
      <w:del w:id="1567" w:author="marpa" w:date="2026-10-25T13:45:44Z">
        <w:r>
          <w:rPr>
            <w:rFonts w:ascii="Arial" w:hAnsi="Arial" w:eastAsia="Courier New" w:cs="Arial"/>
            <w:color w:val="000000"/>
            <w:sz w:val="24"/>
            <w:szCs w:val="24"/>
          </w:rPr>
          <w:delText>@WebService(serviceName = "WSMasa")</w:delText>
        </w:r>
      </w:del>
    </w:p>
    <w:p w14:paraId="15BCB1FC">
      <w:pPr>
        <w:spacing w:before="0" w:after="0" w:line="240" w:lineRule="auto"/>
        <w:rPr>
          <w:del w:id="1568" w:author="marpa" w:date="2026-10-25T13:45:44Z"/>
          <w:rFonts w:ascii="Arial" w:hAnsi="Arial" w:eastAsia="Courier New" w:cs="Arial"/>
          <w:color w:val="000000"/>
          <w:sz w:val="24"/>
          <w:szCs w:val="24"/>
        </w:rPr>
      </w:pPr>
      <w:del w:id="1569" w:author="marpa" w:date="2026-10-25T13:45:44Z">
        <w:r>
          <w:rPr>
            <w:rFonts w:ascii="Arial" w:hAnsi="Arial" w:eastAsia="Courier New" w:cs="Arial"/>
            <w:color w:val="000000"/>
            <w:sz w:val="24"/>
            <w:szCs w:val="24"/>
          </w:rPr>
          <w:delText>public class WSMasa {</w:delText>
        </w:r>
      </w:del>
    </w:p>
    <w:p w14:paraId="0304C36D">
      <w:pPr>
        <w:spacing w:before="0" w:after="0" w:line="240" w:lineRule="auto"/>
        <w:rPr>
          <w:del w:id="1570" w:author="marpa" w:date="2026-10-25T13:45:44Z"/>
          <w:rFonts w:ascii="Arial" w:hAnsi="Arial" w:eastAsia="Courier New" w:cs="Arial"/>
          <w:color w:val="000000"/>
          <w:sz w:val="24"/>
          <w:szCs w:val="24"/>
        </w:rPr>
      </w:pPr>
    </w:p>
    <w:p w14:paraId="68C9ECE2">
      <w:pPr>
        <w:spacing w:before="0" w:after="0" w:line="240" w:lineRule="auto"/>
        <w:rPr>
          <w:del w:id="1571" w:author="marpa" w:date="2026-10-25T13:45:44Z"/>
          <w:rFonts w:ascii="Arial" w:hAnsi="Arial" w:eastAsia="Courier New" w:cs="Arial"/>
          <w:color w:val="000000"/>
          <w:sz w:val="24"/>
          <w:szCs w:val="24"/>
        </w:rPr>
      </w:pPr>
      <w:del w:id="1572" w:author="marpa" w:date="2026-10-25T13:45:44Z">
        <w:r>
          <w:rPr>
            <w:rFonts w:ascii="Arial" w:hAnsi="Arial" w:eastAsia="Courier New" w:cs="Arial"/>
            <w:color w:val="000000"/>
            <w:sz w:val="24"/>
            <w:szCs w:val="24"/>
          </w:rPr>
          <w:delText>ConversorMasa servicio = new ConversorMasa();</w:delText>
        </w:r>
      </w:del>
    </w:p>
    <w:p w14:paraId="25919477">
      <w:pPr>
        <w:spacing w:before="0" w:after="0" w:line="240" w:lineRule="auto"/>
        <w:rPr>
          <w:del w:id="1573" w:author="marpa" w:date="2026-10-25T13:45:44Z"/>
          <w:rFonts w:ascii="Arial" w:hAnsi="Arial" w:eastAsia="Courier New" w:cs="Arial"/>
          <w:color w:val="000000"/>
          <w:sz w:val="24"/>
          <w:szCs w:val="24"/>
        </w:rPr>
      </w:pPr>
    </w:p>
    <w:p w14:paraId="5CF95519">
      <w:pPr>
        <w:spacing w:before="0" w:after="0" w:line="240" w:lineRule="auto"/>
        <w:rPr>
          <w:del w:id="1574" w:author="marpa" w:date="2026-10-25T13:45:44Z"/>
          <w:rFonts w:ascii="Arial" w:hAnsi="Arial" w:eastAsia="Courier New" w:cs="Arial"/>
          <w:color w:val="000000"/>
          <w:sz w:val="24"/>
          <w:szCs w:val="24"/>
        </w:rPr>
      </w:pPr>
      <w:del w:id="1575" w:author="marpa" w:date="2026-10-25T13:45:44Z">
        <w:r>
          <w:rPr>
            <w:rFonts w:ascii="Arial" w:hAnsi="Arial" w:eastAsia="Courier New" w:cs="Arial"/>
            <w:color w:val="000000"/>
            <w:sz w:val="24"/>
            <w:szCs w:val="24"/>
          </w:rPr>
          <w:delText xml:space="preserve">    @WebMethod(operationName = "convertirMasa")</w:delText>
        </w:r>
      </w:del>
    </w:p>
    <w:p w14:paraId="64427EF0">
      <w:pPr>
        <w:spacing w:before="0" w:after="0" w:line="240" w:lineRule="auto"/>
        <w:rPr>
          <w:del w:id="1576" w:author="marpa" w:date="2026-10-25T13:45:44Z"/>
          <w:rFonts w:ascii="Arial" w:hAnsi="Arial" w:eastAsia="Courier New" w:cs="Arial"/>
          <w:color w:val="000000"/>
          <w:sz w:val="24"/>
          <w:szCs w:val="24"/>
        </w:rPr>
      </w:pPr>
      <w:del w:id="1577" w:author="marpa" w:date="2026-10-25T13:45:44Z">
        <w:r>
          <w:rPr>
            <w:rFonts w:ascii="Arial" w:hAnsi="Arial" w:eastAsia="Courier New" w:cs="Arial"/>
            <w:color w:val="000000"/>
            <w:sz w:val="24"/>
            <w:szCs w:val="24"/>
          </w:rPr>
          <w:delText xml:space="preserve">    public double convertirMasa(</w:delText>
        </w:r>
      </w:del>
    </w:p>
    <w:p w14:paraId="660CBBBD">
      <w:pPr>
        <w:spacing w:before="0" w:after="0" w:line="240" w:lineRule="auto"/>
        <w:rPr>
          <w:del w:id="1578" w:author="marpa" w:date="2026-10-25T13:45:44Z"/>
          <w:rFonts w:ascii="Arial" w:hAnsi="Arial" w:eastAsia="Courier New" w:cs="Arial"/>
          <w:color w:val="000000"/>
          <w:sz w:val="24"/>
          <w:szCs w:val="24"/>
        </w:rPr>
      </w:pPr>
      <w:del w:id="1579" w:author="marpa" w:date="2026-10-25T13:45:44Z">
        <w:r>
          <w:rPr>
            <w:rFonts w:ascii="Arial" w:hAnsi="Arial" w:eastAsia="Courier New" w:cs="Arial"/>
            <w:color w:val="000000"/>
            <w:sz w:val="24"/>
            <w:szCs w:val="24"/>
          </w:rPr>
          <w:delText xml:space="preserve">            @WebParam(name = "valor") double valor, </w:delText>
        </w:r>
      </w:del>
    </w:p>
    <w:p w14:paraId="118B39D9">
      <w:pPr>
        <w:spacing w:before="0" w:after="0" w:line="240" w:lineRule="auto"/>
        <w:rPr>
          <w:del w:id="1580" w:author="marpa" w:date="2026-10-25T13:45:44Z"/>
          <w:rFonts w:ascii="Arial" w:hAnsi="Arial" w:eastAsia="Courier New" w:cs="Arial"/>
          <w:color w:val="000000"/>
          <w:sz w:val="24"/>
          <w:szCs w:val="24"/>
        </w:rPr>
      </w:pPr>
      <w:del w:id="1581" w:author="marpa" w:date="2026-10-25T13:45:44Z">
        <w:r>
          <w:rPr>
            <w:rFonts w:ascii="Arial" w:hAnsi="Arial" w:eastAsia="Courier New" w:cs="Arial"/>
            <w:color w:val="000000"/>
            <w:sz w:val="24"/>
            <w:szCs w:val="24"/>
          </w:rPr>
          <w:delText xml:space="preserve">            @WebParam(name = "unidadOrigen") String unidadOrigen, </w:delText>
        </w:r>
      </w:del>
    </w:p>
    <w:p w14:paraId="2536FACC">
      <w:pPr>
        <w:spacing w:before="0" w:after="0" w:line="240" w:lineRule="auto"/>
        <w:rPr>
          <w:del w:id="1582" w:author="marpa" w:date="2026-10-25T13:45:44Z"/>
          <w:rFonts w:ascii="Arial" w:hAnsi="Arial" w:eastAsia="Courier New" w:cs="Arial"/>
          <w:color w:val="000000"/>
          <w:sz w:val="24"/>
          <w:szCs w:val="24"/>
        </w:rPr>
      </w:pPr>
      <w:del w:id="1583" w:author="marpa" w:date="2026-10-25T13:45:44Z">
        <w:r>
          <w:rPr>
            <w:rFonts w:ascii="Arial" w:hAnsi="Arial" w:eastAsia="Courier New" w:cs="Arial"/>
            <w:color w:val="000000"/>
            <w:sz w:val="24"/>
            <w:szCs w:val="24"/>
          </w:rPr>
          <w:delText xml:space="preserve">            @WebParam(name = "unidadDestino") String unidadDestino,</w:delText>
        </w:r>
      </w:del>
    </w:p>
    <w:p w14:paraId="49402A18">
      <w:pPr>
        <w:spacing w:before="0" w:after="0" w:line="240" w:lineRule="auto"/>
        <w:rPr>
          <w:del w:id="1584" w:author="marpa" w:date="2026-10-25T13:45:44Z"/>
          <w:rFonts w:ascii="Arial" w:hAnsi="Arial" w:eastAsia="Courier New" w:cs="Arial"/>
          <w:color w:val="000000"/>
          <w:sz w:val="24"/>
          <w:szCs w:val="24"/>
        </w:rPr>
      </w:pPr>
      <w:del w:id="1585" w:author="marpa" w:date="2026-10-25T13:45:44Z">
        <w:r>
          <w:rPr>
            <w:rFonts w:ascii="Arial" w:hAnsi="Arial" w:eastAsia="Courier New" w:cs="Arial"/>
            <w:color w:val="000000"/>
            <w:sz w:val="24"/>
            <w:szCs w:val="24"/>
          </w:rPr>
          <w:delText xml:space="preserve">            @WebParam(name = "token") String token) {</w:delText>
        </w:r>
      </w:del>
    </w:p>
    <w:p w14:paraId="3D9BA739">
      <w:pPr>
        <w:spacing w:before="0" w:after="0" w:line="240" w:lineRule="auto"/>
        <w:rPr>
          <w:del w:id="1586" w:author="marpa" w:date="2026-10-25T13:45:44Z"/>
          <w:rFonts w:ascii="Arial" w:hAnsi="Arial" w:eastAsia="Courier New" w:cs="Arial"/>
          <w:color w:val="000000"/>
          <w:sz w:val="24"/>
          <w:szCs w:val="24"/>
        </w:rPr>
      </w:pPr>
      <w:del w:id="1587" w:author="marpa" w:date="2026-10-25T13:45:44Z">
        <w:r>
          <w:rPr>
            <w:rFonts w:ascii="Arial" w:hAnsi="Arial" w:eastAsia="Courier New" w:cs="Arial"/>
            <w:color w:val="000000"/>
            <w:sz w:val="24"/>
            <w:szCs w:val="24"/>
          </w:rPr>
          <w:delText xml:space="preserve">        </w:delText>
        </w:r>
      </w:del>
    </w:p>
    <w:p w14:paraId="176AFAA5">
      <w:pPr>
        <w:spacing w:before="0" w:after="0" w:line="240" w:lineRule="auto"/>
        <w:rPr>
          <w:del w:id="1588" w:author="marpa" w:date="2026-10-25T13:45:44Z"/>
          <w:rFonts w:ascii="Arial" w:hAnsi="Arial" w:eastAsia="Courier New" w:cs="Arial"/>
          <w:color w:val="000000"/>
          <w:sz w:val="24"/>
          <w:szCs w:val="24"/>
        </w:rPr>
      </w:pPr>
      <w:del w:id="1589" w:author="marpa" w:date="2026-10-25T13:45:44Z">
        <w:r>
          <w:rPr>
            <w:rFonts w:ascii="Arial" w:hAnsi="Arial" w:eastAsia="Courier New" w:cs="Arial"/>
            <w:color w:val="000000"/>
            <w:sz w:val="24"/>
            <w:szCs w:val="24"/>
          </w:rPr>
          <w:delText xml:space="preserve">        if (WSLogin.tokensValidos.containsKey(token)) {</w:delText>
        </w:r>
      </w:del>
    </w:p>
    <w:p w14:paraId="7E1E439C">
      <w:pPr>
        <w:spacing w:before="0" w:after="0" w:line="240" w:lineRule="auto"/>
        <w:rPr>
          <w:del w:id="1590" w:author="marpa" w:date="2026-10-25T13:45:44Z"/>
          <w:rFonts w:ascii="Arial" w:hAnsi="Arial" w:eastAsia="Courier New" w:cs="Arial"/>
          <w:color w:val="000000"/>
          <w:sz w:val="24"/>
          <w:szCs w:val="24"/>
        </w:rPr>
      </w:pPr>
      <w:del w:id="1591" w:author="marpa" w:date="2026-10-25T13:45:44Z">
        <w:r>
          <w:rPr>
            <w:rFonts w:ascii="Arial" w:hAnsi="Arial" w:eastAsia="Courier New" w:cs="Arial"/>
            <w:color w:val="000000"/>
            <w:sz w:val="24"/>
            <w:szCs w:val="24"/>
          </w:rPr>
          <w:delText xml:space="preserve">            return servicio.convertirMasa(valor, unidadOrigen, unidadDestino);</w:delText>
        </w:r>
      </w:del>
    </w:p>
    <w:p w14:paraId="6A14B64C">
      <w:pPr>
        <w:spacing w:before="0" w:after="0" w:line="240" w:lineRule="auto"/>
        <w:rPr>
          <w:del w:id="1592" w:author="marpa" w:date="2026-10-25T13:45:44Z"/>
          <w:rFonts w:ascii="Arial" w:hAnsi="Arial" w:eastAsia="Courier New" w:cs="Arial"/>
          <w:color w:val="000000"/>
          <w:sz w:val="24"/>
          <w:szCs w:val="24"/>
        </w:rPr>
      </w:pPr>
      <w:del w:id="1593" w:author="marpa" w:date="2026-10-25T13:45:44Z">
        <w:r>
          <w:rPr>
            <w:rFonts w:ascii="Arial" w:hAnsi="Arial" w:eastAsia="Courier New" w:cs="Arial"/>
            <w:color w:val="000000"/>
            <w:sz w:val="24"/>
            <w:szCs w:val="24"/>
          </w:rPr>
          <w:delText xml:space="preserve">        } else {</w:delText>
        </w:r>
      </w:del>
    </w:p>
    <w:p w14:paraId="37A280EA">
      <w:pPr>
        <w:spacing w:before="0" w:after="0" w:line="240" w:lineRule="auto"/>
        <w:rPr>
          <w:del w:id="1594" w:author="marpa" w:date="2026-10-25T13:45:44Z"/>
          <w:rFonts w:ascii="Arial" w:hAnsi="Arial" w:eastAsia="Courier New" w:cs="Arial"/>
          <w:color w:val="000000"/>
          <w:sz w:val="24"/>
          <w:szCs w:val="24"/>
        </w:rPr>
      </w:pPr>
      <w:del w:id="1595" w:author="marpa" w:date="2026-10-25T13:45:44Z">
        <w:r>
          <w:rPr>
            <w:rFonts w:ascii="Arial" w:hAnsi="Arial" w:eastAsia="Courier New" w:cs="Arial"/>
            <w:color w:val="000000"/>
            <w:sz w:val="24"/>
            <w:szCs w:val="24"/>
          </w:rPr>
          <w:delText xml:space="preserve">            return -9999999.401; </w:delText>
        </w:r>
      </w:del>
    </w:p>
    <w:p w14:paraId="70385BC9">
      <w:pPr>
        <w:spacing w:before="0" w:after="0" w:line="240" w:lineRule="auto"/>
        <w:rPr>
          <w:del w:id="1596" w:author="marpa" w:date="2026-10-25T13:45:44Z"/>
          <w:rFonts w:ascii="Arial" w:hAnsi="Arial" w:eastAsia="Courier New" w:cs="Arial"/>
          <w:color w:val="000000"/>
          <w:sz w:val="24"/>
          <w:szCs w:val="24"/>
        </w:rPr>
      </w:pPr>
      <w:del w:id="1597" w:author="marpa" w:date="2026-10-25T13:45:44Z">
        <w:r>
          <w:rPr>
            <w:rFonts w:ascii="Arial" w:hAnsi="Arial" w:eastAsia="Courier New" w:cs="Arial"/>
            <w:color w:val="000000"/>
            <w:sz w:val="24"/>
            <w:szCs w:val="24"/>
          </w:rPr>
          <w:delText xml:space="preserve">        }</w:delText>
        </w:r>
      </w:del>
    </w:p>
    <w:p w14:paraId="3D261280">
      <w:pPr>
        <w:spacing w:before="0" w:after="0" w:line="240" w:lineRule="auto"/>
        <w:rPr>
          <w:del w:id="1598" w:author="marpa" w:date="2026-10-25T13:45:44Z"/>
          <w:rFonts w:ascii="Arial" w:hAnsi="Arial" w:eastAsia="Courier New" w:cs="Arial"/>
          <w:color w:val="000000"/>
          <w:sz w:val="24"/>
          <w:szCs w:val="24"/>
        </w:rPr>
      </w:pPr>
      <w:del w:id="1599" w:author="marpa" w:date="2026-10-25T13:45:44Z">
        <w:r>
          <w:rPr>
            <w:rFonts w:ascii="Arial" w:hAnsi="Arial" w:eastAsia="Courier New" w:cs="Arial"/>
            <w:color w:val="000000"/>
            <w:sz w:val="24"/>
            <w:szCs w:val="24"/>
          </w:rPr>
          <w:delText xml:space="preserve">    }</w:delText>
        </w:r>
      </w:del>
    </w:p>
    <w:p w14:paraId="52972B98">
      <w:pPr>
        <w:spacing w:before="0" w:after="0" w:line="240" w:lineRule="auto"/>
        <w:rPr>
          <w:del w:id="1600" w:author="marpa" w:date="2026-10-25T13:45:44Z"/>
          <w:rFonts w:ascii="Arial" w:hAnsi="Arial" w:eastAsia="Courier New" w:cs="Arial"/>
          <w:color w:val="000000"/>
          <w:sz w:val="24"/>
          <w:szCs w:val="24"/>
        </w:rPr>
      </w:pPr>
      <w:del w:id="1601" w:author="marpa" w:date="2026-10-25T13:45:44Z">
        <w:r>
          <w:rPr>
            <w:rFonts w:ascii="Arial" w:hAnsi="Arial" w:eastAsia="Courier New" w:cs="Arial"/>
            <w:color w:val="000000"/>
            <w:sz w:val="24"/>
            <w:szCs w:val="24"/>
          </w:rPr>
          <w:delText>}</w:delText>
        </w:r>
      </w:del>
    </w:p>
    <w:p w14:paraId="083F2894">
      <w:pPr>
        <w:rPr>
          <w:del w:id="1602" w:author="marpa" w:date="2026-10-25T13:45:44Z"/>
          <w:b/>
          <w:bCs/>
          <w:color w:val="1F497D"/>
          <w:sz w:val="24"/>
          <w:szCs w:val="24"/>
        </w:rPr>
      </w:pPr>
      <w:del w:id="1603" w:author="marpa" w:date="2026-10-25T13:45:44Z">
        <w:bookmarkStart w:id="53" w:name="_9nojaws72i58" w:colFirst="0" w:colLast="0"/>
        <w:bookmarkEnd w:id="53"/>
        <w:r>
          <w:rPr>
            <w:b/>
            <w:bCs/>
            <w:i/>
            <w:iCs/>
            <w:sz w:val="24"/>
            <w:szCs w:val="24"/>
          </w:rPr>
          <w:br w:type="page"/>
        </w:r>
      </w:del>
    </w:p>
    <w:p w14:paraId="229D2E2A">
      <w:pPr>
        <w:pStyle w:val="6"/>
        <w:spacing w:before="0" w:after="0"/>
        <w:rPr>
          <w:del w:id="1604" w:author="marpa" w:date="2026-10-25T13:45:44Z"/>
          <w:b/>
          <w:bCs/>
          <w:i w:val="0"/>
          <w:iCs w:val="0"/>
          <w:sz w:val="24"/>
          <w:szCs w:val="24"/>
        </w:rPr>
      </w:pPr>
      <w:del w:id="1605" w:author="marpa" w:date="2026-10-25T13:45:44Z">
        <w:bookmarkStart w:id="54" w:name="_Toc12419"/>
        <w:r>
          <w:rPr>
            <w:b/>
            <w:bCs/>
            <w:i w:val="0"/>
            <w:iCs w:val="0"/>
            <w:sz w:val="24"/>
            <w:szCs w:val="24"/>
          </w:rPr>
          <w:delText>Tabla 4. Clase WSTemperatura</w:delText>
        </w:r>
        <w:bookmarkEnd w:id="54"/>
      </w:del>
    </w:p>
    <w:p w14:paraId="1D541803">
      <w:pPr>
        <w:spacing w:before="0" w:after="0" w:line="240" w:lineRule="auto"/>
        <w:rPr>
          <w:del w:id="1606" w:author="marpa" w:date="2026-10-25T13:45:44Z"/>
          <w:rFonts w:ascii="Arial" w:hAnsi="Arial" w:eastAsia="Courier New" w:cs="Arial"/>
          <w:color w:val="000000"/>
          <w:sz w:val="24"/>
          <w:szCs w:val="24"/>
        </w:rPr>
      </w:pPr>
      <w:del w:id="1607" w:author="marpa" w:date="2026-10-25T13:45:44Z">
        <w:r>
          <w:rPr>
            <w:rFonts w:ascii="Arial" w:hAnsi="Arial" w:eastAsia="Courier New" w:cs="Arial"/>
            <w:color w:val="000000"/>
            <w:sz w:val="24"/>
            <w:szCs w:val="24"/>
          </w:rPr>
          <w:delText>package ec.edu.monster.WebServices;</w:delText>
        </w:r>
      </w:del>
    </w:p>
    <w:p w14:paraId="3E29ECA7">
      <w:pPr>
        <w:spacing w:before="0" w:after="0" w:line="240" w:lineRule="auto"/>
        <w:rPr>
          <w:del w:id="1608" w:author="marpa" w:date="2026-10-25T13:45:44Z"/>
          <w:rFonts w:ascii="Arial" w:hAnsi="Arial" w:eastAsia="Courier New" w:cs="Arial"/>
          <w:color w:val="000000"/>
          <w:sz w:val="24"/>
          <w:szCs w:val="24"/>
        </w:rPr>
      </w:pPr>
    </w:p>
    <w:p w14:paraId="69689A08">
      <w:pPr>
        <w:spacing w:before="0" w:after="0" w:line="240" w:lineRule="auto"/>
        <w:rPr>
          <w:del w:id="1609" w:author="marpa" w:date="2026-10-25T13:45:44Z"/>
          <w:rFonts w:ascii="Arial" w:hAnsi="Arial" w:eastAsia="Courier New" w:cs="Arial"/>
          <w:color w:val="000000"/>
          <w:sz w:val="24"/>
          <w:szCs w:val="24"/>
        </w:rPr>
      </w:pPr>
      <w:del w:id="1610" w:author="marpa" w:date="2026-10-25T13:45:44Z">
        <w:r>
          <w:rPr>
            <w:rFonts w:ascii="Arial" w:hAnsi="Arial" w:eastAsia="Courier New" w:cs="Arial"/>
            <w:color w:val="000000"/>
            <w:sz w:val="24"/>
            <w:szCs w:val="24"/>
          </w:rPr>
          <w:delText>import ec.edu.monster.servicios.ConversorTemperatura;</w:delText>
        </w:r>
      </w:del>
    </w:p>
    <w:p w14:paraId="6CEA1D2A">
      <w:pPr>
        <w:spacing w:before="0" w:after="0" w:line="240" w:lineRule="auto"/>
        <w:rPr>
          <w:del w:id="1611" w:author="marpa" w:date="2026-10-25T13:45:44Z"/>
          <w:rFonts w:ascii="Arial" w:hAnsi="Arial" w:eastAsia="Courier New" w:cs="Arial"/>
          <w:color w:val="000000"/>
          <w:sz w:val="24"/>
          <w:szCs w:val="24"/>
        </w:rPr>
      </w:pPr>
      <w:del w:id="1612" w:author="marpa" w:date="2026-10-25T13:45:44Z">
        <w:r>
          <w:rPr>
            <w:rFonts w:ascii="Arial" w:hAnsi="Arial" w:eastAsia="Courier New" w:cs="Arial"/>
            <w:color w:val="000000"/>
            <w:sz w:val="24"/>
            <w:szCs w:val="24"/>
          </w:rPr>
          <w:delText>import jakarta.jws.WebService;</w:delText>
        </w:r>
      </w:del>
    </w:p>
    <w:p w14:paraId="6C6DC28D">
      <w:pPr>
        <w:spacing w:before="0" w:after="0" w:line="240" w:lineRule="auto"/>
        <w:rPr>
          <w:del w:id="1613" w:author="marpa" w:date="2026-10-25T13:45:44Z"/>
          <w:rFonts w:ascii="Arial" w:hAnsi="Arial" w:eastAsia="Courier New" w:cs="Arial"/>
          <w:color w:val="000000"/>
          <w:sz w:val="24"/>
          <w:szCs w:val="24"/>
        </w:rPr>
      </w:pPr>
      <w:del w:id="1614" w:author="marpa" w:date="2026-10-25T13:45:44Z">
        <w:r>
          <w:rPr>
            <w:rFonts w:ascii="Arial" w:hAnsi="Arial" w:eastAsia="Courier New" w:cs="Arial"/>
            <w:color w:val="000000"/>
            <w:sz w:val="24"/>
            <w:szCs w:val="24"/>
          </w:rPr>
          <w:delText>import jakarta.jws.WebMethod;</w:delText>
        </w:r>
      </w:del>
    </w:p>
    <w:p w14:paraId="49CD8373">
      <w:pPr>
        <w:spacing w:before="0" w:after="0" w:line="240" w:lineRule="auto"/>
        <w:rPr>
          <w:del w:id="1615" w:author="marpa" w:date="2026-10-25T13:45:44Z"/>
          <w:rFonts w:ascii="Arial" w:hAnsi="Arial" w:eastAsia="Courier New" w:cs="Arial"/>
          <w:color w:val="000000"/>
          <w:sz w:val="24"/>
          <w:szCs w:val="24"/>
        </w:rPr>
      </w:pPr>
      <w:del w:id="1616" w:author="marpa" w:date="2026-10-25T13:45:44Z">
        <w:r>
          <w:rPr>
            <w:rFonts w:ascii="Arial" w:hAnsi="Arial" w:eastAsia="Courier New" w:cs="Arial"/>
            <w:color w:val="000000"/>
            <w:sz w:val="24"/>
            <w:szCs w:val="24"/>
          </w:rPr>
          <w:delText>import jakarta.jws.WebParam;</w:delText>
        </w:r>
      </w:del>
    </w:p>
    <w:p w14:paraId="6C389FBA">
      <w:pPr>
        <w:spacing w:before="0" w:after="0" w:line="240" w:lineRule="auto"/>
        <w:rPr>
          <w:del w:id="1617" w:author="marpa" w:date="2026-10-25T13:45:44Z"/>
          <w:rFonts w:ascii="Arial" w:hAnsi="Arial" w:eastAsia="Courier New" w:cs="Arial"/>
          <w:color w:val="000000"/>
          <w:sz w:val="24"/>
          <w:szCs w:val="24"/>
        </w:rPr>
      </w:pPr>
    </w:p>
    <w:p w14:paraId="53549150">
      <w:pPr>
        <w:spacing w:before="0" w:after="0" w:line="240" w:lineRule="auto"/>
        <w:rPr>
          <w:del w:id="1618" w:author="marpa" w:date="2026-10-25T13:45:44Z"/>
          <w:rFonts w:ascii="Arial" w:hAnsi="Arial" w:eastAsia="Courier New" w:cs="Arial"/>
          <w:color w:val="000000"/>
          <w:sz w:val="24"/>
          <w:szCs w:val="24"/>
        </w:rPr>
      </w:pPr>
      <w:del w:id="1619" w:author="marpa" w:date="2026-10-25T13:45:44Z">
        <w:r>
          <w:rPr>
            <w:rFonts w:ascii="Arial" w:hAnsi="Arial" w:eastAsia="Courier New" w:cs="Arial"/>
            <w:color w:val="000000"/>
            <w:sz w:val="24"/>
            <w:szCs w:val="24"/>
          </w:rPr>
          <w:delText>/**</w:delText>
        </w:r>
      </w:del>
    </w:p>
    <w:p w14:paraId="311DE78E">
      <w:pPr>
        <w:spacing w:before="0" w:after="0" w:line="240" w:lineRule="auto"/>
        <w:rPr>
          <w:del w:id="1620" w:author="marpa" w:date="2026-10-25T13:45:44Z"/>
          <w:rFonts w:ascii="Arial" w:hAnsi="Arial" w:eastAsia="Courier New" w:cs="Arial"/>
          <w:color w:val="000000"/>
          <w:sz w:val="24"/>
          <w:szCs w:val="24"/>
        </w:rPr>
      </w:pPr>
      <w:del w:id="1621" w:author="marpa" w:date="2026-10-25T13:45:44Z">
        <w:r>
          <w:rPr>
            <w:rFonts w:ascii="Arial" w:hAnsi="Arial" w:eastAsia="Courier New" w:cs="Arial"/>
            <w:color w:val="000000"/>
            <w:sz w:val="24"/>
            <w:szCs w:val="24"/>
          </w:rPr>
          <w:delText xml:space="preserve"> * @author Monster</w:delText>
        </w:r>
      </w:del>
    </w:p>
    <w:p w14:paraId="6348EE27">
      <w:pPr>
        <w:spacing w:before="0" w:after="0" w:line="240" w:lineRule="auto"/>
        <w:rPr>
          <w:del w:id="1622" w:author="marpa" w:date="2026-10-25T13:45:44Z"/>
          <w:rFonts w:ascii="Arial" w:hAnsi="Arial" w:eastAsia="Courier New" w:cs="Arial"/>
          <w:color w:val="000000"/>
          <w:sz w:val="24"/>
          <w:szCs w:val="24"/>
        </w:rPr>
      </w:pPr>
      <w:del w:id="1623" w:author="marpa" w:date="2026-10-25T13:45:44Z">
        <w:r>
          <w:rPr>
            <w:rFonts w:ascii="Arial" w:hAnsi="Arial" w:eastAsia="Courier New" w:cs="Arial"/>
            <w:color w:val="000000"/>
            <w:sz w:val="24"/>
            <w:szCs w:val="24"/>
          </w:rPr>
          <w:delText xml:space="preserve"> */</w:delText>
        </w:r>
      </w:del>
    </w:p>
    <w:p w14:paraId="7FE53783">
      <w:pPr>
        <w:spacing w:before="0" w:after="0" w:line="240" w:lineRule="auto"/>
        <w:rPr>
          <w:del w:id="1624" w:author="marpa" w:date="2026-10-25T13:45:44Z"/>
          <w:rFonts w:ascii="Arial" w:hAnsi="Arial" w:eastAsia="Courier New" w:cs="Arial"/>
          <w:color w:val="000000"/>
          <w:sz w:val="24"/>
          <w:szCs w:val="24"/>
        </w:rPr>
      </w:pPr>
      <w:del w:id="1625" w:author="marpa" w:date="2026-10-25T13:45:44Z">
        <w:r>
          <w:rPr>
            <w:rFonts w:ascii="Arial" w:hAnsi="Arial" w:eastAsia="Courier New" w:cs="Arial"/>
            <w:color w:val="000000"/>
            <w:sz w:val="24"/>
            <w:szCs w:val="24"/>
          </w:rPr>
          <w:delText>@WebService(serviceName = "WSTemperatura")</w:delText>
        </w:r>
      </w:del>
    </w:p>
    <w:p w14:paraId="178FABA1">
      <w:pPr>
        <w:spacing w:before="0" w:after="0" w:line="240" w:lineRule="auto"/>
        <w:rPr>
          <w:del w:id="1626" w:author="marpa" w:date="2026-10-25T13:45:44Z"/>
          <w:rFonts w:ascii="Arial" w:hAnsi="Arial" w:eastAsia="Courier New" w:cs="Arial"/>
          <w:color w:val="000000"/>
          <w:sz w:val="24"/>
          <w:szCs w:val="24"/>
        </w:rPr>
      </w:pPr>
      <w:del w:id="1627" w:author="marpa" w:date="2026-10-25T13:45:44Z">
        <w:r>
          <w:rPr>
            <w:rFonts w:ascii="Arial" w:hAnsi="Arial" w:eastAsia="Courier New" w:cs="Arial"/>
            <w:color w:val="000000"/>
            <w:sz w:val="24"/>
            <w:szCs w:val="24"/>
          </w:rPr>
          <w:delText>public class WSTemperatura {</w:delText>
        </w:r>
      </w:del>
    </w:p>
    <w:p w14:paraId="7DB80FE2">
      <w:pPr>
        <w:spacing w:before="0" w:after="0" w:line="240" w:lineRule="auto"/>
        <w:rPr>
          <w:del w:id="1628" w:author="marpa" w:date="2026-10-25T13:45:44Z"/>
          <w:rFonts w:ascii="Arial" w:hAnsi="Arial" w:eastAsia="Courier New" w:cs="Arial"/>
          <w:color w:val="000000"/>
          <w:sz w:val="24"/>
          <w:szCs w:val="24"/>
        </w:rPr>
      </w:pPr>
    </w:p>
    <w:p w14:paraId="19464D7C">
      <w:pPr>
        <w:spacing w:before="0" w:after="0" w:line="240" w:lineRule="auto"/>
        <w:rPr>
          <w:del w:id="1629" w:author="marpa" w:date="2026-10-25T13:45:44Z"/>
          <w:rFonts w:ascii="Arial" w:hAnsi="Arial" w:eastAsia="Courier New" w:cs="Arial"/>
          <w:color w:val="000000"/>
          <w:sz w:val="24"/>
          <w:szCs w:val="24"/>
        </w:rPr>
      </w:pPr>
      <w:del w:id="1630" w:author="marpa" w:date="2026-10-25T13:45:44Z">
        <w:r>
          <w:rPr>
            <w:rFonts w:ascii="Arial" w:hAnsi="Arial" w:eastAsia="Courier New" w:cs="Arial"/>
            <w:color w:val="000000"/>
            <w:sz w:val="24"/>
            <w:szCs w:val="24"/>
          </w:rPr>
          <w:delText xml:space="preserve">    ConversorTemperatura servicio = new ConversorTemperatura(); </w:delText>
        </w:r>
      </w:del>
    </w:p>
    <w:p w14:paraId="3917559B">
      <w:pPr>
        <w:spacing w:before="0" w:after="0" w:line="240" w:lineRule="auto"/>
        <w:rPr>
          <w:del w:id="1631" w:author="marpa" w:date="2026-10-25T13:45:44Z"/>
          <w:rFonts w:ascii="Arial" w:hAnsi="Arial" w:eastAsia="Courier New" w:cs="Arial"/>
          <w:color w:val="000000"/>
          <w:sz w:val="24"/>
          <w:szCs w:val="24"/>
        </w:rPr>
      </w:pPr>
      <w:del w:id="1632" w:author="marpa" w:date="2026-10-25T13:45:44Z">
        <w:r>
          <w:rPr>
            <w:rFonts w:ascii="Arial" w:hAnsi="Arial" w:eastAsia="Courier New" w:cs="Arial"/>
            <w:color w:val="000000"/>
            <w:sz w:val="24"/>
            <w:szCs w:val="24"/>
          </w:rPr>
          <w:delText xml:space="preserve">    </w:delText>
        </w:r>
      </w:del>
    </w:p>
    <w:p w14:paraId="4F3BE0B1">
      <w:pPr>
        <w:spacing w:before="0" w:after="0" w:line="240" w:lineRule="auto"/>
        <w:rPr>
          <w:del w:id="1633" w:author="marpa" w:date="2026-10-25T13:45:44Z"/>
          <w:rFonts w:ascii="Arial" w:hAnsi="Arial" w:eastAsia="Courier New" w:cs="Arial"/>
          <w:color w:val="000000"/>
          <w:sz w:val="24"/>
          <w:szCs w:val="24"/>
        </w:rPr>
      </w:pPr>
      <w:del w:id="1634" w:author="marpa" w:date="2026-10-25T13:45:44Z">
        <w:r>
          <w:rPr>
            <w:rFonts w:ascii="Arial" w:hAnsi="Arial" w:eastAsia="Courier New" w:cs="Arial"/>
            <w:color w:val="000000"/>
            <w:sz w:val="24"/>
            <w:szCs w:val="24"/>
          </w:rPr>
          <w:delText xml:space="preserve">    @WebMethod(operationName = "convertirTemperatura")</w:delText>
        </w:r>
      </w:del>
    </w:p>
    <w:p w14:paraId="4727C7C8">
      <w:pPr>
        <w:spacing w:before="0" w:after="0" w:line="240" w:lineRule="auto"/>
        <w:rPr>
          <w:del w:id="1635" w:author="marpa" w:date="2026-10-25T13:45:44Z"/>
          <w:rFonts w:ascii="Arial" w:hAnsi="Arial" w:eastAsia="Courier New" w:cs="Arial"/>
          <w:color w:val="000000"/>
          <w:sz w:val="24"/>
          <w:szCs w:val="24"/>
        </w:rPr>
      </w:pPr>
      <w:del w:id="1636" w:author="marpa" w:date="2026-10-25T13:45:44Z">
        <w:r>
          <w:rPr>
            <w:rFonts w:ascii="Arial" w:hAnsi="Arial" w:eastAsia="Courier New" w:cs="Arial"/>
            <w:color w:val="000000"/>
            <w:sz w:val="24"/>
            <w:szCs w:val="24"/>
          </w:rPr>
          <w:delText xml:space="preserve">    public double convertirTemperatura(</w:delText>
        </w:r>
      </w:del>
    </w:p>
    <w:p w14:paraId="5C28298F">
      <w:pPr>
        <w:spacing w:before="0" w:after="0" w:line="240" w:lineRule="auto"/>
        <w:rPr>
          <w:del w:id="1637" w:author="marpa" w:date="2026-10-25T13:45:44Z"/>
          <w:rFonts w:ascii="Arial" w:hAnsi="Arial" w:eastAsia="Courier New" w:cs="Arial"/>
          <w:color w:val="000000"/>
          <w:sz w:val="24"/>
          <w:szCs w:val="24"/>
        </w:rPr>
      </w:pPr>
      <w:del w:id="1638" w:author="marpa" w:date="2026-10-25T13:45:44Z">
        <w:r>
          <w:rPr>
            <w:rFonts w:ascii="Arial" w:hAnsi="Arial" w:eastAsia="Courier New" w:cs="Arial"/>
            <w:color w:val="000000"/>
            <w:sz w:val="24"/>
            <w:szCs w:val="24"/>
          </w:rPr>
          <w:delText xml:space="preserve">            @WebParam(name = "valor") double valor, </w:delText>
        </w:r>
      </w:del>
    </w:p>
    <w:p w14:paraId="0BCF2DFE">
      <w:pPr>
        <w:spacing w:before="0" w:after="0" w:line="240" w:lineRule="auto"/>
        <w:rPr>
          <w:del w:id="1639" w:author="marpa" w:date="2026-10-25T13:45:44Z"/>
          <w:rFonts w:ascii="Arial" w:hAnsi="Arial" w:eastAsia="Courier New" w:cs="Arial"/>
          <w:color w:val="000000"/>
          <w:sz w:val="24"/>
          <w:szCs w:val="24"/>
        </w:rPr>
      </w:pPr>
      <w:del w:id="1640" w:author="marpa" w:date="2026-10-25T13:45:44Z">
        <w:r>
          <w:rPr>
            <w:rFonts w:ascii="Arial" w:hAnsi="Arial" w:eastAsia="Courier New" w:cs="Arial"/>
            <w:color w:val="000000"/>
            <w:sz w:val="24"/>
            <w:szCs w:val="24"/>
          </w:rPr>
          <w:delText xml:space="preserve">            @WebParam(name = "opcionOrigen") String opcionOrigen, </w:delText>
        </w:r>
      </w:del>
    </w:p>
    <w:p w14:paraId="262410FD">
      <w:pPr>
        <w:spacing w:before="0" w:after="0" w:line="240" w:lineRule="auto"/>
        <w:rPr>
          <w:del w:id="1641" w:author="marpa" w:date="2026-10-25T13:45:44Z"/>
          <w:rFonts w:ascii="Arial" w:hAnsi="Arial" w:eastAsia="Courier New" w:cs="Arial"/>
          <w:color w:val="000000"/>
          <w:sz w:val="24"/>
          <w:szCs w:val="24"/>
        </w:rPr>
      </w:pPr>
      <w:del w:id="1642" w:author="marpa" w:date="2026-10-25T13:45:44Z">
        <w:r>
          <w:rPr>
            <w:rFonts w:ascii="Arial" w:hAnsi="Arial" w:eastAsia="Courier New" w:cs="Arial"/>
            <w:color w:val="000000"/>
            <w:sz w:val="24"/>
            <w:szCs w:val="24"/>
          </w:rPr>
          <w:delText xml:space="preserve">            @WebParam(name = "opcionDestino") String opcionDestino,</w:delText>
        </w:r>
      </w:del>
    </w:p>
    <w:p w14:paraId="50AC77BA">
      <w:pPr>
        <w:spacing w:before="0" w:after="0" w:line="240" w:lineRule="auto"/>
        <w:rPr>
          <w:del w:id="1643" w:author="marpa" w:date="2026-10-25T13:45:44Z"/>
          <w:rFonts w:ascii="Arial" w:hAnsi="Arial" w:eastAsia="Courier New" w:cs="Arial"/>
          <w:color w:val="000000"/>
          <w:sz w:val="24"/>
          <w:szCs w:val="24"/>
        </w:rPr>
      </w:pPr>
      <w:del w:id="1644" w:author="marpa" w:date="2026-10-25T13:45:44Z">
        <w:r>
          <w:rPr>
            <w:rFonts w:ascii="Arial" w:hAnsi="Arial" w:eastAsia="Courier New" w:cs="Arial"/>
            <w:color w:val="000000"/>
            <w:sz w:val="24"/>
            <w:szCs w:val="24"/>
          </w:rPr>
          <w:delText xml:space="preserve">            @WebParam(name = "token") String token) {</w:delText>
        </w:r>
      </w:del>
    </w:p>
    <w:p w14:paraId="0379EECB">
      <w:pPr>
        <w:spacing w:before="0" w:after="0" w:line="240" w:lineRule="auto"/>
        <w:rPr>
          <w:del w:id="1645" w:author="marpa" w:date="2026-10-25T13:45:44Z"/>
          <w:rFonts w:ascii="Arial" w:hAnsi="Arial" w:eastAsia="Courier New" w:cs="Arial"/>
          <w:color w:val="000000"/>
          <w:sz w:val="24"/>
          <w:szCs w:val="24"/>
        </w:rPr>
      </w:pPr>
      <w:del w:id="1646" w:author="marpa" w:date="2026-10-25T13:45:44Z">
        <w:r>
          <w:rPr>
            <w:rFonts w:ascii="Arial" w:hAnsi="Arial" w:eastAsia="Courier New" w:cs="Arial"/>
            <w:color w:val="000000"/>
            <w:sz w:val="24"/>
            <w:szCs w:val="24"/>
          </w:rPr>
          <w:delText xml:space="preserve">        </w:delText>
        </w:r>
      </w:del>
    </w:p>
    <w:p w14:paraId="77CA9B83">
      <w:pPr>
        <w:spacing w:before="0" w:after="0" w:line="240" w:lineRule="auto"/>
        <w:rPr>
          <w:del w:id="1647" w:author="marpa" w:date="2026-10-25T13:45:44Z"/>
          <w:rFonts w:ascii="Arial" w:hAnsi="Arial" w:eastAsia="Courier New" w:cs="Arial"/>
          <w:color w:val="000000"/>
          <w:sz w:val="24"/>
          <w:szCs w:val="24"/>
        </w:rPr>
      </w:pPr>
      <w:del w:id="1648" w:author="marpa" w:date="2026-10-25T13:45:44Z">
        <w:r>
          <w:rPr>
            <w:rFonts w:ascii="Arial" w:hAnsi="Arial" w:eastAsia="Courier New" w:cs="Arial"/>
            <w:color w:val="000000"/>
            <w:sz w:val="24"/>
            <w:szCs w:val="24"/>
          </w:rPr>
          <w:delText xml:space="preserve">        if (WSLogin.tokensValidos.containsKey(token)) {</w:delText>
        </w:r>
      </w:del>
    </w:p>
    <w:p w14:paraId="32BCF284">
      <w:pPr>
        <w:spacing w:before="0" w:after="0" w:line="240" w:lineRule="auto"/>
        <w:rPr>
          <w:del w:id="1649" w:author="marpa" w:date="2026-10-25T13:45:44Z"/>
          <w:rFonts w:ascii="Arial" w:hAnsi="Arial" w:eastAsia="Courier New" w:cs="Arial"/>
          <w:color w:val="000000"/>
          <w:sz w:val="24"/>
          <w:szCs w:val="24"/>
        </w:rPr>
      </w:pPr>
      <w:del w:id="1650" w:author="marpa" w:date="2026-10-25T13:45:44Z">
        <w:r>
          <w:rPr>
            <w:rFonts w:ascii="Arial" w:hAnsi="Arial" w:eastAsia="Courier New" w:cs="Arial"/>
            <w:color w:val="000000"/>
            <w:sz w:val="24"/>
            <w:szCs w:val="24"/>
          </w:rPr>
          <w:delText xml:space="preserve">            return servicio.convertirTemperatura(valor, opcionOrigen, opcionDestino);</w:delText>
        </w:r>
      </w:del>
    </w:p>
    <w:p w14:paraId="15B08A99">
      <w:pPr>
        <w:spacing w:before="0" w:after="0" w:line="240" w:lineRule="auto"/>
        <w:rPr>
          <w:del w:id="1651" w:author="marpa" w:date="2026-10-25T13:45:44Z"/>
          <w:rFonts w:ascii="Arial" w:hAnsi="Arial" w:eastAsia="Courier New" w:cs="Arial"/>
          <w:color w:val="000000"/>
          <w:sz w:val="24"/>
          <w:szCs w:val="24"/>
        </w:rPr>
      </w:pPr>
      <w:del w:id="1652" w:author="marpa" w:date="2026-10-25T13:45:44Z">
        <w:r>
          <w:rPr>
            <w:rFonts w:ascii="Arial" w:hAnsi="Arial" w:eastAsia="Courier New" w:cs="Arial"/>
            <w:color w:val="000000"/>
            <w:sz w:val="24"/>
            <w:szCs w:val="24"/>
          </w:rPr>
          <w:delText xml:space="preserve">        } else {</w:delText>
        </w:r>
      </w:del>
    </w:p>
    <w:p w14:paraId="30C1BE7D">
      <w:pPr>
        <w:spacing w:before="0" w:after="0" w:line="240" w:lineRule="auto"/>
        <w:rPr>
          <w:del w:id="1653" w:author="marpa" w:date="2026-10-25T13:45:44Z"/>
          <w:rFonts w:ascii="Arial" w:hAnsi="Arial" w:eastAsia="Courier New" w:cs="Arial"/>
          <w:color w:val="000000"/>
          <w:sz w:val="24"/>
          <w:szCs w:val="24"/>
        </w:rPr>
      </w:pPr>
      <w:del w:id="1654" w:author="marpa" w:date="2026-10-25T13:45:44Z">
        <w:r>
          <w:rPr>
            <w:rFonts w:ascii="Arial" w:hAnsi="Arial" w:eastAsia="Courier New" w:cs="Arial"/>
            <w:color w:val="000000"/>
            <w:sz w:val="24"/>
            <w:szCs w:val="24"/>
          </w:rPr>
          <w:delText xml:space="preserve">            return -9999999.401; </w:delText>
        </w:r>
      </w:del>
    </w:p>
    <w:p w14:paraId="13B59003">
      <w:pPr>
        <w:spacing w:before="0" w:after="0" w:line="240" w:lineRule="auto"/>
        <w:rPr>
          <w:del w:id="1655" w:author="marpa" w:date="2026-10-25T13:45:44Z"/>
          <w:rFonts w:ascii="Arial" w:hAnsi="Arial" w:eastAsia="Courier New" w:cs="Arial"/>
          <w:color w:val="000000"/>
          <w:sz w:val="24"/>
          <w:szCs w:val="24"/>
        </w:rPr>
      </w:pPr>
      <w:del w:id="1656" w:author="marpa" w:date="2026-10-25T13:45:44Z">
        <w:r>
          <w:rPr>
            <w:rFonts w:ascii="Arial" w:hAnsi="Arial" w:eastAsia="Courier New" w:cs="Arial"/>
            <w:color w:val="000000"/>
            <w:sz w:val="24"/>
            <w:szCs w:val="24"/>
          </w:rPr>
          <w:delText xml:space="preserve">        }</w:delText>
        </w:r>
      </w:del>
    </w:p>
    <w:p w14:paraId="37628B52">
      <w:pPr>
        <w:spacing w:before="0" w:after="0" w:line="240" w:lineRule="auto"/>
        <w:rPr>
          <w:del w:id="1657" w:author="marpa" w:date="2026-10-25T13:45:44Z"/>
          <w:rFonts w:ascii="Arial" w:hAnsi="Arial" w:eastAsia="Courier New" w:cs="Arial"/>
          <w:color w:val="000000"/>
          <w:sz w:val="24"/>
          <w:szCs w:val="24"/>
        </w:rPr>
      </w:pPr>
      <w:del w:id="1658" w:author="marpa" w:date="2026-10-25T13:45:44Z">
        <w:r>
          <w:rPr>
            <w:rFonts w:ascii="Arial" w:hAnsi="Arial" w:eastAsia="Courier New" w:cs="Arial"/>
            <w:color w:val="000000"/>
            <w:sz w:val="24"/>
            <w:szCs w:val="24"/>
          </w:rPr>
          <w:delText xml:space="preserve">    }</w:delText>
        </w:r>
      </w:del>
    </w:p>
    <w:p w14:paraId="2C258D8D">
      <w:pPr>
        <w:spacing w:before="0" w:after="0" w:line="240" w:lineRule="auto"/>
        <w:rPr>
          <w:del w:id="1659" w:author="marpa" w:date="2026-10-25T13:45:44Z"/>
        </w:rPr>
        <w:sectPr>
          <w:pgSz w:w="16838" w:h="11906" w:orient="landscape"/>
          <w:pgMar w:top="1417" w:right="1701" w:bottom="1417"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del w:id="1660" w:author="marpa" w:date="2026-10-25T13:45:44Z">
        <w:r>
          <w:rPr>
            <w:rFonts w:ascii="Arial" w:hAnsi="Arial" w:eastAsia="Courier New" w:cs="Arial"/>
            <w:color w:val="000000"/>
            <w:sz w:val="24"/>
            <w:szCs w:val="24"/>
          </w:rPr>
          <w:delText>}</w:delText>
        </w:r>
      </w:del>
    </w:p>
    <w:p w14:paraId="75BCCD9D">
      <w:pPr>
        <w:pStyle w:val="4"/>
        <w:rPr>
          <w:rFonts w:hint="default"/>
          <w:lang w:val="es-EC"/>
        </w:rPr>
      </w:pPr>
      <w:bookmarkStart w:id="55" w:name="_Toc21116"/>
      <w:r>
        <w:t>CREACIÓN DE SERVICIO</w:t>
      </w:r>
      <w:bookmarkEnd w:id="55"/>
      <w:ins w:id="1661" w:author="marpa" w:date="2026-10-25T14:05:01Z">
        <w:r>
          <w:rPr>
            <w:rFonts w:hint="default"/>
            <w:lang w:val="es-EC"/>
          </w:rPr>
          <w:t>S</w:t>
        </w:r>
      </w:ins>
    </w:p>
    <w:p w14:paraId="6728E8EF">
      <w:pPr>
        <w:spacing w:before="240" w:after="240"/>
        <w:rPr>
          <w:rFonts w:hint="default"/>
          <w:lang w:val="es-EC"/>
        </w:rPr>
      </w:pPr>
      <w:r>
        <w:t xml:space="preserve">En esta sección se implementa la "capa de servicio", que es el cerebro de la aplicación. Aquí se separa </w:t>
      </w:r>
      <w:del w:id="1662" w:author="marpa" w:date="2026-10-25T14:06:50Z">
        <w:r>
          <w:rPr>
            <w:rFonts w:hint="default"/>
            <w:lang w:val="en-US"/>
          </w:rPr>
          <w:delText>la lógica matemática y de seguridad del protocolo de comunicación. Al no contar con una base de datos, toda la gestión de datos se realiza en memoria, optimizando la velocidad de respuesta.</w:delText>
        </w:r>
      </w:del>
      <w:ins w:id="1663" w:author="marpa" w:date="2026-10-25T14:06:50Z">
        <w:r>
          <w:rPr>
            <w:rFonts w:hint="default"/>
            <w:lang w:val="es-EC"/>
          </w:rPr>
          <w:t>mane</w:t>
        </w:r>
      </w:ins>
      <w:ins w:id="1664" w:author="marpa" w:date="2026-10-25T14:06:51Z">
        <w:r>
          <w:rPr>
            <w:rFonts w:hint="default"/>
            <w:lang w:val="es-EC"/>
          </w:rPr>
          <w:t>ja la l</w:t>
        </w:r>
      </w:ins>
      <w:ins w:id="1665" w:author="marpa" w:date="2026-10-25T14:06:52Z">
        <w:r>
          <w:rPr>
            <w:rFonts w:hint="default"/>
            <w:lang w:val="es-EC"/>
          </w:rPr>
          <w:t>ógic</w:t>
        </w:r>
      </w:ins>
      <w:ins w:id="1666" w:author="marpa" w:date="2026-10-25T14:06:53Z">
        <w:r>
          <w:rPr>
            <w:rFonts w:hint="default"/>
            <w:lang w:val="es-EC"/>
          </w:rPr>
          <w:t>a de</w:t>
        </w:r>
      </w:ins>
      <w:ins w:id="1667" w:author="marpa" w:date="2026-10-25T14:06:56Z">
        <w:r>
          <w:rPr>
            <w:rFonts w:hint="default"/>
            <w:lang w:val="es-EC"/>
          </w:rPr>
          <w:t>trás d</w:t>
        </w:r>
      </w:ins>
      <w:ins w:id="1668" w:author="marpa" w:date="2026-10-25T14:06:57Z">
        <w:r>
          <w:rPr>
            <w:rFonts w:hint="default"/>
            <w:lang w:val="es-EC"/>
          </w:rPr>
          <w:t>e las op</w:t>
        </w:r>
      </w:ins>
      <w:ins w:id="1669" w:author="marpa" w:date="2026-10-25T14:06:58Z">
        <w:r>
          <w:rPr>
            <w:rFonts w:hint="default"/>
            <w:lang w:val="es-EC"/>
          </w:rPr>
          <w:t>eraciones</w:t>
        </w:r>
      </w:ins>
      <w:ins w:id="1670" w:author="marpa" w:date="2026-10-25T14:06:59Z">
        <w:r>
          <w:rPr>
            <w:rFonts w:hint="default"/>
            <w:lang w:val="es-EC"/>
          </w:rPr>
          <w:t>. En e</w:t>
        </w:r>
      </w:ins>
      <w:ins w:id="1671" w:author="marpa" w:date="2026-10-25T14:07:00Z">
        <w:r>
          <w:rPr>
            <w:rFonts w:hint="default"/>
            <w:lang w:val="es-EC"/>
          </w:rPr>
          <w:t>ste ca</w:t>
        </w:r>
      </w:ins>
      <w:ins w:id="1672" w:author="marpa" w:date="2026-10-25T14:07:01Z">
        <w:r>
          <w:rPr>
            <w:rFonts w:hint="default"/>
            <w:lang w:val="es-EC"/>
          </w:rPr>
          <w:t xml:space="preserve">so, </w:t>
        </w:r>
      </w:ins>
      <w:ins w:id="1673" w:author="marpa" w:date="2026-10-25T14:07:02Z">
        <w:r>
          <w:rPr>
            <w:rFonts w:hint="default"/>
            <w:lang w:val="es-EC"/>
          </w:rPr>
          <w:t xml:space="preserve">se </w:t>
        </w:r>
      </w:ins>
      <w:ins w:id="1674" w:author="marpa" w:date="2026-10-25T14:07:03Z">
        <w:r>
          <w:rPr>
            <w:rFonts w:hint="default"/>
            <w:lang w:val="es-EC"/>
          </w:rPr>
          <w:t>trabaj</w:t>
        </w:r>
      </w:ins>
      <w:ins w:id="1675" w:author="marpa" w:date="2026-10-25T14:07:04Z">
        <w:r>
          <w:rPr>
            <w:rFonts w:hint="default"/>
            <w:lang w:val="es-EC"/>
          </w:rPr>
          <w:t>a ún</w:t>
        </w:r>
      </w:ins>
      <w:ins w:id="1676" w:author="marpa" w:date="2026-10-25T14:07:05Z">
        <w:r>
          <w:rPr>
            <w:rFonts w:hint="default"/>
            <w:lang w:val="es-EC"/>
          </w:rPr>
          <w:t xml:space="preserve">icamente </w:t>
        </w:r>
      </w:ins>
      <w:ins w:id="1677" w:author="marpa" w:date="2026-10-25T14:07:06Z">
        <w:r>
          <w:rPr>
            <w:rFonts w:hint="default"/>
            <w:lang w:val="es-EC"/>
          </w:rPr>
          <w:t>con un se</w:t>
        </w:r>
      </w:ins>
      <w:ins w:id="1678" w:author="marpa" w:date="2026-10-25T14:07:07Z">
        <w:r>
          <w:rPr>
            <w:rFonts w:hint="default"/>
            <w:lang w:val="es-EC"/>
          </w:rPr>
          <w:t>rvicio</w:t>
        </w:r>
      </w:ins>
      <w:ins w:id="1679" w:author="marpa" w:date="2026-10-25T14:07:08Z">
        <w:r>
          <w:rPr>
            <w:rFonts w:hint="default"/>
            <w:lang w:val="es-EC"/>
          </w:rPr>
          <w:t xml:space="preserve"> de con</w:t>
        </w:r>
      </w:ins>
      <w:ins w:id="1680" w:author="marpa" w:date="2026-10-25T14:07:09Z">
        <w:r>
          <w:rPr>
            <w:rFonts w:hint="default"/>
            <w:lang w:val="es-EC"/>
          </w:rPr>
          <w:t>versiones</w:t>
        </w:r>
      </w:ins>
    </w:p>
    <w:p w14:paraId="277CFE0E">
      <w:pPr>
        <w:spacing w:before="240" w:after="240"/>
        <w:rPr>
          <w:del w:id="1681" w:author="marpa" w:date="2026-10-25T14:07:16Z"/>
        </w:rPr>
      </w:pPr>
      <w:del w:id="1682" w:author="marpa" w:date="2026-10-25T14:07:16Z">
        <w:r>
          <w:rPr>
            <w:b/>
            <w:bCs/>
          </w:rPr>
          <w:delText>Servicio de Seguridad:</w:delText>
        </w:r>
      </w:del>
      <w:del w:id="1683" w:author="marpa" w:date="2026-10-25T14:07:16Z">
        <w:r>
          <w:rPr/>
          <w:delText xml:space="preserve"> Encargado de la validación de credenciales "hardcoded" y la generación/verificación de tokens de sesión para proteger los puntos de entrada del servidor.</w:delText>
        </w:r>
      </w:del>
    </w:p>
    <w:p w14:paraId="012B21C7">
      <w:pPr>
        <w:spacing w:before="240" w:after="240"/>
        <w:rPr>
          <w:del w:id="1684" w:author="marpa" w:date="2026-10-25T14:07:16Z"/>
        </w:rPr>
      </w:pPr>
      <w:del w:id="1685" w:author="marpa" w:date="2026-10-25T14:07:16Z">
        <w:r>
          <w:rPr>
            <w:b/>
            <w:bCs/>
          </w:rPr>
          <w:delText>Servicio de Conversiones:</w:delText>
        </w:r>
      </w:del>
      <w:del w:id="1686" w:author="marpa" w:date="2026-10-25T14:07:16Z">
        <w:r>
          <w:rPr/>
          <w:delText xml:space="preserve"> Contiene los algoritmos y factores de conversión para las magnitudes de longitud, masa y temperatura. Está diseñado para ser escalable, permitiendo añadir nuevas unidades sin afectar la estructura principal.</w:delText>
        </w:r>
      </w:del>
    </w:p>
    <w:p w14:paraId="6EBB75BB">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ins w:id="1687" w:author="marpa" w:date="2026-10-25T14:07:32Z">
        <w:bookmarkStart w:id="56" w:name="_wwo2lfpw13yx" w:colFirst="0" w:colLast="0"/>
        <w:bookmarkEnd w:id="56"/>
        <w:r>
          <w:rPr/>
          <w:drawing>
            <wp:inline distT="0" distB="0" distL="114300" distR="114300">
              <wp:extent cx="1945640" cy="381000"/>
              <wp:effectExtent l="0" t="0" r="10160" b="0"/>
              <wp:docPr id="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
                      <pic:cNvPicPr>
                        <a:picLocks noChangeAspect="1"/>
                      </pic:cNvPicPr>
                    </pic:nvPicPr>
                    <pic:blipFill>
                      <a:blip r:embed="rId35"/>
                      <a:stretch>
                        <a:fillRect/>
                      </a:stretch>
                    </pic:blipFill>
                    <pic:spPr>
                      <a:xfrm>
                        <a:off x="0" y="0"/>
                        <a:ext cx="1945640" cy="381000"/>
                      </a:xfrm>
                      <a:prstGeom prst="rect">
                        <a:avLst/>
                      </a:prstGeom>
                      <a:noFill/>
                      <a:ln>
                        <a:noFill/>
                      </a:ln>
                    </pic:spPr>
                  </pic:pic>
                </a:graphicData>
              </a:graphic>
            </wp:inline>
          </w:drawing>
        </w:r>
      </w:ins>
      <w:del w:id="1689" w:author="marpa" w:date="2026-10-25T14:07:19Z">
        <w:r>
          <w:rPr>
            <w:i/>
            <w:iCs/>
            <w:color w:val="1F497D"/>
            <w:sz w:val="18"/>
            <w:szCs w:val="18"/>
          </w:rPr>
          <w:drawing>
            <wp:inline distT="114300" distB="114300" distL="114300" distR="114300">
              <wp:extent cx="2209800" cy="6953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42" name="image34.png"/>
                      <pic:cNvPicPr preferRelativeResize="0"/>
                    </pic:nvPicPr>
                    <pic:blipFill>
                      <a:blip r:embed="rId36"/>
                      <a:srcRect/>
                      <a:stretch>
                        <a:fillRect/>
                      </a:stretch>
                    </pic:blipFill>
                    <pic:spPr>
                      <a:xfrm>
                        <a:off x="0" y="0"/>
                        <a:ext cx="2209800" cy="695325"/>
                      </a:xfrm>
                      <a:prstGeom prst="rect">
                        <a:avLst/>
                      </a:prstGeom>
                    </pic:spPr>
                  </pic:pic>
                </a:graphicData>
              </a:graphic>
            </wp:inline>
          </w:drawing>
        </w:r>
      </w:del>
    </w:p>
    <w:p w14:paraId="28A067BE">
      <w:pPr>
        <w:pStyle w:val="5"/>
      </w:pPr>
      <w:bookmarkStart w:id="57" w:name="_rhw42eiwvp2b" w:colFirst="0" w:colLast="0"/>
      <w:bookmarkEnd w:id="57"/>
      <w:bookmarkStart w:id="58" w:name="_Toc24262"/>
      <w:r>
        <w:t xml:space="preserve">Figura </w:t>
      </w:r>
      <w:ins w:id="1691" w:author="marpa" w:date="2026-10-25T14:24:39Z">
        <w:r>
          <w:rPr>
            <w:rFonts w:hint="default"/>
            <w:lang w:val="es-EC"/>
          </w:rPr>
          <w:t>20</w:t>
        </w:r>
      </w:ins>
      <w:del w:id="1692" w:author="marpa" w:date="2026-10-25T14:24:38Z">
        <w:r>
          <w:rPr/>
          <w:delText>17</w:delText>
        </w:r>
      </w:del>
      <w:r>
        <w:t>. Estructura de paquetes - servicios</w:t>
      </w:r>
      <w:bookmarkEnd w:id="58"/>
    </w:p>
    <w:p w14:paraId="64AED911">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2CB8BD1D">
      <w:pPr>
        <w:pStyle w:val="6"/>
        <w:rPr>
          <w:rFonts w:hint="default"/>
          <w:lang w:val="es-EC"/>
        </w:rPr>
      </w:pPr>
      <w:bookmarkStart w:id="59" w:name="_Toc16503"/>
      <w:r>
        <w:t xml:space="preserve">Tabla 5. Clase </w:t>
      </w:r>
      <w:del w:id="1693" w:author="marpa" w:date="2026-10-25T14:07:44Z">
        <w:r>
          <w:rPr>
            <w:rFonts w:hint="default"/>
            <w:lang w:val="en-US"/>
          </w:rPr>
          <w:delText>ConversorLongitud</w:delText>
        </w:r>
        <w:bookmarkEnd w:id="59"/>
        <w:r>
          <w:rPr>
            <w:rFonts w:hint="default"/>
            <w:lang w:val="en-US"/>
          </w:rPr>
          <w:delText xml:space="preserve"> </w:delText>
        </w:r>
      </w:del>
      <w:ins w:id="1694" w:author="marpa" w:date="2026-10-25T14:07:44Z">
        <w:r>
          <w:rPr>
            <w:rFonts w:hint="default"/>
            <w:lang w:val="es-EC"/>
          </w:rPr>
          <w:t>Servicio</w:t>
        </w:r>
      </w:ins>
      <w:ins w:id="1695" w:author="marpa" w:date="2026-10-25T14:07:45Z">
        <w:r>
          <w:rPr>
            <w:rFonts w:hint="default"/>
            <w:lang w:val="es-EC"/>
          </w:rPr>
          <w:t>Conver</w:t>
        </w:r>
      </w:ins>
      <w:ins w:id="1696" w:author="marpa" w:date="2026-10-25T14:07:46Z">
        <w:r>
          <w:rPr>
            <w:rFonts w:hint="default"/>
            <w:lang w:val="es-EC"/>
          </w:rPr>
          <w:t>sor</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253F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72406AE">
            <w:pPr>
              <w:spacing w:before="0" w:after="0" w:line="240" w:lineRule="auto"/>
              <w:rPr>
                <w:ins w:id="1697" w:author="marpa" w:date="2026-10-25T14:08:09Z"/>
                <w:rFonts w:hint="default" w:ascii="Courier New" w:hAnsi="Courier New" w:eastAsia="Courier New" w:cs="Courier New"/>
                <w:color w:val="000000"/>
                <w:sz w:val="16"/>
                <w:szCs w:val="16"/>
              </w:rPr>
            </w:pPr>
            <w:ins w:id="1698" w:author="marpa" w:date="2026-10-25T14:08:09Z">
              <w:r>
                <w:rPr>
                  <w:rFonts w:hint="default" w:ascii="Courier New" w:hAnsi="Courier New" w:eastAsia="Courier New" w:cs="Courier New"/>
                  <w:color w:val="000000"/>
                  <w:sz w:val="16"/>
                  <w:szCs w:val="16"/>
                </w:rPr>
                <w:t>/*</w:t>
              </w:r>
            </w:ins>
          </w:p>
          <w:p w14:paraId="7AD23477">
            <w:pPr>
              <w:spacing w:before="0" w:after="0" w:line="240" w:lineRule="auto"/>
              <w:rPr>
                <w:ins w:id="1699" w:author="marpa" w:date="2026-10-25T14:08:09Z"/>
                <w:rFonts w:hint="default" w:ascii="Courier New" w:hAnsi="Courier New" w:eastAsia="Courier New" w:cs="Courier New"/>
                <w:color w:val="000000"/>
                <w:sz w:val="16"/>
                <w:szCs w:val="16"/>
              </w:rPr>
            </w:pPr>
            <w:ins w:id="1700" w:author="marpa" w:date="2026-10-25T14:08:09Z">
              <w:r>
                <w:rPr>
                  <w:rFonts w:hint="default" w:ascii="Courier New" w:hAnsi="Courier New" w:eastAsia="Courier New" w:cs="Courier New"/>
                  <w:color w:val="000000"/>
                  <w:sz w:val="16"/>
                  <w:szCs w:val="16"/>
                </w:rPr>
                <w:t xml:space="preserve"> * Click nbfs://nbhost/SystemFileSystem/Templates/Licenses/license-default.txt to change this license</w:t>
              </w:r>
            </w:ins>
          </w:p>
          <w:p w14:paraId="7BF9ECB4">
            <w:pPr>
              <w:spacing w:before="0" w:after="0" w:line="240" w:lineRule="auto"/>
              <w:rPr>
                <w:ins w:id="1701" w:author="marpa" w:date="2026-10-25T14:08:09Z"/>
                <w:rFonts w:hint="default" w:ascii="Courier New" w:hAnsi="Courier New" w:eastAsia="Courier New" w:cs="Courier New"/>
                <w:color w:val="000000"/>
                <w:sz w:val="16"/>
                <w:szCs w:val="16"/>
              </w:rPr>
            </w:pPr>
            <w:ins w:id="1702" w:author="marpa" w:date="2026-10-25T14:08:09Z">
              <w:r>
                <w:rPr>
                  <w:rFonts w:hint="default" w:ascii="Courier New" w:hAnsi="Courier New" w:eastAsia="Courier New" w:cs="Courier New"/>
                  <w:color w:val="000000"/>
                  <w:sz w:val="16"/>
                  <w:szCs w:val="16"/>
                </w:rPr>
                <w:t xml:space="preserve"> * Click nbfs://nbhost/SystemFileSystem/Templates/Classes/Class.java to edit this template</w:t>
              </w:r>
            </w:ins>
          </w:p>
          <w:p w14:paraId="2C2C8553">
            <w:pPr>
              <w:spacing w:before="0" w:after="0" w:line="240" w:lineRule="auto"/>
              <w:rPr>
                <w:ins w:id="1703" w:author="marpa" w:date="2026-10-25T14:08:09Z"/>
                <w:rFonts w:hint="default" w:ascii="Courier New" w:hAnsi="Courier New" w:eastAsia="Courier New" w:cs="Courier New"/>
                <w:color w:val="000000"/>
                <w:sz w:val="16"/>
                <w:szCs w:val="16"/>
              </w:rPr>
            </w:pPr>
            <w:ins w:id="1704" w:author="marpa" w:date="2026-10-25T14:08:09Z">
              <w:r>
                <w:rPr>
                  <w:rFonts w:hint="default" w:ascii="Courier New" w:hAnsi="Courier New" w:eastAsia="Courier New" w:cs="Courier New"/>
                  <w:color w:val="000000"/>
                  <w:sz w:val="16"/>
                  <w:szCs w:val="16"/>
                </w:rPr>
                <w:t xml:space="preserve"> */</w:t>
              </w:r>
            </w:ins>
          </w:p>
          <w:p w14:paraId="57A3CAFB">
            <w:pPr>
              <w:spacing w:before="0" w:after="0" w:line="240" w:lineRule="auto"/>
              <w:rPr>
                <w:ins w:id="1705" w:author="marpa" w:date="2026-10-25T14:08:09Z"/>
                <w:rFonts w:hint="default" w:ascii="Courier New" w:hAnsi="Courier New" w:eastAsia="Courier New" w:cs="Courier New"/>
                <w:color w:val="000000"/>
                <w:sz w:val="16"/>
                <w:szCs w:val="16"/>
              </w:rPr>
            </w:pPr>
            <w:ins w:id="1706" w:author="marpa" w:date="2026-10-25T14:08:09Z">
              <w:r>
                <w:rPr>
                  <w:rFonts w:hint="default" w:ascii="Courier New" w:hAnsi="Courier New" w:eastAsia="Courier New" w:cs="Courier New"/>
                  <w:color w:val="000000"/>
                  <w:sz w:val="16"/>
                  <w:szCs w:val="16"/>
                </w:rPr>
                <w:t>package ec.edu.monster.servicios;</w:t>
              </w:r>
            </w:ins>
          </w:p>
          <w:p w14:paraId="18A76057">
            <w:pPr>
              <w:spacing w:before="0" w:after="0" w:line="240" w:lineRule="auto"/>
              <w:rPr>
                <w:ins w:id="1707" w:author="marpa" w:date="2026-10-25T14:08:09Z"/>
                <w:rFonts w:hint="default" w:ascii="Courier New" w:hAnsi="Courier New" w:eastAsia="Courier New" w:cs="Courier New"/>
                <w:color w:val="000000"/>
                <w:sz w:val="16"/>
                <w:szCs w:val="16"/>
              </w:rPr>
            </w:pPr>
          </w:p>
          <w:p w14:paraId="0F84F1E7">
            <w:pPr>
              <w:spacing w:before="0" w:after="0" w:line="240" w:lineRule="auto"/>
              <w:rPr>
                <w:ins w:id="1708" w:author="marpa" w:date="2026-10-25T14:08:09Z"/>
                <w:rFonts w:hint="default" w:ascii="Courier New" w:hAnsi="Courier New" w:eastAsia="Courier New" w:cs="Courier New"/>
                <w:color w:val="000000"/>
                <w:sz w:val="16"/>
                <w:szCs w:val="16"/>
              </w:rPr>
            </w:pPr>
            <w:ins w:id="1709" w:author="marpa" w:date="2026-10-25T14:08:09Z">
              <w:r>
                <w:rPr>
                  <w:rFonts w:hint="default" w:ascii="Courier New" w:hAnsi="Courier New" w:eastAsia="Courier New" w:cs="Courier New"/>
                  <w:color w:val="000000"/>
                  <w:sz w:val="16"/>
                  <w:szCs w:val="16"/>
                </w:rPr>
                <w:t>/**</w:t>
              </w:r>
            </w:ins>
          </w:p>
          <w:p w14:paraId="4B0B9E3E">
            <w:pPr>
              <w:spacing w:before="0" w:after="0" w:line="240" w:lineRule="auto"/>
              <w:rPr>
                <w:ins w:id="1710" w:author="marpa" w:date="2026-10-25T14:08:09Z"/>
                <w:rFonts w:hint="default" w:ascii="Courier New" w:hAnsi="Courier New" w:eastAsia="Courier New" w:cs="Courier New"/>
                <w:color w:val="000000"/>
                <w:sz w:val="16"/>
                <w:szCs w:val="16"/>
              </w:rPr>
            </w:pPr>
            <w:ins w:id="1711" w:author="marpa" w:date="2026-10-25T14:08:09Z">
              <w:r>
                <w:rPr>
                  <w:rFonts w:hint="default" w:ascii="Courier New" w:hAnsi="Courier New" w:eastAsia="Courier New" w:cs="Courier New"/>
                  <w:color w:val="000000"/>
                  <w:sz w:val="16"/>
                  <w:szCs w:val="16"/>
                </w:rPr>
                <w:t xml:space="preserve"> *</w:t>
              </w:r>
            </w:ins>
          </w:p>
          <w:p w14:paraId="09630AB3">
            <w:pPr>
              <w:spacing w:before="0" w:after="0" w:line="240" w:lineRule="auto"/>
              <w:rPr>
                <w:ins w:id="1712" w:author="marpa" w:date="2026-10-25T14:08:09Z"/>
                <w:rFonts w:hint="default" w:ascii="Courier New" w:hAnsi="Courier New" w:eastAsia="Courier New" w:cs="Courier New"/>
                <w:color w:val="000000"/>
                <w:sz w:val="16"/>
                <w:szCs w:val="16"/>
              </w:rPr>
            </w:pPr>
            <w:ins w:id="1713" w:author="marpa" w:date="2026-10-25T14:08:09Z">
              <w:r>
                <w:rPr>
                  <w:rFonts w:hint="default" w:ascii="Courier New" w:hAnsi="Courier New" w:eastAsia="Courier New" w:cs="Courier New"/>
                  <w:color w:val="000000"/>
                  <w:sz w:val="16"/>
                  <w:szCs w:val="16"/>
                </w:rPr>
                <w:t xml:space="preserve"> * @author USER</w:t>
              </w:r>
            </w:ins>
          </w:p>
          <w:p w14:paraId="1CC07D71">
            <w:pPr>
              <w:spacing w:before="0" w:after="0" w:line="240" w:lineRule="auto"/>
              <w:rPr>
                <w:ins w:id="1714" w:author="marpa" w:date="2026-10-25T14:08:09Z"/>
                <w:rFonts w:hint="default" w:ascii="Courier New" w:hAnsi="Courier New" w:eastAsia="Courier New" w:cs="Courier New"/>
                <w:color w:val="000000"/>
                <w:sz w:val="16"/>
                <w:szCs w:val="16"/>
              </w:rPr>
            </w:pPr>
            <w:ins w:id="1715" w:author="marpa" w:date="2026-10-25T14:08:09Z">
              <w:r>
                <w:rPr>
                  <w:rFonts w:hint="default" w:ascii="Courier New" w:hAnsi="Courier New" w:eastAsia="Courier New" w:cs="Courier New"/>
                  <w:color w:val="000000"/>
                  <w:sz w:val="16"/>
                  <w:szCs w:val="16"/>
                </w:rPr>
                <w:t xml:space="preserve"> */</w:t>
              </w:r>
            </w:ins>
          </w:p>
          <w:p w14:paraId="27A53038">
            <w:pPr>
              <w:spacing w:before="0" w:after="0" w:line="240" w:lineRule="auto"/>
              <w:rPr>
                <w:ins w:id="1716" w:author="marpa" w:date="2026-10-25T14:08:09Z"/>
                <w:rFonts w:hint="default" w:ascii="Courier New" w:hAnsi="Courier New" w:eastAsia="Courier New" w:cs="Courier New"/>
                <w:color w:val="000000"/>
                <w:sz w:val="16"/>
                <w:szCs w:val="16"/>
              </w:rPr>
            </w:pPr>
            <w:ins w:id="1717" w:author="marpa" w:date="2026-10-25T14:08:09Z">
              <w:r>
                <w:rPr>
                  <w:rFonts w:hint="default" w:ascii="Courier New" w:hAnsi="Courier New" w:eastAsia="Courier New" w:cs="Courier New"/>
                  <w:color w:val="000000"/>
                  <w:sz w:val="16"/>
                  <w:szCs w:val="16"/>
                </w:rPr>
                <w:t>import ec.edu.monster.modelos.utilidades.IConversor;</w:t>
              </w:r>
            </w:ins>
          </w:p>
          <w:p w14:paraId="4DCAA2BF">
            <w:pPr>
              <w:spacing w:before="0" w:after="0" w:line="240" w:lineRule="auto"/>
              <w:rPr>
                <w:ins w:id="1718" w:author="marpa" w:date="2026-10-25T14:08:09Z"/>
                <w:rFonts w:hint="default" w:ascii="Courier New" w:hAnsi="Courier New" w:eastAsia="Courier New" w:cs="Courier New"/>
                <w:color w:val="000000"/>
                <w:sz w:val="16"/>
                <w:szCs w:val="16"/>
              </w:rPr>
            </w:pPr>
          </w:p>
          <w:p w14:paraId="74FCF8D7">
            <w:pPr>
              <w:spacing w:before="0" w:after="0" w:line="240" w:lineRule="auto"/>
              <w:rPr>
                <w:ins w:id="1719" w:author="marpa" w:date="2026-10-25T14:08:09Z"/>
                <w:rFonts w:hint="default" w:ascii="Courier New" w:hAnsi="Courier New" w:eastAsia="Courier New" w:cs="Courier New"/>
                <w:color w:val="000000"/>
                <w:sz w:val="16"/>
                <w:szCs w:val="16"/>
              </w:rPr>
            </w:pPr>
            <w:ins w:id="1720" w:author="marpa" w:date="2026-10-25T14:08:09Z">
              <w:r>
                <w:rPr>
                  <w:rFonts w:hint="default" w:ascii="Courier New" w:hAnsi="Courier New" w:eastAsia="Courier New" w:cs="Courier New"/>
                  <w:color w:val="000000"/>
                  <w:sz w:val="16"/>
                  <w:szCs w:val="16"/>
                </w:rPr>
                <w:t>public class ServicioConversor&lt;T&gt; {</w:t>
              </w:r>
            </w:ins>
          </w:p>
          <w:p w14:paraId="0FEDDC38">
            <w:pPr>
              <w:spacing w:before="0" w:after="0" w:line="240" w:lineRule="auto"/>
              <w:rPr>
                <w:ins w:id="1721" w:author="marpa" w:date="2026-10-25T14:08:09Z"/>
                <w:rFonts w:hint="default" w:ascii="Courier New" w:hAnsi="Courier New" w:eastAsia="Courier New" w:cs="Courier New"/>
                <w:color w:val="000000"/>
                <w:sz w:val="16"/>
                <w:szCs w:val="16"/>
              </w:rPr>
            </w:pPr>
            <w:ins w:id="1722" w:author="marpa" w:date="2026-10-25T14:08:09Z">
              <w:r>
                <w:rPr>
                  <w:rFonts w:hint="default" w:ascii="Courier New" w:hAnsi="Courier New" w:eastAsia="Courier New" w:cs="Courier New"/>
                  <w:color w:val="000000"/>
                  <w:sz w:val="16"/>
                  <w:szCs w:val="16"/>
                </w:rPr>
                <w:t xml:space="preserve">    private final IConversor&lt;T&gt; conversor;</w:t>
              </w:r>
            </w:ins>
          </w:p>
          <w:p w14:paraId="77C81B66">
            <w:pPr>
              <w:spacing w:before="0" w:after="0" w:line="240" w:lineRule="auto"/>
              <w:rPr>
                <w:ins w:id="1723" w:author="marpa" w:date="2026-10-25T14:08:09Z"/>
                <w:rFonts w:hint="default" w:ascii="Courier New" w:hAnsi="Courier New" w:eastAsia="Courier New" w:cs="Courier New"/>
                <w:color w:val="000000"/>
                <w:sz w:val="16"/>
                <w:szCs w:val="16"/>
              </w:rPr>
            </w:pPr>
          </w:p>
          <w:p w14:paraId="3ED119C9">
            <w:pPr>
              <w:spacing w:before="0" w:after="0" w:line="240" w:lineRule="auto"/>
              <w:rPr>
                <w:ins w:id="1724" w:author="marpa" w:date="2026-10-25T14:08:09Z"/>
                <w:rFonts w:hint="default" w:ascii="Courier New" w:hAnsi="Courier New" w:eastAsia="Courier New" w:cs="Courier New"/>
                <w:color w:val="000000"/>
                <w:sz w:val="16"/>
                <w:szCs w:val="16"/>
              </w:rPr>
            </w:pPr>
            <w:ins w:id="1725" w:author="marpa" w:date="2026-10-25T14:08:09Z">
              <w:r>
                <w:rPr>
                  <w:rFonts w:hint="default" w:ascii="Courier New" w:hAnsi="Courier New" w:eastAsia="Courier New" w:cs="Courier New"/>
                  <w:color w:val="000000"/>
                  <w:sz w:val="16"/>
                  <w:szCs w:val="16"/>
                </w:rPr>
                <w:t xml:space="preserve">    public ServicioConversor(IConversor&lt;T&gt; conversor) {</w:t>
              </w:r>
            </w:ins>
          </w:p>
          <w:p w14:paraId="1C4324E6">
            <w:pPr>
              <w:spacing w:before="0" w:after="0" w:line="240" w:lineRule="auto"/>
              <w:rPr>
                <w:ins w:id="1726" w:author="marpa" w:date="2026-10-25T14:08:09Z"/>
                <w:rFonts w:hint="default" w:ascii="Courier New" w:hAnsi="Courier New" w:eastAsia="Courier New" w:cs="Courier New"/>
                <w:color w:val="000000"/>
                <w:sz w:val="16"/>
                <w:szCs w:val="16"/>
              </w:rPr>
            </w:pPr>
            <w:ins w:id="1727" w:author="marpa" w:date="2026-10-25T14:08:09Z">
              <w:r>
                <w:rPr>
                  <w:rFonts w:hint="default" w:ascii="Courier New" w:hAnsi="Courier New" w:eastAsia="Courier New" w:cs="Courier New"/>
                  <w:color w:val="000000"/>
                  <w:sz w:val="16"/>
                  <w:szCs w:val="16"/>
                </w:rPr>
                <w:t xml:space="preserve">        this.conversor = conversor;</w:t>
              </w:r>
            </w:ins>
          </w:p>
          <w:p w14:paraId="5888D053">
            <w:pPr>
              <w:spacing w:before="0" w:after="0" w:line="240" w:lineRule="auto"/>
              <w:rPr>
                <w:ins w:id="1728" w:author="marpa" w:date="2026-10-25T14:08:09Z"/>
                <w:rFonts w:hint="default" w:ascii="Courier New" w:hAnsi="Courier New" w:eastAsia="Courier New" w:cs="Courier New"/>
                <w:color w:val="000000"/>
                <w:sz w:val="16"/>
                <w:szCs w:val="16"/>
              </w:rPr>
            </w:pPr>
            <w:ins w:id="1729" w:author="marpa" w:date="2026-10-25T14:08:09Z">
              <w:r>
                <w:rPr>
                  <w:rFonts w:hint="default" w:ascii="Courier New" w:hAnsi="Courier New" w:eastAsia="Courier New" w:cs="Courier New"/>
                  <w:color w:val="000000"/>
                  <w:sz w:val="16"/>
                  <w:szCs w:val="16"/>
                </w:rPr>
                <w:t xml:space="preserve">    }</w:t>
              </w:r>
            </w:ins>
          </w:p>
          <w:p w14:paraId="4F5B9406">
            <w:pPr>
              <w:spacing w:before="0" w:after="0" w:line="240" w:lineRule="auto"/>
              <w:rPr>
                <w:ins w:id="1730" w:author="marpa" w:date="2026-10-25T14:08:09Z"/>
                <w:rFonts w:hint="default" w:ascii="Courier New" w:hAnsi="Courier New" w:eastAsia="Courier New" w:cs="Courier New"/>
                <w:color w:val="000000"/>
                <w:sz w:val="16"/>
                <w:szCs w:val="16"/>
              </w:rPr>
            </w:pPr>
          </w:p>
          <w:p w14:paraId="1509776E">
            <w:pPr>
              <w:spacing w:before="0" w:after="0" w:line="240" w:lineRule="auto"/>
              <w:rPr>
                <w:ins w:id="1731" w:author="marpa" w:date="2026-10-25T14:08:09Z"/>
                <w:rFonts w:hint="default" w:ascii="Courier New" w:hAnsi="Courier New" w:eastAsia="Courier New" w:cs="Courier New"/>
                <w:color w:val="000000"/>
                <w:sz w:val="16"/>
                <w:szCs w:val="16"/>
              </w:rPr>
            </w:pPr>
            <w:ins w:id="1732" w:author="marpa" w:date="2026-10-25T14:08:09Z">
              <w:r>
                <w:rPr>
                  <w:rFonts w:hint="default" w:ascii="Courier New" w:hAnsi="Courier New" w:eastAsia="Courier New" w:cs="Courier New"/>
                  <w:color w:val="000000"/>
                  <w:sz w:val="16"/>
                  <w:szCs w:val="16"/>
                </w:rPr>
                <w:t xml:space="preserve">    public double convertir(double valor, T origen, T destino) {</w:t>
              </w:r>
            </w:ins>
          </w:p>
          <w:p w14:paraId="06D7C19A">
            <w:pPr>
              <w:spacing w:before="0" w:after="0" w:line="240" w:lineRule="auto"/>
              <w:rPr>
                <w:ins w:id="1733" w:author="marpa" w:date="2026-10-25T14:08:09Z"/>
                <w:rFonts w:hint="default" w:ascii="Courier New" w:hAnsi="Courier New" w:eastAsia="Courier New" w:cs="Courier New"/>
                <w:color w:val="000000"/>
                <w:sz w:val="16"/>
                <w:szCs w:val="16"/>
              </w:rPr>
            </w:pPr>
            <w:ins w:id="1734" w:author="marpa" w:date="2026-10-25T14:08:09Z">
              <w:r>
                <w:rPr>
                  <w:rFonts w:hint="default" w:ascii="Courier New" w:hAnsi="Courier New" w:eastAsia="Courier New" w:cs="Courier New"/>
                  <w:color w:val="000000"/>
                  <w:sz w:val="16"/>
                  <w:szCs w:val="16"/>
                </w:rPr>
                <w:t xml:space="preserve">        if (conversor == null) {</w:t>
              </w:r>
            </w:ins>
          </w:p>
          <w:p w14:paraId="2C261862">
            <w:pPr>
              <w:spacing w:before="0" w:after="0" w:line="240" w:lineRule="auto"/>
              <w:rPr>
                <w:ins w:id="1735" w:author="marpa" w:date="2026-10-25T14:08:09Z"/>
                <w:rFonts w:hint="default" w:ascii="Courier New" w:hAnsi="Courier New" w:eastAsia="Courier New" w:cs="Courier New"/>
                <w:color w:val="000000"/>
                <w:sz w:val="16"/>
                <w:szCs w:val="16"/>
              </w:rPr>
            </w:pPr>
            <w:ins w:id="1736" w:author="marpa" w:date="2026-10-25T14:08:09Z">
              <w:r>
                <w:rPr>
                  <w:rFonts w:hint="default" w:ascii="Courier New" w:hAnsi="Courier New" w:eastAsia="Courier New" w:cs="Courier New"/>
                  <w:color w:val="000000"/>
                  <w:sz w:val="16"/>
                  <w:szCs w:val="16"/>
                </w:rPr>
                <w:t xml:space="preserve">            throw new IllegalStateException("No se ha inyectado un conversor");</w:t>
              </w:r>
            </w:ins>
          </w:p>
          <w:p w14:paraId="7F4D881D">
            <w:pPr>
              <w:spacing w:before="0" w:after="0" w:line="240" w:lineRule="auto"/>
              <w:rPr>
                <w:ins w:id="1737" w:author="marpa" w:date="2026-10-25T14:08:09Z"/>
                <w:rFonts w:hint="default" w:ascii="Courier New" w:hAnsi="Courier New" w:eastAsia="Courier New" w:cs="Courier New"/>
                <w:color w:val="000000"/>
                <w:sz w:val="16"/>
                <w:szCs w:val="16"/>
              </w:rPr>
            </w:pPr>
            <w:ins w:id="1738" w:author="marpa" w:date="2026-10-25T14:08:09Z">
              <w:r>
                <w:rPr>
                  <w:rFonts w:hint="default" w:ascii="Courier New" w:hAnsi="Courier New" w:eastAsia="Courier New" w:cs="Courier New"/>
                  <w:color w:val="000000"/>
                  <w:sz w:val="16"/>
                  <w:szCs w:val="16"/>
                </w:rPr>
                <w:t xml:space="preserve">        }</w:t>
              </w:r>
            </w:ins>
          </w:p>
          <w:p w14:paraId="0BFBD8C3">
            <w:pPr>
              <w:spacing w:before="0" w:after="0" w:line="240" w:lineRule="auto"/>
              <w:rPr>
                <w:ins w:id="1739" w:author="marpa" w:date="2026-10-25T14:08:09Z"/>
                <w:rFonts w:hint="default" w:ascii="Courier New" w:hAnsi="Courier New" w:eastAsia="Courier New" w:cs="Courier New"/>
                <w:color w:val="000000"/>
                <w:sz w:val="16"/>
                <w:szCs w:val="16"/>
              </w:rPr>
            </w:pPr>
            <w:ins w:id="1740" w:author="marpa" w:date="2026-10-25T14:08:09Z">
              <w:r>
                <w:rPr>
                  <w:rFonts w:hint="default" w:ascii="Courier New" w:hAnsi="Courier New" w:eastAsia="Courier New" w:cs="Courier New"/>
                  <w:color w:val="000000"/>
                  <w:sz w:val="16"/>
                  <w:szCs w:val="16"/>
                </w:rPr>
                <w:t xml:space="preserve">        return conversor.convertir(valor, origen, destino);</w:t>
              </w:r>
            </w:ins>
          </w:p>
          <w:p w14:paraId="662A7EFB">
            <w:pPr>
              <w:spacing w:before="0" w:after="0" w:line="240" w:lineRule="auto"/>
              <w:rPr>
                <w:ins w:id="1741" w:author="marpa" w:date="2026-10-25T14:08:09Z"/>
                <w:rFonts w:hint="default" w:ascii="Courier New" w:hAnsi="Courier New" w:eastAsia="Courier New" w:cs="Courier New"/>
                <w:color w:val="000000"/>
                <w:sz w:val="16"/>
                <w:szCs w:val="16"/>
              </w:rPr>
            </w:pPr>
            <w:ins w:id="1742" w:author="marpa" w:date="2026-10-25T14:08:09Z">
              <w:r>
                <w:rPr>
                  <w:rFonts w:hint="default" w:ascii="Courier New" w:hAnsi="Courier New" w:eastAsia="Courier New" w:cs="Courier New"/>
                  <w:color w:val="000000"/>
                  <w:sz w:val="16"/>
                  <w:szCs w:val="16"/>
                </w:rPr>
                <w:t xml:space="preserve">    }</w:t>
              </w:r>
            </w:ins>
          </w:p>
          <w:p w14:paraId="029DDDDD">
            <w:pPr>
              <w:spacing w:before="0" w:after="0" w:line="240" w:lineRule="auto"/>
              <w:rPr>
                <w:ins w:id="1743" w:author="marpa" w:date="2026-10-25T14:08:09Z"/>
                <w:rFonts w:hint="default" w:ascii="Courier New" w:hAnsi="Courier New" w:eastAsia="Courier New" w:cs="Courier New"/>
                <w:color w:val="000000"/>
                <w:sz w:val="16"/>
                <w:szCs w:val="16"/>
              </w:rPr>
            </w:pPr>
            <w:ins w:id="1744" w:author="marpa" w:date="2026-10-25T14:08:09Z">
              <w:r>
                <w:rPr>
                  <w:rFonts w:hint="default" w:ascii="Courier New" w:hAnsi="Courier New" w:eastAsia="Courier New" w:cs="Courier New"/>
                  <w:color w:val="000000"/>
                  <w:sz w:val="16"/>
                  <w:szCs w:val="16"/>
                </w:rPr>
                <w:t>}</w:t>
              </w:r>
            </w:ins>
          </w:p>
          <w:p w14:paraId="463BDA40">
            <w:pPr>
              <w:spacing w:before="0" w:after="0" w:line="240" w:lineRule="auto"/>
              <w:rPr>
                <w:del w:id="1745" w:author="marpa" w:date="2026-10-25T14:07:55Z"/>
                <w:rFonts w:ascii="Courier New" w:hAnsi="Courier New" w:eastAsia="Courier New" w:cs="Courier New"/>
                <w:color w:val="000000"/>
                <w:sz w:val="16"/>
                <w:szCs w:val="16"/>
              </w:rPr>
            </w:pPr>
            <w:del w:id="1746" w:author="marpa" w:date="2026-10-25T14:07:55Z">
              <w:r>
                <w:rPr>
                  <w:rFonts w:ascii="Courier New" w:hAnsi="Courier New" w:eastAsia="Courier New" w:cs="Courier New"/>
                  <w:color w:val="000000"/>
                  <w:sz w:val="16"/>
                  <w:szCs w:val="16"/>
                </w:rPr>
                <w:delText>package ec.edu.monster.servicios;</w:delText>
              </w:r>
            </w:del>
          </w:p>
          <w:p w14:paraId="0130A57E">
            <w:pPr>
              <w:spacing w:before="0" w:after="0" w:line="240" w:lineRule="auto"/>
              <w:rPr>
                <w:del w:id="1747" w:author="marpa" w:date="2026-10-25T14:07:55Z"/>
                <w:rFonts w:ascii="Courier New" w:hAnsi="Courier New" w:eastAsia="Courier New" w:cs="Courier New"/>
                <w:color w:val="000000"/>
                <w:sz w:val="16"/>
                <w:szCs w:val="16"/>
              </w:rPr>
            </w:pPr>
          </w:p>
          <w:p w14:paraId="424976E4">
            <w:pPr>
              <w:spacing w:before="0" w:after="0" w:line="240" w:lineRule="auto"/>
              <w:rPr>
                <w:del w:id="1748" w:author="marpa" w:date="2026-10-25T14:07:55Z"/>
                <w:rFonts w:ascii="Courier New" w:hAnsi="Courier New" w:eastAsia="Courier New" w:cs="Courier New"/>
                <w:color w:val="000000"/>
                <w:sz w:val="16"/>
                <w:szCs w:val="16"/>
              </w:rPr>
            </w:pPr>
            <w:del w:id="1749" w:author="marpa" w:date="2026-10-25T14:07:55Z">
              <w:r>
                <w:rPr>
                  <w:rFonts w:ascii="Courier New" w:hAnsi="Courier New" w:eastAsia="Courier New" w:cs="Courier New"/>
                  <w:color w:val="000000"/>
                  <w:sz w:val="16"/>
                  <w:szCs w:val="16"/>
                </w:rPr>
                <w:delText>/**</w:delText>
              </w:r>
            </w:del>
          </w:p>
          <w:p w14:paraId="1762D170">
            <w:pPr>
              <w:spacing w:before="0" w:after="0" w:line="240" w:lineRule="auto"/>
              <w:rPr>
                <w:del w:id="1750" w:author="marpa" w:date="2026-10-25T14:07:55Z"/>
                <w:rFonts w:ascii="Courier New" w:hAnsi="Courier New" w:eastAsia="Courier New" w:cs="Courier New"/>
                <w:color w:val="000000"/>
                <w:sz w:val="16"/>
                <w:szCs w:val="16"/>
              </w:rPr>
            </w:pPr>
            <w:del w:id="1751" w:author="marpa" w:date="2026-10-25T14:07:55Z">
              <w:r>
                <w:rPr>
                  <w:rFonts w:ascii="Courier New" w:hAnsi="Courier New" w:eastAsia="Courier New" w:cs="Courier New"/>
                  <w:color w:val="000000"/>
                  <w:sz w:val="16"/>
                  <w:szCs w:val="16"/>
                </w:rPr>
                <w:delText xml:space="preserve"> *</w:delText>
              </w:r>
            </w:del>
          </w:p>
          <w:p w14:paraId="45097500">
            <w:pPr>
              <w:spacing w:before="0" w:after="0" w:line="240" w:lineRule="auto"/>
              <w:rPr>
                <w:del w:id="1752" w:author="marpa" w:date="2026-10-25T14:07:55Z"/>
                <w:rFonts w:ascii="Courier New" w:hAnsi="Courier New" w:eastAsia="Courier New" w:cs="Courier New"/>
                <w:color w:val="000000"/>
                <w:sz w:val="16"/>
                <w:szCs w:val="16"/>
              </w:rPr>
            </w:pPr>
            <w:del w:id="1753" w:author="marpa" w:date="2026-10-25T14:07:55Z">
              <w:r>
                <w:rPr>
                  <w:rFonts w:ascii="Courier New" w:hAnsi="Courier New" w:eastAsia="Courier New" w:cs="Courier New"/>
                  <w:color w:val="000000"/>
                  <w:sz w:val="16"/>
                  <w:szCs w:val="16"/>
                </w:rPr>
                <w:delText xml:space="preserve"> * @author Soto</w:delText>
              </w:r>
            </w:del>
          </w:p>
          <w:p w14:paraId="16DA6D80">
            <w:pPr>
              <w:spacing w:before="0" w:after="0" w:line="240" w:lineRule="auto"/>
              <w:rPr>
                <w:del w:id="1754" w:author="marpa" w:date="2026-10-25T14:07:55Z"/>
                <w:rFonts w:ascii="Courier New" w:hAnsi="Courier New" w:eastAsia="Courier New" w:cs="Courier New"/>
                <w:color w:val="000000"/>
                <w:sz w:val="16"/>
                <w:szCs w:val="16"/>
              </w:rPr>
            </w:pPr>
            <w:del w:id="1755" w:author="marpa" w:date="2026-10-25T14:07:55Z">
              <w:r>
                <w:rPr>
                  <w:rFonts w:ascii="Courier New" w:hAnsi="Courier New" w:eastAsia="Courier New" w:cs="Courier New"/>
                  <w:color w:val="000000"/>
                  <w:sz w:val="16"/>
                  <w:szCs w:val="16"/>
                </w:rPr>
                <w:delText xml:space="preserve"> */</w:delText>
              </w:r>
            </w:del>
          </w:p>
          <w:p w14:paraId="54A77B93">
            <w:pPr>
              <w:spacing w:before="0" w:after="0" w:line="240" w:lineRule="auto"/>
              <w:rPr>
                <w:del w:id="1756" w:author="marpa" w:date="2026-10-25T14:07:55Z"/>
                <w:rFonts w:ascii="Courier New" w:hAnsi="Courier New" w:eastAsia="Courier New" w:cs="Courier New"/>
                <w:color w:val="000000"/>
                <w:sz w:val="16"/>
                <w:szCs w:val="16"/>
              </w:rPr>
            </w:pPr>
            <w:del w:id="1757" w:author="marpa" w:date="2026-10-25T14:07:55Z">
              <w:r>
                <w:rPr>
                  <w:rFonts w:ascii="Courier New" w:hAnsi="Courier New" w:eastAsia="Courier New" w:cs="Courier New"/>
                  <w:color w:val="000000"/>
                  <w:sz w:val="16"/>
                  <w:szCs w:val="16"/>
                </w:rPr>
                <w:delText>public class ConversorLongitud {</w:delText>
              </w:r>
            </w:del>
          </w:p>
          <w:p w14:paraId="383C9975">
            <w:pPr>
              <w:spacing w:before="0" w:after="0" w:line="240" w:lineRule="auto"/>
              <w:rPr>
                <w:del w:id="1758" w:author="marpa" w:date="2026-10-25T14:07:55Z"/>
                <w:rFonts w:ascii="Courier New" w:hAnsi="Courier New" w:eastAsia="Courier New" w:cs="Courier New"/>
                <w:color w:val="000000"/>
                <w:sz w:val="16"/>
                <w:szCs w:val="16"/>
              </w:rPr>
            </w:pPr>
          </w:p>
          <w:p w14:paraId="07D7FC4B">
            <w:pPr>
              <w:spacing w:before="0" w:after="0" w:line="240" w:lineRule="auto"/>
              <w:rPr>
                <w:del w:id="1759" w:author="marpa" w:date="2026-10-25T14:07:55Z"/>
                <w:rFonts w:ascii="Courier New" w:hAnsi="Courier New" w:eastAsia="Courier New" w:cs="Courier New"/>
                <w:color w:val="000000"/>
                <w:sz w:val="16"/>
                <w:szCs w:val="16"/>
              </w:rPr>
            </w:pPr>
            <w:del w:id="1760" w:author="marpa" w:date="2026-10-25T14:07:55Z">
              <w:r>
                <w:rPr>
                  <w:rFonts w:ascii="Courier New" w:hAnsi="Courier New" w:eastAsia="Courier New" w:cs="Courier New"/>
                  <w:color w:val="000000"/>
                  <w:sz w:val="16"/>
                  <w:szCs w:val="16"/>
                </w:rPr>
                <w:delText xml:space="preserve">    public double convertirLongitud(double valor, String unidadOrigen, String unidadDestino) {</w:delText>
              </w:r>
            </w:del>
          </w:p>
          <w:p w14:paraId="03F6741C">
            <w:pPr>
              <w:spacing w:before="0" w:after="0" w:line="240" w:lineRule="auto"/>
              <w:rPr>
                <w:del w:id="1761" w:author="marpa" w:date="2026-10-25T14:07:55Z"/>
                <w:rFonts w:ascii="Courier New" w:hAnsi="Courier New" w:eastAsia="Courier New" w:cs="Courier New"/>
                <w:color w:val="000000"/>
                <w:sz w:val="16"/>
                <w:szCs w:val="16"/>
              </w:rPr>
            </w:pPr>
            <w:del w:id="1762" w:author="marpa" w:date="2026-10-25T14:07:55Z">
              <w:r>
                <w:rPr>
                  <w:rFonts w:ascii="Courier New" w:hAnsi="Courier New" w:eastAsia="Courier New" w:cs="Courier New"/>
                  <w:color w:val="000000"/>
                  <w:sz w:val="16"/>
                  <w:szCs w:val="16"/>
                </w:rPr>
                <w:delText xml:space="preserve">        double valorEnMetros = 0.0;</w:delText>
              </w:r>
            </w:del>
          </w:p>
          <w:p w14:paraId="20D105C1">
            <w:pPr>
              <w:spacing w:before="0" w:after="0" w:line="240" w:lineRule="auto"/>
              <w:rPr>
                <w:del w:id="1763" w:author="marpa" w:date="2026-10-25T14:07:55Z"/>
                <w:rFonts w:ascii="Courier New" w:hAnsi="Courier New" w:eastAsia="Courier New" w:cs="Courier New"/>
                <w:color w:val="000000"/>
                <w:sz w:val="16"/>
                <w:szCs w:val="16"/>
              </w:rPr>
            </w:pPr>
            <w:del w:id="1764" w:author="marpa" w:date="2026-10-25T14:07:55Z">
              <w:r>
                <w:rPr>
                  <w:rFonts w:ascii="Courier New" w:hAnsi="Courier New" w:eastAsia="Courier New" w:cs="Courier New"/>
                  <w:color w:val="000000"/>
                  <w:sz w:val="16"/>
                  <w:szCs w:val="16"/>
                </w:rPr>
                <w:delText xml:space="preserve">        </w:delText>
              </w:r>
            </w:del>
          </w:p>
          <w:p w14:paraId="0DD67DB4">
            <w:pPr>
              <w:spacing w:before="0" w:after="0" w:line="240" w:lineRule="auto"/>
              <w:rPr>
                <w:del w:id="1765" w:author="marpa" w:date="2026-10-25T14:07:55Z"/>
                <w:rFonts w:ascii="Courier New" w:hAnsi="Courier New" w:eastAsia="Courier New" w:cs="Courier New"/>
                <w:color w:val="000000"/>
                <w:sz w:val="16"/>
                <w:szCs w:val="16"/>
              </w:rPr>
            </w:pPr>
            <w:del w:id="1766" w:author="marpa" w:date="2026-10-25T14:07:55Z">
              <w:r>
                <w:rPr>
                  <w:rFonts w:ascii="Courier New" w:hAnsi="Courier New" w:eastAsia="Courier New" w:cs="Courier New"/>
                  <w:color w:val="000000"/>
                  <w:sz w:val="16"/>
                  <w:szCs w:val="16"/>
                </w:rPr>
                <w:delText xml:space="preserve">        String origen = unidadOrigen.toLowerCase().trim();</w:delText>
              </w:r>
            </w:del>
          </w:p>
          <w:p w14:paraId="78A12BE4">
            <w:pPr>
              <w:spacing w:before="0" w:after="0" w:line="240" w:lineRule="auto"/>
              <w:rPr>
                <w:del w:id="1767" w:author="marpa" w:date="2026-10-25T14:07:55Z"/>
                <w:rFonts w:ascii="Courier New" w:hAnsi="Courier New" w:eastAsia="Courier New" w:cs="Courier New"/>
                <w:color w:val="000000"/>
                <w:sz w:val="16"/>
                <w:szCs w:val="16"/>
              </w:rPr>
            </w:pPr>
            <w:del w:id="1768" w:author="marpa" w:date="2026-10-25T14:07:55Z">
              <w:r>
                <w:rPr>
                  <w:rFonts w:ascii="Courier New" w:hAnsi="Courier New" w:eastAsia="Courier New" w:cs="Courier New"/>
                  <w:color w:val="000000"/>
                  <w:sz w:val="16"/>
                  <w:szCs w:val="16"/>
                </w:rPr>
                <w:delText xml:space="preserve">        String destino = unidadDestino.toLowerCase().trim();</w:delText>
              </w:r>
            </w:del>
          </w:p>
          <w:p w14:paraId="5A1DD14C">
            <w:pPr>
              <w:spacing w:before="0" w:after="0" w:line="240" w:lineRule="auto"/>
              <w:rPr>
                <w:del w:id="1769" w:author="marpa" w:date="2026-10-25T14:07:55Z"/>
                <w:rFonts w:ascii="Courier New" w:hAnsi="Courier New" w:eastAsia="Courier New" w:cs="Courier New"/>
                <w:color w:val="000000"/>
                <w:sz w:val="16"/>
                <w:szCs w:val="16"/>
              </w:rPr>
            </w:pPr>
            <w:del w:id="1770" w:author="marpa" w:date="2026-10-25T14:07:55Z">
              <w:r>
                <w:rPr>
                  <w:rFonts w:ascii="Courier New" w:hAnsi="Courier New" w:eastAsia="Courier New" w:cs="Courier New"/>
                  <w:color w:val="000000"/>
                  <w:sz w:val="16"/>
                  <w:szCs w:val="16"/>
                </w:rPr>
                <w:delText xml:space="preserve">        </w:delText>
              </w:r>
            </w:del>
          </w:p>
          <w:p w14:paraId="44F33A09">
            <w:pPr>
              <w:spacing w:before="0" w:after="0" w:line="240" w:lineRule="auto"/>
              <w:rPr>
                <w:del w:id="1771" w:author="marpa" w:date="2026-10-25T14:07:55Z"/>
                <w:rFonts w:ascii="Courier New" w:hAnsi="Courier New" w:eastAsia="Courier New" w:cs="Courier New"/>
                <w:color w:val="000000"/>
                <w:sz w:val="16"/>
                <w:szCs w:val="16"/>
              </w:rPr>
            </w:pPr>
            <w:del w:id="1772" w:author="marpa" w:date="2026-10-25T14:07:55Z">
              <w:r>
                <w:rPr>
                  <w:rFonts w:ascii="Courier New" w:hAnsi="Courier New" w:eastAsia="Courier New" w:cs="Courier New"/>
                  <w:color w:val="000000"/>
                  <w:sz w:val="16"/>
                  <w:szCs w:val="16"/>
                </w:rPr>
                <w:delText xml:space="preserve">        try {</w:delText>
              </w:r>
            </w:del>
          </w:p>
          <w:p w14:paraId="4206348D">
            <w:pPr>
              <w:spacing w:before="0" w:after="0" w:line="240" w:lineRule="auto"/>
              <w:rPr>
                <w:del w:id="1773" w:author="marpa" w:date="2026-10-25T14:07:55Z"/>
                <w:rFonts w:ascii="Courier New" w:hAnsi="Courier New" w:eastAsia="Courier New" w:cs="Courier New"/>
                <w:color w:val="000000"/>
                <w:sz w:val="16"/>
                <w:szCs w:val="16"/>
              </w:rPr>
            </w:pPr>
            <w:del w:id="1774" w:author="marpa" w:date="2026-10-25T14:07:55Z">
              <w:r>
                <w:rPr>
                  <w:rFonts w:ascii="Courier New" w:hAnsi="Courier New" w:eastAsia="Courier New" w:cs="Courier New"/>
                  <w:color w:val="000000"/>
                  <w:sz w:val="16"/>
                  <w:szCs w:val="16"/>
                </w:rPr>
                <w:delText xml:space="preserve">            //Lleva cualquier unidad a metros</w:delText>
              </w:r>
            </w:del>
          </w:p>
          <w:p w14:paraId="031AD16E">
            <w:pPr>
              <w:spacing w:before="0" w:after="0" w:line="240" w:lineRule="auto"/>
              <w:rPr>
                <w:del w:id="1775" w:author="marpa" w:date="2026-10-25T14:07:55Z"/>
                <w:rFonts w:ascii="Courier New" w:hAnsi="Courier New" w:eastAsia="Courier New" w:cs="Courier New"/>
                <w:color w:val="000000"/>
                <w:sz w:val="16"/>
                <w:szCs w:val="16"/>
              </w:rPr>
            </w:pPr>
            <w:del w:id="1776" w:author="marpa" w:date="2026-10-25T14:07:55Z">
              <w:r>
                <w:rPr>
                  <w:rFonts w:ascii="Courier New" w:hAnsi="Courier New" w:eastAsia="Courier New" w:cs="Courier New"/>
                  <w:color w:val="000000"/>
                  <w:sz w:val="16"/>
                  <w:szCs w:val="16"/>
                </w:rPr>
                <w:delText xml:space="preserve">            switch (origen) {</w:delText>
              </w:r>
            </w:del>
          </w:p>
          <w:p w14:paraId="36E11206">
            <w:pPr>
              <w:spacing w:before="0" w:after="0" w:line="240" w:lineRule="auto"/>
              <w:rPr>
                <w:del w:id="1777" w:author="marpa" w:date="2026-10-25T14:07:55Z"/>
                <w:rFonts w:ascii="Courier New" w:hAnsi="Courier New" w:eastAsia="Courier New" w:cs="Courier New"/>
                <w:color w:val="000000"/>
                <w:sz w:val="16"/>
                <w:szCs w:val="16"/>
              </w:rPr>
            </w:pPr>
            <w:del w:id="1778" w:author="marpa" w:date="2026-10-25T14:07:55Z">
              <w:r>
                <w:rPr>
                  <w:rFonts w:ascii="Courier New" w:hAnsi="Courier New" w:eastAsia="Courier New" w:cs="Courier New"/>
                  <w:color w:val="000000"/>
                  <w:sz w:val="16"/>
                  <w:szCs w:val="16"/>
                </w:rPr>
                <w:delText xml:space="preserve">                case "centimetros": </w:delText>
              </w:r>
            </w:del>
          </w:p>
          <w:p w14:paraId="737D3856">
            <w:pPr>
              <w:spacing w:before="0" w:after="0" w:line="240" w:lineRule="auto"/>
              <w:rPr>
                <w:del w:id="1779" w:author="marpa" w:date="2026-10-25T14:07:55Z"/>
                <w:rFonts w:ascii="Courier New" w:hAnsi="Courier New" w:eastAsia="Courier New" w:cs="Courier New"/>
                <w:color w:val="000000"/>
                <w:sz w:val="16"/>
                <w:szCs w:val="16"/>
              </w:rPr>
            </w:pPr>
            <w:del w:id="1780" w:author="marpa" w:date="2026-10-25T14:07:55Z">
              <w:r>
                <w:rPr>
                  <w:rFonts w:ascii="Courier New" w:hAnsi="Courier New" w:eastAsia="Courier New" w:cs="Courier New"/>
                  <w:color w:val="000000"/>
                  <w:sz w:val="16"/>
                  <w:szCs w:val="16"/>
                </w:rPr>
                <w:delText xml:space="preserve">                    valorEnMetros = valor / 100.0; </w:delText>
              </w:r>
            </w:del>
          </w:p>
          <w:p w14:paraId="25E72904">
            <w:pPr>
              <w:spacing w:before="0" w:after="0" w:line="240" w:lineRule="auto"/>
              <w:rPr>
                <w:del w:id="1781" w:author="marpa" w:date="2026-10-25T14:07:55Z"/>
                <w:rFonts w:ascii="Courier New" w:hAnsi="Courier New" w:eastAsia="Courier New" w:cs="Courier New"/>
                <w:color w:val="000000"/>
                <w:sz w:val="16"/>
                <w:szCs w:val="16"/>
              </w:rPr>
            </w:pPr>
            <w:del w:id="1782" w:author="marpa" w:date="2026-10-25T14:07:55Z">
              <w:r>
                <w:rPr>
                  <w:rFonts w:ascii="Courier New" w:hAnsi="Courier New" w:eastAsia="Courier New" w:cs="Courier New"/>
                  <w:color w:val="000000"/>
                  <w:sz w:val="16"/>
                  <w:szCs w:val="16"/>
                </w:rPr>
                <w:delText xml:space="preserve">                    break;</w:delText>
              </w:r>
            </w:del>
          </w:p>
          <w:p w14:paraId="301D35FA">
            <w:pPr>
              <w:spacing w:before="0" w:after="0" w:line="240" w:lineRule="auto"/>
              <w:rPr>
                <w:del w:id="1783" w:author="marpa" w:date="2026-10-25T14:07:55Z"/>
                <w:rFonts w:ascii="Courier New" w:hAnsi="Courier New" w:eastAsia="Courier New" w:cs="Courier New"/>
                <w:color w:val="000000"/>
                <w:sz w:val="16"/>
                <w:szCs w:val="16"/>
              </w:rPr>
            </w:pPr>
            <w:del w:id="1784" w:author="marpa" w:date="2026-10-25T14:07:55Z">
              <w:r>
                <w:rPr>
                  <w:rFonts w:ascii="Courier New" w:hAnsi="Courier New" w:eastAsia="Courier New" w:cs="Courier New"/>
                  <w:color w:val="000000"/>
                  <w:sz w:val="16"/>
                  <w:szCs w:val="16"/>
                </w:rPr>
                <w:delText xml:space="preserve">                case "metros":      </w:delText>
              </w:r>
            </w:del>
          </w:p>
          <w:p w14:paraId="6BAC8226">
            <w:pPr>
              <w:spacing w:before="0" w:after="0" w:line="240" w:lineRule="auto"/>
              <w:rPr>
                <w:del w:id="1785" w:author="marpa" w:date="2026-10-25T14:07:55Z"/>
                <w:rFonts w:ascii="Courier New" w:hAnsi="Courier New" w:eastAsia="Courier New" w:cs="Courier New"/>
                <w:color w:val="000000"/>
                <w:sz w:val="16"/>
                <w:szCs w:val="16"/>
              </w:rPr>
            </w:pPr>
            <w:del w:id="1786" w:author="marpa" w:date="2026-10-25T14:07:55Z">
              <w:r>
                <w:rPr>
                  <w:rFonts w:ascii="Courier New" w:hAnsi="Courier New" w:eastAsia="Courier New" w:cs="Courier New"/>
                  <w:color w:val="000000"/>
                  <w:sz w:val="16"/>
                  <w:szCs w:val="16"/>
                </w:rPr>
                <w:delText xml:space="preserve">                    valorEnMetros = valor;</w:delText>
              </w:r>
            </w:del>
          </w:p>
          <w:p w14:paraId="5409CCD6">
            <w:pPr>
              <w:spacing w:before="0" w:after="0" w:line="240" w:lineRule="auto"/>
              <w:rPr>
                <w:del w:id="1787" w:author="marpa" w:date="2026-10-25T14:07:55Z"/>
                <w:rFonts w:ascii="Courier New" w:hAnsi="Courier New" w:eastAsia="Courier New" w:cs="Courier New"/>
                <w:color w:val="000000"/>
                <w:sz w:val="16"/>
                <w:szCs w:val="16"/>
              </w:rPr>
            </w:pPr>
            <w:del w:id="1788" w:author="marpa" w:date="2026-10-25T14:07:55Z">
              <w:r>
                <w:rPr>
                  <w:rFonts w:ascii="Courier New" w:hAnsi="Courier New" w:eastAsia="Courier New" w:cs="Courier New"/>
                  <w:color w:val="000000"/>
                  <w:sz w:val="16"/>
                  <w:szCs w:val="16"/>
                </w:rPr>
                <w:delText xml:space="preserve">                    break;</w:delText>
              </w:r>
            </w:del>
          </w:p>
          <w:p w14:paraId="17041047">
            <w:pPr>
              <w:spacing w:before="0" w:after="0" w:line="240" w:lineRule="auto"/>
              <w:rPr>
                <w:del w:id="1789" w:author="marpa" w:date="2026-10-25T14:07:55Z"/>
                <w:rFonts w:ascii="Courier New" w:hAnsi="Courier New" w:eastAsia="Courier New" w:cs="Courier New"/>
                <w:color w:val="000000"/>
                <w:sz w:val="16"/>
                <w:szCs w:val="16"/>
              </w:rPr>
            </w:pPr>
            <w:del w:id="1790" w:author="marpa" w:date="2026-10-25T14:07:55Z">
              <w:r>
                <w:rPr>
                  <w:rFonts w:ascii="Courier New" w:hAnsi="Courier New" w:eastAsia="Courier New" w:cs="Courier New"/>
                  <w:color w:val="000000"/>
                  <w:sz w:val="16"/>
                  <w:szCs w:val="16"/>
                </w:rPr>
                <w:delText xml:space="preserve">                case "pies":        </w:delText>
              </w:r>
            </w:del>
          </w:p>
          <w:p w14:paraId="11F121CD">
            <w:pPr>
              <w:spacing w:before="0" w:after="0" w:line="240" w:lineRule="auto"/>
              <w:rPr>
                <w:del w:id="1791" w:author="marpa" w:date="2026-10-25T14:07:55Z"/>
                <w:rFonts w:ascii="Courier New" w:hAnsi="Courier New" w:eastAsia="Courier New" w:cs="Courier New"/>
                <w:color w:val="000000"/>
                <w:sz w:val="16"/>
                <w:szCs w:val="16"/>
              </w:rPr>
            </w:pPr>
            <w:del w:id="1792" w:author="marpa" w:date="2026-10-25T14:07:55Z">
              <w:r>
                <w:rPr>
                  <w:rFonts w:ascii="Courier New" w:hAnsi="Courier New" w:eastAsia="Courier New" w:cs="Courier New"/>
                  <w:color w:val="000000"/>
                  <w:sz w:val="16"/>
                  <w:szCs w:val="16"/>
                </w:rPr>
                <w:delText xml:space="preserve">                    valorEnMetros = valor * 0.3048; </w:delText>
              </w:r>
            </w:del>
          </w:p>
          <w:p w14:paraId="6AAA7D2D">
            <w:pPr>
              <w:spacing w:before="0" w:after="0" w:line="240" w:lineRule="auto"/>
              <w:rPr>
                <w:del w:id="1793" w:author="marpa" w:date="2026-10-25T14:07:55Z"/>
                <w:rFonts w:ascii="Courier New" w:hAnsi="Courier New" w:eastAsia="Courier New" w:cs="Courier New"/>
                <w:color w:val="000000"/>
                <w:sz w:val="16"/>
                <w:szCs w:val="16"/>
              </w:rPr>
            </w:pPr>
            <w:del w:id="1794" w:author="marpa" w:date="2026-10-25T14:07:55Z">
              <w:r>
                <w:rPr>
                  <w:rFonts w:ascii="Courier New" w:hAnsi="Courier New" w:eastAsia="Courier New" w:cs="Courier New"/>
                  <w:color w:val="000000"/>
                  <w:sz w:val="16"/>
                  <w:szCs w:val="16"/>
                </w:rPr>
                <w:delText xml:space="preserve">                    break;</w:delText>
              </w:r>
            </w:del>
          </w:p>
          <w:p w14:paraId="29912108">
            <w:pPr>
              <w:spacing w:before="0" w:after="0" w:line="240" w:lineRule="auto"/>
              <w:rPr>
                <w:del w:id="1795" w:author="marpa" w:date="2026-10-25T14:07:55Z"/>
                <w:rFonts w:ascii="Courier New" w:hAnsi="Courier New" w:eastAsia="Courier New" w:cs="Courier New"/>
                <w:color w:val="000000"/>
                <w:sz w:val="16"/>
                <w:szCs w:val="16"/>
              </w:rPr>
            </w:pPr>
            <w:del w:id="1796" w:author="marpa" w:date="2026-10-25T14:07:55Z">
              <w:r>
                <w:rPr>
                  <w:rFonts w:ascii="Courier New" w:hAnsi="Courier New" w:eastAsia="Courier New" w:cs="Courier New"/>
                  <w:color w:val="000000"/>
                  <w:sz w:val="16"/>
                  <w:szCs w:val="16"/>
                </w:rPr>
                <w:delText xml:space="preserve">                case "yardas":          </w:delText>
              </w:r>
            </w:del>
          </w:p>
          <w:p w14:paraId="3FAD0925">
            <w:pPr>
              <w:spacing w:before="0" w:after="0" w:line="240" w:lineRule="auto"/>
              <w:rPr>
                <w:del w:id="1797" w:author="marpa" w:date="2026-10-25T14:07:55Z"/>
                <w:rFonts w:ascii="Courier New" w:hAnsi="Courier New" w:eastAsia="Courier New" w:cs="Courier New"/>
                <w:color w:val="000000"/>
                <w:sz w:val="16"/>
                <w:szCs w:val="16"/>
              </w:rPr>
            </w:pPr>
            <w:del w:id="1798" w:author="marpa" w:date="2026-10-25T14:07:55Z">
              <w:r>
                <w:rPr>
                  <w:rFonts w:ascii="Courier New" w:hAnsi="Courier New" w:eastAsia="Courier New" w:cs="Courier New"/>
                  <w:color w:val="000000"/>
                  <w:sz w:val="16"/>
                  <w:szCs w:val="16"/>
                </w:rPr>
                <w:delText xml:space="preserve">                    valorEnMetros = valor * 0.9144; </w:delText>
              </w:r>
            </w:del>
          </w:p>
          <w:p w14:paraId="6C44B717">
            <w:pPr>
              <w:spacing w:before="0" w:after="0" w:line="240" w:lineRule="auto"/>
              <w:rPr>
                <w:del w:id="1799" w:author="marpa" w:date="2026-10-25T14:07:55Z"/>
                <w:rFonts w:ascii="Courier New" w:hAnsi="Courier New" w:eastAsia="Courier New" w:cs="Courier New"/>
                <w:color w:val="000000"/>
                <w:sz w:val="16"/>
                <w:szCs w:val="16"/>
              </w:rPr>
            </w:pPr>
            <w:del w:id="1800" w:author="marpa" w:date="2026-10-25T14:07:55Z">
              <w:r>
                <w:rPr>
                  <w:rFonts w:ascii="Courier New" w:hAnsi="Courier New" w:eastAsia="Courier New" w:cs="Courier New"/>
                  <w:color w:val="000000"/>
                  <w:sz w:val="16"/>
                  <w:szCs w:val="16"/>
                </w:rPr>
                <w:delText xml:space="preserve">                    break;</w:delText>
              </w:r>
            </w:del>
          </w:p>
          <w:p w14:paraId="2330E7B7">
            <w:pPr>
              <w:spacing w:before="0" w:after="0" w:line="240" w:lineRule="auto"/>
              <w:rPr>
                <w:del w:id="1801" w:author="marpa" w:date="2026-10-25T14:07:55Z"/>
                <w:rFonts w:ascii="Courier New" w:hAnsi="Courier New" w:eastAsia="Courier New" w:cs="Courier New"/>
                <w:color w:val="000000"/>
                <w:sz w:val="16"/>
                <w:szCs w:val="16"/>
              </w:rPr>
            </w:pPr>
            <w:del w:id="1802" w:author="marpa" w:date="2026-10-25T14:07:55Z">
              <w:r>
                <w:rPr>
                  <w:rFonts w:ascii="Courier New" w:hAnsi="Courier New" w:eastAsia="Courier New" w:cs="Courier New"/>
                  <w:color w:val="000000"/>
                  <w:sz w:val="16"/>
                  <w:szCs w:val="16"/>
                </w:rPr>
                <w:delText xml:space="preserve">                case "millas":      </w:delText>
              </w:r>
            </w:del>
          </w:p>
          <w:p w14:paraId="263622C9">
            <w:pPr>
              <w:spacing w:before="0" w:after="0" w:line="240" w:lineRule="auto"/>
              <w:rPr>
                <w:del w:id="1803" w:author="marpa" w:date="2026-10-25T14:07:55Z"/>
                <w:rFonts w:ascii="Courier New" w:hAnsi="Courier New" w:eastAsia="Courier New" w:cs="Courier New"/>
                <w:color w:val="000000"/>
                <w:sz w:val="16"/>
                <w:szCs w:val="16"/>
              </w:rPr>
            </w:pPr>
            <w:del w:id="1804" w:author="marpa" w:date="2026-10-25T14:07:55Z">
              <w:r>
                <w:rPr>
                  <w:rFonts w:ascii="Courier New" w:hAnsi="Courier New" w:eastAsia="Courier New" w:cs="Courier New"/>
                  <w:color w:val="000000"/>
                  <w:sz w:val="16"/>
                  <w:szCs w:val="16"/>
                </w:rPr>
                <w:delText xml:space="preserve">                    valorEnMetros = valor * 1609.34; </w:delText>
              </w:r>
            </w:del>
          </w:p>
          <w:p w14:paraId="05E1418E">
            <w:pPr>
              <w:spacing w:before="0" w:after="0" w:line="240" w:lineRule="auto"/>
              <w:rPr>
                <w:del w:id="1805" w:author="marpa" w:date="2026-10-25T14:07:55Z"/>
                <w:rFonts w:ascii="Courier New" w:hAnsi="Courier New" w:eastAsia="Courier New" w:cs="Courier New"/>
                <w:color w:val="000000"/>
                <w:sz w:val="16"/>
                <w:szCs w:val="16"/>
              </w:rPr>
            </w:pPr>
            <w:del w:id="1806" w:author="marpa" w:date="2026-10-25T14:07:55Z">
              <w:r>
                <w:rPr>
                  <w:rFonts w:ascii="Courier New" w:hAnsi="Courier New" w:eastAsia="Courier New" w:cs="Courier New"/>
                  <w:color w:val="000000"/>
                  <w:sz w:val="16"/>
                  <w:szCs w:val="16"/>
                </w:rPr>
                <w:delText xml:space="preserve">                    break;</w:delText>
              </w:r>
            </w:del>
          </w:p>
          <w:p w14:paraId="2D9C9178">
            <w:pPr>
              <w:spacing w:before="0" w:after="0" w:line="240" w:lineRule="auto"/>
              <w:rPr>
                <w:del w:id="1807" w:author="marpa" w:date="2026-10-25T14:07:55Z"/>
                <w:rFonts w:ascii="Courier New" w:hAnsi="Courier New" w:eastAsia="Courier New" w:cs="Courier New"/>
                <w:color w:val="000000"/>
                <w:sz w:val="16"/>
                <w:szCs w:val="16"/>
              </w:rPr>
            </w:pPr>
            <w:del w:id="1808" w:author="marpa" w:date="2026-10-25T14:07:55Z">
              <w:r>
                <w:rPr>
                  <w:rFonts w:ascii="Courier New" w:hAnsi="Courier New" w:eastAsia="Courier New" w:cs="Courier New"/>
                  <w:color w:val="000000"/>
                  <w:sz w:val="16"/>
                  <w:szCs w:val="16"/>
                </w:rPr>
                <w:delText xml:space="preserve">                default: return -999999.404; </w:delText>
              </w:r>
            </w:del>
          </w:p>
          <w:p w14:paraId="6A857ADD">
            <w:pPr>
              <w:spacing w:before="0" w:after="0" w:line="240" w:lineRule="auto"/>
              <w:rPr>
                <w:del w:id="1809" w:author="marpa" w:date="2026-10-25T14:07:55Z"/>
                <w:rFonts w:ascii="Courier New" w:hAnsi="Courier New" w:eastAsia="Courier New" w:cs="Courier New"/>
                <w:color w:val="000000"/>
                <w:sz w:val="16"/>
                <w:szCs w:val="16"/>
              </w:rPr>
            </w:pPr>
            <w:del w:id="1810" w:author="marpa" w:date="2026-10-25T14:07:55Z">
              <w:r>
                <w:rPr>
                  <w:rFonts w:ascii="Courier New" w:hAnsi="Courier New" w:eastAsia="Courier New" w:cs="Courier New"/>
                  <w:color w:val="000000"/>
                  <w:sz w:val="16"/>
                  <w:szCs w:val="16"/>
                </w:rPr>
                <w:delText xml:space="preserve">            }</w:delText>
              </w:r>
            </w:del>
          </w:p>
          <w:p w14:paraId="1DC75B0F">
            <w:pPr>
              <w:spacing w:before="0" w:after="0" w:line="240" w:lineRule="auto"/>
              <w:rPr>
                <w:del w:id="1811" w:author="marpa" w:date="2026-10-25T14:07:55Z"/>
                <w:rFonts w:ascii="Courier New" w:hAnsi="Courier New" w:eastAsia="Courier New" w:cs="Courier New"/>
                <w:color w:val="000000"/>
                <w:sz w:val="16"/>
                <w:szCs w:val="16"/>
              </w:rPr>
            </w:pPr>
          </w:p>
          <w:p w14:paraId="03FD2213">
            <w:pPr>
              <w:spacing w:before="0" w:after="0" w:line="240" w:lineRule="auto"/>
              <w:rPr>
                <w:del w:id="1812" w:author="marpa" w:date="2026-10-25T14:07:55Z"/>
                <w:rFonts w:ascii="Courier New" w:hAnsi="Courier New" w:eastAsia="Courier New" w:cs="Courier New"/>
                <w:color w:val="000000"/>
                <w:sz w:val="16"/>
                <w:szCs w:val="16"/>
              </w:rPr>
            </w:pPr>
            <w:del w:id="1813" w:author="marpa" w:date="2026-10-25T14:07:55Z">
              <w:r>
                <w:rPr>
                  <w:rFonts w:ascii="Courier New" w:hAnsi="Courier New" w:eastAsia="Courier New" w:cs="Courier New"/>
                  <w:color w:val="000000"/>
                  <w:sz w:val="16"/>
                  <w:szCs w:val="16"/>
                </w:rPr>
                <w:delText xml:space="preserve">            //Lleva de metros a la unidad de destino</w:delText>
              </w:r>
            </w:del>
          </w:p>
          <w:p w14:paraId="2110DB4A">
            <w:pPr>
              <w:spacing w:before="0" w:after="0" w:line="240" w:lineRule="auto"/>
              <w:rPr>
                <w:del w:id="1814" w:author="marpa" w:date="2026-10-25T14:07:55Z"/>
                <w:rFonts w:ascii="Courier New" w:hAnsi="Courier New" w:eastAsia="Courier New" w:cs="Courier New"/>
                <w:color w:val="000000"/>
                <w:sz w:val="16"/>
                <w:szCs w:val="16"/>
              </w:rPr>
            </w:pPr>
            <w:del w:id="1815" w:author="marpa" w:date="2026-10-25T14:07:55Z">
              <w:r>
                <w:rPr>
                  <w:rFonts w:ascii="Courier New" w:hAnsi="Courier New" w:eastAsia="Courier New" w:cs="Courier New"/>
                  <w:color w:val="000000"/>
                  <w:sz w:val="16"/>
                  <w:szCs w:val="16"/>
                </w:rPr>
                <w:delText xml:space="preserve">            switch (destino) {</w:delText>
              </w:r>
            </w:del>
          </w:p>
          <w:p w14:paraId="1EB97C0D">
            <w:pPr>
              <w:spacing w:before="0" w:after="0" w:line="240" w:lineRule="auto"/>
              <w:rPr>
                <w:del w:id="1816" w:author="marpa" w:date="2026-10-25T14:07:55Z"/>
                <w:rFonts w:ascii="Courier New" w:hAnsi="Courier New" w:eastAsia="Courier New" w:cs="Courier New"/>
                <w:color w:val="000000"/>
                <w:sz w:val="16"/>
                <w:szCs w:val="16"/>
              </w:rPr>
            </w:pPr>
            <w:del w:id="1817" w:author="marpa" w:date="2026-10-25T14:07:55Z">
              <w:r>
                <w:rPr>
                  <w:rFonts w:ascii="Courier New" w:hAnsi="Courier New" w:eastAsia="Courier New" w:cs="Courier New"/>
                  <w:color w:val="000000"/>
                  <w:sz w:val="16"/>
                  <w:szCs w:val="16"/>
                </w:rPr>
                <w:delText xml:space="preserve">                case "centimetros": </w:delText>
              </w:r>
            </w:del>
          </w:p>
          <w:p w14:paraId="4CD8D437">
            <w:pPr>
              <w:spacing w:before="0" w:after="0" w:line="240" w:lineRule="auto"/>
              <w:rPr>
                <w:del w:id="1818" w:author="marpa" w:date="2026-10-25T14:07:55Z"/>
                <w:rFonts w:ascii="Courier New" w:hAnsi="Courier New" w:eastAsia="Courier New" w:cs="Courier New"/>
                <w:color w:val="000000"/>
                <w:sz w:val="16"/>
                <w:szCs w:val="16"/>
              </w:rPr>
            </w:pPr>
            <w:del w:id="1819" w:author="marpa" w:date="2026-10-25T14:07:55Z">
              <w:r>
                <w:rPr>
                  <w:rFonts w:ascii="Courier New" w:hAnsi="Courier New" w:eastAsia="Courier New" w:cs="Courier New"/>
                  <w:color w:val="000000"/>
                  <w:sz w:val="16"/>
                  <w:szCs w:val="16"/>
                </w:rPr>
                <w:delText xml:space="preserve">                    return valorEnMetros * 100.0;</w:delText>
              </w:r>
            </w:del>
          </w:p>
          <w:p w14:paraId="3552257C">
            <w:pPr>
              <w:spacing w:before="0" w:after="0" w:line="240" w:lineRule="auto"/>
              <w:rPr>
                <w:del w:id="1820" w:author="marpa" w:date="2026-10-25T14:07:55Z"/>
                <w:rFonts w:ascii="Courier New" w:hAnsi="Courier New" w:eastAsia="Courier New" w:cs="Courier New"/>
                <w:color w:val="000000"/>
                <w:sz w:val="16"/>
                <w:szCs w:val="16"/>
              </w:rPr>
            </w:pPr>
            <w:del w:id="1821" w:author="marpa" w:date="2026-10-25T14:07:55Z">
              <w:r>
                <w:rPr>
                  <w:rFonts w:ascii="Courier New" w:hAnsi="Courier New" w:eastAsia="Courier New" w:cs="Courier New"/>
                  <w:color w:val="000000"/>
                  <w:sz w:val="16"/>
                  <w:szCs w:val="16"/>
                </w:rPr>
                <w:delText xml:space="preserve">                case "metros":      </w:delText>
              </w:r>
            </w:del>
          </w:p>
          <w:p w14:paraId="2B74E848">
            <w:pPr>
              <w:spacing w:before="0" w:after="0" w:line="240" w:lineRule="auto"/>
              <w:rPr>
                <w:del w:id="1822" w:author="marpa" w:date="2026-10-25T14:07:55Z"/>
                <w:rFonts w:ascii="Courier New" w:hAnsi="Courier New" w:eastAsia="Courier New" w:cs="Courier New"/>
                <w:color w:val="000000"/>
                <w:sz w:val="16"/>
                <w:szCs w:val="16"/>
              </w:rPr>
            </w:pPr>
            <w:del w:id="1823" w:author="marpa" w:date="2026-10-25T14:07:55Z">
              <w:r>
                <w:rPr>
                  <w:rFonts w:ascii="Courier New" w:hAnsi="Courier New" w:eastAsia="Courier New" w:cs="Courier New"/>
                  <w:color w:val="000000"/>
                  <w:sz w:val="16"/>
                  <w:szCs w:val="16"/>
                </w:rPr>
                <w:delText xml:space="preserve">                    return valorEnMetros;</w:delText>
              </w:r>
            </w:del>
          </w:p>
          <w:p w14:paraId="3EFFCAA7">
            <w:pPr>
              <w:spacing w:before="0" w:after="0" w:line="240" w:lineRule="auto"/>
              <w:rPr>
                <w:del w:id="1824" w:author="marpa" w:date="2026-10-25T14:07:55Z"/>
                <w:rFonts w:ascii="Courier New" w:hAnsi="Courier New" w:eastAsia="Courier New" w:cs="Courier New"/>
                <w:color w:val="000000"/>
                <w:sz w:val="16"/>
                <w:szCs w:val="16"/>
              </w:rPr>
            </w:pPr>
            <w:del w:id="1825" w:author="marpa" w:date="2026-10-25T14:07:55Z">
              <w:r>
                <w:rPr>
                  <w:rFonts w:ascii="Courier New" w:hAnsi="Courier New" w:eastAsia="Courier New" w:cs="Courier New"/>
                  <w:color w:val="000000"/>
                  <w:sz w:val="16"/>
                  <w:szCs w:val="16"/>
                </w:rPr>
                <w:delText xml:space="preserve">                case "pies":        </w:delText>
              </w:r>
            </w:del>
          </w:p>
          <w:p w14:paraId="760E40DB">
            <w:pPr>
              <w:spacing w:before="0" w:after="0" w:line="240" w:lineRule="auto"/>
              <w:rPr>
                <w:del w:id="1826" w:author="marpa" w:date="2026-10-25T14:07:55Z"/>
                <w:rFonts w:ascii="Courier New" w:hAnsi="Courier New" w:eastAsia="Courier New" w:cs="Courier New"/>
                <w:color w:val="000000"/>
                <w:sz w:val="16"/>
                <w:szCs w:val="16"/>
              </w:rPr>
            </w:pPr>
            <w:del w:id="1827" w:author="marpa" w:date="2026-10-25T14:07:55Z">
              <w:r>
                <w:rPr>
                  <w:rFonts w:ascii="Courier New" w:hAnsi="Courier New" w:eastAsia="Courier New" w:cs="Courier New"/>
                  <w:color w:val="000000"/>
                  <w:sz w:val="16"/>
                  <w:szCs w:val="16"/>
                </w:rPr>
                <w:delText xml:space="preserve">                    return valorEnMetros / 0.3048;</w:delText>
              </w:r>
            </w:del>
          </w:p>
          <w:p w14:paraId="1BDB09BF">
            <w:pPr>
              <w:spacing w:before="0" w:after="0" w:line="240" w:lineRule="auto"/>
              <w:rPr>
                <w:del w:id="1828" w:author="marpa" w:date="2026-10-25T14:07:55Z"/>
                <w:rFonts w:ascii="Courier New" w:hAnsi="Courier New" w:eastAsia="Courier New" w:cs="Courier New"/>
                <w:color w:val="000000"/>
                <w:sz w:val="16"/>
                <w:szCs w:val="16"/>
              </w:rPr>
            </w:pPr>
            <w:del w:id="1829" w:author="marpa" w:date="2026-10-25T14:07:55Z">
              <w:r>
                <w:rPr>
                  <w:rFonts w:ascii="Courier New" w:hAnsi="Courier New" w:eastAsia="Courier New" w:cs="Courier New"/>
                  <w:color w:val="000000"/>
                  <w:sz w:val="16"/>
                  <w:szCs w:val="16"/>
                </w:rPr>
                <w:delText xml:space="preserve">                case "yardas":      </w:delText>
              </w:r>
            </w:del>
          </w:p>
          <w:p w14:paraId="3D11A55A">
            <w:pPr>
              <w:spacing w:before="0" w:after="0" w:line="240" w:lineRule="auto"/>
              <w:rPr>
                <w:del w:id="1830" w:author="marpa" w:date="2026-10-25T14:07:55Z"/>
                <w:rFonts w:ascii="Courier New" w:hAnsi="Courier New" w:eastAsia="Courier New" w:cs="Courier New"/>
                <w:color w:val="000000"/>
                <w:sz w:val="16"/>
                <w:szCs w:val="16"/>
              </w:rPr>
            </w:pPr>
            <w:del w:id="1831" w:author="marpa" w:date="2026-10-25T14:07:55Z">
              <w:r>
                <w:rPr>
                  <w:rFonts w:ascii="Courier New" w:hAnsi="Courier New" w:eastAsia="Courier New" w:cs="Courier New"/>
                  <w:color w:val="000000"/>
                  <w:sz w:val="16"/>
                  <w:szCs w:val="16"/>
                </w:rPr>
                <w:delText xml:space="preserve">                    return valorEnMetros / 0.9144;</w:delText>
              </w:r>
            </w:del>
          </w:p>
          <w:p w14:paraId="690133AD">
            <w:pPr>
              <w:spacing w:before="0" w:after="0" w:line="240" w:lineRule="auto"/>
              <w:rPr>
                <w:del w:id="1832" w:author="marpa" w:date="2026-10-25T14:07:55Z"/>
                <w:rFonts w:ascii="Courier New" w:hAnsi="Courier New" w:eastAsia="Courier New" w:cs="Courier New"/>
                <w:color w:val="000000"/>
                <w:sz w:val="16"/>
                <w:szCs w:val="16"/>
              </w:rPr>
            </w:pPr>
            <w:del w:id="1833" w:author="marpa" w:date="2026-10-25T14:07:55Z">
              <w:r>
                <w:rPr>
                  <w:rFonts w:ascii="Courier New" w:hAnsi="Courier New" w:eastAsia="Courier New" w:cs="Courier New"/>
                  <w:color w:val="000000"/>
                  <w:sz w:val="16"/>
                  <w:szCs w:val="16"/>
                </w:rPr>
                <w:delText xml:space="preserve">                case "millas":      </w:delText>
              </w:r>
            </w:del>
          </w:p>
          <w:p w14:paraId="6E2866B6">
            <w:pPr>
              <w:spacing w:before="0" w:after="0" w:line="240" w:lineRule="auto"/>
              <w:rPr>
                <w:del w:id="1834" w:author="marpa" w:date="2026-10-25T14:07:55Z"/>
                <w:rFonts w:ascii="Courier New" w:hAnsi="Courier New" w:eastAsia="Courier New" w:cs="Courier New"/>
                <w:color w:val="000000"/>
                <w:sz w:val="16"/>
                <w:szCs w:val="16"/>
              </w:rPr>
            </w:pPr>
            <w:del w:id="1835" w:author="marpa" w:date="2026-10-25T14:07:55Z">
              <w:r>
                <w:rPr>
                  <w:rFonts w:ascii="Courier New" w:hAnsi="Courier New" w:eastAsia="Courier New" w:cs="Courier New"/>
                  <w:color w:val="000000"/>
                  <w:sz w:val="16"/>
                  <w:szCs w:val="16"/>
                </w:rPr>
                <w:delText xml:space="preserve">                    return valorEnMetros / 1609.34;</w:delText>
              </w:r>
            </w:del>
          </w:p>
          <w:p w14:paraId="1EF93F6B">
            <w:pPr>
              <w:spacing w:before="0" w:after="0" w:line="240" w:lineRule="auto"/>
              <w:rPr>
                <w:del w:id="1836" w:author="marpa" w:date="2026-10-25T14:07:55Z"/>
                <w:rFonts w:ascii="Courier New" w:hAnsi="Courier New" w:eastAsia="Courier New" w:cs="Courier New"/>
                <w:color w:val="000000"/>
                <w:sz w:val="16"/>
                <w:szCs w:val="16"/>
              </w:rPr>
            </w:pPr>
            <w:del w:id="1837" w:author="marpa" w:date="2026-10-25T14:07:55Z">
              <w:r>
                <w:rPr>
                  <w:rFonts w:ascii="Courier New" w:hAnsi="Courier New" w:eastAsia="Courier New" w:cs="Courier New"/>
                  <w:color w:val="000000"/>
                  <w:sz w:val="16"/>
                  <w:szCs w:val="16"/>
                </w:rPr>
                <w:delText xml:space="preserve">                default: return -999999.404;</w:delText>
              </w:r>
            </w:del>
          </w:p>
          <w:p w14:paraId="5B02A38B">
            <w:pPr>
              <w:spacing w:before="0" w:after="0" w:line="240" w:lineRule="auto"/>
              <w:rPr>
                <w:del w:id="1838" w:author="marpa" w:date="2026-10-25T14:07:55Z"/>
                <w:rFonts w:ascii="Courier New" w:hAnsi="Courier New" w:eastAsia="Courier New" w:cs="Courier New"/>
                <w:color w:val="000000"/>
                <w:sz w:val="16"/>
                <w:szCs w:val="16"/>
              </w:rPr>
            </w:pPr>
            <w:del w:id="1839" w:author="marpa" w:date="2026-10-25T14:07:55Z">
              <w:r>
                <w:rPr>
                  <w:rFonts w:ascii="Courier New" w:hAnsi="Courier New" w:eastAsia="Courier New" w:cs="Courier New"/>
                  <w:color w:val="000000"/>
                  <w:sz w:val="16"/>
                  <w:szCs w:val="16"/>
                </w:rPr>
                <w:delText xml:space="preserve">            }</w:delText>
              </w:r>
            </w:del>
          </w:p>
          <w:p w14:paraId="0F48E3C4">
            <w:pPr>
              <w:spacing w:before="0" w:after="0" w:line="240" w:lineRule="auto"/>
              <w:rPr>
                <w:del w:id="1840" w:author="marpa" w:date="2026-10-25T14:07:55Z"/>
                <w:rFonts w:ascii="Courier New" w:hAnsi="Courier New" w:eastAsia="Courier New" w:cs="Courier New"/>
                <w:color w:val="000000"/>
                <w:sz w:val="16"/>
                <w:szCs w:val="16"/>
              </w:rPr>
            </w:pPr>
            <w:del w:id="1841" w:author="marpa" w:date="2026-10-25T14:07:55Z">
              <w:r>
                <w:rPr>
                  <w:rFonts w:ascii="Courier New" w:hAnsi="Courier New" w:eastAsia="Courier New" w:cs="Courier New"/>
                  <w:color w:val="000000"/>
                  <w:sz w:val="16"/>
                  <w:szCs w:val="16"/>
                </w:rPr>
                <w:delText xml:space="preserve">        } catch (Exception e) {</w:delText>
              </w:r>
            </w:del>
          </w:p>
          <w:p w14:paraId="7A5688A0">
            <w:pPr>
              <w:spacing w:before="0" w:after="0" w:line="240" w:lineRule="auto"/>
              <w:rPr>
                <w:del w:id="1842" w:author="marpa" w:date="2026-10-25T14:07:55Z"/>
                <w:rFonts w:ascii="Courier New" w:hAnsi="Courier New" w:eastAsia="Courier New" w:cs="Courier New"/>
                <w:color w:val="000000"/>
                <w:sz w:val="16"/>
                <w:szCs w:val="16"/>
              </w:rPr>
            </w:pPr>
            <w:del w:id="1843" w:author="marpa" w:date="2026-10-25T14:07:55Z">
              <w:r>
                <w:rPr>
                  <w:rFonts w:ascii="Courier New" w:hAnsi="Courier New" w:eastAsia="Courier New" w:cs="Courier New"/>
                  <w:color w:val="000000"/>
                  <w:sz w:val="16"/>
                  <w:szCs w:val="16"/>
                </w:rPr>
                <w:delText xml:space="preserve">            return -999999.500; //error de calculo </w:delText>
              </w:r>
            </w:del>
          </w:p>
          <w:p w14:paraId="64C46BB1">
            <w:pPr>
              <w:spacing w:before="0" w:after="0" w:line="240" w:lineRule="auto"/>
              <w:rPr>
                <w:del w:id="1844" w:author="marpa" w:date="2026-10-25T14:07:55Z"/>
                <w:rFonts w:ascii="Courier New" w:hAnsi="Courier New" w:eastAsia="Courier New" w:cs="Courier New"/>
                <w:color w:val="000000"/>
                <w:sz w:val="16"/>
                <w:szCs w:val="16"/>
              </w:rPr>
            </w:pPr>
            <w:del w:id="1845" w:author="marpa" w:date="2026-10-25T14:07:55Z">
              <w:r>
                <w:rPr>
                  <w:rFonts w:ascii="Courier New" w:hAnsi="Courier New" w:eastAsia="Courier New" w:cs="Courier New"/>
                  <w:color w:val="000000"/>
                  <w:sz w:val="16"/>
                  <w:szCs w:val="16"/>
                </w:rPr>
                <w:delText xml:space="preserve">        }</w:delText>
              </w:r>
            </w:del>
          </w:p>
          <w:p w14:paraId="5E645205">
            <w:pPr>
              <w:spacing w:before="0" w:after="0" w:line="240" w:lineRule="auto"/>
              <w:rPr>
                <w:del w:id="1846" w:author="marpa" w:date="2026-10-25T14:07:55Z"/>
                <w:rFonts w:ascii="Courier New" w:hAnsi="Courier New" w:eastAsia="Courier New" w:cs="Courier New"/>
                <w:color w:val="000000"/>
                <w:sz w:val="16"/>
                <w:szCs w:val="16"/>
              </w:rPr>
            </w:pPr>
            <w:del w:id="1847" w:author="marpa" w:date="2026-10-25T14:07:55Z">
              <w:r>
                <w:rPr>
                  <w:rFonts w:ascii="Courier New" w:hAnsi="Courier New" w:eastAsia="Courier New" w:cs="Courier New"/>
                  <w:color w:val="000000"/>
                  <w:sz w:val="16"/>
                  <w:szCs w:val="16"/>
                </w:rPr>
                <w:delText xml:space="preserve">    }</w:delText>
              </w:r>
            </w:del>
          </w:p>
          <w:p w14:paraId="49AB7929">
            <w:pPr>
              <w:spacing w:before="0" w:after="0" w:line="240" w:lineRule="auto"/>
              <w:rPr>
                <w:rFonts w:ascii="Courier New" w:hAnsi="Courier New" w:eastAsia="Courier New" w:cs="Courier New"/>
                <w:color w:val="000000"/>
                <w:sz w:val="16"/>
                <w:szCs w:val="16"/>
              </w:rPr>
            </w:pPr>
            <w:del w:id="1848" w:author="marpa" w:date="2026-10-25T14:07:55Z">
              <w:r>
                <w:rPr>
                  <w:rFonts w:ascii="Courier New" w:hAnsi="Courier New" w:eastAsia="Courier New" w:cs="Courier New"/>
                  <w:color w:val="000000"/>
                  <w:sz w:val="16"/>
                  <w:szCs w:val="16"/>
                </w:rPr>
                <w:delText>}</w:delText>
              </w:r>
            </w:del>
          </w:p>
        </w:tc>
      </w:tr>
    </w:tbl>
    <w:p w14:paraId="79418A66">
      <w:pPr>
        <w:pStyle w:val="6"/>
        <w:rPr>
          <w:del w:id="1849" w:author="marpa" w:date="2026-10-25T14:08:18Z"/>
        </w:rPr>
      </w:pPr>
      <w:del w:id="1850" w:author="marpa" w:date="2026-10-25T14:08:18Z">
        <w:bookmarkStart w:id="60" w:name="_Toc12327"/>
        <w:r>
          <w:rPr/>
          <w:delText>Tabla 6. Clase ConversorMasa</w:delText>
        </w:r>
        <w:bookmarkEnd w:id="60"/>
      </w:del>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485A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1851" w:author="marpa" w:date="2026-10-25T14:08:18Z"/>
        </w:trPr>
        <w:tc>
          <w:tcPr>
            <w:tcW w:w="8494" w:type="dxa"/>
            <w:shd w:val="clear" w:color="auto" w:fill="D9D9D9"/>
          </w:tcPr>
          <w:p w14:paraId="62675813">
            <w:pPr>
              <w:spacing w:before="0" w:after="0" w:line="240" w:lineRule="auto"/>
              <w:rPr>
                <w:del w:id="1852" w:author="marpa" w:date="2026-10-25T14:08:18Z"/>
                <w:rFonts w:ascii="Courier New" w:hAnsi="Courier New" w:eastAsia="Courier New" w:cs="Courier New"/>
                <w:color w:val="000000"/>
                <w:sz w:val="16"/>
                <w:szCs w:val="16"/>
              </w:rPr>
            </w:pPr>
            <w:del w:id="1853" w:author="marpa" w:date="2026-10-25T14:08:18Z">
              <w:r>
                <w:rPr>
                  <w:rFonts w:ascii="Courier New" w:hAnsi="Courier New" w:eastAsia="Courier New" w:cs="Courier New"/>
                  <w:color w:val="000000"/>
                  <w:sz w:val="16"/>
                  <w:szCs w:val="16"/>
                </w:rPr>
                <w:delText>package ec.edu.monster.servicios;</w:delText>
              </w:r>
            </w:del>
          </w:p>
          <w:p w14:paraId="31AAB5D5">
            <w:pPr>
              <w:spacing w:before="0" w:after="0" w:line="240" w:lineRule="auto"/>
              <w:rPr>
                <w:del w:id="1854" w:author="marpa" w:date="2026-10-25T14:08:18Z"/>
                <w:rFonts w:ascii="Courier New" w:hAnsi="Courier New" w:eastAsia="Courier New" w:cs="Courier New"/>
                <w:color w:val="000000"/>
                <w:sz w:val="16"/>
                <w:szCs w:val="16"/>
              </w:rPr>
            </w:pPr>
          </w:p>
          <w:p w14:paraId="7D0E798D">
            <w:pPr>
              <w:spacing w:before="0" w:after="0" w:line="240" w:lineRule="auto"/>
              <w:rPr>
                <w:del w:id="1855" w:author="marpa" w:date="2026-10-25T14:08:18Z"/>
                <w:rFonts w:ascii="Courier New" w:hAnsi="Courier New" w:eastAsia="Courier New" w:cs="Courier New"/>
                <w:color w:val="000000"/>
                <w:sz w:val="16"/>
                <w:szCs w:val="16"/>
              </w:rPr>
            </w:pPr>
            <w:del w:id="1856" w:author="marpa" w:date="2026-10-25T14:08:18Z">
              <w:r>
                <w:rPr>
                  <w:rFonts w:ascii="Courier New" w:hAnsi="Courier New" w:eastAsia="Courier New" w:cs="Courier New"/>
                  <w:color w:val="000000"/>
                  <w:sz w:val="16"/>
                  <w:szCs w:val="16"/>
                </w:rPr>
                <w:delText>/**</w:delText>
              </w:r>
            </w:del>
          </w:p>
          <w:p w14:paraId="2F5A19DF">
            <w:pPr>
              <w:spacing w:before="0" w:after="0" w:line="240" w:lineRule="auto"/>
              <w:rPr>
                <w:del w:id="1857" w:author="marpa" w:date="2026-10-25T14:08:18Z"/>
                <w:rFonts w:ascii="Courier New" w:hAnsi="Courier New" w:eastAsia="Courier New" w:cs="Courier New"/>
                <w:color w:val="000000"/>
                <w:sz w:val="16"/>
                <w:szCs w:val="16"/>
              </w:rPr>
            </w:pPr>
            <w:del w:id="1858" w:author="marpa" w:date="2026-10-25T14:08:18Z">
              <w:r>
                <w:rPr>
                  <w:rFonts w:ascii="Courier New" w:hAnsi="Courier New" w:eastAsia="Courier New" w:cs="Courier New"/>
                  <w:color w:val="000000"/>
                  <w:sz w:val="16"/>
                  <w:szCs w:val="16"/>
                </w:rPr>
                <w:delText xml:space="preserve"> *</w:delText>
              </w:r>
            </w:del>
          </w:p>
          <w:p w14:paraId="2E9F5F66">
            <w:pPr>
              <w:spacing w:before="0" w:after="0" w:line="240" w:lineRule="auto"/>
              <w:rPr>
                <w:del w:id="1859" w:author="marpa" w:date="2026-10-25T14:08:18Z"/>
                <w:rFonts w:ascii="Courier New" w:hAnsi="Courier New" w:eastAsia="Courier New" w:cs="Courier New"/>
                <w:color w:val="000000"/>
                <w:sz w:val="16"/>
                <w:szCs w:val="16"/>
              </w:rPr>
            </w:pPr>
            <w:del w:id="1860" w:author="marpa" w:date="2026-10-25T14:08:18Z">
              <w:r>
                <w:rPr>
                  <w:rFonts w:ascii="Courier New" w:hAnsi="Courier New" w:eastAsia="Courier New" w:cs="Courier New"/>
                  <w:color w:val="000000"/>
                  <w:sz w:val="16"/>
                  <w:szCs w:val="16"/>
                </w:rPr>
                <w:delText xml:space="preserve"> * @author Soto</w:delText>
              </w:r>
            </w:del>
          </w:p>
          <w:p w14:paraId="331B884C">
            <w:pPr>
              <w:spacing w:before="0" w:after="0" w:line="240" w:lineRule="auto"/>
              <w:rPr>
                <w:del w:id="1861" w:author="marpa" w:date="2026-10-25T14:08:18Z"/>
                <w:rFonts w:ascii="Courier New" w:hAnsi="Courier New" w:eastAsia="Courier New" w:cs="Courier New"/>
                <w:color w:val="000000"/>
                <w:sz w:val="16"/>
                <w:szCs w:val="16"/>
              </w:rPr>
            </w:pPr>
            <w:del w:id="1862" w:author="marpa" w:date="2026-10-25T14:08:18Z">
              <w:r>
                <w:rPr>
                  <w:rFonts w:ascii="Courier New" w:hAnsi="Courier New" w:eastAsia="Courier New" w:cs="Courier New"/>
                  <w:color w:val="000000"/>
                  <w:sz w:val="16"/>
                  <w:szCs w:val="16"/>
                </w:rPr>
                <w:delText xml:space="preserve"> */</w:delText>
              </w:r>
            </w:del>
          </w:p>
          <w:p w14:paraId="4248A6F2">
            <w:pPr>
              <w:spacing w:before="0" w:after="0" w:line="240" w:lineRule="auto"/>
              <w:rPr>
                <w:del w:id="1863" w:author="marpa" w:date="2026-10-25T14:08:18Z"/>
                <w:rFonts w:ascii="Courier New" w:hAnsi="Courier New" w:eastAsia="Courier New" w:cs="Courier New"/>
                <w:color w:val="000000"/>
                <w:sz w:val="16"/>
                <w:szCs w:val="16"/>
              </w:rPr>
            </w:pPr>
            <w:del w:id="1864" w:author="marpa" w:date="2026-10-25T14:08:18Z">
              <w:r>
                <w:rPr>
                  <w:rFonts w:ascii="Courier New" w:hAnsi="Courier New" w:eastAsia="Courier New" w:cs="Courier New"/>
                  <w:color w:val="000000"/>
                  <w:sz w:val="16"/>
                  <w:szCs w:val="16"/>
                </w:rPr>
                <w:delText>public class ConversorMasa {</w:delText>
              </w:r>
            </w:del>
          </w:p>
          <w:p w14:paraId="78397BDC">
            <w:pPr>
              <w:spacing w:before="0" w:after="0" w:line="240" w:lineRule="auto"/>
              <w:rPr>
                <w:del w:id="1865" w:author="marpa" w:date="2026-10-25T14:08:18Z"/>
                <w:rFonts w:ascii="Courier New" w:hAnsi="Courier New" w:eastAsia="Courier New" w:cs="Courier New"/>
                <w:color w:val="000000"/>
                <w:sz w:val="16"/>
                <w:szCs w:val="16"/>
              </w:rPr>
            </w:pPr>
          </w:p>
          <w:p w14:paraId="5051A0FB">
            <w:pPr>
              <w:spacing w:before="0" w:after="0" w:line="240" w:lineRule="auto"/>
              <w:rPr>
                <w:del w:id="1866" w:author="marpa" w:date="2026-10-25T14:08:18Z"/>
                <w:rFonts w:ascii="Courier New" w:hAnsi="Courier New" w:eastAsia="Courier New" w:cs="Courier New"/>
                <w:color w:val="000000"/>
                <w:sz w:val="16"/>
                <w:szCs w:val="16"/>
              </w:rPr>
            </w:pPr>
            <w:del w:id="1867" w:author="marpa" w:date="2026-10-25T14:08:18Z">
              <w:r>
                <w:rPr>
                  <w:rFonts w:ascii="Courier New" w:hAnsi="Courier New" w:eastAsia="Courier New" w:cs="Courier New"/>
                  <w:color w:val="000000"/>
                  <w:sz w:val="16"/>
                  <w:szCs w:val="16"/>
                </w:rPr>
                <w:delText xml:space="preserve">    public double convertirMasa(double valor, String unidadOrigen, String unidadDestino) {</w:delText>
              </w:r>
            </w:del>
          </w:p>
          <w:p w14:paraId="669992F9">
            <w:pPr>
              <w:spacing w:before="0" w:after="0" w:line="240" w:lineRule="auto"/>
              <w:rPr>
                <w:del w:id="1868" w:author="marpa" w:date="2026-10-25T14:08:18Z"/>
                <w:rFonts w:ascii="Courier New" w:hAnsi="Courier New" w:eastAsia="Courier New" w:cs="Courier New"/>
                <w:color w:val="000000"/>
                <w:sz w:val="16"/>
                <w:szCs w:val="16"/>
              </w:rPr>
            </w:pPr>
            <w:del w:id="1869" w:author="marpa" w:date="2026-10-25T14:08:18Z">
              <w:r>
                <w:rPr>
                  <w:rFonts w:ascii="Courier New" w:hAnsi="Courier New" w:eastAsia="Courier New" w:cs="Courier New"/>
                  <w:color w:val="000000"/>
                  <w:sz w:val="16"/>
                  <w:szCs w:val="16"/>
                </w:rPr>
                <w:delText xml:space="preserve">        double valorEnKilos = 0.0;</w:delText>
              </w:r>
            </w:del>
          </w:p>
          <w:p w14:paraId="2CA859D6">
            <w:pPr>
              <w:spacing w:before="0" w:after="0" w:line="240" w:lineRule="auto"/>
              <w:rPr>
                <w:del w:id="1870" w:author="marpa" w:date="2026-10-25T14:08:18Z"/>
                <w:rFonts w:ascii="Courier New" w:hAnsi="Courier New" w:eastAsia="Courier New" w:cs="Courier New"/>
                <w:color w:val="000000"/>
                <w:sz w:val="16"/>
                <w:szCs w:val="16"/>
              </w:rPr>
            </w:pPr>
            <w:del w:id="1871" w:author="marpa" w:date="2026-10-25T14:08:18Z">
              <w:r>
                <w:rPr>
                  <w:rFonts w:ascii="Courier New" w:hAnsi="Courier New" w:eastAsia="Courier New" w:cs="Courier New"/>
                  <w:color w:val="000000"/>
                  <w:sz w:val="16"/>
                  <w:szCs w:val="16"/>
                </w:rPr>
                <w:delText xml:space="preserve">        String origen = unidadOrigen.toLowerCase();</w:delText>
              </w:r>
            </w:del>
          </w:p>
          <w:p w14:paraId="518B387D">
            <w:pPr>
              <w:spacing w:before="0" w:after="0" w:line="240" w:lineRule="auto"/>
              <w:rPr>
                <w:del w:id="1872" w:author="marpa" w:date="2026-10-25T14:08:18Z"/>
                <w:rFonts w:ascii="Courier New" w:hAnsi="Courier New" w:eastAsia="Courier New" w:cs="Courier New"/>
                <w:color w:val="000000"/>
                <w:sz w:val="16"/>
                <w:szCs w:val="16"/>
              </w:rPr>
            </w:pPr>
            <w:del w:id="1873" w:author="marpa" w:date="2026-10-25T14:08:18Z">
              <w:r>
                <w:rPr>
                  <w:rFonts w:ascii="Courier New" w:hAnsi="Courier New" w:eastAsia="Courier New" w:cs="Courier New"/>
                  <w:color w:val="000000"/>
                  <w:sz w:val="16"/>
                  <w:szCs w:val="16"/>
                </w:rPr>
                <w:delText xml:space="preserve">        String destino = unidadDestino.toLowerCase();</w:delText>
              </w:r>
            </w:del>
          </w:p>
          <w:p w14:paraId="6502F3C4">
            <w:pPr>
              <w:spacing w:before="0" w:after="0" w:line="240" w:lineRule="auto"/>
              <w:rPr>
                <w:del w:id="1874" w:author="marpa" w:date="2026-10-25T14:08:18Z"/>
                <w:rFonts w:ascii="Courier New" w:hAnsi="Courier New" w:eastAsia="Courier New" w:cs="Courier New"/>
                <w:color w:val="000000"/>
                <w:sz w:val="16"/>
                <w:szCs w:val="16"/>
              </w:rPr>
            </w:pPr>
            <w:del w:id="1875" w:author="marpa" w:date="2026-10-25T14:08:18Z">
              <w:r>
                <w:rPr>
                  <w:rFonts w:ascii="Courier New" w:hAnsi="Courier New" w:eastAsia="Courier New" w:cs="Courier New"/>
                  <w:color w:val="000000"/>
                  <w:sz w:val="16"/>
                  <w:szCs w:val="16"/>
                </w:rPr>
                <w:delText xml:space="preserve">        </w:delText>
              </w:r>
            </w:del>
          </w:p>
          <w:p w14:paraId="3D4E96AC">
            <w:pPr>
              <w:spacing w:before="0" w:after="0" w:line="240" w:lineRule="auto"/>
              <w:rPr>
                <w:del w:id="1876" w:author="marpa" w:date="2026-10-25T14:08:18Z"/>
                <w:rFonts w:ascii="Courier New" w:hAnsi="Courier New" w:eastAsia="Courier New" w:cs="Courier New"/>
                <w:color w:val="000000"/>
                <w:sz w:val="16"/>
                <w:szCs w:val="16"/>
              </w:rPr>
            </w:pPr>
            <w:del w:id="1877" w:author="marpa" w:date="2026-10-25T14:08:18Z">
              <w:r>
                <w:rPr>
                  <w:rFonts w:ascii="Courier New" w:hAnsi="Courier New" w:eastAsia="Courier New" w:cs="Courier New"/>
                  <w:color w:val="000000"/>
                  <w:sz w:val="16"/>
                  <w:szCs w:val="16"/>
                </w:rPr>
                <w:delText xml:space="preserve">        try {</w:delText>
              </w:r>
            </w:del>
          </w:p>
          <w:p w14:paraId="0AF7109D">
            <w:pPr>
              <w:spacing w:before="0" w:after="0" w:line="240" w:lineRule="auto"/>
              <w:rPr>
                <w:del w:id="1878" w:author="marpa" w:date="2026-10-25T14:08:18Z"/>
                <w:rFonts w:ascii="Courier New" w:hAnsi="Courier New" w:eastAsia="Courier New" w:cs="Courier New"/>
                <w:color w:val="000000"/>
                <w:sz w:val="16"/>
                <w:szCs w:val="16"/>
              </w:rPr>
            </w:pPr>
            <w:del w:id="1879" w:author="marpa" w:date="2026-10-25T14:08:18Z">
              <w:r>
                <w:rPr>
                  <w:rFonts w:ascii="Courier New" w:hAnsi="Courier New" w:eastAsia="Courier New" w:cs="Courier New"/>
                  <w:color w:val="000000"/>
                  <w:sz w:val="16"/>
                  <w:szCs w:val="16"/>
                </w:rPr>
                <w:delText xml:space="preserve">            //Lleva cualquier unidad a kg</w:delText>
              </w:r>
            </w:del>
          </w:p>
          <w:p w14:paraId="43451F7E">
            <w:pPr>
              <w:spacing w:before="0" w:after="0" w:line="240" w:lineRule="auto"/>
              <w:rPr>
                <w:del w:id="1880" w:author="marpa" w:date="2026-10-25T14:08:18Z"/>
                <w:rFonts w:ascii="Courier New" w:hAnsi="Courier New" w:eastAsia="Courier New" w:cs="Courier New"/>
                <w:color w:val="000000"/>
                <w:sz w:val="16"/>
                <w:szCs w:val="16"/>
              </w:rPr>
            </w:pPr>
            <w:del w:id="1881" w:author="marpa" w:date="2026-10-25T14:08:18Z">
              <w:r>
                <w:rPr>
                  <w:rFonts w:ascii="Courier New" w:hAnsi="Courier New" w:eastAsia="Courier New" w:cs="Courier New"/>
                  <w:color w:val="000000"/>
                  <w:sz w:val="16"/>
                  <w:szCs w:val="16"/>
                </w:rPr>
                <w:delText xml:space="preserve">            switch (origen) {</w:delText>
              </w:r>
            </w:del>
          </w:p>
          <w:p w14:paraId="4DD5F10D">
            <w:pPr>
              <w:spacing w:before="0" w:after="0" w:line="240" w:lineRule="auto"/>
              <w:rPr>
                <w:del w:id="1882" w:author="marpa" w:date="2026-10-25T14:08:18Z"/>
                <w:rFonts w:ascii="Courier New" w:hAnsi="Courier New" w:eastAsia="Courier New" w:cs="Courier New"/>
                <w:color w:val="000000"/>
                <w:sz w:val="16"/>
                <w:szCs w:val="16"/>
              </w:rPr>
            </w:pPr>
            <w:del w:id="1883" w:author="marpa" w:date="2026-10-25T14:08:18Z">
              <w:r>
                <w:rPr>
                  <w:rFonts w:ascii="Courier New" w:hAnsi="Courier New" w:eastAsia="Courier New" w:cs="Courier New"/>
                  <w:color w:val="000000"/>
                  <w:sz w:val="16"/>
                  <w:szCs w:val="16"/>
                </w:rPr>
                <w:delText xml:space="preserve">                case "gramos": valorEnKilos = valor / 1000.0; break;</w:delText>
              </w:r>
            </w:del>
          </w:p>
          <w:p w14:paraId="238D561E">
            <w:pPr>
              <w:spacing w:before="0" w:after="0" w:line="240" w:lineRule="auto"/>
              <w:rPr>
                <w:del w:id="1884" w:author="marpa" w:date="2026-10-25T14:08:18Z"/>
                <w:rFonts w:ascii="Courier New" w:hAnsi="Courier New" w:eastAsia="Courier New" w:cs="Courier New"/>
                <w:color w:val="000000"/>
                <w:sz w:val="16"/>
                <w:szCs w:val="16"/>
              </w:rPr>
            </w:pPr>
            <w:del w:id="1885" w:author="marpa" w:date="2026-10-25T14:08:18Z">
              <w:r>
                <w:rPr>
                  <w:rFonts w:ascii="Courier New" w:hAnsi="Courier New" w:eastAsia="Courier New" w:cs="Courier New"/>
                  <w:color w:val="000000"/>
                  <w:sz w:val="16"/>
                  <w:szCs w:val="16"/>
                </w:rPr>
                <w:delText xml:space="preserve">                case "kilogramos": valorEnKilos = valor; break;</w:delText>
              </w:r>
            </w:del>
          </w:p>
          <w:p w14:paraId="002D80F0">
            <w:pPr>
              <w:spacing w:before="0" w:after="0" w:line="240" w:lineRule="auto"/>
              <w:rPr>
                <w:del w:id="1886" w:author="marpa" w:date="2026-10-25T14:08:18Z"/>
                <w:rFonts w:ascii="Courier New" w:hAnsi="Courier New" w:eastAsia="Courier New" w:cs="Courier New"/>
                <w:color w:val="000000"/>
                <w:sz w:val="16"/>
                <w:szCs w:val="16"/>
              </w:rPr>
            </w:pPr>
            <w:del w:id="1887" w:author="marpa" w:date="2026-10-25T14:08:18Z">
              <w:r>
                <w:rPr>
                  <w:rFonts w:ascii="Courier New" w:hAnsi="Courier New" w:eastAsia="Courier New" w:cs="Courier New"/>
                  <w:color w:val="000000"/>
                  <w:sz w:val="16"/>
                  <w:szCs w:val="16"/>
                </w:rPr>
                <w:delText xml:space="preserve">                case "onzas": valorEnKilos = valor * 0.0283495; break;</w:delText>
              </w:r>
            </w:del>
          </w:p>
          <w:p w14:paraId="6CB827F7">
            <w:pPr>
              <w:spacing w:before="0" w:after="0" w:line="240" w:lineRule="auto"/>
              <w:rPr>
                <w:del w:id="1888" w:author="marpa" w:date="2026-10-25T14:08:18Z"/>
                <w:rFonts w:ascii="Courier New" w:hAnsi="Courier New" w:eastAsia="Courier New" w:cs="Courier New"/>
                <w:color w:val="000000"/>
                <w:sz w:val="16"/>
                <w:szCs w:val="16"/>
              </w:rPr>
            </w:pPr>
            <w:del w:id="1889" w:author="marpa" w:date="2026-10-25T14:08:18Z">
              <w:r>
                <w:rPr>
                  <w:rFonts w:ascii="Courier New" w:hAnsi="Courier New" w:eastAsia="Courier New" w:cs="Courier New"/>
                  <w:color w:val="000000"/>
                  <w:sz w:val="16"/>
                  <w:szCs w:val="16"/>
                </w:rPr>
                <w:delText xml:space="preserve">                case "libras": valorEnKilos = valor * 0.453592; break;</w:delText>
              </w:r>
            </w:del>
          </w:p>
          <w:p w14:paraId="6FE21216">
            <w:pPr>
              <w:spacing w:before="0" w:after="0" w:line="240" w:lineRule="auto"/>
              <w:rPr>
                <w:del w:id="1890" w:author="marpa" w:date="2026-10-25T14:08:18Z"/>
                <w:rFonts w:ascii="Courier New" w:hAnsi="Courier New" w:eastAsia="Courier New" w:cs="Courier New"/>
                <w:color w:val="000000"/>
                <w:sz w:val="16"/>
                <w:szCs w:val="16"/>
              </w:rPr>
            </w:pPr>
            <w:del w:id="1891" w:author="marpa" w:date="2026-10-25T14:08:18Z">
              <w:r>
                <w:rPr>
                  <w:rFonts w:ascii="Courier New" w:hAnsi="Courier New" w:eastAsia="Courier New" w:cs="Courier New"/>
                  <w:color w:val="000000"/>
                  <w:sz w:val="16"/>
                  <w:szCs w:val="16"/>
                </w:rPr>
                <w:delText xml:space="preserve">                case "quintales": valorEnKilos = (valor * 100.0) * 0.453592; break; </w:delText>
              </w:r>
            </w:del>
          </w:p>
          <w:p w14:paraId="4EDCB8AC">
            <w:pPr>
              <w:spacing w:before="0" w:after="0" w:line="240" w:lineRule="auto"/>
              <w:rPr>
                <w:del w:id="1892" w:author="marpa" w:date="2026-10-25T14:08:18Z"/>
                <w:rFonts w:ascii="Courier New" w:hAnsi="Courier New" w:eastAsia="Courier New" w:cs="Courier New"/>
                <w:color w:val="000000"/>
                <w:sz w:val="16"/>
                <w:szCs w:val="16"/>
              </w:rPr>
            </w:pPr>
            <w:del w:id="1893" w:author="marpa" w:date="2026-10-25T14:08:18Z">
              <w:r>
                <w:rPr>
                  <w:rFonts w:ascii="Courier New" w:hAnsi="Courier New" w:eastAsia="Courier New" w:cs="Courier New"/>
                  <w:color w:val="000000"/>
                  <w:sz w:val="16"/>
                  <w:szCs w:val="16"/>
                </w:rPr>
                <w:delText xml:space="preserve">                default: return -999999.404; //codigo de error para unidad no existente</w:delText>
              </w:r>
            </w:del>
          </w:p>
          <w:p w14:paraId="04A580DF">
            <w:pPr>
              <w:spacing w:before="0" w:after="0" w:line="240" w:lineRule="auto"/>
              <w:rPr>
                <w:del w:id="1894" w:author="marpa" w:date="2026-10-25T14:08:18Z"/>
                <w:rFonts w:ascii="Courier New" w:hAnsi="Courier New" w:eastAsia="Courier New" w:cs="Courier New"/>
                <w:color w:val="000000"/>
                <w:sz w:val="16"/>
                <w:szCs w:val="16"/>
              </w:rPr>
            </w:pPr>
            <w:del w:id="1895" w:author="marpa" w:date="2026-10-25T14:08:18Z">
              <w:r>
                <w:rPr>
                  <w:rFonts w:ascii="Courier New" w:hAnsi="Courier New" w:eastAsia="Courier New" w:cs="Courier New"/>
                  <w:color w:val="000000"/>
                  <w:sz w:val="16"/>
                  <w:szCs w:val="16"/>
                </w:rPr>
                <w:delText xml:space="preserve">            }</w:delText>
              </w:r>
            </w:del>
          </w:p>
          <w:p w14:paraId="5C4D8B14">
            <w:pPr>
              <w:spacing w:before="0" w:after="0" w:line="240" w:lineRule="auto"/>
              <w:rPr>
                <w:del w:id="1896" w:author="marpa" w:date="2026-10-25T14:08:18Z"/>
                <w:rFonts w:ascii="Courier New" w:hAnsi="Courier New" w:eastAsia="Courier New" w:cs="Courier New"/>
                <w:color w:val="000000"/>
                <w:sz w:val="16"/>
                <w:szCs w:val="16"/>
              </w:rPr>
            </w:pPr>
          </w:p>
          <w:p w14:paraId="25DD7494">
            <w:pPr>
              <w:spacing w:before="0" w:after="0" w:line="240" w:lineRule="auto"/>
              <w:rPr>
                <w:del w:id="1897" w:author="marpa" w:date="2026-10-25T14:08:18Z"/>
                <w:rFonts w:ascii="Courier New" w:hAnsi="Courier New" w:eastAsia="Courier New" w:cs="Courier New"/>
                <w:color w:val="000000"/>
                <w:sz w:val="16"/>
                <w:szCs w:val="16"/>
              </w:rPr>
            </w:pPr>
            <w:del w:id="1898" w:author="marpa" w:date="2026-10-25T14:08:18Z">
              <w:r>
                <w:rPr>
                  <w:rFonts w:ascii="Courier New" w:hAnsi="Courier New" w:eastAsia="Courier New" w:cs="Courier New"/>
                  <w:color w:val="000000"/>
                  <w:sz w:val="16"/>
                  <w:szCs w:val="16"/>
                </w:rPr>
                <w:delText xml:space="preserve">            //De kg a la unidad destino</w:delText>
              </w:r>
            </w:del>
          </w:p>
          <w:p w14:paraId="3BCE2456">
            <w:pPr>
              <w:spacing w:before="0" w:after="0" w:line="240" w:lineRule="auto"/>
              <w:rPr>
                <w:del w:id="1899" w:author="marpa" w:date="2026-10-25T14:08:18Z"/>
                <w:rFonts w:ascii="Courier New" w:hAnsi="Courier New" w:eastAsia="Courier New" w:cs="Courier New"/>
                <w:color w:val="000000"/>
                <w:sz w:val="16"/>
                <w:szCs w:val="16"/>
              </w:rPr>
            </w:pPr>
            <w:del w:id="1900" w:author="marpa" w:date="2026-10-25T14:08:18Z">
              <w:r>
                <w:rPr>
                  <w:rFonts w:ascii="Courier New" w:hAnsi="Courier New" w:eastAsia="Courier New" w:cs="Courier New"/>
                  <w:color w:val="000000"/>
                  <w:sz w:val="16"/>
                  <w:szCs w:val="16"/>
                </w:rPr>
                <w:delText xml:space="preserve">            switch (destino) {</w:delText>
              </w:r>
            </w:del>
          </w:p>
          <w:p w14:paraId="6E54D786">
            <w:pPr>
              <w:spacing w:before="0" w:after="0" w:line="240" w:lineRule="auto"/>
              <w:rPr>
                <w:del w:id="1901" w:author="marpa" w:date="2026-10-25T14:08:18Z"/>
                <w:rFonts w:ascii="Courier New" w:hAnsi="Courier New" w:eastAsia="Courier New" w:cs="Courier New"/>
                <w:color w:val="000000"/>
                <w:sz w:val="16"/>
                <w:szCs w:val="16"/>
              </w:rPr>
            </w:pPr>
            <w:del w:id="1902" w:author="marpa" w:date="2026-10-25T14:08:18Z">
              <w:r>
                <w:rPr>
                  <w:rFonts w:ascii="Courier New" w:hAnsi="Courier New" w:eastAsia="Courier New" w:cs="Courier New"/>
                  <w:color w:val="000000"/>
                  <w:sz w:val="16"/>
                  <w:szCs w:val="16"/>
                </w:rPr>
                <w:delText xml:space="preserve">                case "gramos": return valorEnKilos * 1000.0;</w:delText>
              </w:r>
            </w:del>
          </w:p>
          <w:p w14:paraId="47DD192E">
            <w:pPr>
              <w:spacing w:before="0" w:after="0" w:line="240" w:lineRule="auto"/>
              <w:rPr>
                <w:del w:id="1903" w:author="marpa" w:date="2026-10-25T14:08:18Z"/>
                <w:rFonts w:ascii="Courier New" w:hAnsi="Courier New" w:eastAsia="Courier New" w:cs="Courier New"/>
                <w:color w:val="000000"/>
                <w:sz w:val="16"/>
                <w:szCs w:val="16"/>
              </w:rPr>
            </w:pPr>
            <w:del w:id="1904" w:author="marpa" w:date="2026-10-25T14:08:18Z">
              <w:r>
                <w:rPr>
                  <w:rFonts w:ascii="Courier New" w:hAnsi="Courier New" w:eastAsia="Courier New" w:cs="Courier New"/>
                  <w:color w:val="000000"/>
                  <w:sz w:val="16"/>
                  <w:szCs w:val="16"/>
                </w:rPr>
                <w:delText xml:space="preserve">                case "kilogramos": return valorEnKilos;</w:delText>
              </w:r>
            </w:del>
          </w:p>
          <w:p w14:paraId="081BC9F6">
            <w:pPr>
              <w:spacing w:before="0" w:after="0" w:line="240" w:lineRule="auto"/>
              <w:rPr>
                <w:del w:id="1905" w:author="marpa" w:date="2026-10-25T14:08:18Z"/>
                <w:rFonts w:ascii="Courier New" w:hAnsi="Courier New" w:eastAsia="Courier New" w:cs="Courier New"/>
                <w:color w:val="000000"/>
                <w:sz w:val="16"/>
                <w:szCs w:val="16"/>
              </w:rPr>
            </w:pPr>
            <w:del w:id="1906" w:author="marpa" w:date="2026-10-25T14:08:18Z">
              <w:r>
                <w:rPr>
                  <w:rFonts w:ascii="Courier New" w:hAnsi="Courier New" w:eastAsia="Courier New" w:cs="Courier New"/>
                  <w:color w:val="000000"/>
                  <w:sz w:val="16"/>
                  <w:szCs w:val="16"/>
                </w:rPr>
                <w:delText xml:space="preserve">                case "onzas": return valorEnKilos / 0.0283495;</w:delText>
              </w:r>
            </w:del>
          </w:p>
          <w:p w14:paraId="2D1FAA73">
            <w:pPr>
              <w:spacing w:before="0" w:after="0" w:line="240" w:lineRule="auto"/>
              <w:rPr>
                <w:del w:id="1907" w:author="marpa" w:date="2026-10-25T14:08:18Z"/>
                <w:rFonts w:ascii="Courier New" w:hAnsi="Courier New" w:eastAsia="Courier New" w:cs="Courier New"/>
                <w:color w:val="000000"/>
                <w:sz w:val="16"/>
                <w:szCs w:val="16"/>
              </w:rPr>
            </w:pPr>
            <w:del w:id="1908" w:author="marpa" w:date="2026-10-25T14:08:18Z">
              <w:r>
                <w:rPr>
                  <w:rFonts w:ascii="Courier New" w:hAnsi="Courier New" w:eastAsia="Courier New" w:cs="Courier New"/>
                  <w:color w:val="000000"/>
                  <w:sz w:val="16"/>
                  <w:szCs w:val="16"/>
                </w:rPr>
                <w:delText xml:space="preserve">                case "libras": return valorEnKilos / 0.453592;</w:delText>
              </w:r>
            </w:del>
          </w:p>
          <w:p w14:paraId="32DACD94">
            <w:pPr>
              <w:spacing w:before="0" w:after="0" w:line="240" w:lineRule="auto"/>
              <w:rPr>
                <w:del w:id="1909" w:author="marpa" w:date="2026-10-25T14:08:18Z"/>
                <w:rFonts w:ascii="Courier New" w:hAnsi="Courier New" w:eastAsia="Courier New" w:cs="Courier New"/>
                <w:color w:val="000000"/>
                <w:sz w:val="16"/>
                <w:szCs w:val="16"/>
              </w:rPr>
            </w:pPr>
            <w:del w:id="1910" w:author="marpa" w:date="2026-10-25T14:08:18Z">
              <w:r>
                <w:rPr>
                  <w:rFonts w:ascii="Courier New" w:hAnsi="Courier New" w:eastAsia="Courier New" w:cs="Courier New"/>
                  <w:color w:val="000000"/>
                  <w:sz w:val="16"/>
                  <w:szCs w:val="16"/>
                </w:rPr>
                <w:delText xml:space="preserve">                case "quintales": return (valorEnKilos / 0.453592) / 100.0;</w:delText>
              </w:r>
            </w:del>
          </w:p>
          <w:p w14:paraId="0F0D6B67">
            <w:pPr>
              <w:spacing w:before="0" w:after="0" w:line="240" w:lineRule="auto"/>
              <w:rPr>
                <w:del w:id="1911" w:author="marpa" w:date="2026-10-25T14:08:18Z"/>
                <w:rFonts w:ascii="Courier New" w:hAnsi="Courier New" w:eastAsia="Courier New" w:cs="Courier New"/>
                <w:color w:val="000000"/>
                <w:sz w:val="16"/>
                <w:szCs w:val="16"/>
              </w:rPr>
            </w:pPr>
            <w:del w:id="1912" w:author="marpa" w:date="2026-10-25T14:08:18Z">
              <w:r>
                <w:rPr>
                  <w:rFonts w:ascii="Courier New" w:hAnsi="Courier New" w:eastAsia="Courier New" w:cs="Courier New"/>
                  <w:color w:val="000000"/>
                  <w:sz w:val="16"/>
                  <w:szCs w:val="16"/>
                </w:rPr>
                <w:delText xml:space="preserve">                default: return -999999.404; //codigo de error de unidad no existente </w:delText>
              </w:r>
            </w:del>
          </w:p>
          <w:p w14:paraId="10DE1095">
            <w:pPr>
              <w:spacing w:before="0" w:after="0" w:line="240" w:lineRule="auto"/>
              <w:rPr>
                <w:del w:id="1913" w:author="marpa" w:date="2026-10-25T14:08:18Z"/>
                <w:rFonts w:ascii="Courier New" w:hAnsi="Courier New" w:eastAsia="Courier New" w:cs="Courier New"/>
                <w:color w:val="000000"/>
                <w:sz w:val="16"/>
                <w:szCs w:val="16"/>
              </w:rPr>
            </w:pPr>
            <w:del w:id="1914" w:author="marpa" w:date="2026-10-25T14:08:18Z">
              <w:r>
                <w:rPr>
                  <w:rFonts w:ascii="Courier New" w:hAnsi="Courier New" w:eastAsia="Courier New" w:cs="Courier New"/>
                  <w:color w:val="000000"/>
                  <w:sz w:val="16"/>
                  <w:szCs w:val="16"/>
                </w:rPr>
                <w:delText xml:space="preserve">            }</w:delText>
              </w:r>
            </w:del>
          </w:p>
          <w:p w14:paraId="322EE684">
            <w:pPr>
              <w:spacing w:before="0" w:after="0" w:line="240" w:lineRule="auto"/>
              <w:rPr>
                <w:del w:id="1915" w:author="marpa" w:date="2026-10-25T14:08:18Z"/>
                <w:rFonts w:ascii="Courier New" w:hAnsi="Courier New" w:eastAsia="Courier New" w:cs="Courier New"/>
                <w:color w:val="000000"/>
                <w:sz w:val="16"/>
                <w:szCs w:val="16"/>
              </w:rPr>
            </w:pPr>
            <w:del w:id="1916" w:author="marpa" w:date="2026-10-25T14:08:18Z">
              <w:r>
                <w:rPr>
                  <w:rFonts w:ascii="Courier New" w:hAnsi="Courier New" w:eastAsia="Courier New" w:cs="Courier New"/>
                  <w:color w:val="000000"/>
                  <w:sz w:val="16"/>
                  <w:szCs w:val="16"/>
                </w:rPr>
                <w:delText xml:space="preserve">        } catch (Exception e) {</w:delText>
              </w:r>
            </w:del>
          </w:p>
          <w:p w14:paraId="4C4E2D3F">
            <w:pPr>
              <w:spacing w:before="0" w:after="0" w:line="240" w:lineRule="auto"/>
              <w:rPr>
                <w:del w:id="1917" w:author="marpa" w:date="2026-10-25T14:08:18Z"/>
                <w:rFonts w:ascii="Courier New" w:hAnsi="Courier New" w:eastAsia="Courier New" w:cs="Courier New"/>
                <w:color w:val="000000"/>
                <w:sz w:val="16"/>
                <w:szCs w:val="16"/>
              </w:rPr>
            </w:pPr>
            <w:del w:id="1918" w:author="marpa" w:date="2026-10-25T14:08:18Z">
              <w:r>
                <w:rPr>
                  <w:rFonts w:ascii="Courier New" w:hAnsi="Courier New" w:eastAsia="Courier New" w:cs="Courier New"/>
                  <w:color w:val="000000"/>
                  <w:sz w:val="16"/>
                  <w:szCs w:val="16"/>
                </w:rPr>
                <w:delText xml:space="preserve">            return -999999.500; //error de calculo </w:delText>
              </w:r>
            </w:del>
          </w:p>
          <w:p w14:paraId="6E2A94D0">
            <w:pPr>
              <w:spacing w:before="0" w:after="0" w:line="240" w:lineRule="auto"/>
              <w:rPr>
                <w:del w:id="1919" w:author="marpa" w:date="2026-10-25T14:08:18Z"/>
                <w:rFonts w:ascii="Courier New" w:hAnsi="Courier New" w:eastAsia="Courier New" w:cs="Courier New"/>
                <w:color w:val="000000"/>
                <w:sz w:val="16"/>
                <w:szCs w:val="16"/>
              </w:rPr>
            </w:pPr>
            <w:del w:id="1920" w:author="marpa" w:date="2026-10-25T14:08:18Z">
              <w:r>
                <w:rPr>
                  <w:rFonts w:ascii="Courier New" w:hAnsi="Courier New" w:eastAsia="Courier New" w:cs="Courier New"/>
                  <w:color w:val="000000"/>
                  <w:sz w:val="16"/>
                  <w:szCs w:val="16"/>
                </w:rPr>
                <w:delText xml:space="preserve">        }</w:delText>
              </w:r>
            </w:del>
          </w:p>
          <w:p w14:paraId="729BE1FA">
            <w:pPr>
              <w:spacing w:before="0" w:after="0" w:line="240" w:lineRule="auto"/>
              <w:rPr>
                <w:del w:id="1921" w:author="marpa" w:date="2026-10-25T14:08:18Z"/>
                <w:rFonts w:ascii="Courier New" w:hAnsi="Courier New" w:eastAsia="Courier New" w:cs="Courier New"/>
                <w:color w:val="000000"/>
                <w:sz w:val="16"/>
                <w:szCs w:val="16"/>
              </w:rPr>
            </w:pPr>
          </w:p>
          <w:p w14:paraId="61391BBF">
            <w:pPr>
              <w:spacing w:before="0" w:after="0" w:line="240" w:lineRule="auto"/>
              <w:rPr>
                <w:del w:id="1922" w:author="marpa" w:date="2026-10-25T14:08:18Z"/>
                <w:rFonts w:ascii="Courier New" w:hAnsi="Courier New" w:eastAsia="Courier New" w:cs="Courier New"/>
                <w:color w:val="000000"/>
                <w:sz w:val="16"/>
                <w:szCs w:val="16"/>
              </w:rPr>
            </w:pPr>
            <w:del w:id="1923" w:author="marpa" w:date="2026-10-25T14:08:18Z">
              <w:r>
                <w:rPr>
                  <w:rFonts w:ascii="Courier New" w:hAnsi="Courier New" w:eastAsia="Courier New" w:cs="Courier New"/>
                  <w:color w:val="000000"/>
                  <w:sz w:val="16"/>
                  <w:szCs w:val="16"/>
                </w:rPr>
                <w:delText xml:space="preserve">    }</w:delText>
              </w:r>
            </w:del>
          </w:p>
          <w:p w14:paraId="66EA45D3">
            <w:pPr>
              <w:spacing w:before="0" w:after="0" w:line="240" w:lineRule="auto"/>
              <w:rPr>
                <w:del w:id="1924" w:author="marpa" w:date="2026-10-25T14:08:18Z"/>
                <w:rFonts w:ascii="Courier New" w:hAnsi="Courier New" w:eastAsia="Courier New" w:cs="Courier New"/>
                <w:color w:val="000000"/>
                <w:sz w:val="16"/>
                <w:szCs w:val="16"/>
              </w:rPr>
            </w:pPr>
            <w:del w:id="1925" w:author="marpa" w:date="2026-10-25T14:08:18Z">
              <w:r>
                <w:rPr>
                  <w:rFonts w:ascii="Courier New" w:hAnsi="Courier New" w:eastAsia="Courier New" w:cs="Courier New"/>
                  <w:color w:val="000000"/>
                  <w:sz w:val="16"/>
                  <w:szCs w:val="16"/>
                </w:rPr>
                <w:delText>}</w:delText>
              </w:r>
            </w:del>
          </w:p>
        </w:tc>
      </w:tr>
    </w:tbl>
    <w:p w14:paraId="5792D7E9">
      <w:pPr>
        <w:pStyle w:val="6"/>
        <w:rPr>
          <w:del w:id="1926" w:author="marpa" w:date="2026-10-25T14:08:18Z"/>
        </w:rPr>
      </w:pPr>
      <w:del w:id="1927" w:author="marpa" w:date="2026-10-25T14:08:18Z">
        <w:bookmarkStart w:id="61" w:name="_b6a9aa80midt" w:colFirst="0" w:colLast="0"/>
        <w:bookmarkEnd w:id="61"/>
        <w:bookmarkStart w:id="62" w:name="_Toc27009"/>
        <w:r>
          <w:rPr/>
          <w:delText>Tabla 7. Clase ConversorTemperatura</w:delText>
        </w:r>
        <w:bookmarkEnd w:id="62"/>
      </w:del>
    </w:p>
    <w:tbl>
      <w:tblPr>
        <w:tblStyle w:val="2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449D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1928" w:author="marpa" w:date="2026-10-25T14:08:18Z"/>
        </w:trPr>
        <w:tc>
          <w:tcPr>
            <w:tcW w:w="8494" w:type="dxa"/>
            <w:shd w:val="clear" w:color="auto" w:fill="D9D9D9"/>
          </w:tcPr>
          <w:p w14:paraId="3771EE3F">
            <w:pPr>
              <w:spacing w:before="0" w:after="0" w:line="240" w:lineRule="auto"/>
              <w:rPr>
                <w:del w:id="1929" w:author="marpa" w:date="2026-10-25T14:08:18Z"/>
                <w:rFonts w:ascii="Courier New" w:hAnsi="Courier New" w:eastAsia="Courier New" w:cs="Courier New"/>
                <w:color w:val="000000"/>
                <w:sz w:val="16"/>
                <w:szCs w:val="16"/>
              </w:rPr>
            </w:pPr>
            <w:del w:id="1930" w:author="marpa" w:date="2026-10-25T14:08:18Z">
              <w:r>
                <w:rPr>
                  <w:rFonts w:ascii="Courier New" w:hAnsi="Courier New" w:eastAsia="Courier New" w:cs="Courier New"/>
                  <w:color w:val="000000"/>
                  <w:sz w:val="16"/>
                  <w:szCs w:val="16"/>
                </w:rPr>
                <w:delText>package ec.edu.monster.servicios;</w:delText>
              </w:r>
            </w:del>
          </w:p>
          <w:p w14:paraId="28CDB03E">
            <w:pPr>
              <w:spacing w:before="0" w:after="0" w:line="240" w:lineRule="auto"/>
              <w:rPr>
                <w:del w:id="1931" w:author="marpa" w:date="2026-10-25T14:08:18Z"/>
                <w:rFonts w:ascii="Courier New" w:hAnsi="Courier New" w:eastAsia="Courier New" w:cs="Courier New"/>
                <w:color w:val="000000"/>
                <w:sz w:val="16"/>
                <w:szCs w:val="16"/>
              </w:rPr>
            </w:pPr>
          </w:p>
          <w:p w14:paraId="75EF0DB1">
            <w:pPr>
              <w:spacing w:before="0" w:after="0" w:line="240" w:lineRule="auto"/>
              <w:rPr>
                <w:del w:id="1932" w:author="marpa" w:date="2026-10-25T14:08:18Z"/>
                <w:rFonts w:ascii="Courier New" w:hAnsi="Courier New" w:eastAsia="Courier New" w:cs="Courier New"/>
                <w:color w:val="000000"/>
                <w:sz w:val="16"/>
                <w:szCs w:val="16"/>
              </w:rPr>
            </w:pPr>
            <w:del w:id="1933" w:author="marpa" w:date="2026-10-25T14:08:18Z">
              <w:r>
                <w:rPr>
                  <w:rFonts w:ascii="Courier New" w:hAnsi="Courier New" w:eastAsia="Courier New" w:cs="Courier New"/>
                  <w:color w:val="000000"/>
                  <w:sz w:val="16"/>
                  <w:szCs w:val="16"/>
                </w:rPr>
                <w:delText>/**</w:delText>
              </w:r>
            </w:del>
          </w:p>
          <w:p w14:paraId="6EED30F7">
            <w:pPr>
              <w:spacing w:before="0" w:after="0" w:line="240" w:lineRule="auto"/>
              <w:rPr>
                <w:del w:id="1934" w:author="marpa" w:date="2026-10-25T14:08:18Z"/>
                <w:rFonts w:ascii="Courier New" w:hAnsi="Courier New" w:eastAsia="Courier New" w:cs="Courier New"/>
                <w:color w:val="000000"/>
                <w:sz w:val="16"/>
                <w:szCs w:val="16"/>
              </w:rPr>
            </w:pPr>
            <w:del w:id="1935" w:author="marpa" w:date="2026-10-25T14:08:18Z">
              <w:r>
                <w:rPr>
                  <w:rFonts w:ascii="Courier New" w:hAnsi="Courier New" w:eastAsia="Courier New" w:cs="Courier New"/>
                  <w:color w:val="000000"/>
                  <w:sz w:val="16"/>
                  <w:szCs w:val="16"/>
                </w:rPr>
                <w:delText xml:space="preserve"> *</w:delText>
              </w:r>
            </w:del>
          </w:p>
          <w:p w14:paraId="1C7C62B4">
            <w:pPr>
              <w:spacing w:before="0" w:after="0" w:line="240" w:lineRule="auto"/>
              <w:rPr>
                <w:del w:id="1936" w:author="marpa" w:date="2026-10-25T14:08:18Z"/>
                <w:rFonts w:ascii="Courier New" w:hAnsi="Courier New" w:eastAsia="Courier New" w:cs="Courier New"/>
                <w:color w:val="000000"/>
                <w:sz w:val="16"/>
                <w:szCs w:val="16"/>
              </w:rPr>
            </w:pPr>
            <w:del w:id="1937" w:author="marpa" w:date="2026-10-25T14:08:18Z">
              <w:r>
                <w:rPr>
                  <w:rFonts w:ascii="Courier New" w:hAnsi="Courier New" w:eastAsia="Courier New" w:cs="Courier New"/>
                  <w:color w:val="000000"/>
                  <w:sz w:val="16"/>
                  <w:szCs w:val="16"/>
                </w:rPr>
                <w:delText xml:space="preserve"> * @author Soto</w:delText>
              </w:r>
            </w:del>
          </w:p>
          <w:p w14:paraId="6AE34750">
            <w:pPr>
              <w:spacing w:before="0" w:after="0" w:line="240" w:lineRule="auto"/>
              <w:rPr>
                <w:del w:id="1938" w:author="marpa" w:date="2026-10-25T14:08:18Z"/>
                <w:rFonts w:ascii="Courier New" w:hAnsi="Courier New" w:eastAsia="Courier New" w:cs="Courier New"/>
                <w:color w:val="000000"/>
                <w:sz w:val="16"/>
                <w:szCs w:val="16"/>
              </w:rPr>
            </w:pPr>
            <w:del w:id="1939" w:author="marpa" w:date="2026-10-25T14:08:18Z">
              <w:r>
                <w:rPr>
                  <w:rFonts w:ascii="Courier New" w:hAnsi="Courier New" w:eastAsia="Courier New" w:cs="Courier New"/>
                  <w:color w:val="000000"/>
                  <w:sz w:val="16"/>
                  <w:szCs w:val="16"/>
                </w:rPr>
                <w:delText xml:space="preserve"> */</w:delText>
              </w:r>
            </w:del>
          </w:p>
          <w:p w14:paraId="2C33C38C">
            <w:pPr>
              <w:spacing w:before="0" w:after="0" w:line="240" w:lineRule="auto"/>
              <w:rPr>
                <w:del w:id="1940" w:author="marpa" w:date="2026-10-25T14:08:18Z"/>
                <w:rFonts w:ascii="Courier New" w:hAnsi="Courier New" w:eastAsia="Courier New" w:cs="Courier New"/>
                <w:color w:val="000000"/>
                <w:sz w:val="16"/>
                <w:szCs w:val="16"/>
              </w:rPr>
            </w:pPr>
            <w:del w:id="1941" w:author="marpa" w:date="2026-10-25T14:08:18Z">
              <w:r>
                <w:rPr>
                  <w:rFonts w:ascii="Courier New" w:hAnsi="Courier New" w:eastAsia="Courier New" w:cs="Courier New"/>
                  <w:color w:val="000000"/>
                  <w:sz w:val="16"/>
                  <w:szCs w:val="16"/>
                </w:rPr>
                <w:delText>public class ConversorTemperatura {</w:delText>
              </w:r>
            </w:del>
          </w:p>
          <w:p w14:paraId="58E19285">
            <w:pPr>
              <w:spacing w:before="0" w:after="0" w:line="240" w:lineRule="auto"/>
              <w:rPr>
                <w:del w:id="1942" w:author="marpa" w:date="2026-10-25T14:08:18Z"/>
                <w:rFonts w:ascii="Courier New" w:hAnsi="Courier New" w:eastAsia="Courier New" w:cs="Courier New"/>
                <w:color w:val="000000"/>
                <w:sz w:val="16"/>
                <w:szCs w:val="16"/>
              </w:rPr>
            </w:pPr>
            <w:del w:id="1943" w:author="marpa" w:date="2026-10-25T14:08:18Z">
              <w:r>
                <w:rPr>
                  <w:rFonts w:ascii="Courier New" w:hAnsi="Courier New" w:eastAsia="Courier New" w:cs="Courier New"/>
                  <w:color w:val="000000"/>
                  <w:sz w:val="16"/>
                  <w:szCs w:val="16"/>
                </w:rPr>
                <w:delText xml:space="preserve">    public double convertirTemperatura(double valor, String opcionOrigen, String opcionDestino) {</w:delText>
              </w:r>
            </w:del>
          </w:p>
          <w:p w14:paraId="60BEEF27">
            <w:pPr>
              <w:spacing w:before="0" w:after="0" w:line="240" w:lineRule="auto"/>
              <w:rPr>
                <w:del w:id="1944" w:author="marpa" w:date="2026-10-25T14:08:18Z"/>
                <w:rFonts w:ascii="Courier New" w:hAnsi="Courier New" w:eastAsia="Courier New" w:cs="Courier New"/>
                <w:color w:val="000000"/>
                <w:sz w:val="16"/>
                <w:szCs w:val="16"/>
              </w:rPr>
            </w:pPr>
            <w:del w:id="1945" w:author="marpa" w:date="2026-10-25T14:08:18Z">
              <w:r>
                <w:rPr>
                  <w:rFonts w:ascii="Courier New" w:hAnsi="Courier New" w:eastAsia="Courier New" w:cs="Courier New"/>
                  <w:color w:val="000000"/>
                  <w:sz w:val="16"/>
                  <w:szCs w:val="16"/>
                </w:rPr>
                <w:delText xml:space="preserve">        double valorEnCelsius = 0.0;</w:delText>
              </w:r>
            </w:del>
          </w:p>
          <w:p w14:paraId="17E98828">
            <w:pPr>
              <w:spacing w:before="0" w:after="0" w:line="240" w:lineRule="auto"/>
              <w:rPr>
                <w:del w:id="1946" w:author="marpa" w:date="2026-10-25T14:08:18Z"/>
                <w:rFonts w:ascii="Courier New" w:hAnsi="Courier New" w:eastAsia="Courier New" w:cs="Courier New"/>
                <w:color w:val="000000"/>
                <w:sz w:val="16"/>
                <w:szCs w:val="16"/>
              </w:rPr>
            </w:pPr>
            <w:del w:id="1947" w:author="marpa" w:date="2026-10-25T14:08:18Z">
              <w:r>
                <w:rPr>
                  <w:rFonts w:ascii="Courier New" w:hAnsi="Courier New" w:eastAsia="Courier New" w:cs="Courier New"/>
                  <w:color w:val="000000"/>
                  <w:sz w:val="16"/>
                  <w:szCs w:val="16"/>
                </w:rPr>
                <w:delText xml:space="preserve">        String origen = opcionOrigen.toLowerCase();</w:delText>
              </w:r>
            </w:del>
          </w:p>
          <w:p w14:paraId="751929F7">
            <w:pPr>
              <w:spacing w:before="0" w:after="0" w:line="240" w:lineRule="auto"/>
              <w:rPr>
                <w:del w:id="1948" w:author="marpa" w:date="2026-10-25T14:08:18Z"/>
                <w:rFonts w:ascii="Courier New" w:hAnsi="Courier New" w:eastAsia="Courier New" w:cs="Courier New"/>
                <w:color w:val="000000"/>
                <w:sz w:val="16"/>
                <w:szCs w:val="16"/>
              </w:rPr>
            </w:pPr>
            <w:del w:id="1949" w:author="marpa" w:date="2026-10-25T14:08:18Z">
              <w:r>
                <w:rPr>
                  <w:rFonts w:ascii="Courier New" w:hAnsi="Courier New" w:eastAsia="Courier New" w:cs="Courier New"/>
                  <w:color w:val="000000"/>
                  <w:sz w:val="16"/>
                  <w:szCs w:val="16"/>
                </w:rPr>
                <w:delText xml:space="preserve">        String destino = opcionDestino.toLowerCase();</w:delText>
              </w:r>
            </w:del>
          </w:p>
          <w:p w14:paraId="616BD4DA">
            <w:pPr>
              <w:spacing w:before="0" w:after="0" w:line="240" w:lineRule="auto"/>
              <w:rPr>
                <w:del w:id="1950" w:author="marpa" w:date="2026-10-25T14:08:18Z"/>
                <w:rFonts w:ascii="Courier New" w:hAnsi="Courier New" w:eastAsia="Courier New" w:cs="Courier New"/>
                <w:color w:val="000000"/>
                <w:sz w:val="16"/>
                <w:szCs w:val="16"/>
              </w:rPr>
            </w:pPr>
            <w:del w:id="1951" w:author="marpa" w:date="2026-10-25T14:08:18Z">
              <w:r>
                <w:rPr>
                  <w:rFonts w:ascii="Courier New" w:hAnsi="Courier New" w:eastAsia="Courier New" w:cs="Courier New"/>
                  <w:color w:val="000000"/>
                  <w:sz w:val="16"/>
                  <w:szCs w:val="16"/>
                </w:rPr>
                <w:delText xml:space="preserve">        </w:delText>
              </w:r>
            </w:del>
          </w:p>
          <w:p w14:paraId="00D18D3C">
            <w:pPr>
              <w:spacing w:before="0" w:after="0" w:line="240" w:lineRule="auto"/>
              <w:rPr>
                <w:del w:id="1952" w:author="marpa" w:date="2026-10-25T14:08:18Z"/>
                <w:rFonts w:ascii="Courier New" w:hAnsi="Courier New" w:eastAsia="Courier New" w:cs="Courier New"/>
                <w:color w:val="000000"/>
                <w:sz w:val="16"/>
                <w:szCs w:val="16"/>
              </w:rPr>
            </w:pPr>
            <w:del w:id="1953" w:author="marpa" w:date="2026-10-25T14:08:18Z">
              <w:r>
                <w:rPr>
                  <w:rFonts w:ascii="Courier New" w:hAnsi="Courier New" w:eastAsia="Courier New" w:cs="Courier New"/>
                  <w:color w:val="000000"/>
                  <w:sz w:val="16"/>
                  <w:szCs w:val="16"/>
                </w:rPr>
                <w:delText xml:space="preserve">        try {</w:delText>
              </w:r>
            </w:del>
          </w:p>
          <w:p w14:paraId="0223E8B4">
            <w:pPr>
              <w:spacing w:before="0" w:after="0" w:line="240" w:lineRule="auto"/>
              <w:rPr>
                <w:del w:id="1954" w:author="marpa" w:date="2026-10-25T14:08:18Z"/>
                <w:rFonts w:ascii="Courier New" w:hAnsi="Courier New" w:eastAsia="Courier New" w:cs="Courier New"/>
                <w:color w:val="000000"/>
                <w:sz w:val="16"/>
                <w:szCs w:val="16"/>
              </w:rPr>
            </w:pPr>
            <w:del w:id="1955" w:author="marpa" w:date="2026-10-25T14:08:18Z">
              <w:r>
                <w:rPr>
                  <w:rFonts w:ascii="Courier New" w:hAnsi="Courier New" w:eastAsia="Courier New" w:cs="Courier New"/>
                  <w:color w:val="000000"/>
                  <w:sz w:val="16"/>
                  <w:szCs w:val="16"/>
                </w:rPr>
                <w:delText xml:space="preserve">            //Lleva cualquier temperatura a celsius</w:delText>
              </w:r>
            </w:del>
          </w:p>
          <w:p w14:paraId="36A2F3D2">
            <w:pPr>
              <w:spacing w:before="0" w:after="0" w:line="240" w:lineRule="auto"/>
              <w:rPr>
                <w:del w:id="1956" w:author="marpa" w:date="2026-10-25T14:08:18Z"/>
                <w:rFonts w:ascii="Courier New" w:hAnsi="Courier New" w:eastAsia="Courier New" w:cs="Courier New"/>
                <w:color w:val="000000"/>
                <w:sz w:val="16"/>
                <w:szCs w:val="16"/>
              </w:rPr>
            </w:pPr>
            <w:del w:id="1957" w:author="marpa" w:date="2026-10-25T14:08:18Z">
              <w:r>
                <w:rPr>
                  <w:rFonts w:ascii="Courier New" w:hAnsi="Courier New" w:eastAsia="Courier New" w:cs="Courier New"/>
                  <w:color w:val="000000"/>
                  <w:sz w:val="16"/>
                  <w:szCs w:val="16"/>
                </w:rPr>
                <w:delText xml:space="preserve">            switch (origen) {</w:delText>
              </w:r>
            </w:del>
          </w:p>
          <w:p w14:paraId="247087A2">
            <w:pPr>
              <w:spacing w:before="0" w:after="0" w:line="240" w:lineRule="auto"/>
              <w:rPr>
                <w:del w:id="1958" w:author="marpa" w:date="2026-10-25T14:08:18Z"/>
                <w:rFonts w:ascii="Courier New" w:hAnsi="Courier New" w:eastAsia="Courier New" w:cs="Courier New"/>
                <w:color w:val="000000"/>
                <w:sz w:val="16"/>
                <w:szCs w:val="16"/>
              </w:rPr>
            </w:pPr>
            <w:del w:id="1959" w:author="marpa" w:date="2026-10-25T14:08:18Z">
              <w:r>
                <w:rPr>
                  <w:rFonts w:ascii="Courier New" w:hAnsi="Courier New" w:eastAsia="Courier New" w:cs="Courier New"/>
                  <w:color w:val="000000"/>
                  <w:sz w:val="16"/>
                  <w:szCs w:val="16"/>
                </w:rPr>
                <w:delText xml:space="preserve">                case "fahrenheit": valorEnCelsius = (valor - 32) * 5.0 / 9.0; break;</w:delText>
              </w:r>
            </w:del>
          </w:p>
          <w:p w14:paraId="0C100FE5">
            <w:pPr>
              <w:spacing w:before="0" w:after="0" w:line="240" w:lineRule="auto"/>
              <w:rPr>
                <w:del w:id="1960" w:author="marpa" w:date="2026-10-25T14:08:18Z"/>
                <w:rFonts w:ascii="Courier New" w:hAnsi="Courier New" w:eastAsia="Courier New" w:cs="Courier New"/>
                <w:color w:val="000000"/>
                <w:sz w:val="16"/>
                <w:szCs w:val="16"/>
              </w:rPr>
            </w:pPr>
            <w:del w:id="1961" w:author="marpa" w:date="2026-10-25T14:08:18Z">
              <w:r>
                <w:rPr>
                  <w:rFonts w:ascii="Courier New" w:hAnsi="Courier New" w:eastAsia="Courier New" w:cs="Courier New"/>
                  <w:color w:val="000000"/>
                  <w:sz w:val="16"/>
                  <w:szCs w:val="16"/>
                </w:rPr>
                <w:delText xml:space="preserve">                case "kelvin": valorEnCelsius = valor - 273.15; break;</w:delText>
              </w:r>
            </w:del>
          </w:p>
          <w:p w14:paraId="5F3E86F3">
            <w:pPr>
              <w:spacing w:before="0" w:after="0" w:line="240" w:lineRule="auto"/>
              <w:rPr>
                <w:del w:id="1962" w:author="marpa" w:date="2026-10-25T14:08:18Z"/>
                <w:rFonts w:ascii="Courier New" w:hAnsi="Courier New" w:eastAsia="Courier New" w:cs="Courier New"/>
                <w:color w:val="000000"/>
                <w:sz w:val="16"/>
                <w:szCs w:val="16"/>
              </w:rPr>
            </w:pPr>
            <w:del w:id="1963" w:author="marpa" w:date="2026-10-25T14:08:18Z">
              <w:r>
                <w:rPr>
                  <w:rFonts w:ascii="Courier New" w:hAnsi="Courier New" w:eastAsia="Courier New" w:cs="Courier New"/>
                  <w:color w:val="000000"/>
                  <w:sz w:val="16"/>
                  <w:szCs w:val="16"/>
                </w:rPr>
                <w:delText xml:space="preserve">                case "celsius": valorEnCelsius = valor; break;</w:delText>
              </w:r>
            </w:del>
          </w:p>
          <w:p w14:paraId="7CCC1268">
            <w:pPr>
              <w:spacing w:before="0" w:after="0" w:line="240" w:lineRule="auto"/>
              <w:rPr>
                <w:del w:id="1964" w:author="marpa" w:date="2026-10-25T14:08:18Z"/>
                <w:rFonts w:ascii="Courier New" w:hAnsi="Courier New" w:eastAsia="Courier New" w:cs="Courier New"/>
                <w:color w:val="000000"/>
                <w:sz w:val="16"/>
                <w:szCs w:val="16"/>
              </w:rPr>
            </w:pPr>
            <w:del w:id="1965" w:author="marpa" w:date="2026-10-25T14:08:18Z">
              <w:r>
                <w:rPr>
                  <w:rFonts w:ascii="Courier New" w:hAnsi="Courier New" w:eastAsia="Courier New" w:cs="Courier New"/>
                  <w:color w:val="000000"/>
                  <w:sz w:val="16"/>
                  <w:szCs w:val="16"/>
                </w:rPr>
                <w:delText xml:space="preserve">                case "newton": valorEnCelsius = valor * 100.0 / 33.0; break;</w:delText>
              </w:r>
            </w:del>
          </w:p>
          <w:p w14:paraId="3BEB22D5">
            <w:pPr>
              <w:spacing w:before="0" w:after="0" w:line="240" w:lineRule="auto"/>
              <w:rPr>
                <w:del w:id="1966" w:author="marpa" w:date="2026-10-25T14:08:18Z"/>
                <w:rFonts w:ascii="Courier New" w:hAnsi="Courier New" w:eastAsia="Courier New" w:cs="Courier New"/>
                <w:color w:val="000000"/>
                <w:sz w:val="16"/>
                <w:szCs w:val="16"/>
              </w:rPr>
            </w:pPr>
            <w:del w:id="1967" w:author="marpa" w:date="2026-10-25T14:08:18Z">
              <w:r>
                <w:rPr>
                  <w:rFonts w:ascii="Courier New" w:hAnsi="Courier New" w:eastAsia="Courier New" w:cs="Courier New"/>
                  <w:color w:val="000000"/>
                  <w:sz w:val="16"/>
                  <w:szCs w:val="16"/>
                </w:rPr>
                <w:delText xml:space="preserve">                case "reaumur": valorEnCelsius = valor * 5.0 / 4.0; break;</w:delText>
              </w:r>
            </w:del>
          </w:p>
          <w:p w14:paraId="46A41361">
            <w:pPr>
              <w:spacing w:before="0" w:after="0" w:line="240" w:lineRule="auto"/>
              <w:rPr>
                <w:del w:id="1968" w:author="marpa" w:date="2026-10-25T14:08:18Z"/>
                <w:rFonts w:ascii="Courier New" w:hAnsi="Courier New" w:eastAsia="Courier New" w:cs="Courier New"/>
                <w:color w:val="000000"/>
                <w:sz w:val="16"/>
                <w:szCs w:val="16"/>
              </w:rPr>
            </w:pPr>
            <w:del w:id="1969" w:author="marpa" w:date="2026-10-25T14:08:18Z">
              <w:r>
                <w:rPr>
                  <w:rFonts w:ascii="Courier New" w:hAnsi="Courier New" w:eastAsia="Courier New" w:cs="Courier New"/>
                  <w:color w:val="000000"/>
                  <w:sz w:val="16"/>
                  <w:szCs w:val="16"/>
                </w:rPr>
                <w:delText xml:space="preserve">                default: return -999999.404; </w:delText>
              </w:r>
            </w:del>
          </w:p>
          <w:p w14:paraId="1F884D74">
            <w:pPr>
              <w:spacing w:before="0" w:after="0" w:line="240" w:lineRule="auto"/>
              <w:rPr>
                <w:del w:id="1970" w:author="marpa" w:date="2026-10-25T14:08:18Z"/>
                <w:rFonts w:ascii="Courier New" w:hAnsi="Courier New" w:eastAsia="Courier New" w:cs="Courier New"/>
                <w:color w:val="000000"/>
                <w:sz w:val="16"/>
                <w:szCs w:val="16"/>
              </w:rPr>
            </w:pPr>
            <w:del w:id="1971" w:author="marpa" w:date="2026-10-25T14:08:18Z">
              <w:r>
                <w:rPr>
                  <w:rFonts w:ascii="Courier New" w:hAnsi="Courier New" w:eastAsia="Courier New" w:cs="Courier New"/>
                  <w:color w:val="000000"/>
                  <w:sz w:val="16"/>
                  <w:szCs w:val="16"/>
                </w:rPr>
                <w:delText xml:space="preserve">            }</w:delText>
              </w:r>
            </w:del>
          </w:p>
          <w:p w14:paraId="4B100D1E">
            <w:pPr>
              <w:spacing w:before="0" w:after="0" w:line="240" w:lineRule="auto"/>
              <w:rPr>
                <w:del w:id="1972" w:author="marpa" w:date="2026-10-25T14:08:18Z"/>
                <w:rFonts w:ascii="Courier New" w:hAnsi="Courier New" w:eastAsia="Courier New" w:cs="Courier New"/>
                <w:color w:val="000000"/>
                <w:sz w:val="16"/>
                <w:szCs w:val="16"/>
              </w:rPr>
            </w:pPr>
          </w:p>
          <w:p w14:paraId="41D417A8">
            <w:pPr>
              <w:spacing w:before="0" w:after="0" w:line="240" w:lineRule="auto"/>
              <w:rPr>
                <w:del w:id="1973" w:author="marpa" w:date="2026-10-25T14:08:18Z"/>
                <w:rFonts w:ascii="Courier New" w:hAnsi="Courier New" w:eastAsia="Courier New" w:cs="Courier New"/>
                <w:color w:val="000000"/>
                <w:sz w:val="16"/>
                <w:szCs w:val="16"/>
              </w:rPr>
            </w:pPr>
            <w:del w:id="1974" w:author="marpa" w:date="2026-10-25T14:08:18Z">
              <w:r>
                <w:rPr>
                  <w:rFonts w:ascii="Courier New" w:hAnsi="Courier New" w:eastAsia="Courier New" w:cs="Courier New"/>
                  <w:color w:val="000000"/>
                  <w:sz w:val="16"/>
                  <w:szCs w:val="16"/>
                </w:rPr>
                <w:delText xml:space="preserve">            //Lleva de celsius a la unidad de destino</w:delText>
              </w:r>
            </w:del>
          </w:p>
          <w:p w14:paraId="009C671F">
            <w:pPr>
              <w:spacing w:before="0" w:after="0" w:line="240" w:lineRule="auto"/>
              <w:rPr>
                <w:del w:id="1975" w:author="marpa" w:date="2026-10-25T14:08:18Z"/>
                <w:rFonts w:ascii="Courier New" w:hAnsi="Courier New" w:eastAsia="Courier New" w:cs="Courier New"/>
                <w:color w:val="000000"/>
                <w:sz w:val="16"/>
                <w:szCs w:val="16"/>
              </w:rPr>
            </w:pPr>
            <w:del w:id="1976" w:author="marpa" w:date="2026-10-25T14:08:18Z">
              <w:r>
                <w:rPr>
                  <w:rFonts w:ascii="Courier New" w:hAnsi="Courier New" w:eastAsia="Courier New" w:cs="Courier New"/>
                  <w:color w:val="000000"/>
                  <w:sz w:val="16"/>
                  <w:szCs w:val="16"/>
                </w:rPr>
                <w:delText xml:space="preserve">            switch (destino) {</w:delText>
              </w:r>
            </w:del>
          </w:p>
          <w:p w14:paraId="0B2CB0A2">
            <w:pPr>
              <w:spacing w:before="0" w:after="0" w:line="240" w:lineRule="auto"/>
              <w:rPr>
                <w:del w:id="1977" w:author="marpa" w:date="2026-10-25T14:08:18Z"/>
                <w:rFonts w:ascii="Courier New" w:hAnsi="Courier New" w:eastAsia="Courier New" w:cs="Courier New"/>
                <w:color w:val="000000"/>
                <w:sz w:val="16"/>
                <w:szCs w:val="16"/>
              </w:rPr>
            </w:pPr>
            <w:del w:id="1978" w:author="marpa" w:date="2026-10-25T14:08:18Z">
              <w:r>
                <w:rPr>
                  <w:rFonts w:ascii="Courier New" w:hAnsi="Courier New" w:eastAsia="Courier New" w:cs="Courier New"/>
                  <w:color w:val="000000"/>
                  <w:sz w:val="16"/>
                  <w:szCs w:val="16"/>
                </w:rPr>
                <w:delText xml:space="preserve">                case "fahrenheit": return (valorEnCelsius * 9.0 / 5.0) + 32;</w:delText>
              </w:r>
            </w:del>
          </w:p>
          <w:p w14:paraId="4C80FC50">
            <w:pPr>
              <w:spacing w:before="0" w:after="0" w:line="240" w:lineRule="auto"/>
              <w:rPr>
                <w:del w:id="1979" w:author="marpa" w:date="2026-10-25T14:08:18Z"/>
                <w:rFonts w:ascii="Courier New" w:hAnsi="Courier New" w:eastAsia="Courier New" w:cs="Courier New"/>
                <w:color w:val="000000"/>
                <w:sz w:val="16"/>
                <w:szCs w:val="16"/>
              </w:rPr>
            </w:pPr>
            <w:del w:id="1980" w:author="marpa" w:date="2026-10-25T14:08:18Z">
              <w:r>
                <w:rPr>
                  <w:rFonts w:ascii="Courier New" w:hAnsi="Courier New" w:eastAsia="Courier New" w:cs="Courier New"/>
                  <w:color w:val="000000"/>
                  <w:sz w:val="16"/>
                  <w:szCs w:val="16"/>
                </w:rPr>
                <w:delText xml:space="preserve">                case "kelvin": return valorEnCelsius + 273.15;</w:delText>
              </w:r>
            </w:del>
          </w:p>
          <w:p w14:paraId="0B5C56A7">
            <w:pPr>
              <w:spacing w:before="0" w:after="0" w:line="240" w:lineRule="auto"/>
              <w:rPr>
                <w:del w:id="1981" w:author="marpa" w:date="2026-10-25T14:08:18Z"/>
                <w:rFonts w:ascii="Courier New" w:hAnsi="Courier New" w:eastAsia="Courier New" w:cs="Courier New"/>
                <w:color w:val="000000"/>
                <w:sz w:val="16"/>
                <w:szCs w:val="16"/>
              </w:rPr>
            </w:pPr>
            <w:del w:id="1982" w:author="marpa" w:date="2026-10-25T14:08:18Z">
              <w:r>
                <w:rPr>
                  <w:rFonts w:ascii="Courier New" w:hAnsi="Courier New" w:eastAsia="Courier New" w:cs="Courier New"/>
                  <w:color w:val="000000"/>
                  <w:sz w:val="16"/>
                  <w:szCs w:val="16"/>
                </w:rPr>
                <w:delText xml:space="preserve">                case "celsius": return valorEnCelsius;</w:delText>
              </w:r>
            </w:del>
          </w:p>
          <w:p w14:paraId="70750EB2">
            <w:pPr>
              <w:spacing w:before="0" w:after="0" w:line="240" w:lineRule="auto"/>
              <w:rPr>
                <w:del w:id="1983" w:author="marpa" w:date="2026-10-25T14:08:18Z"/>
                <w:rFonts w:ascii="Courier New" w:hAnsi="Courier New" w:eastAsia="Courier New" w:cs="Courier New"/>
                <w:color w:val="000000"/>
                <w:sz w:val="16"/>
                <w:szCs w:val="16"/>
              </w:rPr>
            </w:pPr>
            <w:del w:id="1984" w:author="marpa" w:date="2026-10-25T14:08:18Z">
              <w:r>
                <w:rPr>
                  <w:rFonts w:ascii="Courier New" w:hAnsi="Courier New" w:eastAsia="Courier New" w:cs="Courier New"/>
                  <w:color w:val="000000"/>
                  <w:sz w:val="16"/>
                  <w:szCs w:val="16"/>
                </w:rPr>
                <w:delText xml:space="preserve">                case "newton": return valorEnCelsius * 33.0 / 100.0;</w:delText>
              </w:r>
            </w:del>
          </w:p>
          <w:p w14:paraId="55C1AE2F">
            <w:pPr>
              <w:spacing w:before="0" w:after="0" w:line="240" w:lineRule="auto"/>
              <w:rPr>
                <w:del w:id="1985" w:author="marpa" w:date="2026-10-25T14:08:18Z"/>
                <w:rFonts w:ascii="Courier New" w:hAnsi="Courier New" w:eastAsia="Courier New" w:cs="Courier New"/>
                <w:color w:val="000000"/>
                <w:sz w:val="16"/>
                <w:szCs w:val="16"/>
              </w:rPr>
            </w:pPr>
            <w:del w:id="1986" w:author="marpa" w:date="2026-10-25T14:08:18Z">
              <w:r>
                <w:rPr>
                  <w:rFonts w:ascii="Courier New" w:hAnsi="Courier New" w:eastAsia="Courier New" w:cs="Courier New"/>
                  <w:color w:val="000000"/>
                  <w:sz w:val="16"/>
                  <w:szCs w:val="16"/>
                </w:rPr>
                <w:delText xml:space="preserve">                case "reaumur": return valorEnCelsius * 4.0 / 5.0;</w:delText>
              </w:r>
            </w:del>
          </w:p>
          <w:p w14:paraId="02443418">
            <w:pPr>
              <w:spacing w:before="0" w:after="0" w:line="240" w:lineRule="auto"/>
              <w:rPr>
                <w:del w:id="1987" w:author="marpa" w:date="2026-10-25T14:08:18Z"/>
                <w:rFonts w:ascii="Courier New" w:hAnsi="Courier New" w:eastAsia="Courier New" w:cs="Courier New"/>
                <w:color w:val="000000"/>
                <w:sz w:val="16"/>
                <w:szCs w:val="16"/>
              </w:rPr>
            </w:pPr>
            <w:del w:id="1988" w:author="marpa" w:date="2026-10-25T14:08:18Z">
              <w:r>
                <w:rPr>
                  <w:rFonts w:ascii="Courier New" w:hAnsi="Courier New" w:eastAsia="Courier New" w:cs="Courier New"/>
                  <w:color w:val="000000"/>
                  <w:sz w:val="16"/>
                  <w:szCs w:val="16"/>
                </w:rPr>
                <w:delText xml:space="preserve">                default: return -999999.404;</w:delText>
              </w:r>
            </w:del>
          </w:p>
          <w:p w14:paraId="0D8F293B">
            <w:pPr>
              <w:spacing w:before="0" w:after="0" w:line="240" w:lineRule="auto"/>
              <w:rPr>
                <w:del w:id="1989" w:author="marpa" w:date="2026-10-25T14:08:18Z"/>
                <w:rFonts w:ascii="Courier New" w:hAnsi="Courier New" w:eastAsia="Courier New" w:cs="Courier New"/>
                <w:color w:val="000000"/>
                <w:sz w:val="16"/>
                <w:szCs w:val="16"/>
              </w:rPr>
            </w:pPr>
            <w:del w:id="1990" w:author="marpa" w:date="2026-10-25T14:08:18Z">
              <w:r>
                <w:rPr>
                  <w:rFonts w:ascii="Courier New" w:hAnsi="Courier New" w:eastAsia="Courier New" w:cs="Courier New"/>
                  <w:color w:val="000000"/>
                  <w:sz w:val="16"/>
                  <w:szCs w:val="16"/>
                </w:rPr>
                <w:delText xml:space="preserve">            }</w:delText>
              </w:r>
            </w:del>
          </w:p>
          <w:p w14:paraId="482D6BDE">
            <w:pPr>
              <w:spacing w:before="0" w:after="0" w:line="240" w:lineRule="auto"/>
              <w:rPr>
                <w:del w:id="1991" w:author="marpa" w:date="2026-10-25T14:08:18Z"/>
                <w:rFonts w:ascii="Courier New" w:hAnsi="Courier New" w:eastAsia="Courier New" w:cs="Courier New"/>
                <w:color w:val="000000"/>
                <w:sz w:val="16"/>
                <w:szCs w:val="16"/>
              </w:rPr>
            </w:pPr>
            <w:del w:id="1992" w:author="marpa" w:date="2026-10-25T14:08:18Z">
              <w:r>
                <w:rPr>
                  <w:rFonts w:ascii="Courier New" w:hAnsi="Courier New" w:eastAsia="Courier New" w:cs="Courier New"/>
                  <w:color w:val="000000"/>
                  <w:sz w:val="16"/>
                  <w:szCs w:val="16"/>
                </w:rPr>
                <w:delText xml:space="preserve">        }catch (Exception e) {</w:delText>
              </w:r>
            </w:del>
          </w:p>
          <w:p w14:paraId="118FED4E">
            <w:pPr>
              <w:spacing w:before="0" w:after="0" w:line="240" w:lineRule="auto"/>
              <w:rPr>
                <w:del w:id="1993" w:author="marpa" w:date="2026-10-25T14:08:18Z"/>
                <w:rFonts w:ascii="Courier New" w:hAnsi="Courier New" w:eastAsia="Courier New" w:cs="Courier New"/>
                <w:color w:val="000000"/>
                <w:sz w:val="16"/>
                <w:szCs w:val="16"/>
              </w:rPr>
            </w:pPr>
            <w:del w:id="1994" w:author="marpa" w:date="2026-10-25T14:08:18Z">
              <w:r>
                <w:rPr>
                  <w:rFonts w:ascii="Courier New" w:hAnsi="Courier New" w:eastAsia="Courier New" w:cs="Courier New"/>
                  <w:color w:val="000000"/>
                  <w:sz w:val="16"/>
                  <w:szCs w:val="16"/>
                </w:rPr>
                <w:delText xml:space="preserve">            return -999999.500; //error de calculo </w:delText>
              </w:r>
            </w:del>
          </w:p>
          <w:p w14:paraId="598F9204">
            <w:pPr>
              <w:spacing w:before="0" w:after="0" w:line="240" w:lineRule="auto"/>
              <w:rPr>
                <w:del w:id="1995" w:author="marpa" w:date="2026-10-25T14:08:18Z"/>
                <w:rFonts w:ascii="Courier New" w:hAnsi="Courier New" w:eastAsia="Courier New" w:cs="Courier New"/>
                <w:color w:val="000000"/>
                <w:sz w:val="16"/>
                <w:szCs w:val="16"/>
              </w:rPr>
            </w:pPr>
            <w:del w:id="1996" w:author="marpa" w:date="2026-10-25T14:08:18Z">
              <w:r>
                <w:rPr>
                  <w:rFonts w:ascii="Courier New" w:hAnsi="Courier New" w:eastAsia="Courier New" w:cs="Courier New"/>
                  <w:color w:val="000000"/>
                  <w:sz w:val="16"/>
                  <w:szCs w:val="16"/>
                </w:rPr>
                <w:delText xml:space="preserve">        }</w:delText>
              </w:r>
            </w:del>
          </w:p>
          <w:p w14:paraId="73E184A2">
            <w:pPr>
              <w:spacing w:before="0" w:after="0" w:line="240" w:lineRule="auto"/>
              <w:rPr>
                <w:del w:id="1997" w:author="marpa" w:date="2026-10-25T14:08:18Z"/>
                <w:rFonts w:ascii="Courier New" w:hAnsi="Courier New" w:eastAsia="Courier New" w:cs="Courier New"/>
                <w:color w:val="000000"/>
                <w:sz w:val="16"/>
                <w:szCs w:val="16"/>
              </w:rPr>
            </w:pPr>
            <w:del w:id="1998" w:author="marpa" w:date="2026-10-25T14:08:18Z">
              <w:r>
                <w:rPr>
                  <w:rFonts w:ascii="Courier New" w:hAnsi="Courier New" w:eastAsia="Courier New" w:cs="Courier New"/>
                  <w:color w:val="000000"/>
                  <w:sz w:val="16"/>
                  <w:szCs w:val="16"/>
                </w:rPr>
                <w:delText xml:space="preserve">    }</w:delText>
              </w:r>
            </w:del>
          </w:p>
          <w:p w14:paraId="2DAA2B3F">
            <w:pPr>
              <w:spacing w:before="0" w:after="0" w:line="240" w:lineRule="auto"/>
              <w:rPr>
                <w:del w:id="1999" w:author="marpa" w:date="2026-10-25T14:08:18Z"/>
                <w:rFonts w:ascii="Courier New" w:hAnsi="Courier New" w:eastAsia="Courier New" w:cs="Courier New"/>
                <w:color w:val="000000"/>
                <w:sz w:val="16"/>
                <w:szCs w:val="16"/>
              </w:rPr>
            </w:pPr>
            <w:del w:id="2000" w:author="marpa" w:date="2026-10-25T14:08:18Z">
              <w:r>
                <w:rPr>
                  <w:rFonts w:ascii="Courier New" w:hAnsi="Courier New" w:eastAsia="Courier New" w:cs="Courier New"/>
                  <w:color w:val="000000"/>
                  <w:sz w:val="16"/>
                  <w:szCs w:val="16"/>
                </w:rPr>
                <w:delText>}</w:delText>
              </w:r>
            </w:del>
          </w:p>
        </w:tc>
      </w:tr>
    </w:tbl>
    <w:p w14:paraId="4F7EF9EF">
      <w:pPr>
        <w:keepNext/>
        <w:pBdr>
          <w:top w:val="none" w:color="auto" w:sz="0" w:space="0"/>
          <w:left w:val="none" w:color="auto" w:sz="0" w:space="0"/>
          <w:bottom w:val="none" w:color="auto" w:sz="0" w:space="0"/>
          <w:right w:val="none" w:color="auto" w:sz="0" w:space="0"/>
          <w:between w:val="none" w:color="auto" w:sz="0" w:space="0"/>
        </w:pBdr>
        <w:spacing w:line="240" w:lineRule="auto"/>
        <w:rPr>
          <w:del w:id="2001" w:author="marpa" w:date="2026-10-25T14:08:18Z"/>
        </w:rPr>
      </w:pPr>
      <w:bookmarkStart w:id="63" w:name="_bc94b3siixpn" w:colFirst="0" w:colLast="0"/>
      <w:bookmarkEnd w:id="63"/>
    </w:p>
    <w:p w14:paraId="46D05163">
      <w:pPr>
        <w:pStyle w:val="3"/>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5C3E4863">
      <w:pPr>
        <w:pStyle w:val="3"/>
        <w:rPr>
          <w:ins w:id="2002" w:author="marpa" w:date="2026-10-25T14:09:12Z"/>
          <w:rFonts w:hint="default"/>
          <w:lang w:val="es-EC"/>
        </w:rPr>
      </w:pPr>
      <w:ins w:id="2003" w:author="marpa" w:date="2026-10-25T14:09:07Z">
        <w:bookmarkStart w:id="64" w:name="_Toc4133"/>
        <w:r>
          <w:rPr>
            <w:rFonts w:hint="default"/>
            <w:lang w:val="es-EC"/>
          </w:rPr>
          <w:t>CO</w:t>
        </w:r>
      </w:ins>
      <w:ins w:id="2004" w:author="marpa" w:date="2026-10-25T14:09:08Z">
        <w:r>
          <w:rPr>
            <w:rFonts w:hint="default"/>
            <w:lang w:val="es-EC"/>
          </w:rPr>
          <w:t>MPONENTE</w:t>
        </w:r>
      </w:ins>
      <w:ins w:id="2005" w:author="marpa" w:date="2026-10-25T14:09:09Z">
        <w:r>
          <w:rPr>
            <w:rFonts w:hint="default"/>
            <w:lang w:val="es-EC"/>
          </w:rPr>
          <w:t>S DE SEG</w:t>
        </w:r>
      </w:ins>
      <w:ins w:id="2006" w:author="marpa" w:date="2026-10-25T14:09:10Z">
        <w:r>
          <w:rPr>
            <w:rFonts w:hint="default"/>
            <w:lang w:val="es-EC"/>
          </w:rPr>
          <w:t>URIDAD</w:t>
        </w:r>
      </w:ins>
    </w:p>
    <w:p w14:paraId="76154CCD">
      <w:pPr>
        <w:rPr>
          <w:ins w:id="2007" w:author="marpa" w:date="2026-10-25T14:11:07Z"/>
          <w:rFonts w:hint="default"/>
          <w:lang w:val="es-EC"/>
        </w:rPr>
      </w:pPr>
      <w:ins w:id="2008" w:author="marpa" w:date="2026-10-25T14:09:13Z">
        <w:r>
          <w:rPr>
            <w:rFonts w:hint="default"/>
            <w:lang w:val="es-EC"/>
          </w:rPr>
          <w:t>Además</w:t>
        </w:r>
      </w:ins>
      <w:ins w:id="2009" w:author="marpa" w:date="2026-10-25T14:09:14Z">
        <w:r>
          <w:rPr>
            <w:rFonts w:hint="default"/>
            <w:lang w:val="es-EC"/>
          </w:rPr>
          <w:t xml:space="preserve"> </w:t>
        </w:r>
      </w:ins>
      <w:ins w:id="2010" w:author="marpa" w:date="2026-10-25T14:09:15Z">
        <w:r>
          <w:rPr>
            <w:rFonts w:hint="default"/>
            <w:lang w:val="es-EC"/>
          </w:rPr>
          <w:t>de</w:t>
        </w:r>
      </w:ins>
      <w:ins w:id="2011" w:author="marpa" w:date="2026-10-25T14:09:20Z">
        <w:r>
          <w:rPr>
            <w:rFonts w:hint="default"/>
            <w:lang w:val="es-EC"/>
          </w:rPr>
          <w:t>l s</w:t>
        </w:r>
      </w:ins>
      <w:ins w:id="2012" w:author="marpa" w:date="2026-10-25T14:09:21Z">
        <w:r>
          <w:rPr>
            <w:rFonts w:hint="default"/>
            <w:lang w:val="es-EC"/>
          </w:rPr>
          <w:t xml:space="preserve">ervicio </w:t>
        </w:r>
      </w:ins>
      <w:ins w:id="2013" w:author="marpa" w:date="2026-10-25T14:09:22Z">
        <w:r>
          <w:rPr>
            <w:rFonts w:hint="default"/>
            <w:lang w:val="es-EC"/>
          </w:rPr>
          <w:t>de conve</w:t>
        </w:r>
      </w:ins>
      <w:ins w:id="2014" w:author="marpa" w:date="2026-10-25T14:09:23Z">
        <w:r>
          <w:rPr>
            <w:rFonts w:hint="default"/>
            <w:lang w:val="es-EC"/>
          </w:rPr>
          <w:t>rsión,</w:t>
        </w:r>
      </w:ins>
      <w:ins w:id="2015" w:author="marpa" w:date="2026-10-25T14:09:24Z">
        <w:r>
          <w:rPr>
            <w:rFonts w:hint="default"/>
            <w:lang w:val="es-EC"/>
          </w:rPr>
          <w:t xml:space="preserve"> el si</w:t>
        </w:r>
      </w:ins>
      <w:ins w:id="2016" w:author="marpa" w:date="2026-10-25T14:09:25Z">
        <w:r>
          <w:rPr>
            <w:rFonts w:hint="default"/>
            <w:lang w:val="es-EC"/>
          </w:rPr>
          <w:t>stema de</w:t>
        </w:r>
      </w:ins>
      <w:ins w:id="2017" w:author="marpa" w:date="2026-10-25T14:09:26Z">
        <w:r>
          <w:rPr>
            <w:rFonts w:hint="default"/>
            <w:lang w:val="es-EC"/>
          </w:rPr>
          <w:t>be mane</w:t>
        </w:r>
      </w:ins>
      <w:ins w:id="2018" w:author="marpa" w:date="2026-10-25T14:09:27Z">
        <w:r>
          <w:rPr>
            <w:rFonts w:hint="default"/>
            <w:lang w:val="es-EC"/>
          </w:rPr>
          <w:t xml:space="preserve">jar </w:t>
        </w:r>
      </w:ins>
      <w:ins w:id="2019" w:author="marpa" w:date="2026-10-25T14:10:18Z">
        <w:r>
          <w:rPr>
            <w:rFonts w:hint="default"/>
            <w:lang w:val="es-EC"/>
          </w:rPr>
          <w:t>el i</w:t>
        </w:r>
      </w:ins>
      <w:ins w:id="2020" w:author="marpa" w:date="2026-10-25T14:10:19Z">
        <w:r>
          <w:rPr>
            <w:rFonts w:hint="default"/>
            <w:lang w:val="es-EC"/>
          </w:rPr>
          <w:t>nic</w:t>
        </w:r>
      </w:ins>
      <w:ins w:id="2021" w:author="marpa" w:date="2026-10-25T14:10:20Z">
        <w:r>
          <w:rPr>
            <w:rFonts w:hint="default"/>
            <w:lang w:val="es-EC"/>
          </w:rPr>
          <w:t xml:space="preserve">io </w:t>
        </w:r>
      </w:ins>
      <w:ins w:id="2022" w:author="marpa" w:date="2026-10-25T14:10:21Z">
        <w:r>
          <w:rPr>
            <w:rFonts w:hint="default"/>
            <w:lang w:val="es-EC"/>
          </w:rPr>
          <w:t>de sesi</w:t>
        </w:r>
      </w:ins>
      <w:ins w:id="2023" w:author="marpa" w:date="2026-10-25T14:10:22Z">
        <w:r>
          <w:rPr>
            <w:rFonts w:hint="default"/>
            <w:lang w:val="es-EC"/>
          </w:rPr>
          <w:t xml:space="preserve">ón </w:t>
        </w:r>
      </w:ins>
      <w:ins w:id="2024" w:author="marpa" w:date="2026-10-25T14:09:30Z">
        <w:r>
          <w:rPr>
            <w:rFonts w:hint="default"/>
            <w:lang w:val="es-EC"/>
          </w:rPr>
          <w:t>de</w:t>
        </w:r>
      </w:ins>
      <w:ins w:id="2025" w:author="marpa" w:date="2026-10-25T14:10:23Z">
        <w:r>
          <w:rPr>
            <w:rFonts w:hint="default"/>
            <w:lang w:val="es-EC"/>
          </w:rPr>
          <w:t xml:space="preserve"> </w:t>
        </w:r>
      </w:ins>
      <w:ins w:id="2026" w:author="marpa" w:date="2026-10-25T14:10:24Z">
        <w:r>
          <w:rPr>
            <w:rFonts w:hint="default"/>
            <w:lang w:val="es-EC"/>
          </w:rPr>
          <w:t>los</w:t>
        </w:r>
      </w:ins>
      <w:ins w:id="2027" w:author="marpa" w:date="2026-10-25T14:09:30Z">
        <w:r>
          <w:rPr>
            <w:rFonts w:hint="default"/>
            <w:lang w:val="es-EC"/>
          </w:rPr>
          <w:t xml:space="preserve"> us</w:t>
        </w:r>
      </w:ins>
      <w:ins w:id="2028" w:author="marpa" w:date="2026-10-25T14:09:31Z">
        <w:r>
          <w:rPr>
            <w:rFonts w:hint="default"/>
            <w:lang w:val="es-EC"/>
          </w:rPr>
          <w:t>uarios pa</w:t>
        </w:r>
      </w:ins>
      <w:ins w:id="2029" w:author="marpa" w:date="2026-10-25T14:09:32Z">
        <w:r>
          <w:rPr>
            <w:rFonts w:hint="default"/>
            <w:lang w:val="es-EC"/>
          </w:rPr>
          <w:t>ra ingre</w:t>
        </w:r>
      </w:ins>
      <w:ins w:id="2030" w:author="marpa" w:date="2026-10-25T14:09:33Z">
        <w:r>
          <w:rPr>
            <w:rFonts w:hint="default"/>
            <w:lang w:val="es-EC"/>
          </w:rPr>
          <w:t xml:space="preserve">sar </w:t>
        </w:r>
      </w:ins>
      <w:ins w:id="2031" w:author="marpa" w:date="2026-10-25T14:09:34Z">
        <w:r>
          <w:rPr>
            <w:rFonts w:hint="default"/>
            <w:lang w:val="es-EC"/>
          </w:rPr>
          <w:t>al conver</w:t>
        </w:r>
      </w:ins>
      <w:ins w:id="2032" w:author="marpa" w:date="2026-10-25T14:09:35Z">
        <w:r>
          <w:rPr>
            <w:rFonts w:hint="default"/>
            <w:lang w:val="es-EC"/>
          </w:rPr>
          <w:t>so</w:t>
        </w:r>
      </w:ins>
      <w:ins w:id="2033" w:author="marpa" w:date="2026-10-25T14:09:53Z">
        <w:r>
          <w:rPr>
            <w:rFonts w:hint="default"/>
            <w:lang w:val="es-EC"/>
          </w:rPr>
          <w:t xml:space="preserve">r, </w:t>
        </w:r>
      </w:ins>
      <w:ins w:id="2034" w:author="marpa" w:date="2026-10-25T14:10:11Z">
        <w:r>
          <w:rPr>
            <w:rFonts w:hint="default"/>
            <w:lang w:val="es-EC"/>
          </w:rPr>
          <w:t xml:space="preserve">lo que </w:t>
        </w:r>
      </w:ins>
      <w:ins w:id="2035" w:author="marpa" w:date="2026-10-25T14:10:12Z">
        <w:r>
          <w:rPr>
            <w:rFonts w:hint="default"/>
            <w:lang w:val="es-EC"/>
          </w:rPr>
          <w:t>implica</w:t>
        </w:r>
      </w:ins>
      <w:ins w:id="2036" w:author="marpa" w:date="2026-10-25T14:10:13Z">
        <w:r>
          <w:rPr>
            <w:rFonts w:hint="default"/>
            <w:lang w:val="es-EC"/>
          </w:rPr>
          <w:t xml:space="preserve"> </w:t>
        </w:r>
      </w:ins>
      <w:ins w:id="2037" w:author="marpa" w:date="2026-10-25T14:10:26Z">
        <w:r>
          <w:rPr>
            <w:rFonts w:hint="default"/>
            <w:lang w:val="es-EC"/>
          </w:rPr>
          <w:t>au</w:t>
        </w:r>
      </w:ins>
      <w:ins w:id="2038" w:author="marpa" w:date="2026-10-25T14:10:27Z">
        <w:r>
          <w:rPr>
            <w:rFonts w:hint="default"/>
            <w:lang w:val="es-EC"/>
          </w:rPr>
          <w:t>tentica</w:t>
        </w:r>
      </w:ins>
      <w:ins w:id="2039" w:author="marpa" w:date="2026-10-25T14:10:28Z">
        <w:r>
          <w:rPr>
            <w:rFonts w:hint="default"/>
            <w:lang w:val="es-EC"/>
          </w:rPr>
          <w:t>r</w:t>
        </w:r>
      </w:ins>
      <w:ins w:id="2040" w:author="marpa" w:date="2026-10-25T14:10:29Z">
        <w:r>
          <w:rPr>
            <w:rFonts w:hint="default"/>
            <w:lang w:val="es-EC"/>
          </w:rPr>
          <w:t xml:space="preserve"> </w:t>
        </w:r>
      </w:ins>
      <w:ins w:id="2041" w:author="marpa" w:date="2026-10-25T14:10:34Z">
        <w:r>
          <w:rPr>
            <w:rFonts w:hint="default"/>
            <w:lang w:val="es-EC"/>
          </w:rPr>
          <w:t>y</w:t>
        </w:r>
      </w:ins>
      <w:ins w:id="2042" w:author="marpa" w:date="2026-10-25T14:10:35Z">
        <w:r>
          <w:rPr>
            <w:rFonts w:hint="default"/>
            <w:lang w:val="es-EC"/>
          </w:rPr>
          <w:t xml:space="preserve"> au</w:t>
        </w:r>
      </w:ins>
      <w:ins w:id="2043" w:author="marpa" w:date="2026-10-25T14:10:36Z">
        <w:r>
          <w:rPr>
            <w:rFonts w:hint="default"/>
            <w:lang w:val="es-EC"/>
          </w:rPr>
          <w:t>to</w:t>
        </w:r>
      </w:ins>
      <w:ins w:id="2044" w:author="marpa" w:date="2026-10-25T14:10:37Z">
        <w:r>
          <w:rPr>
            <w:rFonts w:hint="default"/>
            <w:lang w:val="es-EC"/>
          </w:rPr>
          <w:t>rizar e</w:t>
        </w:r>
      </w:ins>
      <w:ins w:id="2045" w:author="marpa" w:date="2026-10-25T14:10:38Z">
        <w:r>
          <w:rPr>
            <w:rFonts w:hint="default"/>
            <w:lang w:val="es-EC"/>
          </w:rPr>
          <w:t>l acces</w:t>
        </w:r>
      </w:ins>
      <w:ins w:id="2046" w:author="marpa" w:date="2026-10-25T14:10:39Z">
        <w:r>
          <w:rPr>
            <w:rFonts w:hint="default"/>
            <w:lang w:val="es-EC"/>
          </w:rPr>
          <w:t xml:space="preserve">o </w:t>
        </w:r>
      </w:ins>
      <w:ins w:id="2047" w:author="marpa" w:date="2026-10-25T14:10:40Z">
        <w:r>
          <w:rPr>
            <w:rFonts w:hint="default"/>
            <w:lang w:val="es-EC"/>
          </w:rPr>
          <w:t xml:space="preserve">mediante </w:t>
        </w:r>
      </w:ins>
      <w:ins w:id="2048" w:author="marpa" w:date="2026-10-25T14:10:41Z">
        <w:r>
          <w:rPr>
            <w:rFonts w:hint="default"/>
            <w:lang w:val="es-EC"/>
          </w:rPr>
          <w:t>la emi</w:t>
        </w:r>
      </w:ins>
      <w:ins w:id="2049" w:author="marpa" w:date="2026-10-25T14:10:42Z">
        <w:r>
          <w:rPr>
            <w:rFonts w:hint="default"/>
            <w:lang w:val="es-EC"/>
          </w:rPr>
          <w:t>sión de</w:t>
        </w:r>
      </w:ins>
      <w:ins w:id="2050" w:author="marpa" w:date="2026-10-25T14:10:43Z">
        <w:r>
          <w:rPr>
            <w:rFonts w:hint="default"/>
            <w:lang w:val="es-EC"/>
          </w:rPr>
          <w:t xml:space="preserve"> un t</w:t>
        </w:r>
      </w:ins>
      <w:ins w:id="2051" w:author="marpa" w:date="2026-10-25T14:10:44Z">
        <w:r>
          <w:rPr>
            <w:rFonts w:hint="default"/>
            <w:lang w:val="es-EC"/>
          </w:rPr>
          <w:t>oken de</w:t>
        </w:r>
      </w:ins>
      <w:ins w:id="2052" w:author="marpa" w:date="2026-10-25T14:10:45Z">
        <w:r>
          <w:rPr>
            <w:rFonts w:hint="default"/>
            <w:lang w:val="es-EC"/>
          </w:rPr>
          <w:t xml:space="preserve"> segur</w:t>
        </w:r>
      </w:ins>
      <w:ins w:id="2053" w:author="marpa" w:date="2026-10-25T14:10:47Z">
        <w:r>
          <w:rPr>
            <w:rFonts w:hint="default"/>
            <w:lang w:val="es-EC"/>
          </w:rPr>
          <w:t>idad.</w:t>
        </w:r>
      </w:ins>
      <w:ins w:id="2054" w:author="marpa" w:date="2026-10-25T14:10:49Z">
        <w:r>
          <w:rPr>
            <w:rFonts w:hint="default"/>
            <w:lang w:val="es-EC"/>
          </w:rPr>
          <w:t xml:space="preserve"> </w:t>
        </w:r>
      </w:ins>
      <w:ins w:id="2055" w:author="marpa" w:date="2026-10-25T14:10:53Z">
        <w:r>
          <w:rPr>
            <w:rFonts w:hint="default"/>
            <w:lang w:val="es-EC"/>
          </w:rPr>
          <w:t>Pa</w:t>
        </w:r>
      </w:ins>
      <w:ins w:id="2056" w:author="marpa" w:date="2026-10-25T14:10:54Z">
        <w:r>
          <w:rPr>
            <w:rFonts w:hint="default"/>
            <w:lang w:val="es-EC"/>
          </w:rPr>
          <w:t>ra ello</w:t>
        </w:r>
      </w:ins>
      <w:ins w:id="2057" w:author="marpa" w:date="2026-10-25T14:10:55Z">
        <w:r>
          <w:rPr>
            <w:rFonts w:hint="default"/>
            <w:lang w:val="es-EC"/>
          </w:rPr>
          <w:t>, se c</w:t>
        </w:r>
      </w:ins>
      <w:ins w:id="2058" w:author="marpa" w:date="2026-10-25T14:10:56Z">
        <w:r>
          <w:rPr>
            <w:rFonts w:hint="default"/>
            <w:lang w:val="es-EC"/>
          </w:rPr>
          <w:t>rearon l</w:t>
        </w:r>
      </w:ins>
      <w:ins w:id="2059" w:author="marpa" w:date="2026-10-25T14:10:57Z">
        <w:r>
          <w:rPr>
            <w:rFonts w:hint="default"/>
            <w:lang w:val="es-EC"/>
          </w:rPr>
          <w:t>as sigui</w:t>
        </w:r>
      </w:ins>
      <w:ins w:id="2060" w:author="marpa" w:date="2026-10-25T14:10:58Z">
        <w:r>
          <w:rPr>
            <w:rFonts w:hint="default"/>
            <w:lang w:val="es-EC"/>
          </w:rPr>
          <w:t>entes cla</w:t>
        </w:r>
      </w:ins>
      <w:ins w:id="2061" w:author="marpa" w:date="2026-10-25T14:10:59Z">
        <w:r>
          <w:rPr>
            <w:rFonts w:hint="default"/>
            <w:lang w:val="es-EC"/>
          </w:rPr>
          <w:t>ses en e</w:t>
        </w:r>
      </w:ins>
      <w:ins w:id="2062" w:author="marpa" w:date="2026-10-25T14:11:00Z">
        <w:r>
          <w:rPr>
            <w:rFonts w:hint="default"/>
            <w:lang w:val="es-EC"/>
          </w:rPr>
          <w:t>l pa</w:t>
        </w:r>
      </w:ins>
      <w:ins w:id="2063" w:author="marpa" w:date="2026-10-25T14:11:01Z">
        <w:r>
          <w:rPr>
            <w:rFonts w:hint="default"/>
            <w:lang w:val="es-EC"/>
          </w:rPr>
          <w:t xml:space="preserve">quete </w:t>
        </w:r>
      </w:ins>
      <w:ins w:id="2064" w:author="marpa" w:date="2026-10-25T14:11:02Z">
        <w:r>
          <w:rPr>
            <w:rFonts w:hint="default"/>
            <w:lang w:val="es-EC"/>
          </w:rPr>
          <w:t>ec.</w:t>
        </w:r>
      </w:ins>
      <w:ins w:id="2065" w:author="marpa" w:date="2026-10-25T14:11:03Z">
        <w:r>
          <w:rPr>
            <w:rFonts w:hint="default"/>
            <w:lang w:val="es-EC"/>
          </w:rPr>
          <w:t>edu.</w:t>
        </w:r>
      </w:ins>
      <w:ins w:id="2066" w:author="marpa" w:date="2026-10-25T14:11:04Z">
        <w:r>
          <w:rPr>
            <w:rFonts w:hint="default"/>
            <w:lang w:val="es-EC"/>
          </w:rPr>
          <w:t>monst</w:t>
        </w:r>
      </w:ins>
      <w:ins w:id="2067" w:author="marpa" w:date="2026-10-25T14:11:05Z">
        <w:r>
          <w:rPr>
            <w:rFonts w:hint="default"/>
            <w:lang w:val="es-EC"/>
          </w:rPr>
          <w:t>er.</w:t>
        </w:r>
      </w:ins>
      <w:ins w:id="2068" w:author="marpa" w:date="2026-10-25T14:11:06Z">
        <w:r>
          <w:rPr>
            <w:rFonts w:hint="default"/>
            <w:lang w:val="es-EC"/>
          </w:rPr>
          <w:t>segur</w:t>
        </w:r>
      </w:ins>
      <w:ins w:id="2069" w:author="marpa" w:date="2026-10-25T14:11:07Z">
        <w:r>
          <w:rPr>
            <w:rFonts w:hint="default"/>
            <w:lang w:val="es-EC"/>
          </w:rPr>
          <w:t>idad:</w:t>
        </w:r>
      </w:ins>
    </w:p>
    <w:p w14:paraId="798BFD41">
      <w:pPr>
        <w:numPr>
          <w:ilvl w:val="0"/>
          <w:numId w:val="2"/>
          <w:ins w:id="2071" w:author="marpa" w:date="2026-10-25T14:11:11Z"/>
        </w:numPr>
        <w:ind w:left="420" w:hanging="420"/>
        <w:rPr>
          <w:ins w:id="2072" w:author="marpa" w:date="2026-10-25T14:12:03Z"/>
          <w:rFonts w:hint="default"/>
          <w:b/>
          <w:bCs/>
          <w:lang w:val="es-EC"/>
        </w:rPr>
        <w:pPrChange w:id="2070" w:author="marpa" w:date="2026-10-25T14:11:11Z">
          <w:pPr/>
        </w:pPrChange>
      </w:pPr>
      <w:ins w:id="2073" w:author="marpa" w:date="2026-10-25T14:11:33Z">
        <w:r>
          <w:rPr>
            <w:rFonts w:hint="default"/>
            <w:b/>
            <w:bCs/>
            <w:lang w:val="es-EC"/>
            <w:rPrChange w:id="2074" w:author="marpa" w:date="2026-10-25T14:11:41Z">
              <w:rPr>
                <w:rFonts w:hint="default"/>
                <w:lang w:val="es-EC"/>
              </w:rPr>
            </w:rPrChange>
          </w:rPr>
          <w:t>AdministradorCredenciales</w:t>
        </w:r>
      </w:ins>
      <w:ins w:id="2076" w:author="marpa" w:date="2026-10-25T14:11:42Z">
        <w:r>
          <w:rPr>
            <w:rFonts w:hint="default"/>
            <w:b/>
            <w:bCs/>
            <w:lang w:val="es-EC"/>
          </w:rPr>
          <w:t>:</w:t>
        </w:r>
      </w:ins>
      <w:ins w:id="2077" w:author="marpa" w:date="2026-10-25T14:11:43Z">
        <w:r>
          <w:rPr>
            <w:rFonts w:hint="default"/>
            <w:b w:val="0"/>
            <w:bCs w:val="0"/>
            <w:lang w:val="es-EC"/>
          </w:rPr>
          <w:t xml:space="preserve"> </w:t>
        </w:r>
      </w:ins>
      <w:ins w:id="2078" w:author="marpa" w:date="2026-10-25T14:11:44Z">
        <w:r>
          <w:rPr>
            <w:rFonts w:hint="default"/>
            <w:b w:val="0"/>
            <w:bCs w:val="0"/>
            <w:lang w:val="es-EC"/>
          </w:rPr>
          <w:t>Manej</w:t>
        </w:r>
      </w:ins>
      <w:ins w:id="2079" w:author="marpa" w:date="2026-10-25T14:11:45Z">
        <w:r>
          <w:rPr>
            <w:rFonts w:hint="default"/>
            <w:b w:val="0"/>
            <w:bCs w:val="0"/>
            <w:lang w:val="es-EC"/>
          </w:rPr>
          <w:t>a la val</w:t>
        </w:r>
      </w:ins>
      <w:ins w:id="2080" w:author="marpa" w:date="2026-10-25T14:11:46Z">
        <w:r>
          <w:rPr>
            <w:rFonts w:hint="default"/>
            <w:b w:val="0"/>
            <w:bCs w:val="0"/>
            <w:lang w:val="es-EC"/>
          </w:rPr>
          <w:t>idaci</w:t>
        </w:r>
      </w:ins>
      <w:ins w:id="2081" w:author="marpa" w:date="2026-10-25T14:11:47Z">
        <w:r>
          <w:rPr>
            <w:rFonts w:hint="default"/>
            <w:b w:val="0"/>
            <w:bCs w:val="0"/>
            <w:lang w:val="es-EC"/>
          </w:rPr>
          <w:t xml:space="preserve">ón de </w:t>
        </w:r>
      </w:ins>
      <w:ins w:id="2082" w:author="marpa" w:date="2026-10-25T14:11:48Z">
        <w:r>
          <w:rPr>
            <w:rFonts w:hint="default"/>
            <w:b w:val="0"/>
            <w:bCs w:val="0"/>
            <w:lang w:val="es-EC"/>
          </w:rPr>
          <w:t>creden</w:t>
        </w:r>
      </w:ins>
      <w:ins w:id="2083" w:author="marpa" w:date="2026-10-25T14:11:49Z">
        <w:r>
          <w:rPr>
            <w:rFonts w:hint="default"/>
            <w:b w:val="0"/>
            <w:bCs w:val="0"/>
            <w:lang w:val="es-EC"/>
          </w:rPr>
          <w:t>ciale</w:t>
        </w:r>
      </w:ins>
      <w:ins w:id="2084" w:author="marpa" w:date="2026-10-25T14:11:50Z">
        <w:r>
          <w:rPr>
            <w:rFonts w:hint="default"/>
            <w:b w:val="0"/>
            <w:bCs w:val="0"/>
            <w:lang w:val="es-EC"/>
          </w:rPr>
          <w:t>s</w:t>
        </w:r>
      </w:ins>
      <w:ins w:id="2085" w:author="marpa" w:date="2026-10-25T14:11:54Z">
        <w:r>
          <w:rPr>
            <w:rFonts w:hint="default"/>
            <w:b w:val="0"/>
            <w:bCs w:val="0"/>
            <w:lang w:val="es-EC"/>
          </w:rPr>
          <w:t xml:space="preserve"> (</w:t>
        </w:r>
      </w:ins>
      <w:ins w:id="2086" w:author="marpa" w:date="2026-10-25T14:11:55Z">
        <w:r>
          <w:rPr>
            <w:rFonts w:hint="default"/>
            <w:b w:val="0"/>
            <w:bCs w:val="0"/>
            <w:lang w:val="es-EC"/>
          </w:rPr>
          <w:t>usuario</w:t>
        </w:r>
      </w:ins>
      <w:ins w:id="2087" w:author="marpa" w:date="2026-10-25T14:11:56Z">
        <w:r>
          <w:rPr>
            <w:rFonts w:hint="default"/>
            <w:b w:val="0"/>
            <w:bCs w:val="0"/>
            <w:lang w:val="es-EC"/>
          </w:rPr>
          <w:t xml:space="preserve"> y contr</w:t>
        </w:r>
      </w:ins>
      <w:ins w:id="2088" w:author="marpa" w:date="2026-10-25T14:11:57Z">
        <w:r>
          <w:rPr>
            <w:rFonts w:hint="default"/>
            <w:b w:val="0"/>
            <w:bCs w:val="0"/>
            <w:lang w:val="es-EC"/>
          </w:rPr>
          <w:t>aseña</w:t>
        </w:r>
      </w:ins>
      <w:ins w:id="2089" w:author="marpa" w:date="2026-10-25T14:11:58Z">
        <w:r>
          <w:rPr>
            <w:rFonts w:hint="default"/>
            <w:b w:val="0"/>
            <w:bCs w:val="0"/>
            <w:lang w:val="es-EC"/>
          </w:rPr>
          <w:t>) par</w:t>
        </w:r>
      </w:ins>
      <w:ins w:id="2090" w:author="marpa" w:date="2026-10-25T14:11:59Z">
        <w:r>
          <w:rPr>
            <w:rFonts w:hint="default"/>
            <w:b w:val="0"/>
            <w:bCs w:val="0"/>
            <w:lang w:val="es-EC"/>
          </w:rPr>
          <w:t>a auten</w:t>
        </w:r>
      </w:ins>
      <w:ins w:id="2091" w:author="marpa" w:date="2026-10-25T14:12:00Z">
        <w:r>
          <w:rPr>
            <w:rFonts w:hint="default"/>
            <w:b w:val="0"/>
            <w:bCs w:val="0"/>
            <w:lang w:val="es-EC"/>
          </w:rPr>
          <w:t xml:space="preserve">ticar </w:t>
        </w:r>
      </w:ins>
      <w:ins w:id="2092" w:author="marpa" w:date="2026-10-25T14:12:02Z">
        <w:r>
          <w:rPr>
            <w:rFonts w:hint="default"/>
            <w:b w:val="0"/>
            <w:bCs w:val="0"/>
            <w:lang w:val="es-EC"/>
          </w:rPr>
          <w:t>usuarios</w:t>
        </w:r>
      </w:ins>
      <w:ins w:id="2093" w:author="marpa" w:date="2026-10-25T14:12:03Z">
        <w:r>
          <w:rPr>
            <w:rFonts w:hint="default"/>
            <w:b w:val="0"/>
            <w:bCs w:val="0"/>
            <w:lang w:val="es-EC"/>
          </w:rPr>
          <w:t>.</w:t>
        </w:r>
      </w:ins>
    </w:p>
    <w:p w14:paraId="31EB6EED">
      <w:pPr>
        <w:numPr>
          <w:ilvl w:val="0"/>
          <w:numId w:val="2"/>
          <w:ins w:id="2095" w:author="marpa" w:date="2026-10-25T14:11:11Z"/>
        </w:numPr>
        <w:ind w:left="420" w:hanging="420"/>
        <w:rPr>
          <w:ins w:id="2096" w:author="marpa" w:date="2026-10-25T14:12:48Z"/>
          <w:rFonts w:hint="default"/>
          <w:b/>
          <w:bCs/>
          <w:lang w:val="es-EC"/>
        </w:rPr>
        <w:pPrChange w:id="2094" w:author="marpa" w:date="2026-10-25T14:11:11Z">
          <w:pPr/>
        </w:pPrChange>
      </w:pPr>
      <w:ins w:id="2097" w:author="marpa" w:date="2026-10-25T14:12:11Z">
        <w:r>
          <w:rPr>
            <w:rFonts w:hint="default"/>
            <w:b/>
            <w:bCs/>
            <w:lang w:val="es-EC"/>
          </w:rPr>
          <w:t>AdministradorTokens</w:t>
        </w:r>
      </w:ins>
      <w:ins w:id="2098" w:author="marpa" w:date="2026-10-25T14:12:12Z">
        <w:r>
          <w:rPr>
            <w:rFonts w:hint="default"/>
            <w:b/>
            <w:bCs/>
            <w:lang w:val="es-EC"/>
          </w:rPr>
          <w:t>:</w:t>
        </w:r>
      </w:ins>
      <w:ins w:id="2099" w:author="marpa" w:date="2026-10-25T14:12:13Z">
        <w:r>
          <w:rPr>
            <w:rFonts w:hint="default"/>
            <w:b/>
            <w:bCs/>
            <w:lang w:val="es-EC"/>
          </w:rPr>
          <w:t xml:space="preserve"> </w:t>
        </w:r>
      </w:ins>
      <w:ins w:id="2100" w:author="marpa" w:date="2026-10-25T14:12:14Z">
        <w:r>
          <w:rPr>
            <w:rFonts w:hint="default"/>
            <w:b w:val="0"/>
            <w:bCs w:val="0"/>
            <w:lang w:val="es-EC"/>
          </w:rPr>
          <w:t xml:space="preserve">Genera </w:t>
        </w:r>
      </w:ins>
      <w:ins w:id="2101" w:author="marpa" w:date="2026-10-25T14:12:15Z">
        <w:r>
          <w:rPr>
            <w:rFonts w:hint="default"/>
            <w:b w:val="0"/>
            <w:bCs w:val="0"/>
            <w:lang w:val="es-EC"/>
          </w:rPr>
          <w:t>token</w:t>
        </w:r>
      </w:ins>
      <w:ins w:id="2102" w:author="marpa" w:date="2026-10-25T14:12:16Z">
        <w:r>
          <w:rPr>
            <w:rFonts w:hint="default"/>
            <w:b w:val="0"/>
            <w:bCs w:val="0"/>
            <w:lang w:val="es-EC"/>
          </w:rPr>
          <w:t xml:space="preserve">s </w:t>
        </w:r>
      </w:ins>
      <w:ins w:id="2103" w:author="marpa" w:date="2026-10-25T14:12:17Z">
        <w:r>
          <w:rPr>
            <w:rFonts w:hint="default"/>
            <w:b w:val="0"/>
            <w:bCs w:val="0"/>
            <w:lang w:val="es-EC"/>
          </w:rPr>
          <w:t>UUI</w:t>
        </w:r>
      </w:ins>
      <w:ins w:id="2104" w:author="marpa" w:date="2026-10-25T14:12:18Z">
        <w:r>
          <w:rPr>
            <w:rFonts w:hint="default"/>
            <w:b w:val="0"/>
            <w:bCs w:val="0"/>
            <w:lang w:val="es-EC"/>
          </w:rPr>
          <w:t>D</w:t>
        </w:r>
      </w:ins>
      <w:ins w:id="2105" w:author="marpa" w:date="2026-10-25T14:12:19Z">
        <w:r>
          <w:rPr>
            <w:rFonts w:hint="default"/>
            <w:b w:val="0"/>
            <w:bCs w:val="0"/>
            <w:lang w:val="es-EC"/>
          </w:rPr>
          <w:t xml:space="preserve"> para </w:t>
        </w:r>
      </w:ins>
      <w:ins w:id="2106" w:author="marpa" w:date="2026-10-25T14:12:20Z">
        <w:r>
          <w:rPr>
            <w:rFonts w:hint="default"/>
            <w:b w:val="0"/>
            <w:bCs w:val="0"/>
            <w:lang w:val="es-EC"/>
          </w:rPr>
          <w:t>los u</w:t>
        </w:r>
      </w:ins>
      <w:ins w:id="2107" w:author="marpa" w:date="2026-10-25T14:12:21Z">
        <w:r>
          <w:rPr>
            <w:rFonts w:hint="default"/>
            <w:b w:val="0"/>
            <w:bCs w:val="0"/>
            <w:lang w:val="es-EC"/>
          </w:rPr>
          <w:t>sua</w:t>
        </w:r>
      </w:ins>
      <w:ins w:id="2108" w:author="marpa" w:date="2026-10-25T14:12:22Z">
        <w:r>
          <w:rPr>
            <w:rFonts w:hint="default"/>
            <w:b w:val="0"/>
            <w:bCs w:val="0"/>
            <w:lang w:val="es-EC"/>
          </w:rPr>
          <w:t>ri</w:t>
        </w:r>
      </w:ins>
      <w:ins w:id="2109" w:author="marpa" w:date="2026-10-25T14:12:23Z">
        <w:r>
          <w:rPr>
            <w:rFonts w:hint="default"/>
            <w:b w:val="0"/>
            <w:bCs w:val="0"/>
            <w:lang w:val="es-EC"/>
          </w:rPr>
          <w:t>os a</w:t>
        </w:r>
      </w:ins>
      <w:ins w:id="2110" w:author="marpa" w:date="2026-10-25T14:12:24Z">
        <w:r>
          <w:rPr>
            <w:rFonts w:hint="default"/>
            <w:b w:val="0"/>
            <w:bCs w:val="0"/>
            <w:lang w:val="es-EC"/>
          </w:rPr>
          <w:t>utenti</w:t>
        </w:r>
      </w:ins>
      <w:ins w:id="2111" w:author="marpa" w:date="2026-10-25T14:12:25Z">
        <w:r>
          <w:rPr>
            <w:rFonts w:hint="default"/>
            <w:b w:val="0"/>
            <w:bCs w:val="0"/>
            <w:lang w:val="es-EC"/>
          </w:rPr>
          <w:t>cados</w:t>
        </w:r>
      </w:ins>
      <w:ins w:id="2112" w:author="marpa" w:date="2026-10-25T14:12:26Z">
        <w:r>
          <w:rPr>
            <w:rFonts w:hint="default"/>
            <w:b w:val="0"/>
            <w:bCs w:val="0"/>
            <w:lang w:val="es-EC"/>
          </w:rPr>
          <w:t xml:space="preserve">, </w:t>
        </w:r>
      </w:ins>
      <w:ins w:id="2113" w:author="marpa" w:date="2026-10-25T14:12:28Z">
        <w:r>
          <w:rPr>
            <w:rFonts w:hint="default"/>
            <w:b w:val="0"/>
            <w:bCs w:val="0"/>
            <w:lang w:val="es-EC"/>
          </w:rPr>
          <w:t>asig</w:t>
        </w:r>
      </w:ins>
      <w:ins w:id="2114" w:author="marpa" w:date="2026-10-25T14:12:29Z">
        <w:r>
          <w:rPr>
            <w:rFonts w:hint="default"/>
            <w:b w:val="0"/>
            <w:bCs w:val="0"/>
            <w:lang w:val="es-EC"/>
          </w:rPr>
          <w:t>nando un</w:t>
        </w:r>
      </w:ins>
      <w:ins w:id="2115" w:author="marpa" w:date="2026-10-25T14:12:30Z">
        <w:r>
          <w:rPr>
            <w:rFonts w:hint="default"/>
            <w:b w:val="0"/>
            <w:bCs w:val="0"/>
            <w:lang w:val="es-EC"/>
          </w:rPr>
          <w:t xml:space="preserve"> tiempo d</w:t>
        </w:r>
      </w:ins>
      <w:ins w:id="2116" w:author="marpa" w:date="2026-10-25T14:12:31Z">
        <w:r>
          <w:rPr>
            <w:rFonts w:hint="default"/>
            <w:b w:val="0"/>
            <w:bCs w:val="0"/>
            <w:lang w:val="es-EC"/>
          </w:rPr>
          <w:t>e expir</w:t>
        </w:r>
      </w:ins>
      <w:ins w:id="2117" w:author="marpa" w:date="2026-10-25T14:12:32Z">
        <w:r>
          <w:rPr>
            <w:rFonts w:hint="default"/>
            <w:b w:val="0"/>
            <w:bCs w:val="0"/>
            <w:lang w:val="es-EC"/>
          </w:rPr>
          <w:t>ación pa</w:t>
        </w:r>
      </w:ins>
      <w:ins w:id="2118" w:author="marpa" w:date="2026-10-25T14:12:33Z">
        <w:r>
          <w:rPr>
            <w:rFonts w:hint="default"/>
            <w:b w:val="0"/>
            <w:bCs w:val="0"/>
            <w:lang w:val="es-EC"/>
          </w:rPr>
          <w:t xml:space="preserve">ra las </w:t>
        </w:r>
      </w:ins>
      <w:ins w:id="2119" w:author="marpa" w:date="2026-10-25T14:12:34Z">
        <w:r>
          <w:rPr>
            <w:rFonts w:hint="default"/>
            <w:b w:val="0"/>
            <w:bCs w:val="0"/>
            <w:lang w:val="es-EC"/>
          </w:rPr>
          <w:t xml:space="preserve">sesiones </w:t>
        </w:r>
      </w:ins>
      <w:ins w:id="2120" w:author="marpa" w:date="2026-10-25T14:12:35Z">
        <w:r>
          <w:rPr>
            <w:rFonts w:hint="default"/>
            <w:b w:val="0"/>
            <w:bCs w:val="0"/>
            <w:lang w:val="es-EC"/>
          </w:rPr>
          <w:t xml:space="preserve">y </w:t>
        </w:r>
      </w:ins>
      <w:ins w:id="2121" w:author="marpa" w:date="2026-10-25T14:12:36Z">
        <w:r>
          <w:rPr>
            <w:rFonts w:hint="default"/>
            <w:b w:val="0"/>
            <w:bCs w:val="0"/>
            <w:lang w:val="es-EC"/>
          </w:rPr>
          <w:t>guardan</w:t>
        </w:r>
      </w:ins>
      <w:ins w:id="2122" w:author="marpa" w:date="2026-10-25T14:12:37Z">
        <w:r>
          <w:rPr>
            <w:rFonts w:hint="default"/>
            <w:b w:val="0"/>
            <w:bCs w:val="0"/>
            <w:lang w:val="es-EC"/>
          </w:rPr>
          <w:t>do una c</w:t>
        </w:r>
      </w:ins>
      <w:ins w:id="2123" w:author="marpa" w:date="2026-10-25T14:12:38Z">
        <w:r>
          <w:rPr>
            <w:rFonts w:hint="default"/>
            <w:b w:val="0"/>
            <w:bCs w:val="0"/>
            <w:lang w:val="es-EC"/>
          </w:rPr>
          <w:t>opia de</w:t>
        </w:r>
      </w:ins>
      <w:ins w:id="2124" w:author="marpa" w:date="2026-10-25T14:12:39Z">
        <w:r>
          <w:rPr>
            <w:rFonts w:hint="default"/>
            <w:b w:val="0"/>
            <w:bCs w:val="0"/>
            <w:lang w:val="es-EC"/>
          </w:rPr>
          <w:t xml:space="preserve"> los </w:t>
        </w:r>
      </w:ins>
      <w:ins w:id="2125" w:author="marpa" w:date="2026-10-25T14:12:40Z">
        <w:r>
          <w:rPr>
            <w:rFonts w:hint="default"/>
            <w:b w:val="0"/>
            <w:bCs w:val="0"/>
            <w:lang w:val="es-EC"/>
          </w:rPr>
          <w:t xml:space="preserve">tokens </w:t>
        </w:r>
      </w:ins>
      <w:ins w:id="2126" w:author="marpa" w:date="2026-10-25T14:12:41Z">
        <w:r>
          <w:rPr>
            <w:rFonts w:hint="default"/>
            <w:b w:val="0"/>
            <w:bCs w:val="0"/>
            <w:lang w:val="es-EC"/>
          </w:rPr>
          <w:t>cre</w:t>
        </w:r>
      </w:ins>
      <w:ins w:id="2127" w:author="marpa" w:date="2026-10-25T14:12:42Z">
        <w:r>
          <w:rPr>
            <w:rFonts w:hint="default"/>
            <w:b w:val="0"/>
            <w:bCs w:val="0"/>
            <w:lang w:val="es-EC"/>
          </w:rPr>
          <w:t>ados par</w:t>
        </w:r>
      </w:ins>
      <w:ins w:id="2128" w:author="marpa" w:date="2026-10-25T14:12:43Z">
        <w:r>
          <w:rPr>
            <w:rFonts w:hint="default"/>
            <w:b w:val="0"/>
            <w:bCs w:val="0"/>
            <w:lang w:val="es-EC"/>
          </w:rPr>
          <w:t>a v</w:t>
        </w:r>
      </w:ins>
      <w:ins w:id="2129" w:author="marpa" w:date="2026-10-25T14:12:45Z">
        <w:r>
          <w:rPr>
            <w:rFonts w:hint="default"/>
            <w:b w:val="0"/>
            <w:bCs w:val="0"/>
            <w:lang w:val="es-EC"/>
          </w:rPr>
          <w:t>alida</w:t>
        </w:r>
      </w:ins>
      <w:ins w:id="2130" w:author="marpa" w:date="2026-10-25T14:12:46Z">
        <w:r>
          <w:rPr>
            <w:rFonts w:hint="default"/>
            <w:b w:val="0"/>
            <w:bCs w:val="0"/>
            <w:lang w:val="es-EC"/>
          </w:rPr>
          <w:t>r</w:t>
        </w:r>
      </w:ins>
      <w:ins w:id="2131" w:author="marpa" w:date="2026-10-25T14:12:47Z">
        <w:r>
          <w:rPr>
            <w:rFonts w:hint="default"/>
            <w:b w:val="0"/>
            <w:bCs w:val="0"/>
            <w:lang w:val="es-EC"/>
          </w:rPr>
          <w:t>lo</w:t>
        </w:r>
      </w:ins>
      <w:ins w:id="2132" w:author="marpa" w:date="2026-10-25T14:12:48Z">
        <w:r>
          <w:rPr>
            <w:rFonts w:hint="default"/>
            <w:b w:val="0"/>
            <w:bCs w:val="0"/>
            <w:lang w:val="es-EC"/>
          </w:rPr>
          <w:t>s.</w:t>
        </w:r>
      </w:ins>
      <w:ins w:id="2133" w:author="marpa" w:date="2026-10-25T14:15:10Z">
        <w:r>
          <w:rPr>
            <w:rFonts w:hint="default"/>
            <w:b w:val="0"/>
            <w:bCs w:val="0"/>
            <w:lang w:val="es-EC"/>
          </w:rPr>
          <w:t xml:space="preserve"> Si</w:t>
        </w:r>
      </w:ins>
      <w:ins w:id="2134" w:author="marpa" w:date="2026-10-25T14:15:11Z">
        <w:r>
          <w:rPr>
            <w:rFonts w:hint="default"/>
            <w:b w:val="0"/>
            <w:bCs w:val="0"/>
            <w:lang w:val="es-EC"/>
          </w:rPr>
          <w:t xml:space="preserve"> </w:t>
        </w:r>
      </w:ins>
      <w:ins w:id="2135" w:author="marpa" w:date="2026-10-25T14:15:12Z">
        <w:r>
          <w:rPr>
            <w:rFonts w:hint="default"/>
            <w:b w:val="0"/>
            <w:bCs w:val="0"/>
            <w:lang w:val="es-EC"/>
          </w:rPr>
          <w:t>el to</w:t>
        </w:r>
      </w:ins>
      <w:ins w:id="2136" w:author="marpa" w:date="2026-10-25T14:15:13Z">
        <w:r>
          <w:rPr>
            <w:rFonts w:hint="default"/>
            <w:b w:val="0"/>
            <w:bCs w:val="0"/>
            <w:lang w:val="es-EC"/>
          </w:rPr>
          <w:t>ken y</w:t>
        </w:r>
      </w:ins>
      <w:ins w:id="2137" w:author="marpa" w:date="2026-10-25T14:15:14Z">
        <w:r>
          <w:rPr>
            <w:rFonts w:hint="default"/>
            <w:b w:val="0"/>
            <w:bCs w:val="0"/>
            <w:lang w:val="es-EC"/>
          </w:rPr>
          <w:t>a está e</w:t>
        </w:r>
      </w:ins>
      <w:ins w:id="2138" w:author="marpa" w:date="2026-10-25T14:15:15Z">
        <w:r>
          <w:rPr>
            <w:rFonts w:hint="default"/>
            <w:b w:val="0"/>
            <w:bCs w:val="0"/>
            <w:lang w:val="es-EC"/>
          </w:rPr>
          <w:t>x</w:t>
        </w:r>
      </w:ins>
      <w:ins w:id="2139" w:author="marpa" w:date="2026-10-25T14:15:16Z">
        <w:r>
          <w:rPr>
            <w:rFonts w:hint="default"/>
            <w:b w:val="0"/>
            <w:bCs w:val="0"/>
            <w:lang w:val="es-EC"/>
          </w:rPr>
          <w:t>pirado</w:t>
        </w:r>
      </w:ins>
      <w:ins w:id="2140" w:author="marpa" w:date="2026-10-25T14:15:17Z">
        <w:r>
          <w:rPr>
            <w:rFonts w:hint="default"/>
            <w:b w:val="0"/>
            <w:bCs w:val="0"/>
            <w:lang w:val="es-EC"/>
          </w:rPr>
          <w:t xml:space="preserve">, </w:t>
        </w:r>
      </w:ins>
      <w:ins w:id="2141" w:author="marpa" w:date="2026-10-25T14:15:18Z">
        <w:r>
          <w:rPr>
            <w:rFonts w:hint="default"/>
            <w:b w:val="0"/>
            <w:bCs w:val="0"/>
            <w:lang w:val="es-EC"/>
          </w:rPr>
          <w:t xml:space="preserve">lo </w:t>
        </w:r>
      </w:ins>
      <w:ins w:id="2142" w:author="marpa" w:date="2026-10-25T14:15:19Z">
        <w:r>
          <w:rPr>
            <w:rFonts w:hint="default"/>
            <w:b w:val="0"/>
            <w:bCs w:val="0"/>
            <w:lang w:val="es-EC"/>
          </w:rPr>
          <w:t>eli</w:t>
        </w:r>
      </w:ins>
      <w:ins w:id="2143" w:author="marpa" w:date="2026-10-25T14:15:20Z">
        <w:r>
          <w:rPr>
            <w:rFonts w:hint="default"/>
            <w:b w:val="0"/>
            <w:bCs w:val="0"/>
            <w:lang w:val="es-EC"/>
          </w:rPr>
          <w:t xml:space="preserve">mina de </w:t>
        </w:r>
      </w:ins>
      <w:ins w:id="2144" w:author="marpa" w:date="2026-10-25T14:15:21Z">
        <w:r>
          <w:rPr>
            <w:rFonts w:hint="default"/>
            <w:b w:val="0"/>
            <w:bCs w:val="0"/>
            <w:lang w:val="es-EC"/>
          </w:rPr>
          <w:t>su alm</w:t>
        </w:r>
      </w:ins>
      <w:ins w:id="2145" w:author="marpa" w:date="2026-10-25T14:15:22Z">
        <w:r>
          <w:rPr>
            <w:rFonts w:hint="default"/>
            <w:b w:val="0"/>
            <w:bCs w:val="0"/>
            <w:lang w:val="es-EC"/>
          </w:rPr>
          <w:t>acen</w:t>
        </w:r>
      </w:ins>
      <w:ins w:id="2146" w:author="marpa" w:date="2026-10-25T14:15:23Z">
        <w:r>
          <w:rPr>
            <w:rFonts w:hint="default"/>
            <w:b w:val="0"/>
            <w:bCs w:val="0"/>
            <w:lang w:val="es-EC"/>
          </w:rPr>
          <w:t xml:space="preserve">amiento </w:t>
        </w:r>
      </w:ins>
      <w:ins w:id="2147" w:author="marpa" w:date="2026-10-25T14:15:24Z">
        <w:r>
          <w:rPr>
            <w:rFonts w:hint="default"/>
            <w:b w:val="0"/>
            <w:bCs w:val="0"/>
            <w:lang w:val="es-EC"/>
          </w:rPr>
          <w:t xml:space="preserve">y </w:t>
        </w:r>
      </w:ins>
      <w:ins w:id="2148" w:author="marpa" w:date="2026-10-25T14:15:28Z">
        <w:r>
          <w:rPr>
            <w:rFonts w:hint="default"/>
            <w:b w:val="0"/>
            <w:bCs w:val="0"/>
            <w:lang w:val="es-EC"/>
          </w:rPr>
          <w:t>eli</w:t>
        </w:r>
      </w:ins>
      <w:ins w:id="2149" w:author="marpa" w:date="2026-10-25T14:15:29Z">
        <w:r>
          <w:rPr>
            <w:rFonts w:hint="default"/>
            <w:b w:val="0"/>
            <w:bCs w:val="0"/>
            <w:lang w:val="es-EC"/>
          </w:rPr>
          <w:t>m</w:t>
        </w:r>
      </w:ins>
      <w:ins w:id="2150" w:author="marpa" w:date="2026-10-25T14:15:30Z">
        <w:r>
          <w:rPr>
            <w:rFonts w:hint="default"/>
            <w:b w:val="0"/>
            <w:bCs w:val="0"/>
            <w:lang w:val="es-EC"/>
          </w:rPr>
          <w:t>ina la</w:t>
        </w:r>
      </w:ins>
      <w:ins w:id="2151" w:author="marpa" w:date="2026-10-25T14:15:31Z">
        <w:r>
          <w:rPr>
            <w:rFonts w:hint="default"/>
            <w:b w:val="0"/>
            <w:bCs w:val="0"/>
            <w:lang w:val="es-EC"/>
          </w:rPr>
          <w:t xml:space="preserve"> s</w:t>
        </w:r>
      </w:ins>
      <w:ins w:id="2152" w:author="marpa" w:date="2026-10-25T14:15:32Z">
        <w:r>
          <w:rPr>
            <w:rFonts w:hint="default"/>
            <w:b w:val="0"/>
            <w:bCs w:val="0"/>
            <w:lang w:val="es-EC"/>
          </w:rPr>
          <w:t>esión</w:t>
        </w:r>
      </w:ins>
      <w:ins w:id="2153" w:author="marpa" w:date="2026-10-25T14:15:33Z">
        <w:r>
          <w:rPr>
            <w:rFonts w:hint="default"/>
            <w:b w:val="0"/>
            <w:bCs w:val="0"/>
            <w:lang w:val="es-EC"/>
          </w:rPr>
          <w:t>.</w:t>
        </w:r>
      </w:ins>
    </w:p>
    <w:p w14:paraId="056D6463">
      <w:pPr>
        <w:numPr>
          <w:ilvl w:val="0"/>
          <w:numId w:val="2"/>
          <w:ins w:id="2155" w:author="marpa" w:date="2026-10-25T14:11:11Z"/>
        </w:numPr>
        <w:ind w:left="420" w:hanging="420"/>
        <w:rPr>
          <w:ins w:id="2156" w:author="marpa" w:date="2026-10-25T14:14:45Z"/>
          <w:rFonts w:hint="default"/>
          <w:b/>
          <w:bCs/>
          <w:lang w:val="es-EC"/>
        </w:rPr>
        <w:pPrChange w:id="2154" w:author="marpa" w:date="2026-10-25T14:11:11Z">
          <w:pPr/>
        </w:pPrChange>
      </w:pPr>
      <w:ins w:id="2157" w:author="marpa" w:date="2026-10-25T14:13:05Z">
        <w:r>
          <w:rPr>
            <w:rFonts w:hint="default"/>
            <w:b/>
            <w:bCs/>
            <w:lang w:val="es-EC"/>
          </w:rPr>
          <w:t>F</w:t>
        </w:r>
      </w:ins>
      <w:ins w:id="2158" w:author="marpa" w:date="2026-10-25T14:13:07Z">
        <w:r>
          <w:rPr>
            <w:rFonts w:hint="default"/>
            <w:b/>
            <w:bCs/>
            <w:lang w:val="es-EC"/>
          </w:rPr>
          <w:t>iltro</w:t>
        </w:r>
      </w:ins>
      <w:ins w:id="2159" w:author="marpa" w:date="2026-10-25T14:13:08Z">
        <w:r>
          <w:rPr>
            <w:rFonts w:hint="default"/>
            <w:b/>
            <w:bCs/>
            <w:lang w:val="es-EC"/>
          </w:rPr>
          <w:t>Cors</w:t>
        </w:r>
      </w:ins>
      <w:ins w:id="2160" w:author="marpa" w:date="2026-10-25T14:13:09Z">
        <w:r>
          <w:rPr>
            <w:rFonts w:hint="default"/>
            <w:b/>
            <w:bCs/>
            <w:lang w:val="es-EC"/>
          </w:rPr>
          <w:t>:</w:t>
        </w:r>
      </w:ins>
      <w:ins w:id="2161" w:author="marpa" w:date="2026-10-25T14:13:10Z">
        <w:r>
          <w:rPr>
            <w:rFonts w:hint="default"/>
            <w:b w:val="0"/>
            <w:bCs w:val="0"/>
            <w:lang w:val="es-EC"/>
          </w:rPr>
          <w:t xml:space="preserve"> </w:t>
        </w:r>
      </w:ins>
      <w:ins w:id="2162" w:author="marpa" w:date="2026-10-25T14:13:16Z">
        <w:r>
          <w:rPr>
            <w:rFonts w:hint="default"/>
            <w:b w:val="0"/>
            <w:bCs w:val="0"/>
            <w:lang w:val="es-EC"/>
          </w:rPr>
          <w:t>Man</w:t>
        </w:r>
      </w:ins>
      <w:ins w:id="2163" w:author="marpa" w:date="2026-10-25T14:13:17Z">
        <w:r>
          <w:rPr>
            <w:rFonts w:hint="default"/>
            <w:b w:val="0"/>
            <w:bCs w:val="0"/>
            <w:lang w:val="es-EC"/>
          </w:rPr>
          <w:t>eja la s</w:t>
        </w:r>
      </w:ins>
      <w:ins w:id="2164" w:author="marpa" w:date="2026-10-25T14:13:18Z">
        <w:r>
          <w:rPr>
            <w:rFonts w:hint="default"/>
            <w:b w:val="0"/>
            <w:bCs w:val="0"/>
            <w:lang w:val="es-EC"/>
          </w:rPr>
          <w:t>egurida</w:t>
        </w:r>
      </w:ins>
      <w:ins w:id="2165" w:author="marpa" w:date="2026-10-25T14:13:19Z">
        <w:r>
          <w:rPr>
            <w:rFonts w:hint="default"/>
            <w:b w:val="0"/>
            <w:bCs w:val="0"/>
            <w:lang w:val="es-EC"/>
          </w:rPr>
          <w:t xml:space="preserve">d </w:t>
        </w:r>
      </w:ins>
      <w:ins w:id="2166" w:author="marpa" w:date="2026-10-25T14:13:20Z">
        <w:r>
          <w:rPr>
            <w:rFonts w:hint="default"/>
            <w:b w:val="0"/>
            <w:bCs w:val="0"/>
            <w:lang w:val="es-EC"/>
          </w:rPr>
          <w:t>de la</w:t>
        </w:r>
      </w:ins>
      <w:ins w:id="2167" w:author="marpa" w:date="2026-10-25T14:13:21Z">
        <w:r>
          <w:rPr>
            <w:rFonts w:hint="default"/>
            <w:b w:val="0"/>
            <w:bCs w:val="0"/>
            <w:lang w:val="es-EC"/>
          </w:rPr>
          <w:t>s conex</w:t>
        </w:r>
      </w:ins>
      <w:ins w:id="2168" w:author="marpa" w:date="2026-10-25T14:13:22Z">
        <w:r>
          <w:rPr>
            <w:rFonts w:hint="default"/>
            <w:b w:val="0"/>
            <w:bCs w:val="0"/>
            <w:lang w:val="es-EC"/>
          </w:rPr>
          <w:t>iones</w:t>
        </w:r>
      </w:ins>
      <w:ins w:id="2169" w:author="marpa" w:date="2026-10-25T14:13:26Z">
        <w:r>
          <w:rPr>
            <w:rFonts w:hint="default"/>
            <w:b w:val="0"/>
            <w:bCs w:val="0"/>
            <w:lang w:val="es-EC"/>
          </w:rPr>
          <w:t xml:space="preserve"> exte</w:t>
        </w:r>
      </w:ins>
      <w:ins w:id="2170" w:author="marpa" w:date="2026-10-25T14:13:27Z">
        <w:r>
          <w:rPr>
            <w:rFonts w:hint="default"/>
            <w:b w:val="0"/>
            <w:bCs w:val="0"/>
            <w:lang w:val="es-EC"/>
          </w:rPr>
          <w:t xml:space="preserve">rnas </w:t>
        </w:r>
      </w:ins>
      <w:ins w:id="2171" w:author="marpa" w:date="2026-10-25T14:13:28Z">
        <w:r>
          <w:rPr>
            <w:rFonts w:hint="default"/>
            <w:b w:val="0"/>
            <w:bCs w:val="0"/>
            <w:lang w:val="es-EC"/>
          </w:rPr>
          <w:t>haci</w:t>
        </w:r>
      </w:ins>
      <w:ins w:id="2172" w:author="marpa" w:date="2026-10-25T14:13:29Z">
        <w:r>
          <w:rPr>
            <w:rFonts w:hint="default"/>
            <w:b w:val="0"/>
            <w:bCs w:val="0"/>
            <w:lang w:val="es-EC"/>
          </w:rPr>
          <w:t>a</w:t>
        </w:r>
      </w:ins>
      <w:ins w:id="2173" w:author="marpa" w:date="2026-10-25T14:13:22Z">
        <w:r>
          <w:rPr>
            <w:rFonts w:hint="default"/>
            <w:b w:val="0"/>
            <w:bCs w:val="0"/>
            <w:lang w:val="es-EC"/>
          </w:rPr>
          <w:t xml:space="preserve"> </w:t>
        </w:r>
      </w:ins>
      <w:ins w:id="2174" w:author="marpa" w:date="2026-10-25T14:13:29Z">
        <w:r>
          <w:rPr>
            <w:rFonts w:hint="default"/>
            <w:b w:val="0"/>
            <w:bCs w:val="0"/>
            <w:lang w:val="es-EC"/>
          </w:rPr>
          <w:t>e</w:t>
        </w:r>
      </w:ins>
      <w:ins w:id="2175" w:author="marpa" w:date="2026-10-25T14:13:22Z">
        <w:r>
          <w:rPr>
            <w:rFonts w:hint="default"/>
            <w:b w:val="0"/>
            <w:bCs w:val="0"/>
            <w:lang w:val="es-EC"/>
          </w:rPr>
          <w:t>l</w:t>
        </w:r>
      </w:ins>
      <w:ins w:id="2176" w:author="marpa" w:date="2026-10-25T14:13:23Z">
        <w:r>
          <w:rPr>
            <w:rFonts w:hint="default"/>
            <w:b w:val="0"/>
            <w:bCs w:val="0"/>
            <w:lang w:val="es-EC"/>
          </w:rPr>
          <w:t xml:space="preserve"> servido</w:t>
        </w:r>
      </w:ins>
      <w:ins w:id="2177" w:author="marpa" w:date="2026-10-25T14:13:24Z">
        <w:r>
          <w:rPr>
            <w:rFonts w:hint="default"/>
            <w:b w:val="0"/>
            <w:bCs w:val="0"/>
            <w:lang w:val="es-EC"/>
          </w:rPr>
          <w:t>r</w:t>
        </w:r>
      </w:ins>
      <w:ins w:id="2178" w:author="marpa" w:date="2026-10-25T14:13:31Z">
        <w:r>
          <w:rPr>
            <w:rFonts w:hint="default"/>
            <w:b w:val="0"/>
            <w:bCs w:val="0"/>
            <w:lang w:val="es-EC"/>
          </w:rPr>
          <w:t>.</w:t>
        </w:r>
      </w:ins>
    </w:p>
    <w:p w14:paraId="7781684D">
      <w:pPr>
        <w:numPr>
          <w:ilvl w:val="0"/>
          <w:numId w:val="2"/>
          <w:ins w:id="2180" w:author="marpa" w:date="2026-10-25T14:11:11Z"/>
        </w:numPr>
        <w:ind w:left="420" w:hanging="420"/>
        <w:rPr>
          <w:ins w:id="2181" w:author="marpa" w:date="2026-10-25T14:08:52Z"/>
          <w:rFonts w:hint="default"/>
          <w:b/>
          <w:bCs/>
          <w:lang w:val="es-EC"/>
          <w:rPrChange w:id="2182" w:author="marpa" w:date="2026-10-25T14:11:41Z">
            <w:rPr>
              <w:ins w:id="2183" w:author="marpa" w:date="2026-10-25T14:08:52Z"/>
              <w:rFonts w:hint="default"/>
              <w:lang w:val="es-EC"/>
            </w:rPr>
          </w:rPrChange>
        </w:rPr>
        <w:pPrChange w:id="2179" w:author="marpa" w:date="2026-10-25T14:11:11Z">
          <w:pPr/>
        </w:pPrChange>
      </w:pPr>
      <w:ins w:id="2184" w:author="marpa" w:date="2026-10-25T14:14:47Z">
        <w:r>
          <w:rPr>
            <w:rFonts w:hint="default"/>
            <w:b/>
            <w:bCs/>
            <w:lang w:val="es-EC"/>
          </w:rPr>
          <w:t>Sesi</w:t>
        </w:r>
      </w:ins>
      <w:ins w:id="2185" w:author="marpa" w:date="2026-10-25T14:14:48Z">
        <w:r>
          <w:rPr>
            <w:rFonts w:hint="default"/>
            <w:b/>
            <w:bCs/>
            <w:lang w:val="es-EC"/>
          </w:rPr>
          <w:t>ón:</w:t>
        </w:r>
      </w:ins>
      <w:ins w:id="2186" w:author="marpa" w:date="2026-10-25T14:14:49Z">
        <w:r>
          <w:rPr>
            <w:rFonts w:hint="default"/>
            <w:b w:val="0"/>
            <w:bCs w:val="0"/>
            <w:lang w:val="es-EC"/>
          </w:rPr>
          <w:t xml:space="preserve"> Entid</w:t>
        </w:r>
      </w:ins>
      <w:ins w:id="2187" w:author="marpa" w:date="2026-10-25T14:14:50Z">
        <w:r>
          <w:rPr>
            <w:rFonts w:hint="default"/>
            <w:b w:val="0"/>
            <w:bCs w:val="0"/>
            <w:lang w:val="es-EC"/>
          </w:rPr>
          <w:t xml:space="preserve">ad </w:t>
        </w:r>
      </w:ins>
      <w:ins w:id="2188" w:author="marpa" w:date="2026-10-25T14:14:56Z">
        <w:r>
          <w:rPr>
            <w:rFonts w:hint="default"/>
            <w:b w:val="0"/>
            <w:bCs w:val="0"/>
            <w:lang w:val="es-EC"/>
          </w:rPr>
          <w:t>que ma</w:t>
        </w:r>
      </w:ins>
      <w:ins w:id="2189" w:author="marpa" w:date="2026-10-25T14:14:57Z">
        <w:r>
          <w:rPr>
            <w:rFonts w:hint="default"/>
            <w:b w:val="0"/>
            <w:bCs w:val="0"/>
            <w:lang w:val="es-EC"/>
          </w:rPr>
          <w:t>neja</w:t>
        </w:r>
      </w:ins>
      <w:ins w:id="2190" w:author="marpa" w:date="2026-10-25T14:14:58Z">
        <w:r>
          <w:rPr>
            <w:rFonts w:hint="default"/>
            <w:b w:val="0"/>
            <w:bCs w:val="0"/>
            <w:lang w:val="es-EC"/>
          </w:rPr>
          <w:t xml:space="preserve"> los dato</w:t>
        </w:r>
      </w:ins>
      <w:ins w:id="2191" w:author="marpa" w:date="2026-10-25T14:14:59Z">
        <w:r>
          <w:rPr>
            <w:rFonts w:hint="default"/>
            <w:b w:val="0"/>
            <w:bCs w:val="0"/>
            <w:lang w:val="es-EC"/>
          </w:rPr>
          <w:t xml:space="preserve">s de </w:t>
        </w:r>
      </w:ins>
      <w:ins w:id="2192" w:author="marpa" w:date="2026-10-25T14:15:00Z">
        <w:r>
          <w:rPr>
            <w:rFonts w:hint="default"/>
            <w:b w:val="0"/>
            <w:bCs w:val="0"/>
            <w:lang w:val="es-EC"/>
          </w:rPr>
          <w:t>una s</w:t>
        </w:r>
      </w:ins>
      <w:ins w:id="2193" w:author="marpa" w:date="2026-10-25T14:15:01Z">
        <w:r>
          <w:rPr>
            <w:rFonts w:hint="default"/>
            <w:b w:val="0"/>
            <w:bCs w:val="0"/>
            <w:lang w:val="es-EC"/>
          </w:rPr>
          <w:t>esión</w:t>
        </w:r>
      </w:ins>
      <w:ins w:id="2194" w:author="marpa" w:date="2026-10-25T14:15:02Z">
        <w:r>
          <w:rPr>
            <w:rFonts w:hint="default"/>
            <w:b w:val="0"/>
            <w:bCs w:val="0"/>
            <w:lang w:val="es-EC"/>
          </w:rPr>
          <w:t xml:space="preserve">a </w:t>
        </w:r>
      </w:ins>
      <w:ins w:id="2195" w:author="marpa" w:date="2026-10-25T14:15:03Z">
        <w:r>
          <w:rPr>
            <w:rFonts w:hint="default"/>
            <w:b w:val="0"/>
            <w:bCs w:val="0"/>
            <w:lang w:val="es-EC"/>
          </w:rPr>
          <w:t>act</w:t>
        </w:r>
      </w:ins>
      <w:ins w:id="2196" w:author="marpa" w:date="2026-10-25T14:15:04Z">
        <w:r>
          <w:rPr>
            <w:rFonts w:hint="default"/>
            <w:b w:val="0"/>
            <w:bCs w:val="0"/>
            <w:lang w:val="es-EC"/>
          </w:rPr>
          <w:t>iva de</w:t>
        </w:r>
      </w:ins>
      <w:ins w:id="2197" w:author="marpa" w:date="2026-10-25T14:15:05Z">
        <w:r>
          <w:rPr>
            <w:rFonts w:hint="default"/>
            <w:b w:val="0"/>
            <w:bCs w:val="0"/>
            <w:lang w:val="es-EC"/>
          </w:rPr>
          <w:t xml:space="preserve"> </w:t>
        </w:r>
      </w:ins>
      <w:ins w:id="2198" w:author="marpa" w:date="2026-10-25T14:15:07Z">
        <w:r>
          <w:rPr>
            <w:rFonts w:hint="default"/>
            <w:b w:val="0"/>
            <w:bCs w:val="0"/>
            <w:lang w:val="es-EC"/>
          </w:rPr>
          <w:t>un clie</w:t>
        </w:r>
      </w:ins>
      <w:ins w:id="2199" w:author="marpa" w:date="2026-10-25T14:15:08Z">
        <w:r>
          <w:rPr>
            <w:rFonts w:hint="default"/>
            <w:b w:val="0"/>
            <w:bCs w:val="0"/>
            <w:lang w:val="es-EC"/>
          </w:rPr>
          <w:t>nte.</w:t>
        </w:r>
      </w:ins>
    </w:p>
    <w:p w14:paraId="4F8CF671">
      <w:pPr>
        <w:pStyle w:val="6"/>
        <w:rPr>
          <w:ins w:id="2200" w:author="marpa" w:date="2026-10-25T14:13:47Z"/>
          <w:rFonts w:hint="default"/>
          <w:lang w:val="es-EC"/>
        </w:rPr>
      </w:pPr>
      <w:ins w:id="2201" w:author="marpa" w:date="2026-10-25T14:13:47Z">
        <w:r>
          <w:rPr/>
          <w:t xml:space="preserve">Tabla 5. Clase </w:t>
        </w:r>
      </w:ins>
      <w:ins w:id="2202" w:author="marpa" w:date="2026-10-25T14:15:47Z">
        <w:r>
          <w:rPr>
            <w:rFonts w:hint="default"/>
            <w:b w:val="0"/>
            <w:bCs w:val="0"/>
            <w:lang w:val="es-EC"/>
            <w:rPrChange w:id="2203" w:author="marpa" w:date="2026-10-25T14:15:48Z">
              <w:rPr>
                <w:rFonts w:hint="default"/>
                <w:b/>
                <w:bCs/>
                <w:lang w:val="es-EC"/>
              </w:rPr>
            </w:rPrChange>
          </w:rPr>
          <w:t>AdministradorCredenciales</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3D6B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205" w:author="marpa" w:date="2026-10-25T14:14:09Z"/>
        </w:trPr>
        <w:tc>
          <w:tcPr>
            <w:tcW w:w="8494" w:type="dxa"/>
            <w:shd w:val="clear" w:color="auto" w:fill="D9D9D9"/>
          </w:tcPr>
          <w:p w14:paraId="64504D88">
            <w:pPr>
              <w:spacing w:before="0" w:after="0" w:line="240" w:lineRule="auto"/>
              <w:rPr>
                <w:ins w:id="2206" w:author="marpa" w:date="2026-10-25T14:16:18Z"/>
                <w:rFonts w:hint="default" w:ascii="Courier New" w:hAnsi="Courier New" w:eastAsia="Courier New" w:cs="Courier New"/>
                <w:color w:val="000000"/>
                <w:sz w:val="16"/>
                <w:szCs w:val="16"/>
              </w:rPr>
            </w:pPr>
            <w:ins w:id="2207" w:author="marpa" w:date="2026-10-25T14:14:09Z">
              <w:r>
                <w:rPr>
                  <w:rFonts w:hint="default" w:ascii="Courier New" w:hAnsi="Courier New" w:eastAsia="Courier New" w:cs="Courier New"/>
                  <w:color w:val="000000"/>
                  <w:sz w:val="16"/>
                  <w:szCs w:val="16"/>
                </w:rPr>
                <w:t xml:space="preserve">  </w:t>
              </w:r>
            </w:ins>
            <w:ins w:id="2208" w:author="marpa" w:date="2026-10-25T14:16:18Z">
              <w:r>
                <w:rPr>
                  <w:rFonts w:hint="default" w:ascii="Courier New" w:hAnsi="Courier New" w:eastAsia="Courier New" w:cs="Courier New"/>
                  <w:color w:val="000000"/>
                  <w:sz w:val="16"/>
                  <w:szCs w:val="16"/>
                </w:rPr>
                <w:t>package ec.edu.monster.seguridad;</w:t>
              </w:r>
            </w:ins>
          </w:p>
          <w:p w14:paraId="4677064F">
            <w:pPr>
              <w:spacing w:before="0" w:after="0" w:line="240" w:lineRule="auto"/>
              <w:rPr>
                <w:ins w:id="2209" w:author="marpa" w:date="2026-10-25T14:16:18Z"/>
                <w:rFonts w:hint="default" w:ascii="Courier New" w:hAnsi="Courier New" w:eastAsia="Courier New" w:cs="Courier New"/>
                <w:color w:val="000000"/>
                <w:sz w:val="16"/>
                <w:szCs w:val="16"/>
              </w:rPr>
            </w:pPr>
          </w:p>
          <w:p w14:paraId="041675F4">
            <w:pPr>
              <w:spacing w:before="0" w:after="0" w:line="240" w:lineRule="auto"/>
              <w:rPr>
                <w:ins w:id="2210" w:author="marpa" w:date="2026-10-25T14:16:18Z"/>
                <w:rFonts w:hint="default" w:ascii="Courier New" w:hAnsi="Courier New" w:eastAsia="Courier New" w:cs="Courier New"/>
                <w:color w:val="000000"/>
                <w:sz w:val="16"/>
                <w:szCs w:val="16"/>
              </w:rPr>
            </w:pPr>
            <w:ins w:id="2211" w:author="marpa" w:date="2026-10-25T14:16:18Z">
              <w:r>
                <w:rPr>
                  <w:rFonts w:hint="default" w:ascii="Courier New" w:hAnsi="Courier New" w:eastAsia="Courier New" w:cs="Courier New"/>
                  <w:color w:val="000000"/>
                  <w:sz w:val="16"/>
                  <w:szCs w:val="16"/>
                </w:rPr>
                <w:t>public final class AdministradorCredenciales {</w:t>
              </w:r>
            </w:ins>
          </w:p>
          <w:p w14:paraId="124E83EC">
            <w:pPr>
              <w:spacing w:before="0" w:after="0" w:line="240" w:lineRule="auto"/>
              <w:rPr>
                <w:ins w:id="2212" w:author="marpa" w:date="2026-10-25T14:16:18Z"/>
                <w:rFonts w:hint="default" w:ascii="Courier New" w:hAnsi="Courier New" w:eastAsia="Courier New" w:cs="Courier New"/>
                <w:color w:val="000000"/>
                <w:sz w:val="16"/>
                <w:szCs w:val="16"/>
              </w:rPr>
            </w:pPr>
          </w:p>
          <w:p w14:paraId="1FEBEC88">
            <w:pPr>
              <w:spacing w:before="0" w:after="0" w:line="240" w:lineRule="auto"/>
              <w:rPr>
                <w:ins w:id="2213" w:author="marpa" w:date="2026-10-25T14:16:18Z"/>
                <w:rFonts w:hint="default" w:ascii="Courier New" w:hAnsi="Courier New" w:eastAsia="Courier New" w:cs="Courier New"/>
                <w:color w:val="000000"/>
                <w:sz w:val="16"/>
                <w:szCs w:val="16"/>
              </w:rPr>
            </w:pPr>
            <w:ins w:id="2214" w:author="marpa" w:date="2026-10-25T14:16:18Z">
              <w:r>
                <w:rPr>
                  <w:rFonts w:hint="default" w:ascii="Courier New" w:hAnsi="Courier New" w:eastAsia="Courier New" w:cs="Courier New"/>
                  <w:color w:val="000000"/>
                  <w:sz w:val="16"/>
                  <w:szCs w:val="16"/>
                </w:rPr>
                <w:t xml:space="preserve">    private static final String USUARIO = "MONSTER";</w:t>
              </w:r>
            </w:ins>
          </w:p>
          <w:p w14:paraId="02A83B1A">
            <w:pPr>
              <w:spacing w:before="0" w:after="0" w:line="240" w:lineRule="auto"/>
              <w:rPr>
                <w:ins w:id="2215" w:author="marpa" w:date="2026-10-25T14:16:18Z"/>
                <w:rFonts w:hint="default" w:ascii="Courier New" w:hAnsi="Courier New" w:eastAsia="Courier New" w:cs="Courier New"/>
                <w:color w:val="000000"/>
                <w:sz w:val="16"/>
                <w:szCs w:val="16"/>
              </w:rPr>
            </w:pPr>
            <w:ins w:id="2216" w:author="marpa" w:date="2026-10-25T14:16:18Z">
              <w:r>
                <w:rPr>
                  <w:rFonts w:hint="default" w:ascii="Courier New" w:hAnsi="Courier New" w:eastAsia="Courier New" w:cs="Courier New"/>
                  <w:color w:val="000000"/>
                  <w:sz w:val="16"/>
                  <w:szCs w:val="16"/>
                </w:rPr>
                <w:t xml:space="preserve">    private static String contrasenia = "MONSTER9";</w:t>
              </w:r>
            </w:ins>
          </w:p>
          <w:p w14:paraId="2AE5828B">
            <w:pPr>
              <w:spacing w:before="0" w:after="0" w:line="240" w:lineRule="auto"/>
              <w:rPr>
                <w:ins w:id="2217" w:author="marpa" w:date="2026-10-25T14:16:18Z"/>
                <w:rFonts w:hint="default" w:ascii="Courier New" w:hAnsi="Courier New" w:eastAsia="Courier New" w:cs="Courier New"/>
                <w:color w:val="000000"/>
                <w:sz w:val="16"/>
                <w:szCs w:val="16"/>
              </w:rPr>
            </w:pPr>
          </w:p>
          <w:p w14:paraId="4E564497">
            <w:pPr>
              <w:spacing w:before="0" w:after="0" w:line="240" w:lineRule="auto"/>
              <w:rPr>
                <w:ins w:id="2218" w:author="marpa" w:date="2026-10-25T14:16:18Z"/>
                <w:rFonts w:hint="default" w:ascii="Courier New" w:hAnsi="Courier New" w:eastAsia="Courier New" w:cs="Courier New"/>
                <w:color w:val="000000"/>
                <w:sz w:val="16"/>
                <w:szCs w:val="16"/>
              </w:rPr>
            </w:pPr>
            <w:ins w:id="2219" w:author="marpa" w:date="2026-10-25T14:16:18Z">
              <w:r>
                <w:rPr>
                  <w:rFonts w:hint="default" w:ascii="Courier New" w:hAnsi="Courier New" w:eastAsia="Courier New" w:cs="Courier New"/>
                  <w:color w:val="000000"/>
                  <w:sz w:val="16"/>
                  <w:szCs w:val="16"/>
                </w:rPr>
                <w:t xml:space="preserve">    private AdministradorCredenciales() {</w:t>
              </w:r>
            </w:ins>
          </w:p>
          <w:p w14:paraId="079C824A">
            <w:pPr>
              <w:spacing w:before="0" w:after="0" w:line="240" w:lineRule="auto"/>
              <w:rPr>
                <w:ins w:id="2220" w:author="marpa" w:date="2026-10-25T14:16:18Z"/>
                <w:rFonts w:hint="default" w:ascii="Courier New" w:hAnsi="Courier New" w:eastAsia="Courier New" w:cs="Courier New"/>
                <w:color w:val="000000"/>
                <w:sz w:val="16"/>
                <w:szCs w:val="16"/>
              </w:rPr>
            </w:pPr>
            <w:ins w:id="2221" w:author="marpa" w:date="2026-10-25T14:16:18Z">
              <w:r>
                <w:rPr>
                  <w:rFonts w:hint="default" w:ascii="Courier New" w:hAnsi="Courier New" w:eastAsia="Courier New" w:cs="Courier New"/>
                  <w:color w:val="000000"/>
                  <w:sz w:val="16"/>
                  <w:szCs w:val="16"/>
                </w:rPr>
                <w:t xml:space="preserve">    }</w:t>
              </w:r>
            </w:ins>
          </w:p>
          <w:p w14:paraId="0E8E06A7">
            <w:pPr>
              <w:spacing w:before="0" w:after="0" w:line="240" w:lineRule="auto"/>
              <w:rPr>
                <w:ins w:id="2222" w:author="marpa" w:date="2026-10-25T14:16:18Z"/>
                <w:rFonts w:hint="default" w:ascii="Courier New" w:hAnsi="Courier New" w:eastAsia="Courier New" w:cs="Courier New"/>
                <w:color w:val="000000"/>
                <w:sz w:val="16"/>
                <w:szCs w:val="16"/>
              </w:rPr>
            </w:pPr>
          </w:p>
          <w:p w14:paraId="089FAC02">
            <w:pPr>
              <w:spacing w:before="0" w:after="0" w:line="240" w:lineRule="auto"/>
              <w:rPr>
                <w:ins w:id="2223" w:author="marpa" w:date="2026-10-25T14:16:18Z"/>
                <w:rFonts w:hint="default" w:ascii="Courier New" w:hAnsi="Courier New" w:eastAsia="Courier New" w:cs="Courier New"/>
                <w:color w:val="000000"/>
                <w:sz w:val="16"/>
                <w:szCs w:val="16"/>
              </w:rPr>
            </w:pPr>
            <w:ins w:id="2224" w:author="marpa" w:date="2026-10-25T14:16:18Z">
              <w:r>
                <w:rPr>
                  <w:rFonts w:hint="default" w:ascii="Courier New" w:hAnsi="Courier New" w:eastAsia="Courier New" w:cs="Courier New"/>
                  <w:color w:val="000000"/>
                  <w:sz w:val="16"/>
                  <w:szCs w:val="16"/>
                </w:rPr>
                <w:t xml:space="preserve">    public static synchronized boolean validarCredenciales(String usuario, String contraseniaIngresada) {</w:t>
              </w:r>
            </w:ins>
          </w:p>
          <w:p w14:paraId="5C9EDD65">
            <w:pPr>
              <w:spacing w:before="0" w:after="0" w:line="240" w:lineRule="auto"/>
              <w:rPr>
                <w:ins w:id="2225" w:author="marpa" w:date="2026-10-25T14:16:18Z"/>
                <w:rFonts w:hint="default" w:ascii="Courier New" w:hAnsi="Courier New" w:eastAsia="Courier New" w:cs="Courier New"/>
                <w:color w:val="000000"/>
                <w:sz w:val="16"/>
                <w:szCs w:val="16"/>
              </w:rPr>
            </w:pPr>
            <w:ins w:id="2226" w:author="marpa" w:date="2026-10-25T14:16:18Z">
              <w:r>
                <w:rPr>
                  <w:rFonts w:hint="default" w:ascii="Courier New" w:hAnsi="Courier New" w:eastAsia="Courier New" w:cs="Courier New"/>
                  <w:color w:val="000000"/>
                  <w:sz w:val="16"/>
                  <w:szCs w:val="16"/>
                </w:rPr>
                <w:t xml:space="preserve">        return USUARIO.equals(usuario) &amp;&amp; contrasenia.equals(contraseniaIngresada);</w:t>
              </w:r>
            </w:ins>
          </w:p>
          <w:p w14:paraId="6915CB9C">
            <w:pPr>
              <w:spacing w:before="0" w:after="0" w:line="240" w:lineRule="auto"/>
              <w:rPr>
                <w:ins w:id="2227" w:author="marpa" w:date="2026-10-25T14:16:18Z"/>
                <w:rFonts w:hint="default" w:ascii="Courier New" w:hAnsi="Courier New" w:eastAsia="Courier New" w:cs="Courier New"/>
                <w:color w:val="000000"/>
                <w:sz w:val="16"/>
                <w:szCs w:val="16"/>
              </w:rPr>
            </w:pPr>
            <w:ins w:id="2228" w:author="marpa" w:date="2026-10-25T14:16:18Z">
              <w:r>
                <w:rPr>
                  <w:rFonts w:hint="default" w:ascii="Courier New" w:hAnsi="Courier New" w:eastAsia="Courier New" w:cs="Courier New"/>
                  <w:color w:val="000000"/>
                  <w:sz w:val="16"/>
                  <w:szCs w:val="16"/>
                </w:rPr>
                <w:t xml:space="preserve">    }</w:t>
              </w:r>
            </w:ins>
          </w:p>
          <w:p w14:paraId="53123EA0">
            <w:pPr>
              <w:spacing w:before="0" w:after="0" w:line="240" w:lineRule="auto"/>
              <w:rPr>
                <w:ins w:id="2229" w:author="marpa" w:date="2026-10-25T14:16:18Z"/>
                <w:rFonts w:hint="default" w:ascii="Courier New" w:hAnsi="Courier New" w:eastAsia="Courier New" w:cs="Courier New"/>
                <w:color w:val="000000"/>
                <w:sz w:val="16"/>
                <w:szCs w:val="16"/>
              </w:rPr>
            </w:pPr>
          </w:p>
          <w:p w14:paraId="5442CF74">
            <w:pPr>
              <w:spacing w:before="0" w:after="0" w:line="240" w:lineRule="auto"/>
              <w:rPr>
                <w:ins w:id="2230" w:author="marpa" w:date="2026-10-25T14:16:18Z"/>
                <w:rFonts w:hint="default" w:ascii="Courier New" w:hAnsi="Courier New" w:eastAsia="Courier New" w:cs="Courier New"/>
                <w:color w:val="000000"/>
                <w:sz w:val="16"/>
                <w:szCs w:val="16"/>
              </w:rPr>
            </w:pPr>
            <w:ins w:id="2231" w:author="marpa" w:date="2026-10-25T14:16:18Z">
              <w:r>
                <w:rPr>
                  <w:rFonts w:hint="default" w:ascii="Courier New" w:hAnsi="Courier New" w:eastAsia="Courier New" w:cs="Courier New"/>
                  <w:color w:val="000000"/>
                  <w:sz w:val="16"/>
                  <w:szCs w:val="16"/>
                </w:rPr>
                <w:t xml:space="preserve">    public static synchronized void cambiarContrasenia(String contraseniaActual, String contraseniaNueva) {</w:t>
              </w:r>
            </w:ins>
          </w:p>
          <w:p w14:paraId="586DC089">
            <w:pPr>
              <w:spacing w:before="0" w:after="0" w:line="240" w:lineRule="auto"/>
              <w:rPr>
                <w:ins w:id="2232" w:author="marpa" w:date="2026-10-25T14:16:18Z"/>
                <w:rFonts w:hint="default" w:ascii="Courier New" w:hAnsi="Courier New" w:eastAsia="Courier New" w:cs="Courier New"/>
                <w:color w:val="000000"/>
                <w:sz w:val="16"/>
                <w:szCs w:val="16"/>
              </w:rPr>
            </w:pPr>
            <w:ins w:id="2233" w:author="marpa" w:date="2026-10-25T14:16:18Z">
              <w:r>
                <w:rPr>
                  <w:rFonts w:hint="default" w:ascii="Courier New" w:hAnsi="Courier New" w:eastAsia="Courier New" w:cs="Courier New"/>
                  <w:color w:val="000000"/>
                  <w:sz w:val="16"/>
                  <w:szCs w:val="16"/>
                </w:rPr>
                <w:t xml:space="preserve">        if (!contrasenia.equals(contraseniaActual)) {</w:t>
              </w:r>
            </w:ins>
          </w:p>
          <w:p w14:paraId="32584D8B">
            <w:pPr>
              <w:spacing w:before="0" w:after="0" w:line="240" w:lineRule="auto"/>
              <w:rPr>
                <w:ins w:id="2234" w:author="marpa" w:date="2026-10-25T14:16:18Z"/>
                <w:rFonts w:hint="default" w:ascii="Courier New" w:hAnsi="Courier New" w:eastAsia="Courier New" w:cs="Courier New"/>
                <w:color w:val="000000"/>
                <w:sz w:val="16"/>
                <w:szCs w:val="16"/>
              </w:rPr>
            </w:pPr>
            <w:ins w:id="2235" w:author="marpa" w:date="2026-10-25T14:16:18Z">
              <w:r>
                <w:rPr>
                  <w:rFonts w:hint="default" w:ascii="Courier New" w:hAnsi="Courier New" w:eastAsia="Courier New" w:cs="Courier New"/>
                  <w:color w:val="000000"/>
                  <w:sz w:val="16"/>
                  <w:szCs w:val="16"/>
                </w:rPr>
                <w:t xml:space="preserve">            throw new RuntimeException("La contrasenia actual es incorrecta");</w:t>
              </w:r>
            </w:ins>
          </w:p>
          <w:p w14:paraId="61833A47">
            <w:pPr>
              <w:spacing w:before="0" w:after="0" w:line="240" w:lineRule="auto"/>
              <w:rPr>
                <w:ins w:id="2236" w:author="marpa" w:date="2026-10-25T14:16:18Z"/>
                <w:rFonts w:hint="default" w:ascii="Courier New" w:hAnsi="Courier New" w:eastAsia="Courier New" w:cs="Courier New"/>
                <w:color w:val="000000"/>
                <w:sz w:val="16"/>
                <w:szCs w:val="16"/>
              </w:rPr>
            </w:pPr>
            <w:ins w:id="2237" w:author="marpa" w:date="2026-10-25T14:16:18Z">
              <w:r>
                <w:rPr>
                  <w:rFonts w:hint="default" w:ascii="Courier New" w:hAnsi="Courier New" w:eastAsia="Courier New" w:cs="Courier New"/>
                  <w:color w:val="000000"/>
                  <w:sz w:val="16"/>
                  <w:szCs w:val="16"/>
                </w:rPr>
                <w:t xml:space="preserve">        }</w:t>
              </w:r>
            </w:ins>
          </w:p>
          <w:p w14:paraId="582D8D36">
            <w:pPr>
              <w:spacing w:before="0" w:after="0" w:line="240" w:lineRule="auto"/>
              <w:rPr>
                <w:ins w:id="2238" w:author="marpa" w:date="2026-10-25T14:16:18Z"/>
                <w:rFonts w:hint="default" w:ascii="Courier New" w:hAnsi="Courier New" w:eastAsia="Courier New" w:cs="Courier New"/>
                <w:color w:val="000000"/>
                <w:sz w:val="16"/>
                <w:szCs w:val="16"/>
              </w:rPr>
            </w:pPr>
          </w:p>
          <w:p w14:paraId="0E1A646C">
            <w:pPr>
              <w:spacing w:before="0" w:after="0" w:line="240" w:lineRule="auto"/>
              <w:rPr>
                <w:ins w:id="2239" w:author="marpa" w:date="2026-10-25T14:16:18Z"/>
                <w:rFonts w:hint="default" w:ascii="Courier New" w:hAnsi="Courier New" w:eastAsia="Courier New" w:cs="Courier New"/>
                <w:color w:val="000000"/>
                <w:sz w:val="16"/>
                <w:szCs w:val="16"/>
              </w:rPr>
            </w:pPr>
            <w:ins w:id="2240" w:author="marpa" w:date="2026-10-25T14:16:18Z">
              <w:r>
                <w:rPr>
                  <w:rFonts w:hint="default" w:ascii="Courier New" w:hAnsi="Courier New" w:eastAsia="Courier New" w:cs="Courier New"/>
                  <w:color w:val="000000"/>
                  <w:sz w:val="16"/>
                  <w:szCs w:val="16"/>
                </w:rPr>
                <w:t xml:space="preserve">        if (contraseniaNueva == null || contraseniaNueva.isBlank()) {</w:t>
              </w:r>
            </w:ins>
          </w:p>
          <w:p w14:paraId="36D99007">
            <w:pPr>
              <w:spacing w:before="0" w:after="0" w:line="240" w:lineRule="auto"/>
              <w:rPr>
                <w:ins w:id="2241" w:author="marpa" w:date="2026-10-25T14:16:18Z"/>
                <w:rFonts w:hint="default" w:ascii="Courier New" w:hAnsi="Courier New" w:eastAsia="Courier New" w:cs="Courier New"/>
                <w:color w:val="000000"/>
                <w:sz w:val="16"/>
                <w:szCs w:val="16"/>
              </w:rPr>
            </w:pPr>
            <w:ins w:id="2242" w:author="marpa" w:date="2026-10-25T14:16:18Z">
              <w:r>
                <w:rPr>
                  <w:rFonts w:hint="default" w:ascii="Courier New" w:hAnsi="Courier New" w:eastAsia="Courier New" w:cs="Courier New"/>
                  <w:color w:val="000000"/>
                  <w:sz w:val="16"/>
                  <w:szCs w:val="16"/>
                </w:rPr>
                <w:t xml:space="preserve">            throw new RuntimeException("La nueva contrasenia es obligatoria");</w:t>
              </w:r>
            </w:ins>
          </w:p>
          <w:p w14:paraId="29AC8268">
            <w:pPr>
              <w:spacing w:before="0" w:after="0" w:line="240" w:lineRule="auto"/>
              <w:rPr>
                <w:ins w:id="2243" w:author="marpa" w:date="2026-10-25T14:16:18Z"/>
                <w:rFonts w:hint="default" w:ascii="Courier New" w:hAnsi="Courier New" w:eastAsia="Courier New" w:cs="Courier New"/>
                <w:color w:val="000000"/>
                <w:sz w:val="16"/>
                <w:szCs w:val="16"/>
              </w:rPr>
            </w:pPr>
            <w:ins w:id="2244" w:author="marpa" w:date="2026-10-25T14:16:18Z">
              <w:r>
                <w:rPr>
                  <w:rFonts w:hint="default" w:ascii="Courier New" w:hAnsi="Courier New" w:eastAsia="Courier New" w:cs="Courier New"/>
                  <w:color w:val="000000"/>
                  <w:sz w:val="16"/>
                  <w:szCs w:val="16"/>
                </w:rPr>
                <w:t xml:space="preserve">        }</w:t>
              </w:r>
            </w:ins>
          </w:p>
          <w:p w14:paraId="3E866D17">
            <w:pPr>
              <w:spacing w:before="0" w:after="0" w:line="240" w:lineRule="auto"/>
              <w:rPr>
                <w:ins w:id="2245" w:author="marpa" w:date="2026-10-25T14:16:18Z"/>
                <w:rFonts w:hint="default" w:ascii="Courier New" w:hAnsi="Courier New" w:eastAsia="Courier New" w:cs="Courier New"/>
                <w:color w:val="000000"/>
                <w:sz w:val="16"/>
                <w:szCs w:val="16"/>
              </w:rPr>
            </w:pPr>
          </w:p>
          <w:p w14:paraId="5B5E301B">
            <w:pPr>
              <w:spacing w:before="0" w:after="0" w:line="240" w:lineRule="auto"/>
              <w:rPr>
                <w:ins w:id="2246" w:author="marpa" w:date="2026-10-25T14:16:18Z"/>
                <w:rFonts w:hint="default" w:ascii="Courier New" w:hAnsi="Courier New" w:eastAsia="Courier New" w:cs="Courier New"/>
                <w:color w:val="000000"/>
                <w:sz w:val="16"/>
                <w:szCs w:val="16"/>
              </w:rPr>
            </w:pPr>
            <w:ins w:id="2247" w:author="marpa" w:date="2026-10-25T14:16:18Z">
              <w:r>
                <w:rPr>
                  <w:rFonts w:hint="default" w:ascii="Courier New" w:hAnsi="Courier New" w:eastAsia="Courier New" w:cs="Courier New"/>
                  <w:color w:val="000000"/>
                  <w:sz w:val="16"/>
                  <w:szCs w:val="16"/>
                </w:rPr>
                <w:t xml:space="preserve">        contrasenia = contraseniaNueva;</w:t>
              </w:r>
            </w:ins>
          </w:p>
          <w:p w14:paraId="2204266F">
            <w:pPr>
              <w:spacing w:before="0" w:after="0" w:line="240" w:lineRule="auto"/>
              <w:rPr>
                <w:ins w:id="2248" w:author="marpa" w:date="2026-10-25T14:16:18Z"/>
                <w:rFonts w:hint="default" w:ascii="Courier New" w:hAnsi="Courier New" w:eastAsia="Courier New" w:cs="Courier New"/>
                <w:color w:val="000000"/>
                <w:sz w:val="16"/>
                <w:szCs w:val="16"/>
              </w:rPr>
            </w:pPr>
            <w:ins w:id="2249" w:author="marpa" w:date="2026-10-25T14:16:18Z">
              <w:r>
                <w:rPr>
                  <w:rFonts w:hint="default" w:ascii="Courier New" w:hAnsi="Courier New" w:eastAsia="Courier New" w:cs="Courier New"/>
                  <w:color w:val="000000"/>
                  <w:sz w:val="16"/>
                  <w:szCs w:val="16"/>
                </w:rPr>
                <w:t xml:space="preserve">    }</w:t>
              </w:r>
            </w:ins>
          </w:p>
          <w:p w14:paraId="3DA7AB4D">
            <w:pPr>
              <w:spacing w:before="0" w:after="0" w:line="240" w:lineRule="auto"/>
              <w:rPr>
                <w:ins w:id="2250" w:author="marpa" w:date="2026-10-25T14:14:09Z"/>
                <w:rFonts w:ascii="Courier New" w:hAnsi="Courier New" w:eastAsia="Courier New" w:cs="Courier New"/>
                <w:color w:val="000000"/>
                <w:sz w:val="16"/>
                <w:szCs w:val="16"/>
              </w:rPr>
            </w:pPr>
            <w:ins w:id="2251" w:author="marpa" w:date="2026-10-25T14:16:18Z">
              <w:r>
                <w:rPr>
                  <w:rFonts w:hint="default" w:ascii="Courier New" w:hAnsi="Courier New" w:eastAsia="Courier New" w:cs="Courier New"/>
                  <w:color w:val="000000"/>
                  <w:sz w:val="16"/>
                  <w:szCs w:val="16"/>
                </w:rPr>
                <w:t>}</w:t>
              </w:r>
            </w:ins>
            <w:ins w:id="2252" w:author="marpa" w:date="2026-10-25T14:14:09Z">
              <w:r>
                <w:rPr>
                  <w:rFonts w:hint="default" w:ascii="Courier New" w:hAnsi="Courier New" w:eastAsia="Courier New" w:cs="Courier New"/>
                  <w:color w:val="000000"/>
                  <w:sz w:val="16"/>
                  <w:szCs w:val="16"/>
                </w:rPr>
                <w:t xml:space="preserve">  </w:t>
              </w:r>
            </w:ins>
          </w:p>
        </w:tc>
      </w:tr>
    </w:tbl>
    <w:p w14:paraId="7BB84582">
      <w:pPr>
        <w:pStyle w:val="6"/>
        <w:rPr>
          <w:ins w:id="2253" w:author="marpa" w:date="2026-10-25T14:14:33Z"/>
          <w:rFonts w:hint="default"/>
          <w:lang w:val="es-EC"/>
        </w:rPr>
      </w:pPr>
      <w:ins w:id="2254" w:author="marpa" w:date="2026-10-25T14:14:33Z">
        <w:r>
          <w:rPr/>
          <w:t xml:space="preserve">Tabla </w:t>
        </w:r>
      </w:ins>
      <w:ins w:id="2255" w:author="marpa" w:date="2026-10-25T14:14:39Z">
        <w:r>
          <w:rPr>
            <w:rFonts w:hint="default"/>
            <w:lang w:val="es-EC"/>
          </w:rPr>
          <w:t>6</w:t>
        </w:r>
      </w:ins>
      <w:ins w:id="2256" w:author="marpa" w:date="2026-10-25T14:14:33Z">
        <w:r>
          <w:rPr/>
          <w:t xml:space="preserve">. Clase </w:t>
        </w:r>
      </w:ins>
      <w:ins w:id="2257" w:author="marpa" w:date="2026-10-25T14:15:51Z">
        <w:r>
          <w:rPr>
            <w:rFonts w:hint="default"/>
            <w:b w:val="0"/>
            <w:bCs w:val="0"/>
            <w:lang w:val="es-EC"/>
            <w:rPrChange w:id="2258" w:author="marpa" w:date="2026-10-25T14:15:53Z">
              <w:rPr>
                <w:rFonts w:hint="default"/>
                <w:b/>
                <w:bCs/>
                <w:lang w:val="es-EC"/>
              </w:rPr>
            </w:rPrChange>
          </w:rPr>
          <w:t>AdministradorTokens</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9B3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260" w:author="marpa" w:date="2026-10-25T14:14:33Z"/>
        </w:trPr>
        <w:tc>
          <w:tcPr>
            <w:tcW w:w="8494" w:type="dxa"/>
            <w:shd w:val="clear" w:color="auto" w:fill="D9D9D9"/>
          </w:tcPr>
          <w:p w14:paraId="69374BBD">
            <w:pPr>
              <w:spacing w:before="0" w:after="0" w:line="240" w:lineRule="auto"/>
              <w:rPr>
                <w:ins w:id="2261" w:author="marpa" w:date="2026-10-25T14:16:44Z"/>
                <w:rFonts w:hint="default" w:ascii="Courier New" w:hAnsi="Courier New" w:eastAsia="Courier New" w:cs="Courier New"/>
                <w:color w:val="000000"/>
                <w:sz w:val="16"/>
                <w:szCs w:val="16"/>
              </w:rPr>
            </w:pPr>
            <w:ins w:id="2262" w:author="marpa" w:date="2026-10-25T14:16:44Z">
              <w:r>
                <w:rPr>
                  <w:rFonts w:hint="default" w:ascii="Courier New" w:hAnsi="Courier New" w:eastAsia="Courier New" w:cs="Courier New"/>
                  <w:color w:val="000000"/>
                  <w:sz w:val="16"/>
                  <w:szCs w:val="16"/>
                </w:rPr>
                <w:t>package ec.edu.monster.seguridad;</w:t>
              </w:r>
            </w:ins>
          </w:p>
          <w:p w14:paraId="556394CB">
            <w:pPr>
              <w:spacing w:before="0" w:after="0" w:line="240" w:lineRule="auto"/>
              <w:rPr>
                <w:ins w:id="2263" w:author="marpa" w:date="2026-10-25T14:16:44Z"/>
                <w:rFonts w:hint="default" w:ascii="Courier New" w:hAnsi="Courier New" w:eastAsia="Courier New" w:cs="Courier New"/>
                <w:color w:val="000000"/>
                <w:sz w:val="16"/>
                <w:szCs w:val="16"/>
              </w:rPr>
            </w:pPr>
          </w:p>
          <w:p w14:paraId="0481F259">
            <w:pPr>
              <w:spacing w:before="0" w:after="0" w:line="240" w:lineRule="auto"/>
              <w:rPr>
                <w:ins w:id="2264" w:author="marpa" w:date="2026-10-25T14:16:44Z"/>
                <w:rFonts w:hint="default" w:ascii="Courier New" w:hAnsi="Courier New" w:eastAsia="Courier New" w:cs="Courier New"/>
                <w:color w:val="000000"/>
                <w:sz w:val="16"/>
                <w:szCs w:val="16"/>
              </w:rPr>
            </w:pPr>
            <w:ins w:id="2265" w:author="marpa" w:date="2026-10-25T14:16:44Z">
              <w:r>
                <w:rPr>
                  <w:rFonts w:hint="default" w:ascii="Courier New" w:hAnsi="Courier New" w:eastAsia="Courier New" w:cs="Courier New"/>
                  <w:color w:val="000000"/>
                  <w:sz w:val="16"/>
                  <w:szCs w:val="16"/>
                </w:rPr>
                <w:t>import jakarta.ejb.Singleton;</w:t>
              </w:r>
            </w:ins>
          </w:p>
          <w:p w14:paraId="362F5CF9">
            <w:pPr>
              <w:spacing w:before="0" w:after="0" w:line="240" w:lineRule="auto"/>
              <w:rPr>
                <w:ins w:id="2266" w:author="marpa" w:date="2026-10-25T14:16:44Z"/>
                <w:rFonts w:hint="default" w:ascii="Courier New" w:hAnsi="Courier New" w:eastAsia="Courier New" w:cs="Courier New"/>
                <w:color w:val="000000"/>
                <w:sz w:val="16"/>
                <w:szCs w:val="16"/>
              </w:rPr>
            </w:pPr>
            <w:ins w:id="2267" w:author="marpa" w:date="2026-10-25T14:16:44Z">
              <w:r>
                <w:rPr>
                  <w:rFonts w:hint="default" w:ascii="Courier New" w:hAnsi="Courier New" w:eastAsia="Courier New" w:cs="Courier New"/>
                  <w:color w:val="000000"/>
                  <w:sz w:val="16"/>
                  <w:szCs w:val="16"/>
                </w:rPr>
                <w:t>import java.util.Map;</w:t>
              </w:r>
            </w:ins>
          </w:p>
          <w:p w14:paraId="75F3DF07">
            <w:pPr>
              <w:spacing w:before="0" w:after="0" w:line="240" w:lineRule="auto"/>
              <w:rPr>
                <w:ins w:id="2268" w:author="marpa" w:date="2026-10-25T14:16:44Z"/>
                <w:rFonts w:hint="default" w:ascii="Courier New" w:hAnsi="Courier New" w:eastAsia="Courier New" w:cs="Courier New"/>
                <w:color w:val="000000"/>
                <w:sz w:val="16"/>
                <w:szCs w:val="16"/>
              </w:rPr>
            </w:pPr>
            <w:ins w:id="2269" w:author="marpa" w:date="2026-10-25T14:16:44Z">
              <w:r>
                <w:rPr>
                  <w:rFonts w:hint="default" w:ascii="Courier New" w:hAnsi="Courier New" w:eastAsia="Courier New" w:cs="Courier New"/>
                  <w:color w:val="000000"/>
                  <w:sz w:val="16"/>
                  <w:szCs w:val="16"/>
                </w:rPr>
                <w:t>import java.util.concurrent.ConcurrentHashMap;</w:t>
              </w:r>
            </w:ins>
          </w:p>
          <w:p w14:paraId="30DABA3C">
            <w:pPr>
              <w:spacing w:before="0" w:after="0" w:line="240" w:lineRule="auto"/>
              <w:rPr>
                <w:ins w:id="2270" w:author="marpa" w:date="2026-10-25T14:16:44Z"/>
                <w:rFonts w:hint="default" w:ascii="Courier New" w:hAnsi="Courier New" w:eastAsia="Courier New" w:cs="Courier New"/>
                <w:color w:val="000000"/>
                <w:sz w:val="16"/>
                <w:szCs w:val="16"/>
              </w:rPr>
            </w:pPr>
            <w:ins w:id="2271" w:author="marpa" w:date="2026-10-25T14:16:44Z">
              <w:r>
                <w:rPr>
                  <w:rFonts w:hint="default" w:ascii="Courier New" w:hAnsi="Courier New" w:eastAsia="Courier New" w:cs="Courier New"/>
                  <w:color w:val="000000"/>
                  <w:sz w:val="16"/>
                  <w:szCs w:val="16"/>
                </w:rPr>
                <w:t>import java.util.UUID;</w:t>
              </w:r>
            </w:ins>
          </w:p>
          <w:p w14:paraId="5D200523">
            <w:pPr>
              <w:spacing w:before="0" w:after="0" w:line="240" w:lineRule="auto"/>
              <w:rPr>
                <w:ins w:id="2272" w:author="marpa" w:date="2026-10-25T14:16:44Z"/>
                <w:rFonts w:hint="default" w:ascii="Courier New" w:hAnsi="Courier New" w:eastAsia="Courier New" w:cs="Courier New"/>
                <w:color w:val="000000"/>
                <w:sz w:val="16"/>
                <w:szCs w:val="16"/>
              </w:rPr>
            </w:pPr>
            <w:ins w:id="2273" w:author="marpa" w:date="2026-10-25T14:16:44Z">
              <w:r>
                <w:rPr>
                  <w:rFonts w:hint="default" w:ascii="Courier New" w:hAnsi="Courier New" w:eastAsia="Courier New" w:cs="Courier New"/>
                  <w:color w:val="000000"/>
                  <w:sz w:val="16"/>
                  <w:szCs w:val="16"/>
                </w:rPr>
                <w:t>import ec.edu.monster.seguridad.Sesion;</w:t>
              </w:r>
            </w:ins>
          </w:p>
          <w:p w14:paraId="2E9A7436">
            <w:pPr>
              <w:spacing w:before="0" w:after="0" w:line="240" w:lineRule="auto"/>
              <w:rPr>
                <w:ins w:id="2274" w:author="marpa" w:date="2026-10-25T14:16:44Z"/>
                <w:rFonts w:hint="default" w:ascii="Courier New" w:hAnsi="Courier New" w:eastAsia="Courier New" w:cs="Courier New"/>
                <w:color w:val="000000"/>
                <w:sz w:val="16"/>
                <w:szCs w:val="16"/>
              </w:rPr>
            </w:pPr>
            <w:ins w:id="2275" w:author="marpa" w:date="2026-10-25T14:16:44Z">
              <w:r>
                <w:rPr>
                  <w:rFonts w:hint="default" w:ascii="Courier New" w:hAnsi="Courier New" w:eastAsia="Courier New" w:cs="Courier New"/>
                  <w:color w:val="000000"/>
                  <w:sz w:val="16"/>
                  <w:szCs w:val="16"/>
                </w:rPr>
                <w:t>import java.time.Instant;</w:t>
              </w:r>
            </w:ins>
          </w:p>
          <w:p w14:paraId="1365DD79">
            <w:pPr>
              <w:spacing w:before="0" w:after="0" w:line="240" w:lineRule="auto"/>
              <w:rPr>
                <w:ins w:id="2276" w:author="marpa" w:date="2026-10-25T14:16:44Z"/>
                <w:rFonts w:hint="default" w:ascii="Courier New" w:hAnsi="Courier New" w:eastAsia="Courier New" w:cs="Courier New"/>
                <w:color w:val="000000"/>
                <w:sz w:val="16"/>
                <w:szCs w:val="16"/>
              </w:rPr>
            </w:pPr>
          </w:p>
          <w:p w14:paraId="4607727C">
            <w:pPr>
              <w:spacing w:before="0" w:after="0" w:line="240" w:lineRule="auto"/>
              <w:rPr>
                <w:ins w:id="2277" w:author="marpa" w:date="2026-10-25T14:16:44Z"/>
                <w:rFonts w:hint="default" w:ascii="Courier New" w:hAnsi="Courier New" w:eastAsia="Courier New" w:cs="Courier New"/>
                <w:color w:val="000000"/>
                <w:sz w:val="16"/>
                <w:szCs w:val="16"/>
              </w:rPr>
            </w:pPr>
            <w:ins w:id="2278" w:author="marpa" w:date="2026-10-25T14:16:44Z">
              <w:r>
                <w:rPr>
                  <w:rFonts w:hint="default" w:ascii="Courier New" w:hAnsi="Courier New" w:eastAsia="Courier New" w:cs="Courier New"/>
                  <w:color w:val="000000"/>
                  <w:sz w:val="16"/>
                  <w:szCs w:val="16"/>
                </w:rPr>
                <w:t>@Singleton</w:t>
              </w:r>
            </w:ins>
          </w:p>
          <w:p w14:paraId="150D5B2D">
            <w:pPr>
              <w:spacing w:before="0" w:after="0" w:line="240" w:lineRule="auto"/>
              <w:rPr>
                <w:ins w:id="2279" w:author="marpa" w:date="2026-10-25T14:16:44Z"/>
                <w:rFonts w:hint="default" w:ascii="Courier New" w:hAnsi="Courier New" w:eastAsia="Courier New" w:cs="Courier New"/>
                <w:color w:val="000000"/>
                <w:sz w:val="16"/>
                <w:szCs w:val="16"/>
              </w:rPr>
            </w:pPr>
            <w:ins w:id="2280" w:author="marpa" w:date="2026-10-25T14:16:44Z">
              <w:r>
                <w:rPr>
                  <w:rFonts w:hint="default" w:ascii="Courier New" w:hAnsi="Courier New" w:eastAsia="Courier New" w:cs="Courier New"/>
                  <w:color w:val="000000"/>
                  <w:sz w:val="16"/>
                  <w:szCs w:val="16"/>
                </w:rPr>
                <w:t>public class AdministradorTokens {</w:t>
              </w:r>
            </w:ins>
          </w:p>
          <w:p w14:paraId="2A26294B">
            <w:pPr>
              <w:spacing w:before="0" w:after="0" w:line="240" w:lineRule="auto"/>
              <w:rPr>
                <w:ins w:id="2281" w:author="marpa" w:date="2026-10-25T14:16:44Z"/>
                <w:rFonts w:hint="default" w:ascii="Courier New" w:hAnsi="Courier New" w:eastAsia="Courier New" w:cs="Courier New"/>
                <w:color w:val="000000"/>
                <w:sz w:val="16"/>
                <w:szCs w:val="16"/>
              </w:rPr>
            </w:pPr>
            <w:ins w:id="2282" w:author="marpa" w:date="2026-10-25T14:16:44Z">
              <w:r>
                <w:rPr>
                  <w:rFonts w:hint="default" w:ascii="Courier New" w:hAnsi="Courier New" w:eastAsia="Courier New" w:cs="Courier New"/>
                  <w:color w:val="000000"/>
                  <w:sz w:val="16"/>
                  <w:szCs w:val="16"/>
                </w:rPr>
                <w:t xml:space="preserve">    </w:t>
              </w:r>
            </w:ins>
          </w:p>
          <w:p w14:paraId="08A21CDF">
            <w:pPr>
              <w:spacing w:before="0" w:after="0" w:line="240" w:lineRule="auto"/>
              <w:rPr>
                <w:ins w:id="2283" w:author="marpa" w:date="2026-10-25T14:16:44Z"/>
                <w:rFonts w:hint="default" w:ascii="Courier New" w:hAnsi="Courier New" w:eastAsia="Courier New" w:cs="Courier New"/>
                <w:color w:val="000000"/>
                <w:sz w:val="16"/>
                <w:szCs w:val="16"/>
              </w:rPr>
            </w:pPr>
            <w:ins w:id="2284" w:author="marpa" w:date="2026-10-25T14:16:44Z">
              <w:r>
                <w:rPr>
                  <w:rFonts w:hint="default" w:ascii="Courier New" w:hAnsi="Courier New" w:eastAsia="Courier New" w:cs="Courier New"/>
                  <w:color w:val="000000"/>
                  <w:sz w:val="16"/>
                  <w:szCs w:val="16"/>
                </w:rPr>
                <w:t xml:space="preserve">    private final Map&lt;String, Sesion&gt; registroSesiones = new ConcurrentHashMap&lt;&gt;();</w:t>
              </w:r>
            </w:ins>
          </w:p>
          <w:p w14:paraId="0B8D5027">
            <w:pPr>
              <w:spacing w:before="0" w:after="0" w:line="240" w:lineRule="auto"/>
              <w:rPr>
                <w:ins w:id="2285" w:author="marpa" w:date="2026-10-25T14:16:44Z"/>
                <w:rFonts w:hint="default" w:ascii="Courier New" w:hAnsi="Courier New" w:eastAsia="Courier New" w:cs="Courier New"/>
                <w:color w:val="000000"/>
                <w:sz w:val="16"/>
                <w:szCs w:val="16"/>
              </w:rPr>
            </w:pPr>
            <w:ins w:id="2286" w:author="marpa" w:date="2026-10-25T14:16:44Z">
              <w:r>
                <w:rPr>
                  <w:rFonts w:hint="default" w:ascii="Courier New" w:hAnsi="Courier New" w:eastAsia="Courier New" w:cs="Courier New"/>
                  <w:color w:val="000000"/>
                  <w:sz w:val="16"/>
                  <w:szCs w:val="16"/>
                </w:rPr>
                <w:t xml:space="preserve">    private final static int TTL_MINUTOS = 15;</w:t>
              </w:r>
            </w:ins>
          </w:p>
          <w:p w14:paraId="4940E7B3">
            <w:pPr>
              <w:spacing w:before="0" w:after="0" w:line="240" w:lineRule="auto"/>
              <w:rPr>
                <w:ins w:id="2287" w:author="marpa" w:date="2026-10-25T14:16:44Z"/>
                <w:rFonts w:hint="default" w:ascii="Courier New" w:hAnsi="Courier New" w:eastAsia="Courier New" w:cs="Courier New"/>
                <w:color w:val="000000"/>
                <w:sz w:val="16"/>
                <w:szCs w:val="16"/>
              </w:rPr>
            </w:pPr>
          </w:p>
          <w:p w14:paraId="29FA3551">
            <w:pPr>
              <w:spacing w:before="0" w:after="0" w:line="240" w:lineRule="auto"/>
              <w:rPr>
                <w:ins w:id="2288" w:author="marpa" w:date="2026-10-25T14:16:44Z"/>
                <w:rFonts w:hint="default" w:ascii="Courier New" w:hAnsi="Courier New" w:eastAsia="Courier New" w:cs="Courier New"/>
                <w:color w:val="000000"/>
                <w:sz w:val="16"/>
                <w:szCs w:val="16"/>
              </w:rPr>
            </w:pPr>
            <w:ins w:id="2289" w:author="marpa" w:date="2026-10-25T14:16:44Z">
              <w:r>
                <w:rPr>
                  <w:rFonts w:hint="default" w:ascii="Courier New" w:hAnsi="Courier New" w:eastAsia="Courier New" w:cs="Courier New"/>
                  <w:color w:val="000000"/>
                  <w:sz w:val="16"/>
                  <w:szCs w:val="16"/>
                </w:rPr>
                <w:t xml:space="preserve">    public String generarToken() {</w:t>
              </w:r>
            </w:ins>
          </w:p>
          <w:p w14:paraId="0B981A50">
            <w:pPr>
              <w:spacing w:before="0" w:after="0" w:line="240" w:lineRule="auto"/>
              <w:rPr>
                <w:ins w:id="2290" w:author="marpa" w:date="2026-10-25T14:16:44Z"/>
                <w:rFonts w:hint="default" w:ascii="Courier New" w:hAnsi="Courier New" w:eastAsia="Courier New" w:cs="Courier New"/>
                <w:color w:val="000000"/>
                <w:sz w:val="16"/>
                <w:szCs w:val="16"/>
              </w:rPr>
            </w:pPr>
            <w:ins w:id="2291" w:author="marpa" w:date="2026-10-25T14:16:44Z">
              <w:r>
                <w:rPr>
                  <w:rFonts w:hint="default" w:ascii="Courier New" w:hAnsi="Courier New" w:eastAsia="Courier New" w:cs="Courier New"/>
                  <w:color w:val="000000"/>
                  <w:sz w:val="16"/>
                  <w:szCs w:val="16"/>
                </w:rPr>
                <w:t xml:space="preserve">        String token = UUID.randomUUID().toString();</w:t>
              </w:r>
            </w:ins>
          </w:p>
          <w:p w14:paraId="7DEE8DE8">
            <w:pPr>
              <w:spacing w:before="0" w:after="0" w:line="240" w:lineRule="auto"/>
              <w:rPr>
                <w:ins w:id="2292" w:author="marpa" w:date="2026-10-25T14:16:44Z"/>
                <w:rFonts w:hint="default" w:ascii="Courier New" w:hAnsi="Courier New" w:eastAsia="Courier New" w:cs="Courier New"/>
                <w:color w:val="000000"/>
                <w:sz w:val="16"/>
                <w:szCs w:val="16"/>
              </w:rPr>
            </w:pPr>
            <w:ins w:id="2293" w:author="marpa" w:date="2026-10-25T14:16:44Z">
              <w:r>
                <w:rPr>
                  <w:rFonts w:hint="default" w:ascii="Courier New" w:hAnsi="Courier New" w:eastAsia="Courier New" w:cs="Courier New"/>
                  <w:color w:val="000000"/>
                  <w:sz w:val="16"/>
                  <w:szCs w:val="16"/>
                </w:rPr>
                <w:t xml:space="preserve">        Sesion sesionActiva = new Sesion(token, TTL_MINUTOS);</w:t>
              </w:r>
            </w:ins>
          </w:p>
          <w:p w14:paraId="5156F39E">
            <w:pPr>
              <w:spacing w:before="0" w:after="0" w:line="240" w:lineRule="auto"/>
              <w:rPr>
                <w:ins w:id="2294" w:author="marpa" w:date="2026-10-25T14:16:44Z"/>
                <w:rFonts w:hint="default" w:ascii="Courier New" w:hAnsi="Courier New" w:eastAsia="Courier New" w:cs="Courier New"/>
                <w:color w:val="000000"/>
                <w:sz w:val="16"/>
                <w:szCs w:val="16"/>
              </w:rPr>
            </w:pPr>
            <w:ins w:id="2295" w:author="marpa" w:date="2026-10-25T14:16:44Z">
              <w:r>
                <w:rPr>
                  <w:rFonts w:hint="default" w:ascii="Courier New" w:hAnsi="Courier New" w:eastAsia="Courier New" w:cs="Courier New"/>
                  <w:color w:val="000000"/>
                  <w:sz w:val="16"/>
                  <w:szCs w:val="16"/>
                </w:rPr>
                <w:t xml:space="preserve">        registroSesiones.put(token, sesionActiva);</w:t>
              </w:r>
            </w:ins>
          </w:p>
          <w:p w14:paraId="4FA0E010">
            <w:pPr>
              <w:spacing w:before="0" w:after="0" w:line="240" w:lineRule="auto"/>
              <w:rPr>
                <w:ins w:id="2296" w:author="marpa" w:date="2026-10-25T14:16:44Z"/>
                <w:rFonts w:hint="default" w:ascii="Courier New" w:hAnsi="Courier New" w:eastAsia="Courier New" w:cs="Courier New"/>
                <w:color w:val="000000"/>
                <w:sz w:val="16"/>
                <w:szCs w:val="16"/>
              </w:rPr>
            </w:pPr>
            <w:ins w:id="2297" w:author="marpa" w:date="2026-10-25T14:16:44Z">
              <w:r>
                <w:rPr>
                  <w:rFonts w:hint="default" w:ascii="Courier New" w:hAnsi="Courier New" w:eastAsia="Courier New" w:cs="Courier New"/>
                  <w:color w:val="000000"/>
                  <w:sz w:val="16"/>
                  <w:szCs w:val="16"/>
                </w:rPr>
                <w:t xml:space="preserve">        return token;</w:t>
              </w:r>
            </w:ins>
          </w:p>
          <w:p w14:paraId="3CF31A95">
            <w:pPr>
              <w:spacing w:before="0" w:after="0" w:line="240" w:lineRule="auto"/>
              <w:rPr>
                <w:ins w:id="2298" w:author="marpa" w:date="2026-10-25T14:16:44Z"/>
                <w:rFonts w:hint="default" w:ascii="Courier New" w:hAnsi="Courier New" w:eastAsia="Courier New" w:cs="Courier New"/>
                <w:color w:val="000000"/>
                <w:sz w:val="16"/>
                <w:szCs w:val="16"/>
              </w:rPr>
            </w:pPr>
            <w:ins w:id="2299" w:author="marpa" w:date="2026-10-25T14:16:44Z">
              <w:r>
                <w:rPr>
                  <w:rFonts w:hint="default" w:ascii="Courier New" w:hAnsi="Courier New" w:eastAsia="Courier New" w:cs="Courier New"/>
                  <w:color w:val="000000"/>
                  <w:sz w:val="16"/>
                  <w:szCs w:val="16"/>
                </w:rPr>
                <w:t xml:space="preserve">    }</w:t>
              </w:r>
            </w:ins>
          </w:p>
          <w:p w14:paraId="7B5EDFB2">
            <w:pPr>
              <w:spacing w:before="0" w:after="0" w:line="240" w:lineRule="auto"/>
              <w:rPr>
                <w:ins w:id="2300" w:author="marpa" w:date="2026-10-25T14:16:44Z"/>
                <w:rFonts w:hint="default" w:ascii="Courier New" w:hAnsi="Courier New" w:eastAsia="Courier New" w:cs="Courier New"/>
                <w:color w:val="000000"/>
                <w:sz w:val="16"/>
                <w:szCs w:val="16"/>
              </w:rPr>
            </w:pPr>
          </w:p>
          <w:p w14:paraId="6AD0E3C9">
            <w:pPr>
              <w:spacing w:before="0" w:after="0" w:line="240" w:lineRule="auto"/>
              <w:rPr>
                <w:ins w:id="2301" w:author="marpa" w:date="2026-10-25T14:16:44Z"/>
                <w:rFonts w:hint="default" w:ascii="Courier New" w:hAnsi="Courier New" w:eastAsia="Courier New" w:cs="Courier New"/>
                <w:color w:val="000000"/>
                <w:sz w:val="16"/>
                <w:szCs w:val="16"/>
              </w:rPr>
            </w:pPr>
            <w:ins w:id="2302" w:author="marpa" w:date="2026-10-25T14:16:44Z">
              <w:r>
                <w:rPr>
                  <w:rFonts w:hint="default" w:ascii="Courier New" w:hAnsi="Courier New" w:eastAsia="Courier New" w:cs="Courier New"/>
                  <w:color w:val="000000"/>
                  <w:sz w:val="16"/>
                  <w:szCs w:val="16"/>
                </w:rPr>
                <w:t xml:space="preserve">    public boolean validarToken(String token) {</w:t>
              </w:r>
            </w:ins>
          </w:p>
          <w:p w14:paraId="215EAC7F">
            <w:pPr>
              <w:spacing w:before="0" w:after="0" w:line="240" w:lineRule="auto"/>
              <w:rPr>
                <w:ins w:id="2303" w:author="marpa" w:date="2026-10-25T14:16:44Z"/>
                <w:rFonts w:hint="default" w:ascii="Courier New" w:hAnsi="Courier New" w:eastAsia="Courier New" w:cs="Courier New"/>
                <w:color w:val="000000"/>
                <w:sz w:val="16"/>
                <w:szCs w:val="16"/>
              </w:rPr>
            </w:pPr>
            <w:ins w:id="2304" w:author="marpa" w:date="2026-10-25T14:16:44Z">
              <w:r>
                <w:rPr>
                  <w:rFonts w:hint="default" w:ascii="Courier New" w:hAnsi="Courier New" w:eastAsia="Courier New" w:cs="Courier New"/>
                  <w:color w:val="000000"/>
                  <w:sz w:val="16"/>
                  <w:szCs w:val="16"/>
                </w:rPr>
                <w:t xml:space="preserve">        Sesion sesionRecuperada = registroSesiones.get(token);</w:t>
              </w:r>
            </w:ins>
          </w:p>
          <w:p w14:paraId="265EB478">
            <w:pPr>
              <w:spacing w:before="0" w:after="0" w:line="240" w:lineRule="auto"/>
              <w:rPr>
                <w:ins w:id="2305" w:author="marpa" w:date="2026-10-25T14:16:44Z"/>
                <w:rFonts w:hint="default" w:ascii="Courier New" w:hAnsi="Courier New" w:eastAsia="Courier New" w:cs="Courier New"/>
                <w:color w:val="000000"/>
                <w:sz w:val="16"/>
                <w:szCs w:val="16"/>
              </w:rPr>
            </w:pPr>
            <w:ins w:id="2306" w:author="marpa" w:date="2026-10-25T14:16:44Z">
              <w:r>
                <w:rPr>
                  <w:rFonts w:hint="default" w:ascii="Courier New" w:hAnsi="Courier New" w:eastAsia="Courier New" w:cs="Courier New"/>
                  <w:color w:val="000000"/>
                  <w:sz w:val="16"/>
                  <w:szCs w:val="16"/>
                </w:rPr>
                <w:t xml:space="preserve">        if(sesionRecuperada==null)</w:t>
              </w:r>
            </w:ins>
          </w:p>
          <w:p w14:paraId="758AC993">
            <w:pPr>
              <w:spacing w:before="0" w:after="0" w:line="240" w:lineRule="auto"/>
              <w:rPr>
                <w:ins w:id="2307" w:author="marpa" w:date="2026-10-25T14:16:44Z"/>
                <w:rFonts w:hint="default" w:ascii="Courier New" w:hAnsi="Courier New" w:eastAsia="Courier New" w:cs="Courier New"/>
                <w:color w:val="000000"/>
                <w:sz w:val="16"/>
                <w:szCs w:val="16"/>
              </w:rPr>
            </w:pPr>
            <w:ins w:id="2308" w:author="marpa" w:date="2026-10-25T14:16:44Z">
              <w:r>
                <w:rPr>
                  <w:rFonts w:hint="default" w:ascii="Courier New" w:hAnsi="Courier New" w:eastAsia="Courier New" w:cs="Courier New"/>
                  <w:color w:val="000000"/>
                  <w:sz w:val="16"/>
                  <w:szCs w:val="16"/>
                </w:rPr>
                <w:t xml:space="preserve">        {</w:t>
              </w:r>
            </w:ins>
          </w:p>
          <w:p w14:paraId="445AC293">
            <w:pPr>
              <w:spacing w:before="0" w:after="0" w:line="240" w:lineRule="auto"/>
              <w:rPr>
                <w:ins w:id="2309" w:author="marpa" w:date="2026-10-25T14:16:44Z"/>
                <w:rFonts w:hint="default" w:ascii="Courier New" w:hAnsi="Courier New" w:eastAsia="Courier New" w:cs="Courier New"/>
                <w:color w:val="000000"/>
                <w:sz w:val="16"/>
                <w:szCs w:val="16"/>
              </w:rPr>
            </w:pPr>
            <w:ins w:id="2310" w:author="marpa" w:date="2026-10-25T14:16:44Z">
              <w:r>
                <w:rPr>
                  <w:rFonts w:hint="default" w:ascii="Courier New" w:hAnsi="Courier New" w:eastAsia="Courier New" w:cs="Courier New"/>
                  <w:color w:val="000000"/>
                  <w:sz w:val="16"/>
                  <w:szCs w:val="16"/>
                </w:rPr>
                <w:t xml:space="preserve">            return false;</w:t>
              </w:r>
            </w:ins>
          </w:p>
          <w:p w14:paraId="34648537">
            <w:pPr>
              <w:spacing w:before="0" w:after="0" w:line="240" w:lineRule="auto"/>
              <w:rPr>
                <w:ins w:id="2311" w:author="marpa" w:date="2026-10-25T14:16:44Z"/>
                <w:rFonts w:hint="default" w:ascii="Courier New" w:hAnsi="Courier New" w:eastAsia="Courier New" w:cs="Courier New"/>
                <w:color w:val="000000"/>
                <w:sz w:val="16"/>
                <w:szCs w:val="16"/>
              </w:rPr>
            </w:pPr>
            <w:ins w:id="2312" w:author="marpa" w:date="2026-10-25T14:16:44Z">
              <w:r>
                <w:rPr>
                  <w:rFonts w:hint="default" w:ascii="Courier New" w:hAnsi="Courier New" w:eastAsia="Courier New" w:cs="Courier New"/>
                  <w:color w:val="000000"/>
                  <w:sz w:val="16"/>
                  <w:szCs w:val="16"/>
                </w:rPr>
                <w:t xml:space="preserve">        }</w:t>
              </w:r>
            </w:ins>
          </w:p>
          <w:p w14:paraId="64237389">
            <w:pPr>
              <w:spacing w:before="0" w:after="0" w:line="240" w:lineRule="auto"/>
              <w:rPr>
                <w:ins w:id="2313" w:author="marpa" w:date="2026-10-25T14:16:44Z"/>
                <w:rFonts w:hint="default" w:ascii="Courier New" w:hAnsi="Courier New" w:eastAsia="Courier New" w:cs="Courier New"/>
                <w:color w:val="000000"/>
                <w:sz w:val="16"/>
                <w:szCs w:val="16"/>
              </w:rPr>
            </w:pPr>
          </w:p>
          <w:p w14:paraId="41B27195">
            <w:pPr>
              <w:spacing w:before="0" w:after="0" w:line="240" w:lineRule="auto"/>
              <w:rPr>
                <w:ins w:id="2314" w:author="marpa" w:date="2026-10-25T14:16:44Z"/>
                <w:rFonts w:hint="default" w:ascii="Courier New" w:hAnsi="Courier New" w:eastAsia="Courier New" w:cs="Courier New"/>
                <w:color w:val="000000"/>
                <w:sz w:val="16"/>
                <w:szCs w:val="16"/>
              </w:rPr>
            </w:pPr>
            <w:ins w:id="2315" w:author="marpa" w:date="2026-10-25T14:16:44Z">
              <w:r>
                <w:rPr>
                  <w:rFonts w:hint="default" w:ascii="Courier New" w:hAnsi="Courier New" w:eastAsia="Courier New" w:cs="Courier New"/>
                  <w:color w:val="000000"/>
                  <w:sz w:val="16"/>
                  <w:szCs w:val="16"/>
                </w:rPr>
                <w:t xml:space="preserve">        boolean sesionCaducada = Instant.now().isAfter(sesionRecuperada.getExpiracion());</w:t>
              </w:r>
            </w:ins>
          </w:p>
          <w:p w14:paraId="6E0CD204">
            <w:pPr>
              <w:spacing w:before="0" w:after="0" w:line="240" w:lineRule="auto"/>
              <w:rPr>
                <w:ins w:id="2316" w:author="marpa" w:date="2026-10-25T14:16:44Z"/>
                <w:rFonts w:hint="default" w:ascii="Courier New" w:hAnsi="Courier New" w:eastAsia="Courier New" w:cs="Courier New"/>
                <w:color w:val="000000"/>
                <w:sz w:val="16"/>
                <w:szCs w:val="16"/>
              </w:rPr>
            </w:pPr>
            <w:ins w:id="2317" w:author="marpa" w:date="2026-10-25T14:16:44Z">
              <w:r>
                <w:rPr>
                  <w:rFonts w:hint="default" w:ascii="Courier New" w:hAnsi="Courier New" w:eastAsia="Courier New" w:cs="Courier New"/>
                  <w:color w:val="000000"/>
                  <w:sz w:val="16"/>
                  <w:szCs w:val="16"/>
                </w:rPr>
                <w:t xml:space="preserve">        if(sesionCaducada)</w:t>
              </w:r>
            </w:ins>
          </w:p>
          <w:p w14:paraId="56233231">
            <w:pPr>
              <w:spacing w:before="0" w:after="0" w:line="240" w:lineRule="auto"/>
              <w:rPr>
                <w:ins w:id="2318" w:author="marpa" w:date="2026-10-25T14:16:44Z"/>
                <w:rFonts w:hint="default" w:ascii="Courier New" w:hAnsi="Courier New" w:eastAsia="Courier New" w:cs="Courier New"/>
                <w:color w:val="000000"/>
                <w:sz w:val="16"/>
                <w:szCs w:val="16"/>
              </w:rPr>
            </w:pPr>
            <w:ins w:id="2319" w:author="marpa" w:date="2026-10-25T14:16:44Z">
              <w:r>
                <w:rPr>
                  <w:rFonts w:hint="default" w:ascii="Courier New" w:hAnsi="Courier New" w:eastAsia="Courier New" w:cs="Courier New"/>
                  <w:color w:val="000000"/>
                  <w:sz w:val="16"/>
                  <w:szCs w:val="16"/>
                </w:rPr>
                <w:t xml:space="preserve">        {</w:t>
              </w:r>
            </w:ins>
          </w:p>
          <w:p w14:paraId="3C44DB86">
            <w:pPr>
              <w:spacing w:before="0" w:after="0" w:line="240" w:lineRule="auto"/>
              <w:rPr>
                <w:ins w:id="2320" w:author="marpa" w:date="2026-10-25T14:16:44Z"/>
                <w:rFonts w:hint="default" w:ascii="Courier New" w:hAnsi="Courier New" w:eastAsia="Courier New" w:cs="Courier New"/>
                <w:color w:val="000000"/>
                <w:sz w:val="16"/>
                <w:szCs w:val="16"/>
              </w:rPr>
            </w:pPr>
            <w:ins w:id="2321" w:author="marpa" w:date="2026-10-25T14:16:44Z">
              <w:r>
                <w:rPr>
                  <w:rFonts w:hint="default" w:ascii="Courier New" w:hAnsi="Courier New" w:eastAsia="Courier New" w:cs="Courier New"/>
                  <w:color w:val="000000"/>
                  <w:sz w:val="16"/>
                  <w:szCs w:val="16"/>
                </w:rPr>
                <w:t xml:space="preserve">            registroSesiones.remove(token);</w:t>
              </w:r>
            </w:ins>
          </w:p>
          <w:p w14:paraId="1DEDF286">
            <w:pPr>
              <w:spacing w:before="0" w:after="0" w:line="240" w:lineRule="auto"/>
              <w:rPr>
                <w:ins w:id="2322" w:author="marpa" w:date="2026-10-25T14:16:44Z"/>
                <w:rFonts w:hint="default" w:ascii="Courier New" w:hAnsi="Courier New" w:eastAsia="Courier New" w:cs="Courier New"/>
                <w:color w:val="000000"/>
                <w:sz w:val="16"/>
                <w:szCs w:val="16"/>
              </w:rPr>
            </w:pPr>
            <w:ins w:id="2323" w:author="marpa" w:date="2026-10-25T14:16:44Z">
              <w:r>
                <w:rPr>
                  <w:rFonts w:hint="default" w:ascii="Courier New" w:hAnsi="Courier New" w:eastAsia="Courier New" w:cs="Courier New"/>
                  <w:color w:val="000000"/>
                  <w:sz w:val="16"/>
                  <w:szCs w:val="16"/>
                </w:rPr>
                <w:t xml:space="preserve">        }</w:t>
              </w:r>
            </w:ins>
          </w:p>
          <w:p w14:paraId="0C3AFA7A">
            <w:pPr>
              <w:spacing w:before="0" w:after="0" w:line="240" w:lineRule="auto"/>
              <w:rPr>
                <w:ins w:id="2324" w:author="marpa" w:date="2026-10-25T14:16:44Z"/>
                <w:rFonts w:hint="default" w:ascii="Courier New" w:hAnsi="Courier New" w:eastAsia="Courier New" w:cs="Courier New"/>
                <w:color w:val="000000"/>
                <w:sz w:val="16"/>
                <w:szCs w:val="16"/>
              </w:rPr>
            </w:pPr>
            <w:ins w:id="2325" w:author="marpa" w:date="2026-10-25T14:16:44Z">
              <w:r>
                <w:rPr>
                  <w:rFonts w:hint="default" w:ascii="Courier New" w:hAnsi="Courier New" w:eastAsia="Courier New" w:cs="Courier New"/>
                  <w:color w:val="000000"/>
                  <w:sz w:val="16"/>
                  <w:szCs w:val="16"/>
                </w:rPr>
                <w:t xml:space="preserve">        return !sesionCaducada;</w:t>
              </w:r>
            </w:ins>
          </w:p>
          <w:p w14:paraId="7BEED1CD">
            <w:pPr>
              <w:spacing w:before="0" w:after="0" w:line="240" w:lineRule="auto"/>
              <w:rPr>
                <w:ins w:id="2326" w:author="marpa" w:date="2026-10-25T14:16:44Z"/>
                <w:rFonts w:hint="default" w:ascii="Courier New" w:hAnsi="Courier New" w:eastAsia="Courier New" w:cs="Courier New"/>
                <w:color w:val="000000"/>
                <w:sz w:val="16"/>
                <w:szCs w:val="16"/>
              </w:rPr>
            </w:pPr>
            <w:ins w:id="2327" w:author="marpa" w:date="2026-10-25T14:16:44Z">
              <w:r>
                <w:rPr>
                  <w:rFonts w:hint="default" w:ascii="Courier New" w:hAnsi="Courier New" w:eastAsia="Courier New" w:cs="Courier New"/>
                  <w:color w:val="000000"/>
                  <w:sz w:val="16"/>
                  <w:szCs w:val="16"/>
                </w:rPr>
                <w:t xml:space="preserve">    }</w:t>
              </w:r>
            </w:ins>
          </w:p>
          <w:p w14:paraId="0E85B361">
            <w:pPr>
              <w:spacing w:before="0" w:after="0" w:line="240" w:lineRule="auto"/>
              <w:rPr>
                <w:ins w:id="2328" w:author="marpa" w:date="2026-10-25T14:14:33Z"/>
                <w:rFonts w:hint="default" w:ascii="Courier New" w:hAnsi="Courier New" w:eastAsia="Courier New" w:cs="Courier New"/>
                <w:color w:val="000000"/>
                <w:sz w:val="16"/>
                <w:szCs w:val="16"/>
              </w:rPr>
            </w:pPr>
            <w:ins w:id="2329" w:author="marpa" w:date="2026-10-25T14:16:44Z">
              <w:r>
                <w:rPr>
                  <w:rFonts w:hint="default" w:ascii="Courier New" w:hAnsi="Courier New" w:eastAsia="Courier New" w:cs="Courier New"/>
                  <w:color w:val="000000"/>
                  <w:sz w:val="16"/>
                  <w:szCs w:val="16"/>
                </w:rPr>
                <w:t>}</w:t>
              </w:r>
            </w:ins>
          </w:p>
          <w:p w14:paraId="19DC0806">
            <w:pPr>
              <w:spacing w:before="0" w:after="0" w:line="240" w:lineRule="auto"/>
              <w:rPr>
                <w:ins w:id="2330" w:author="marpa" w:date="2026-10-25T14:14:33Z"/>
                <w:rFonts w:ascii="Courier New" w:hAnsi="Courier New" w:eastAsia="Courier New" w:cs="Courier New"/>
                <w:color w:val="000000"/>
                <w:sz w:val="16"/>
                <w:szCs w:val="16"/>
              </w:rPr>
            </w:pPr>
            <w:ins w:id="2331" w:author="marpa" w:date="2026-10-25T14:14:33Z">
              <w:r>
                <w:rPr>
                  <w:rFonts w:hint="default" w:ascii="Courier New" w:hAnsi="Courier New" w:eastAsia="Courier New" w:cs="Courier New"/>
                  <w:color w:val="000000"/>
                  <w:sz w:val="16"/>
                  <w:szCs w:val="16"/>
                </w:rPr>
                <w:t xml:space="preserve">    </w:t>
              </w:r>
            </w:ins>
          </w:p>
        </w:tc>
      </w:tr>
    </w:tbl>
    <w:p w14:paraId="2E93B5EF">
      <w:pPr>
        <w:pStyle w:val="6"/>
        <w:rPr>
          <w:ins w:id="2332" w:author="marpa" w:date="2026-10-25T14:14:34Z"/>
          <w:rFonts w:hint="default"/>
          <w:lang w:val="es-EC"/>
        </w:rPr>
      </w:pPr>
      <w:ins w:id="2333" w:author="marpa" w:date="2026-10-25T14:14:34Z">
        <w:r>
          <w:rPr/>
          <w:t xml:space="preserve">Tabla </w:t>
        </w:r>
      </w:ins>
      <w:ins w:id="2334" w:author="marpa" w:date="2026-10-25T14:14:41Z">
        <w:r>
          <w:rPr>
            <w:rFonts w:hint="default"/>
            <w:lang w:val="es-EC"/>
          </w:rPr>
          <w:t>7</w:t>
        </w:r>
      </w:ins>
      <w:ins w:id="2335" w:author="marpa" w:date="2026-10-25T14:14:34Z">
        <w:r>
          <w:rPr/>
          <w:t xml:space="preserve">. Clase </w:t>
        </w:r>
      </w:ins>
      <w:ins w:id="2336" w:author="marpa" w:date="2026-10-25T14:15:58Z">
        <w:r>
          <w:rPr>
            <w:rFonts w:hint="default"/>
            <w:b w:val="0"/>
            <w:bCs w:val="0"/>
            <w:lang w:val="es-EC"/>
            <w:rPrChange w:id="2337" w:author="marpa" w:date="2026-10-25T14:16:00Z">
              <w:rPr>
                <w:rFonts w:hint="default"/>
                <w:b/>
                <w:bCs/>
                <w:lang w:val="es-EC"/>
              </w:rPr>
            </w:rPrChange>
          </w:rPr>
          <w:t>FiltroCors</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0025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339" w:author="marpa" w:date="2026-10-25T14:14:34Z"/>
        </w:trPr>
        <w:tc>
          <w:tcPr>
            <w:tcW w:w="8494" w:type="dxa"/>
            <w:shd w:val="clear" w:color="auto" w:fill="D9D9D9"/>
          </w:tcPr>
          <w:p w14:paraId="3FD046A6">
            <w:pPr>
              <w:spacing w:before="0" w:after="0" w:line="240" w:lineRule="auto"/>
              <w:rPr>
                <w:ins w:id="2340" w:author="marpa" w:date="2026-10-25T14:17:01Z"/>
                <w:rFonts w:hint="default" w:ascii="Courier New" w:hAnsi="Courier New" w:eastAsia="Courier New" w:cs="Courier New"/>
                <w:color w:val="000000"/>
                <w:sz w:val="16"/>
                <w:szCs w:val="16"/>
              </w:rPr>
            </w:pPr>
            <w:ins w:id="2341" w:author="marpa" w:date="2026-10-25T14:17:01Z">
              <w:r>
                <w:rPr>
                  <w:rFonts w:hint="default" w:ascii="Courier New" w:hAnsi="Courier New" w:eastAsia="Courier New" w:cs="Courier New"/>
                  <w:color w:val="000000"/>
                  <w:sz w:val="16"/>
                  <w:szCs w:val="16"/>
                </w:rPr>
                <w:t>package ec.edu.monster.seguridad;</w:t>
              </w:r>
            </w:ins>
          </w:p>
          <w:p w14:paraId="445E28D2">
            <w:pPr>
              <w:spacing w:before="0" w:after="0" w:line="240" w:lineRule="auto"/>
              <w:rPr>
                <w:ins w:id="2342" w:author="marpa" w:date="2026-10-25T14:17:01Z"/>
                <w:rFonts w:hint="default" w:ascii="Courier New" w:hAnsi="Courier New" w:eastAsia="Courier New" w:cs="Courier New"/>
                <w:color w:val="000000"/>
                <w:sz w:val="16"/>
                <w:szCs w:val="16"/>
              </w:rPr>
            </w:pPr>
          </w:p>
          <w:p w14:paraId="4DE023F2">
            <w:pPr>
              <w:spacing w:before="0" w:after="0" w:line="240" w:lineRule="auto"/>
              <w:rPr>
                <w:ins w:id="2343" w:author="marpa" w:date="2026-10-25T14:17:01Z"/>
                <w:rFonts w:hint="default" w:ascii="Courier New" w:hAnsi="Courier New" w:eastAsia="Courier New" w:cs="Courier New"/>
                <w:color w:val="000000"/>
                <w:sz w:val="16"/>
                <w:szCs w:val="16"/>
              </w:rPr>
            </w:pPr>
            <w:ins w:id="2344" w:author="marpa" w:date="2026-10-25T14:17:01Z">
              <w:r>
                <w:rPr>
                  <w:rFonts w:hint="default" w:ascii="Courier New" w:hAnsi="Courier New" w:eastAsia="Courier New" w:cs="Courier New"/>
                  <w:color w:val="000000"/>
                  <w:sz w:val="16"/>
                  <w:szCs w:val="16"/>
                </w:rPr>
                <w:t>import jakarta.servlet.Filter;</w:t>
              </w:r>
            </w:ins>
          </w:p>
          <w:p w14:paraId="0070400C">
            <w:pPr>
              <w:spacing w:before="0" w:after="0" w:line="240" w:lineRule="auto"/>
              <w:rPr>
                <w:ins w:id="2345" w:author="marpa" w:date="2026-10-25T14:17:01Z"/>
                <w:rFonts w:hint="default" w:ascii="Courier New" w:hAnsi="Courier New" w:eastAsia="Courier New" w:cs="Courier New"/>
                <w:color w:val="000000"/>
                <w:sz w:val="16"/>
                <w:szCs w:val="16"/>
              </w:rPr>
            </w:pPr>
            <w:ins w:id="2346" w:author="marpa" w:date="2026-10-25T14:17:01Z">
              <w:r>
                <w:rPr>
                  <w:rFonts w:hint="default" w:ascii="Courier New" w:hAnsi="Courier New" w:eastAsia="Courier New" w:cs="Courier New"/>
                  <w:color w:val="000000"/>
                  <w:sz w:val="16"/>
                  <w:szCs w:val="16"/>
                </w:rPr>
                <w:t>import jakarta.servlet.FilterChain;</w:t>
              </w:r>
            </w:ins>
          </w:p>
          <w:p w14:paraId="0B7E2A17">
            <w:pPr>
              <w:spacing w:before="0" w:after="0" w:line="240" w:lineRule="auto"/>
              <w:rPr>
                <w:ins w:id="2347" w:author="marpa" w:date="2026-10-25T14:17:01Z"/>
                <w:rFonts w:hint="default" w:ascii="Courier New" w:hAnsi="Courier New" w:eastAsia="Courier New" w:cs="Courier New"/>
                <w:color w:val="000000"/>
                <w:sz w:val="16"/>
                <w:szCs w:val="16"/>
              </w:rPr>
            </w:pPr>
            <w:ins w:id="2348" w:author="marpa" w:date="2026-10-25T14:17:01Z">
              <w:r>
                <w:rPr>
                  <w:rFonts w:hint="default" w:ascii="Courier New" w:hAnsi="Courier New" w:eastAsia="Courier New" w:cs="Courier New"/>
                  <w:color w:val="000000"/>
                  <w:sz w:val="16"/>
                  <w:szCs w:val="16"/>
                </w:rPr>
                <w:t>import jakarta.servlet.FilterConfig;</w:t>
              </w:r>
            </w:ins>
          </w:p>
          <w:p w14:paraId="14F7273F">
            <w:pPr>
              <w:spacing w:before="0" w:after="0" w:line="240" w:lineRule="auto"/>
              <w:rPr>
                <w:ins w:id="2349" w:author="marpa" w:date="2026-10-25T14:17:01Z"/>
                <w:rFonts w:hint="default" w:ascii="Courier New" w:hAnsi="Courier New" w:eastAsia="Courier New" w:cs="Courier New"/>
                <w:color w:val="000000"/>
                <w:sz w:val="16"/>
                <w:szCs w:val="16"/>
              </w:rPr>
            </w:pPr>
            <w:ins w:id="2350" w:author="marpa" w:date="2026-10-25T14:17:01Z">
              <w:r>
                <w:rPr>
                  <w:rFonts w:hint="default" w:ascii="Courier New" w:hAnsi="Courier New" w:eastAsia="Courier New" w:cs="Courier New"/>
                  <w:color w:val="000000"/>
                  <w:sz w:val="16"/>
                  <w:szCs w:val="16"/>
                </w:rPr>
                <w:t>import jakarta.servlet.ServletException;</w:t>
              </w:r>
            </w:ins>
          </w:p>
          <w:p w14:paraId="530B1894">
            <w:pPr>
              <w:spacing w:before="0" w:after="0" w:line="240" w:lineRule="auto"/>
              <w:rPr>
                <w:ins w:id="2351" w:author="marpa" w:date="2026-10-25T14:17:01Z"/>
                <w:rFonts w:hint="default" w:ascii="Courier New" w:hAnsi="Courier New" w:eastAsia="Courier New" w:cs="Courier New"/>
                <w:color w:val="000000"/>
                <w:sz w:val="16"/>
                <w:szCs w:val="16"/>
              </w:rPr>
            </w:pPr>
            <w:ins w:id="2352" w:author="marpa" w:date="2026-10-25T14:17:01Z">
              <w:r>
                <w:rPr>
                  <w:rFonts w:hint="default" w:ascii="Courier New" w:hAnsi="Courier New" w:eastAsia="Courier New" w:cs="Courier New"/>
                  <w:color w:val="000000"/>
                  <w:sz w:val="16"/>
                  <w:szCs w:val="16"/>
                </w:rPr>
                <w:t>import jakarta.servlet.ServletRequest;</w:t>
              </w:r>
            </w:ins>
          </w:p>
          <w:p w14:paraId="63712C07">
            <w:pPr>
              <w:spacing w:before="0" w:after="0" w:line="240" w:lineRule="auto"/>
              <w:rPr>
                <w:ins w:id="2353" w:author="marpa" w:date="2026-10-25T14:17:01Z"/>
                <w:rFonts w:hint="default" w:ascii="Courier New" w:hAnsi="Courier New" w:eastAsia="Courier New" w:cs="Courier New"/>
                <w:color w:val="000000"/>
                <w:sz w:val="16"/>
                <w:szCs w:val="16"/>
              </w:rPr>
            </w:pPr>
            <w:ins w:id="2354" w:author="marpa" w:date="2026-10-25T14:17:01Z">
              <w:r>
                <w:rPr>
                  <w:rFonts w:hint="default" w:ascii="Courier New" w:hAnsi="Courier New" w:eastAsia="Courier New" w:cs="Courier New"/>
                  <w:color w:val="000000"/>
                  <w:sz w:val="16"/>
                  <w:szCs w:val="16"/>
                </w:rPr>
                <w:t>import jakarta.servlet.ServletResponse;</w:t>
              </w:r>
            </w:ins>
          </w:p>
          <w:p w14:paraId="575F20EB">
            <w:pPr>
              <w:spacing w:before="0" w:after="0" w:line="240" w:lineRule="auto"/>
              <w:rPr>
                <w:ins w:id="2355" w:author="marpa" w:date="2026-10-25T14:17:01Z"/>
                <w:rFonts w:hint="default" w:ascii="Courier New" w:hAnsi="Courier New" w:eastAsia="Courier New" w:cs="Courier New"/>
                <w:color w:val="000000"/>
                <w:sz w:val="16"/>
                <w:szCs w:val="16"/>
              </w:rPr>
            </w:pPr>
            <w:ins w:id="2356" w:author="marpa" w:date="2026-10-25T14:17:01Z">
              <w:r>
                <w:rPr>
                  <w:rFonts w:hint="default" w:ascii="Courier New" w:hAnsi="Courier New" w:eastAsia="Courier New" w:cs="Courier New"/>
                  <w:color w:val="000000"/>
                  <w:sz w:val="16"/>
                  <w:szCs w:val="16"/>
                </w:rPr>
                <w:t>import jakarta.servlet.http.HttpServletRequest;</w:t>
              </w:r>
            </w:ins>
          </w:p>
          <w:p w14:paraId="5E621391">
            <w:pPr>
              <w:spacing w:before="0" w:after="0" w:line="240" w:lineRule="auto"/>
              <w:rPr>
                <w:ins w:id="2357" w:author="marpa" w:date="2026-10-25T14:17:01Z"/>
                <w:rFonts w:hint="default" w:ascii="Courier New" w:hAnsi="Courier New" w:eastAsia="Courier New" w:cs="Courier New"/>
                <w:color w:val="000000"/>
                <w:sz w:val="16"/>
                <w:szCs w:val="16"/>
              </w:rPr>
            </w:pPr>
            <w:ins w:id="2358" w:author="marpa" w:date="2026-10-25T14:17:01Z">
              <w:r>
                <w:rPr>
                  <w:rFonts w:hint="default" w:ascii="Courier New" w:hAnsi="Courier New" w:eastAsia="Courier New" w:cs="Courier New"/>
                  <w:color w:val="000000"/>
                  <w:sz w:val="16"/>
                  <w:szCs w:val="16"/>
                </w:rPr>
                <w:t>import jakarta.servlet.http.HttpServletResponse;</w:t>
              </w:r>
            </w:ins>
          </w:p>
          <w:p w14:paraId="48852734">
            <w:pPr>
              <w:spacing w:before="0" w:after="0" w:line="240" w:lineRule="auto"/>
              <w:rPr>
                <w:ins w:id="2359" w:author="marpa" w:date="2026-10-25T14:17:01Z"/>
                <w:rFonts w:hint="default" w:ascii="Courier New" w:hAnsi="Courier New" w:eastAsia="Courier New" w:cs="Courier New"/>
                <w:color w:val="000000"/>
                <w:sz w:val="16"/>
                <w:szCs w:val="16"/>
              </w:rPr>
            </w:pPr>
          </w:p>
          <w:p w14:paraId="0ADBA89A">
            <w:pPr>
              <w:spacing w:before="0" w:after="0" w:line="240" w:lineRule="auto"/>
              <w:rPr>
                <w:ins w:id="2360" w:author="marpa" w:date="2026-10-25T14:17:01Z"/>
                <w:rFonts w:hint="default" w:ascii="Courier New" w:hAnsi="Courier New" w:eastAsia="Courier New" w:cs="Courier New"/>
                <w:color w:val="000000"/>
                <w:sz w:val="16"/>
                <w:szCs w:val="16"/>
              </w:rPr>
            </w:pPr>
            <w:ins w:id="2361" w:author="marpa" w:date="2026-10-25T14:17:01Z">
              <w:r>
                <w:rPr>
                  <w:rFonts w:hint="default" w:ascii="Courier New" w:hAnsi="Courier New" w:eastAsia="Courier New" w:cs="Courier New"/>
                  <w:color w:val="000000"/>
                  <w:sz w:val="16"/>
                  <w:szCs w:val="16"/>
                </w:rPr>
                <w:t>import java.io.IOException;</w:t>
              </w:r>
            </w:ins>
          </w:p>
          <w:p w14:paraId="45BA515D">
            <w:pPr>
              <w:spacing w:before="0" w:after="0" w:line="240" w:lineRule="auto"/>
              <w:rPr>
                <w:ins w:id="2362" w:author="marpa" w:date="2026-10-25T14:17:01Z"/>
                <w:rFonts w:hint="default" w:ascii="Courier New" w:hAnsi="Courier New" w:eastAsia="Courier New" w:cs="Courier New"/>
                <w:color w:val="000000"/>
                <w:sz w:val="16"/>
                <w:szCs w:val="16"/>
              </w:rPr>
            </w:pPr>
            <w:ins w:id="2363" w:author="marpa" w:date="2026-10-25T14:17:01Z">
              <w:r>
                <w:rPr>
                  <w:rFonts w:hint="default" w:ascii="Courier New" w:hAnsi="Courier New" w:eastAsia="Courier New" w:cs="Courier New"/>
                  <w:color w:val="000000"/>
                  <w:sz w:val="16"/>
                  <w:szCs w:val="16"/>
                </w:rPr>
                <w:t>import java.util.Arrays;</w:t>
              </w:r>
            </w:ins>
          </w:p>
          <w:p w14:paraId="09B161F7">
            <w:pPr>
              <w:spacing w:before="0" w:after="0" w:line="240" w:lineRule="auto"/>
              <w:rPr>
                <w:ins w:id="2364" w:author="marpa" w:date="2026-10-25T14:17:01Z"/>
                <w:rFonts w:hint="default" w:ascii="Courier New" w:hAnsi="Courier New" w:eastAsia="Courier New" w:cs="Courier New"/>
                <w:color w:val="000000"/>
                <w:sz w:val="16"/>
                <w:szCs w:val="16"/>
              </w:rPr>
            </w:pPr>
            <w:ins w:id="2365" w:author="marpa" w:date="2026-10-25T14:17:01Z">
              <w:r>
                <w:rPr>
                  <w:rFonts w:hint="default" w:ascii="Courier New" w:hAnsi="Courier New" w:eastAsia="Courier New" w:cs="Courier New"/>
                  <w:color w:val="000000"/>
                  <w:sz w:val="16"/>
                  <w:szCs w:val="16"/>
                </w:rPr>
                <w:t>import java.util.Collections;</w:t>
              </w:r>
            </w:ins>
          </w:p>
          <w:p w14:paraId="2F0018E1">
            <w:pPr>
              <w:spacing w:before="0" w:after="0" w:line="240" w:lineRule="auto"/>
              <w:rPr>
                <w:ins w:id="2366" w:author="marpa" w:date="2026-10-25T14:17:01Z"/>
                <w:rFonts w:hint="default" w:ascii="Courier New" w:hAnsi="Courier New" w:eastAsia="Courier New" w:cs="Courier New"/>
                <w:color w:val="000000"/>
                <w:sz w:val="16"/>
                <w:szCs w:val="16"/>
              </w:rPr>
            </w:pPr>
            <w:ins w:id="2367" w:author="marpa" w:date="2026-10-25T14:17:01Z">
              <w:r>
                <w:rPr>
                  <w:rFonts w:hint="default" w:ascii="Courier New" w:hAnsi="Courier New" w:eastAsia="Courier New" w:cs="Courier New"/>
                  <w:color w:val="000000"/>
                  <w:sz w:val="16"/>
                  <w:szCs w:val="16"/>
                </w:rPr>
                <w:t>import java.util.LinkedHashSet;</w:t>
              </w:r>
            </w:ins>
          </w:p>
          <w:p w14:paraId="52E02B65">
            <w:pPr>
              <w:spacing w:before="0" w:after="0" w:line="240" w:lineRule="auto"/>
              <w:rPr>
                <w:ins w:id="2368" w:author="marpa" w:date="2026-10-25T14:17:01Z"/>
                <w:rFonts w:hint="default" w:ascii="Courier New" w:hAnsi="Courier New" w:eastAsia="Courier New" w:cs="Courier New"/>
                <w:color w:val="000000"/>
                <w:sz w:val="16"/>
                <w:szCs w:val="16"/>
              </w:rPr>
            </w:pPr>
            <w:ins w:id="2369" w:author="marpa" w:date="2026-10-25T14:17:01Z">
              <w:r>
                <w:rPr>
                  <w:rFonts w:hint="default" w:ascii="Courier New" w:hAnsi="Courier New" w:eastAsia="Courier New" w:cs="Courier New"/>
                  <w:color w:val="000000"/>
                  <w:sz w:val="16"/>
                  <w:szCs w:val="16"/>
                </w:rPr>
                <w:t>import java.util.Set;</w:t>
              </w:r>
            </w:ins>
          </w:p>
          <w:p w14:paraId="1B6A8650">
            <w:pPr>
              <w:spacing w:before="0" w:after="0" w:line="240" w:lineRule="auto"/>
              <w:rPr>
                <w:ins w:id="2370" w:author="marpa" w:date="2026-10-25T14:17:01Z"/>
                <w:rFonts w:hint="default" w:ascii="Courier New" w:hAnsi="Courier New" w:eastAsia="Courier New" w:cs="Courier New"/>
                <w:color w:val="000000"/>
                <w:sz w:val="16"/>
                <w:szCs w:val="16"/>
              </w:rPr>
            </w:pPr>
            <w:ins w:id="2371" w:author="marpa" w:date="2026-10-25T14:17:01Z">
              <w:r>
                <w:rPr>
                  <w:rFonts w:hint="default" w:ascii="Courier New" w:hAnsi="Courier New" w:eastAsia="Courier New" w:cs="Courier New"/>
                  <w:color w:val="000000"/>
                  <w:sz w:val="16"/>
                  <w:szCs w:val="16"/>
                </w:rPr>
                <w:t>import java.util.stream.Collectors;</w:t>
              </w:r>
            </w:ins>
          </w:p>
          <w:p w14:paraId="1CA49007">
            <w:pPr>
              <w:spacing w:before="0" w:after="0" w:line="240" w:lineRule="auto"/>
              <w:rPr>
                <w:ins w:id="2372" w:author="marpa" w:date="2026-10-25T14:17:01Z"/>
                <w:rFonts w:hint="default" w:ascii="Courier New" w:hAnsi="Courier New" w:eastAsia="Courier New" w:cs="Courier New"/>
                <w:color w:val="000000"/>
                <w:sz w:val="16"/>
                <w:szCs w:val="16"/>
              </w:rPr>
            </w:pPr>
          </w:p>
          <w:p w14:paraId="317F9047">
            <w:pPr>
              <w:spacing w:before="0" w:after="0" w:line="240" w:lineRule="auto"/>
              <w:rPr>
                <w:ins w:id="2373" w:author="marpa" w:date="2026-10-25T14:17:01Z"/>
                <w:rFonts w:hint="default" w:ascii="Courier New" w:hAnsi="Courier New" w:eastAsia="Courier New" w:cs="Courier New"/>
                <w:color w:val="000000"/>
                <w:sz w:val="16"/>
                <w:szCs w:val="16"/>
              </w:rPr>
            </w:pPr>
            <w:ins w:id="2374" w:author="marpa" w:date="2026-10-25T14:17:01Z">
              <w:r>
                <w:rPr>
                  <w:rFonts w:hint="default" w:ascii="Courier New" w:hAnsi="Courier New" w:eastAsia="Courier New" w:cs="Courier New"/>
                  <w:color w:val="000000"/>
                  <w:sz w:val="16"/>
                  <w:szCs w:val="16"/>
                </w:rPr>
                <w:t>/**</w:t>
              </w:r>
            </w:ins>
          </w:p>
          <w:p w14:paraId="422D2053">
            <w:pPr>
              <w:spacing w:before="0" w:after="0" w:line="240" w:lineRule="auto"/>
              <w:rPr>
                <w:ins w:id="2375" w:author="marpa" w:date="2026-10-25T14:17:01Z"/>
                <w:rFonts w:hint="default" w:ascii="Courier New" w:hAnsi="Courier New" w:eastAsia="Courier New" w:cs="Courier New"/>
                <w:color w:val="000000"/>
                <w:sz w:val="16"/>
                <w:szCs w:val="16"/>
              </w:rPr>
            </w:pPr>
            <w:ins w:id="2376" w:author="marpa" w:date="2026-10-25T14:17:01Z">
              <w:r>
                <w:rPr>
                  <w:rFonts w:hint="default" w:ascii="Courier New" w:hAnsi="Courier New" w:eastAsia="Courier New" w:cs="Courier New"/>
                  <w:color w:val="000000"/>
                  <w:sz w:val="16"/>
                  <w:szCs w:val="16"/>
                </w:rPr>
                <w:t xml:space="preserve"> * Filtro CORS global para exponer servicios REST/SOAP a clientes web.</w:t>
              </w:r>
            </w:ins>
          </w:p>
          <w:p w14:paraId="654AEB35">
            <w:pPr>
              <w:spacing w:before="0" w:after="0" w:line="240" w:lineRule="auto"/>
              <w:rPr>
                <w:ins w:id="2377" w:author="marpa" w:date="2026-10-25T14:17:01Z"/>
                <w:rFonts w:hint="default" w:ascii="Courier New" w:hAnsi="Courier New" w:eastAsia="Courier New" w:cs="Courier New"/>
                <w:color w:val="000000"/>
                <w:sz w:val="16"/>
                <w:szCs w:val="16"/>
              </w:rPr>
            </w:pPr>
            <w:ins w:id="2378" w:author="marpa" w:date="2026-10-25T14:17:01Z">
              <w:r>
                <w:rPr>
                  <w:rFonts w:hint="default" w:ascii="Courier New" w:hAnsi="Courier New" w:eastAsia="Courier New" w:cs="Courier New"/>
                  <w:color w:val="000000"/>
                  <w:sz w:val="16"/>
                  <w:szCs w:val="16"/>
                </w:rPr>
                <w:t xml:space="preserve"> */</w:t>
              </w:r>
            </w:ins>
          </w:p>
          <w:p w14:paraId="50F8ACB9">
            <w:pPr>
              <w:spacing w:before="0" w:after="0" w:line="240" w:lineRule="auto"/>
              <w:rPr>
                <w:ins w:id="2379" w:author="marpa" w:date="2026-10-25T14:17:01Z"/>
                <w:rFonts w:hint="default" w:ascii="Courier New" w:hAnsi="Courier New" w:eastAsia="Courier New" w:cs="Courier New"/>
                <w:color w:val="000000"/>
                <w:sz w:val="16"/>
                <w:szCs w:val="16"/>
              </w:rPr>
            </w:pPr>
            <w:ins w:id="2380" w:author="marpa" w:date="2026-10-25T14:17:01Z">
              <w:r>
                <w:rPr>
                  <w:rFonts w:hint="default" w:ascii="Courier New" w:hAnsi="Courier New" w:eastAsia="Courier New" w:cs="Courier New"/>
                  <w:color w:val="000000"/>
                  <w:sz w:val="16"/>
                  <w:szCs w:val="16"/>
                </w:rPr>
                <w:t>public class FiltroCors implements Filter {</w:t>
              </w:r>
            </w:ins>
          </w:p>
          <w:p w14:paraId="34FECA89">
            <w:pPr>
              <w:spacing w:before="0" w:after="0" w:line="240" w:lineRule="auto"/>
              <w:rPr>
                <w:ins w:id="2381" w:author="marpa" w:date="2026-10-25T14:17:01Z"/>
                <w:rFonts w:hint="default" w:ascii="Courier New" w:hAnsi="Courier New" w:eastAsia="Courier New" w:cs="Courier New"/>
                <w:color w:val="000000"/>
                <w:sz w:val="16"/>
                <w:szCs w:val="16"/>
              </w:rPr>
            </w:pPr>
          </w:p>
          <w:p w14:paraId="0054A223">
            <w:pPr>
              <w:spacing w:before="0" w:after="0" w:line="240" w:lineRule="auto"/>
              <w:rPr>
                <w:ins w:id="2382" w:author="marpa" w:date="2026-10-25T14:17:01Z"/>
                <w:rFonts w:hint="default" w:ascii="Courier New" w:hAnsi="Courier New" w:eastAsia="Courier New" w:cs="Courier New"/>
                <w:color w:val="000000"/>
                <w:sz w:val="16"/>
                <w:szCs w:val="16"/>
              </w:rPr>
            </w:pPr>
            <w:ins w:id="2383" w:author="marpa" w:date="2026-10-25T14:17:01Z">
              <w:r>
                <w:rPr>
                  <w:rFonts w:hint="default" w:ascii="Courier New" w:hAnsi="Courier New" w:eastAsia="Courier New" w:cs="Courier New"/>
                  <w:color w:val="000000"/>
                  <w:sz w:val="16"/>
                  <w:szCs w:val="16"/>
                </w:rPr>
                <w:t xml:space="preserve">    private static final String PARAM_ORIGENES = "cors.allowed.origins";</w:t>
              </w:r>
            </w:ins>
          </w:p>
          <w:p w14:paraId="275F76CF">
            <w:pPr>
              <w:spacing w:before="0" w:after="0" w:line="240" w:lineRule="auto"/>
              <w:rPr>
                <w:ins w:id="2384" w:author="marpa" w:date="2026-10-25T14:17:01Z"/>
                <w:rFonts w:hint="default" w:ascii="Courier New" w:hAnsi="Courier New" w:eastAsia="Courier New" w:cs="Courier New"/>
                <w:color w:val="000000"/>
                <w:sz w:val="16"/>
                <w:szCs w:val="16"/>
              </w:rPr>
            </w:pPr>
            <w:ins w:id="2385" w:author="marpa" w:date="2026-10-25T14:17:01Z">
              <w:r>
                <w:rPr>
                  <w:rFonts w:hint="default" w:ascii="Courier New" w:hAnsi="Courier New" w:eastAsia="Courier New" w:cs="Courier New"/>
                  <w:color w:val="000000"/>
                  <w:sz w:val="16"/>
                  <w:szCs w:val="16"/>
                </w:rPr>
                <w:t xml:space="preserve">    private static final String PARAM_METODOS = "cors.allowed.methods";</w:t>
              </w:r>
            </w:ins>
          </w:p>
          <w:p w14:paraId="2FBE509C">
            <w:pPr>
              <w:spacing w:before="0" w:after="0" w:line="240" w:lineRule="auto"/>
              <w:rPr>
                <w:ins w:id="2386" w:author="marpa" w:date="2026-10-25T14:17:01Z"/>
                <w:rFonts w:hint="default" w:ascii="Courier New" w:hAnsi="Courier New" w:eastAsia="Courier New" w:cs="Courier New"/>
                <w:color w:val="000000"/>
                <w:sz w:val="16"/>
                <w:szCs w:val="16"/>
              </w:rPr>
            </w:pPr>
            <w:ins w:id="2387" w:author="marpa" w:date="2026-10-25T14:17:01Z">
              <w:r>
                <w:rPr>
                  <w:rFonts w:hint="default" w:ascii="Courier New" w:hAnsi="Courier New" w:eastAsia="Courier New" w:cs="Courier New"/>
                  <w:color w:val="000000"/>
                  <w:sz w:val="16"/>
                  <w:szCs w:val="16"/>
                </w:rPr>
                <w:t xml:space="preserve">    private static final String PARAM_HEADERS = "cors.allowed.headers";</w:t>
              </w:r>
            </w:ins>
          </w:p>
          <w:p w14:paraId="7D8045F0">
            <w:pPr>
              <w:spacing w:before="0" w:after="0" w:line="240" w:lineRule="auto"/>
              <w:rPr>
                <w:ins w:id="2388" w:author="marpa" w:date="2026-10-25T14:17:01Z"/>
                <w:rFonts w:hint="default" w:ascii="Courier New" w:hAnsi="Courier New" w:eastAsia="Courier New" w:cs="Courier New"/>
                <w:color w:val="000000"/>
                <w:sz w:val="16"/>
                <w:szCs w:val="16"/>
              </w:rPr>
            </w:pPr>
            <w:ins w:id="2389" w:author="marpa" w:date="2026-10-25T14:17:01Z">
              <w:r>
                <w:rPr>
                  <w:rFonts w:hint="default" w:ascii="Courier New" w:hAnsi="Courier New" w:eastAsia="Courier New" w:cs="Courier New"/>
                  <w:color w:val="000000"/>
                  <w:sz w:val="16"/>
                  <w:szCs w:val="16"/>
                </w:rPr>
                <w:t xml:space="preserve">    private static final String PARAM_MAX_AGE = "cors.max.age";</w:t>
              </w:r>
            </w:ins>
          </w:p>
          <w:p w14:paraId="061D140C">
            <w:pPr>
              <w:spacing w:before="0" w:after="0" w:line="240" w:lineRule="auto"/>
              <w:rPr>
                <w:ins w:id="2390" w:author="marpa" w:date="2026-10-25T14:17:01Z"/>
                <w:rFonts w:hint="default" w:ascii="Courier New" w:hAnsi="Courier New" w:eastAsia="Courier New" w:cs="Courier New"/>
                <w:color w:val="000000"/>
                <w:sz w:val="16"/>
                <w:szCs w:val="16"/>
              </w:rPr>
            </w:pPr>
            <w:ins w:id="2391" w:author="marpa" w:date="2026-10-25T14:17:01Z">
              <w:r>
                <w:rPr>
                  <w:rFonts w:hint="default" w:ascii="Courier New" w:hAnsi="Courier New" w:eastAsia="Courier New" w:cs="Courier New"/>
                  <w:color w:val="000000"/>
                  <w:sz w:val="16"/>
                  <w:szCs w:val="16"/>
                </w:rPr>
                <w:t xml:space="preserve">    private static final String PARAM_CREDENCIALES = "cors.allow.credentials";</w:t>
              </w:r>
            </w:ins>
          </w:p>
          <w:p w14:paraId="65726C7A">
            <w:pPr>
              <w:spacing w:before="0" w:after="0" w:line="240" w:lineRule="auto"/>
              <w:rPr>
                <w:ins w:id="2392" w:author="marpa" w:date="2026-10-25T14:17:01Z"/>
                <w:rFonts w:hint="default" w:ascii="Courier New" w:hAnsi="Courier New" w:eastAsia="Courier New" w:cs="Courier New"/>
                <w:color w:val="000000"/>
                <w:sz w:val="16"/>
                <w:szCs w:val="16"/>
              </w:rPr>
            </w:pPr>
          </w:p>
          <w:p w14:paraId="0FB49D24">
            <w:pPr>
              <w:spacing w:before="0" w:after="0" w:line="240" w:lineRule="auto"/>
              <w:rPr>
                <w:ins w:id="2393" w:author="marpa" w:date="2026-10-25T14:17:01Z"/>
                <w:rFonts w:hint="default" w:ascii="Courier New" w:hAnsi="Courier New" w:eastAsia="Courier New" w:cs="Courier New"/>
                <w:color w:val="000000"/>
                <w:sz w:val="16"/>
                <w:szCs w:val="16"/>
              </w:rPr>
            </w:pPr>
            <w:ins w:id="2394" w:author="marpa" w:date="2026-10-25T14:17:01Z">
              <w:r>
                <w:rPr>
                  <w:rFonts w:hint="default" w:ascii="Courier New" w:hAnsi="Courier New" w:eastAsia="Courier New" w:cs="Courier New"/>
                  <w:color w:val="000000"/>
                  <w:sz w:val="16"/>
                  <w:szCs w:val="16"/>
                </w:rPr>
                <w:t xml:space="preserve">    private static final String ORIGENES_DEFECTO = "*";</w:t>
              </w:r>
            </w:ins>
          </w:p>
          <w:p w14:paraId="31C49C9F">
            <w:pPr>
              <w:spacing w:before="0" w:after="0" w:line="240" w:lineRule="auto"/>
              <w:rPr>
                <w:ins w:id="2395" w:author="marpa" w:date="2026-10-25T14:17:01Z"/>
                <w:rFonts w:hint="default" w:ascii="Courier New" w:hAnsi="Courier New" w:eastAsia="Courier New" w:cs="Courier New"/>
                <w:color w:val="000000"/>
                <w:sz w:val="16"/>
                <w:szCs w:val="16"/>
              </w:rPr>
            </w:pPr>
            <w:ins w:id="2396" w:author="marpa" w:date="2026-10-25T14:17:01Z">
              <w:r>
                <w:rPr>
                  <w:rFonts w:hint="default" w:ascii="Courier New" w:hAnsi="Courier New" w:eastAsia="Courier New" w:cs="Courier New"/>
                  <w:color w:val="000000"/>
                  <w:sz w:val="16"/>
                  <w:szCs w:val="16"/>
                </w:rPr>
                <w:t xml:space="preserve">    private static final String METODOS_DEFECTO = "GET,POST,PUT,DELETE,OPTIONS";</w:t>
              </w:r>
            </w:ins>
          </w:p>
          <w:p w14:paraId="3F65AAEA">
            <w:pPr>
              <w:spacing w:before="0" w:after="0" w:line="240" w:lineRule="auto"/>
              <w:rPr>
                <w:ins w:id="2397" w:author="marpa" w:date="2026-10-25T14:17:01Z"/>
                <w:rFonts w:hint="default" w:ascii="Courier New" w:hAnsi="Courier New" w:eastAsia="Courier New" w:cs="Courier New"/>
                <w:color w:val="000000"/>
                <w:sz w:val="16"/>
                <w:szCs w:val="16"/>
              </w:rPr>
            </w:pPr>
            <w:ins w:id="2398" w:author="marpa" w:date="2026-10-25T14:17:01Z">
              <w:r>
                <w:rPr>
                  <w:rFonts w:hint="default" w:ascii="Courier New" w:hAnsi="Courier New" w:eastAsia="Courier New" w:cs="Courier New"/>
                  <w:color w:val="000000"/>
                  <w:sz w:val="16"/>
                  <w:szCs w:val="16"/>
                </w:rPr>
                <w:t xml:space="preserve">    private static final String HEADERS_DEFECTO = "Origin,Content-Type,Accept,Authorization,SOAPAction,X-Requested-With";</w:t>
              </w:r>
            </w:ins>
          </w:p>
          <w:p w14:paraId="50CE74F7">
            <w:pPr>
              <w:spacing w:before="0" w:after="0" w:line="240" w:lineRule="auto"/>
              <w:rPr>
                <w:ins w:id="2399" w:author="marpa" w:date="2026-10-25T14:17:01Z"/>
                <w:rFonts w:hint="default" w:ascii="Courier New" w:hAnsi="Courier New" w:eastAsia="Courier New" w:cs="Courier New"/>
                <w:color w:val="000000"/>
                <w:sz w:val="16"/>
                <w:szCs w:val="16"/>
              </w:rPr>
            </w:pPr>
            <w:ins w:id="2400" w:author="marpa" w:date="2026-10-25T14:17:01Z">
              <w:r>
                <w:rPr>
                  <w:rFonts w:hint="default" w:ascii="Courier New" w:hAnsi="Courier New" w:eastAsia="Courier New" w:cs="Courier New"/>
                  <w:color w:val="000000"/>
                  <w:sz w:val="16"/>
                  <w:szCs w:val="16"/>
                </w:rPr>
                <w:t xml:space="preserve">    private static final String MAX_AGE_DEFECTO = "3600";</w:t>
              </w:r>
            </w:ins>
          </w:p>
          <w:p w14:paraId="3AF82FB8">
            <w:pPr>
              <w:spacing w:before="0" w:after="0" w:line="240" w:lineRule="auto"/>
              <w:rPr>
                <w:ins w:id="2401" w:author="marpa" w:date="2026-10-25T14:17:01Z"/>
                <w:rFonts w:hint="default" w:ascii="Courier New" w:hAnsi="Courier New" w:eastAsia="Courier New" w:cs="Courier New"/>
                <w:color w:val="000000"/>
                <w:sz w:val="16"/>
                <w:szCs w:val="16"/>
              </w:rPr>
            </w:pPr>
          </w:p>
          <w:p w14:paraId="31E2FAFA">
            <w:pPr>
              <w:spacing w:before="0" w:after="0" w:line="240" w:lineRule="auto"/>
              <w:rPr>
                <w:ins w:id="2402" w:author="marpa" w:date="2026-10-25T14:17:01Z"/>
                <w:rFonts w:hint="default" w:ascii="Courier New" w:hAnsi="Courier New" w:eastAsia="Courier New" w:cs="Courier New"/>
                <w:color w:val="000000"/>
                <w:sz w:val="16"/>
                <w:szCs w:val="16"/>
              </w:rPr>
            </w:pPr>
            <w:ins w:id="2403" w:author="marpa" w:date="2026-10-25T14:17:01Z">
              <w:r>
                <w:rPr>
                  <w:rFonts w:hint="default" w:ascii="Courier New" w:hAnsi="Courier New" w:eastAsia="Courier New" w:cs="Courier New"/>
                  <w:color w:val="000000"/>
                  <w:sz w:val="16"/>
                  <w:szCs w:val="16"/>
                </w:rPr>
                <w:t xml:space="preserve">    private Set&lt;String&gt; origenesPermitidos = Collections.emptySet();</w:t>
              </w:r>
            </w:ins>
          </w:p>
          <w:p w14:paraId="5AD8149D">
            <w:pPr>
              <w:spacing w:before="0" w:after="0" w:line="240" w:lineRule="auto"/>
              <w:rPr>
                <w:ins w:id="2404" w:author="marpa" w:date="2026-10-25T14:17:01Z"/>
                <w:rFonts w:hint="default" w:ascii="Courier New" w:hAnsi="Courier New" w:eastAsia="Courier New" w:cs="Courier New"/>
                <w:color w:val="000000"/>
                <w:sz w:val="16"/>
                <w:szCs w:val="16"/>
              </w:rPr>
            </w:pPr>
            <w:ins w:id="2405" w:author="marpa" w:date="2026-10-25T14:17:01Z">
              <w:r>
                <w:rPr>
                  <w:rFonts w:hint="default" w:ascii="Courier New" w:hAnsi="Courier New" w:eastAsia="Courier New" w:cs="Courier New"/>
                  <w:color w:val="000000"/>
                  <w:sz w:val="16"/>
                  <w:szCs w:val="16"/>
                </w:rPr>
                <w:t xml:space="preserve">    private boolean permitirTodosLosOrigenes;</w:t>
              </w:r>
            </w:ins>
          </w:p>
          <w:p w14:paraId="1D76A5A4">
            <w:pPr>
              <w:spacing w:before="0" w:after="0" w:line="240" w:lineRule="auto"/>
              <w:rPr>
                <w:ins w:id="2406" w:author="marpa" w:date="2026-10-25T14:17:01Z"/>
                <w:rFonts w:hint="default" w:ascii="Courier New" w:hAnsi="Courier New" w:eastAsia="Courier New" w:cs="Courier New"/>
                <w:color w:val="000000"/>
                <w:sz w:val="16"/>
                <w:szCs w:val="16"/>
              </w:rPr>
            </w:pPr>
            <w:ins w:id="2407" w:author="marpa" w:date="2026-10-25T14:17:01Z">
              <w:r>
                <w:rPr>
                  <w:rFonts w:hint="default" w:ascii="Courier New" w:hAnsi="Courier New" w:eastAsia="Courier New" w:cs="Courier New"/>
                  <w:color w:val="000000"/>
                  <w:sz w:val="16"/>
                  <w:szCs w:val="16"/>
                </w:rPr>
                <w:t xml:space="preserve">    private boolean permitirCredenciales;</w:t>
              </w:r>
            </w:ins>
          </w:p>
          <w:p w14:paraId="77E44B9D">
            <w:pPr>
              <w:spacing w:before="0" w:after="0" w:line="240" w:lineRule="auto"/>
              <w:rPr>
                <w:ins w:id="2408" w:author="marpa" w:date="2026-10-25T14:17:01Z"/>
                <w:rFonts w:hint="default" w:ascii="Courier New" w:hAnsi="Courier New" w:eastAsia="Courier New" w:cs="Courier New"/>
                <w:color w:val="000000"/>
                <w:sz w:val="16"/>
                <w:szCs w:val="16"/>
              </w:rPr>
            </w:pPr>
            <w:ins w:id="2409" w:author="marpa" w:date="2026-10-25T14:17:01Z">
              <w:r>
                <w:rPr>
                  <w:rFonts w:hint="default" w:ascii="Courier New" w:hAnsi="Courier New" w:eastAsia="Courier New" w:cs="Courier New"/>
                  <w:color w:val="000000"/>
                  <w:sz w:val="16"/>
                  <w:szCs w:val="16"/>
                </w:rPr>
                <w:t xml:space="preserve">    private String metodosPermitidos;</w:t>
              </w:r>
            </w:ins>
          </w:p>
          <w:p w14:paraId="13D019A8">
            <w:pPr>
              <w:spacing w:before="0" w:after="0" w:line="240" w:lineRule="auto"/>
              <w:rPr>
                <w:ins w:id="2410" w:author="marpa" w:date="2026-10-25T14:17:01Z"/>
                <w:rFonts w:hint="default" w:ascii="Courier New" w:hAnsi="Courier New" w:eastAsia="Courier New" w:cs="Courier New"/>
                <w:color w:val="000000"/>
                <w:sz w:val="16"/>
                <w:szCs w:val="16"/>
              </w:rPr>
            </w:pPr>
            <w:ins w:id="2411" w:author="marpa" w:date="2026-10-25T14:17:01Z">
              <w:r>
                <w:rPr>
                  <w:rFonts w:hint="default" w:ascii="Courier New" w:hAnsi="Courier New" w:eastAsia="Courier New" w:cs="Courier New"/>
                  <w:color w:val="000000"/>
                  <w:sz w:val="16"/>
                  <w:szCs w:val="16"/>
                </w:rPr>
                <w:t xml:space="preserve">    private String headersPermitidos;</w:t>
              </w:r>
            </w:ins>
          </w:p>
          <w:p w14:paraId="6944B507">
            <w:pPr>
              <w:spacing w:before="0" w:after="0" w:line="240" w:lineRule="auto"/>
              <w:rPr>
                <w:ins w:id="2412" w:author="marpa" w:date="2026-10-25T14:17:01Z"/>
                <w:rFonts w:hint="default" w:ascii="Courier New" w:hAnsi="Courier New" w:eastAsia="Courier New" w:cs="Courier New"/>
                <w:color w:val="000000"/>
                <w:sz w:val="16"/>
                <w:szCs w:val="16"/>
              </w:rPr>
            </w:pPr>
            <w:ins w:id="2413" w:author="marpa" w:date="2026-10-25T14:17:01Z">
              <w:r>
                <w:rPr>
                  <w:rFonts w:hint="default" w:ascii="Courier New" w:hAnsi="Courier New" w:eastAsia="Courier New" w:cs="Courier New"/>
                  <w:color w:val="000000"/>
                  <w:sz w:val="16"/>
                  <w:szCs w:val="16"/>
                </w:rPr>
                <w:t xml:space="preserve">    private String maxAge;</w:t>
              </w:r>
            </w:ins>
          </w:p>
          <w:p w14:paraId="5C9D5701">
            <w:pPr>
              <w:spacing w:before="0" w:after="0" w:line="240" w:lineRule="auto"/>
              <w:rPr>
                <w:ins w:id="2414" w:author="marpa" w:date="2026-10-25T14:17:01Z"/>
                <w:rFonts w:hint="default" w:ascii="Courier New" w:hAnsi="Courier New" w:eastAsia="Courier New" w:cs="Courier New"/>
                <w:color w:val="000000"/>
                <w:sz w:val="16"/>
                <w:szCs w:val="16"/>
              </w:rPr>
            </w:pPr>
          </w:p>
          <w:p w14:paraId="0BE6B240">
            <w:pPr>
              <w:spacing w:before="0" w:after="0" w:line="240" w:lineRule="auto"/>
              <w:rPr>
                <w:ins w:id="2415" w:author="marpa" w:date="2026-10-25T14:17:01Z"/>
                <w:rFonts w:hint="default" w:ascii="Courier New" w:hAnsi="Courier New" w:eastAsia="Courier New" w:cs="Courier New"/>
                <w:color w:val="000000"/>
                <w:sz w:val="16"/>
                <w:szCs w:val="16"/>
              </w:rPr>
            </w:pPr>
            <w:ins w:id="2416" w:author="marpa" w:date="2026-10-25T14:17:01Z">
              <w:r>
                <w:rPr>
                  <w:rFonts w:hint="default" w:ascii="Courier New" w:hAnsi="Courier New" w:eastAsia="Courier New" w:cs="Courier New"/>
                  <w:color w:val="000000"/>
                  <w:sz w:val="16"/>
                  <w:szCs w:val="16"/>
                </w:rPr>
                <w:t xml:space="preserve">    @Override</w:t>
              </w:r>
            </w:ins>
          </w:p>
          <w:p w14:paraId="3ADDD609">
            <w:pPr>
              <w:spacing w:before="0" w:after="0" w:line="240" w:lineRule="auto"/>
              <w:rPr>
                <w:ins w:id="2417" w:author="marpa" w:date="2026-10-25T14:17:01Z"/>
                <w:rFonts w:hint="default" w:ascii="Courier New" w:hAnsi="Courier New" w:eastAsia="Courier New" w:cs="Courier New"/>
                <w:color w:val="000000"/>
                <w:sz w:val="16"/>
                <w:szCs w:val="16"/>
              </w:rPr>
            </w:pPr>
            <w:ins w:id="2418" w:author="marpa" w:date="2026-10-25T14:17:01Z">
              <w:r>
                <w:rPr>
                  <w:rFonts w:hint="default" w:ascii="Courier New" w:hAnsi="Courier New" w:eastAsia="Courier New" w:cs="Courier New"/>
                  <w:color w:val="000000"/>
                  <w:sz w:val="16"/>
                  <w:szCs w:val="16"/>
                </w:rPr>
                <w:t xml:space="preserve">    public void init(FilterConfig filterConfig) {</w:t>
              </w:r>
            </w:ins>
          </w:p>
          <w:p w14:paraId="0A5AA43D">
            <w:pPr>
              <w:spacing w:before="0" w:after="0" w:line="240" w:lineRule="auto"/>
              <w:rPr>
                <w:ins w:id="2419" w:author="marpa" w:date="2026-10-25T14:17:01Z"/>
                <w:rFonts w:hint="default" w:ascii="Courier New" w:hAnsi="Courier New" w:eastAsia="Courier New" w:cs="Courier New"/>
                <w:color w:val="000000"/>
                <w:sz w:val="16"/>
                <w:szCs w:val="16"/>
              </w:rPr>
            </w:pPr>
            <w:ins w:id="2420" w:author="marpa" w:date="2026-10-25T14:17:01Z">
              <w:r>
                <w:rPr>
                  <w:rFonts w:hint="default" w:ascii="Courier New" w:hAnsi="Courier New" w:eastAsia="Courier New" w:cs="Courier New"/>
                  <w:color w:val="000000"/>
                  <w:sz w:val="16"/>
                  <w:szCs w:val="16"/>
                </w:rPr>
                <w:t xml:space="preserve">        origenesPermitidos = parseLista(filterConfig.getInitParameter(PARAM_ORIGENES), ORIGENES_DEFECTO);</w:t>
              </w:r>
            </w:ins>
          </w:p>
          <w:p w14:paraId="422E9329">
            <w:pPr>
              <w:spacing w:before="0" w:after="0" w:line="240" w:lineRule="auto"/>
              <w:rPr>
                <w:ins w:id="2421" w:author="marpa" w:date="2026-10-25T14:17:01Z"/>
                <w:rFonts w:hint="default" w:ascii="Courier New" w:hAnsi="Courier New" w:eastAsia="Courier New" w:cs="Courier New"/>
                <w:color w:val="000000"/>
                <w:sz w:val="16"/>
                <w:szCs w:val="16"/>
              </w:rPr>
            </w:pPr>
            <w:ins w:id="2422" w:author="marpa" w:date="2026-10-25T14:17:01Z">
              <w:r>
                <w:rPr>
                  <w:rFonts w:hint="default" w:ascii="Courier New" w:hAnsi="Courier New" w:eastAsia="Courier New" w:cs="Courier New"/>
                  <w:color w:val="000000"/>
                  <w:sz w:val="16"/>
                  <w:szCs w:val="16"/>
                </w:rPr>
                <w:t xml:space="preserve">        permitirTodosLosOrigenes = origenesPermitidos.contains("*");</w:t>
              </w:r>
            </w:ins>
          </w:p>
          <w:p w14:paraId="0531EE94">
            <w:pPr>
              <w:spacing w:before="0" w:after="0" w:line="240" w:lineRule="auto"/>
              <w:rPr>
                <w:ins w:id="2423" w:author="marpa" w:date="2026-10-25T14:17:01Z"/>
                <w:rFonts w:hint="default" w:ascii="Courier New" w:hAnsi="Courier New" w:eastAsia="Courier New" w:cs="Courier New"/>
                <w:color w:val="000000"/>
                <w:sz w:val="16"/>
                <w:szCs w:val="16"/>
              </w:rPr>
            </w:pPr>
            <w:ins w:id="2424" w:author="marpa" w:date="2026-10-25T14:17:01Z">
              <w:r>
                <w:rPr>
                  <w:rFonts w:hint="default" w:ascii="Courier New" w:hAnsi="Courier New" w:eastAsia="Courier New" w:cs="Courier New"/>
                  <w:color w:val="000000"/>
                  <w:sz w:val="16"/>
                  <w:szCs w:val="16"/>
                </w:rPr>
                <w:t xml:space="preserve">        permitirCredenciales = Boolean.parseBoolean(</w:t>
              </w:r>
            </w:ins>
          </w:p>
          <w:p w14:paraId="15001A8B">
            <w:pPr>
              <w:spacing w:before="0" w:after="0" w:line="240" w:lineRule="auto"/>
              <w:rPr>
                <w:ins w:id="2425" w:author="marpa" w:date="2026-10-25T14:17:01Z"/>
                <w:rFonts w:hint="default" w:ascii="Courier New" w:hAnsi="Courier New" w:eastAsia="Courier New" w:cs="Courier New"/>
                <w:color w:val="000000"/>
                <w:sz w:val="16"/>
                <w:szCs w:val="16"/>
              </w:rPr>
            </w:pPr>
            <w:ins w:id="2426" w:author="marpa" w:date="2026-10-25T14:17:01Z">
              <w:r>
                <w:rPr>
                  <w:rFonts w:hint="default" w:ascii="Courier New" w:hAnsi="Courier New" w:eastAsia="Courier New" w:cs="Courier New"/>
                  <w:color w:val="000000"/>
                  <w:sz w:val="16"/>
                  <w:szCs w:val="16"/>
                </w:rPr>
                <w:t xml:space="preserve">                valorPorDefecto(filterConfig.getInitParameter(PARAM_CREDENCIALES), "false")</w:t>
              </w:r>
            </w:ins>
          </w:p>
          <w:p w14:paraId="216C046B">
            <w:pPr>
              <w:spacing w:before="0" w:after="0" w:line="240" w:lineRule="auto"/>
              <w:rPr>
                <w:ins w:id="2427" w:author="marpa" w:date="2026-10-25T14:17:01Z"/>
                <w:rFonts w:hint="default" w:ascii="Courier New" w:hAnsi="Courier New" w:eastAsia="Courier New" w:cs="Courier New"/>
                <w:color w:val="000000"/>
                <w:sz w:val="16"/>
                <w:szCs w:val="16"/>
              </w:rPr>
            </w:pPr>
            <w:ins w:id="2428" w:author="marpa" w:date="2026-10-25T14:17:01Z">
              <w:r>
                <w:rPr>
                  <w:rFonts w:hint="default" w:ascii="Courier New" w:hAnsi="Courier New" w:eastAsia="Courier New" w:cs="Courier New"/>
                  <w:color w:val="000000"/>
                  <w:sz w:val="16"/>
                  <w:szCs w:val="16"/>
                </w:rPr>
                <w:t xml:space="preserve">        );</w:t>
              </w:r>
            </w:ins>
          </w:p>
          <w:p w14:paraId="5C22B048">
            <w:pPr>
              <w:spacing w:before="0" w:after="0" w:line="240" w:lineRule="auto"/>
              <w:rPr>
                <w:ins w:id="2429" w:author="marpa" w:date="2026-10-25T14:17:01Z"/>
                <w:rFonts w:hint="default" w:ascii="Courier New" w:hAnsi="Courier New" w:eastAsia="Courier New" w:cs="Courier New"/>
                <w:color w:val="000000"/>
                <w:sz w:val="16"/>
                <w:szCs w:val="16"/>
              </w:rPr>
            </w:pPr>
            <w:ins w:id="2430" w:author="marpa" w:date="2026-10-25T14:17:01Z">
              <w:r>
                <w:rPr>
                  <w:rFonts w:hint="default" w:ascii="Courier New" w:hAnsi="Courier New" w:eastAsia="Courier New" w:cs="Courier New"/>
                  <w:color w:val="000000"/>
                  <w:sz w:val="16"/>
                  <w:szCs w:val="16"/>
                </w:rPr>
                <w:t xml:space="preserve">        metodosPermitidos = valorPorDefecto(filterConfig.getInitParameter(PARAM_METODOS), METODOS_DEFECTO);</w:t>
              </w:r>
            </w:ins>
          </w:p>
          <w:p w14:paraId="527C8DE6">
            <w:pPr>
              <w:spacing w:before="0" w:after="0" w:line="240" w:lineRule="auto"/>
              <w:rPr>
                <w:ins w:id="2431" w:author="marpa" w:date="2026-10-25T14:17:01Z"/>
                <w:rFonts w:hint="default" w:ascii="Courier New" w:hAnsi="Courier New" w:eastAsia="Courier New" w:cs="Courier New"/>
                <w:color w:val="000000"/>
                <w:sz w:val="16"/>
                <w:szCs w:val="16"/>
              </w:rPr>
            </w:pPr>
            <w:ins w:id="2432" w:author="marpa" w:date="2026-10-25T14:17:01Z">
              <w:r>
                <w:rPr>
                  <w:rFonts w:hint="default" w:ascii="Courier New" w:hAnsi="Courier New" w:eastAsia="Courier New" w:cs="Courier New"/>
                  <w:color w:val="000000"/>
                  <w:sz w:val="16"/>
                  <w:szCs w:val="16"/>
                </w:rPr>
                <w:t xml:space="preserve">        headersPermitidos = valorPorDefecto(filterConfig.getInitParameter(PARAM_HEADERS), HEADERS_DEFECTO);</w:t>
              </w:r>
            </w:ins>
          </w:p>
          <w:p w14:paraId="135B4CAC">
            <w:pPr>
              <w:spacing w:before="0" w:after="0" w:line="240" w:lineRule="auto"/>
              <w:rPr>
                <w:ins w:id="2433" w:author="marpa" w:date="2026-10-25T14:17:01Z"/>
                <w:rFonts w:hint="default" w:ascii="Courier New" w:hAnsi="Courier New" w:eastAsia="Courier New" w:cs="Courier New"/>
                <w:color w:val="000000"/>
                <w:sz w:val="16"/>
                <w:szCs w:val="16"/>
              </w:rPr>
            </w:pPr>
            <w:ins w:id="2434" w:author="marpa" w:date="2026-10-25T14:17:01Z">
              <w:r>
                <w:rPr>
                  <w:rFonts w:hint="default" w:ascii="Courier New" w:hAnsi="Courier New" w:eastAsia="Courier New" w:cs="Courier New"/>
                  <w:color w:val="000000"/>
                  <w:sz w:val="16"/>
                  <w:szCs w:val="16"/>
                </w:rPr>
                <w:t xml:space="preserve">        maxAge = valorPorDefecto(filterConfig.getInitParameter(PARAM_MAX_AGE), MAX_AGE_DEFECTO);</w:t>
              </w:r>
            </w:ins>
          </w:p>
          <w:p w14:paraId="2378BDED">
            <w:pPr>
              <w:spacing w:before="0" w:after="0" w:line="240" w:lineRule="auto"/>
              <w:rPr>
                <w:ins w:id="2435" w:author="marpa" w:date="2026-10-25T14:17:01Z"/>
                <w:rFonts w:hint="default" w:ascii="Courier New" w:hAnsi="Courier New" w:eastAsia="Courier New" w:cs="Courier New"/>
                <w:color w:val="000000"/>
                <w:sz w:val="16"/>
                <w:szCs w:val="16"/>
              </w:rPr>
            </w:pPr>
            <w:ins w:id="2436" w:author="marpa" w:date="2026-10-25T14:17:01Z">
              <w:r>
                <w:rPr>
                  <w:rFonts w:hint="default" w:ascii="Courier New" w:hAnsi="Courier New" w:eastAsia="Courier New" w:cs="Courier New"/>
                  <w:color w:val="000000"/>
                  <w:sz w:val="16"/>
                  <w:szCs w:val="16"/>
                </w:rPr>
                <w:t xml:space="preserve">    }</w:t>
              </w:r>
            </w:ins>
          </w:p>
          <w:p w14:paraId="6F18D595">
            <w:pPr>
              <w:spacing w:before="0" w:after="0" w:line="240" w:lineRule="auto"/>
              <w:rPr>
                <w:ins w:id="2437" w:author="marpa" w:date="2026-10-25T14:17:01Z"/>
                <w:rFonts w:hint="default" w:ascii="Courier New" w:hAnsi="Courier New" w:eastAsia="Courier New" w:cs="Courier New"/>
                <w:color w:val="000000"/>
                <w:sz w:val="16"/>
                <w:szCs w:val="16"/>
              </w:rPr>
            </w:pPr>
          </w:p>
          <w:p w14:paraId="5152712C">
            <w:pPr>
              <w:spacing w:before="0" w:after="0" w:line="240" w:lineRule="auto"/>
              <w:rPr>
                <w:ins w:id="2438" w:author="marpa" w:date="2026-10-25T14:17:01Z"/>
                <w:rFonts w:hint="default" w:ascii="Courier New" w:hAnsi="Courier New" w:eastAsia="Courier New" w:cs="Courier New"/>
                <w:color w:val="000000"/>
                <w:sz w:val="16"/>
                <w:szCs w:val="16"/>
              </w:rPr>
            </w:pPr>
            <w:ins w:id="2439" w:author="marpa" w:date="2026-10-25T14:17:01Z">
              <w:r>
                <w:rPr>
                  <w:rFonts w:hint="default" w:ascii="Courier New" w:hAnsi="Courier New" w:eastAsia="Courier New" w:cs="Courier New"/>
                  <w:color w:val="000000"/>
                  <w:sz w:val="16"/>
                  <w:szCs w:val="16"/>
                </w:rPr>
                <w:t xml:space="preserve">    @Override</w:t>
              </w:r>
            </w:ins>
          </w:p>
          <w:p w14:paraId="197CD08F">
            <w:pPr>
              <w:spacing w:before="0" w:after="0" w:line="240" w:lineRule="auto"/>
              <w:rPr>
                <w:ins w:id="2440" w:author="marpa" w:date="2026-10-25T14:17:01Z"/>
                <w:rFonts w:hint="default" w:ascii="Courier New" w:hAnsi="Courier New" w:eastAsia="Courier New" w:cs="Courier New"/>
                <w:color w:val="000000"/>
                <w:sz w:val="16"/>
                <w:szCs w:val="16"/>
              </w:rPr>
            </w:pPr>
            <w:ins w:id="2441" w:author="marpa" w:date="2026-10-25T14:17:01Z">
              <w:r>
                <w:rPr>
                  <w:rFonts w:hint="default" w:ascii="Courier New" w:hAnsi="Courier New" w:eastAsia="Courier New" w:cs="Courier New"/>
                  <w:color w:val="000000"/>
                  <w:sz w:val="16"/>
                  <w:szCs w:val="16"/>
                </w:rPr>
                <w:t xml:space="preserve">    public void doFilter(ServletRequest request, ServletResponse response, FilterChain chain)</w:t>
              </w:r>
            </w:ins>
          </w:p>
          <w:p w14:paraId="3EDC026E">
            <w:pPr>
              <w:spacing w:before="0" w:after="0" w:line="240" w:lineRule="auto"/>
              <w:rPr>
                <w:ins w:id="2442" w:author="marpa" w:date="2026-10-25T14:17:01Z"/>
                <w:rFonts w:hint="default" w:ascii="Courier New" w:hAnsi="Courier New" w:eastAsia="Courier New" w:cs="Courier New"/>
                <w:color w:val="000000"/>
                <w:sz w:val="16"/>
                <w:szCs w:val="16"/>
              </w:rPr>
            </w:pPr>
            <w:ins w:id="2443" w:author="marpa" w:date="2026-10-25T14:17:01Z">
              <w:r>
                <w:rPr>
                  <w:rFonts w:hint="default" w:ascii="Courier New" w:hAnsi="Courier New" w:eastAsia="Courier New" w:cs="Courier New"/>
                  <w:color w:val="000000"/>
                  <w:sz w:val="16"/>
                  <w:szCs w:val="16"/>
                </w:rPr>
                <w:t xml:space="preserve">            throws IOException, ServletException {</w:t>
              </w:r>
            </w:ins>
          </w:p>
          <w:p w14:paraId="3981DEEA">
            <w:pPr>
              <w:spacing w:before="0" w:after="0" w:line="240" w:lineRule="auto"/>
              <w:rPr>
                <w:ins w:id="2444" w:author="marpa" w:date="2026-10-25T14:17:01Z"/>
                <w:rFonts w:hint="default" w:ascii="Courier New" w:hAnsi="Courier New" w:eastAsia="Courier New" w:cs="Courier New"/>
                <w:color w:val="000000"/>
                <w:sz w:val="16"/>
                <w:szCs w:val="16"/>
              </w:rPr>
            </w:pPr>
            <w:ins w:id="2445" w:author="marpa" w:date="2026-10-25T14:17:01Z">
              <w:r>
                <w:rPr>
                  <w:rFonts w:hint="default" w:ascii="Courier New" w:hAnsi="Courier New" w:eastAsia="Courier New" w:cs="Courier New"/>
                  <w:color w:val="000000"/>
                  <w:sz w:val="16"/>
                  <w:szCs w:val="16"/>
                </w:rPr>
                <w:t xml:space="preserve">        if (!(request instanceof HttpServletRequest httpRequest) || !(response instanceof HttpServletResponse httpResponse)) {</w:t>
              </w:r>
            </w:ins>
          </w:p>
          <w:p w14:paraId="044BAFBE">
            <w:pPr>
              <w:spacing w:before="0" w:after="0" w:line="240" w:lineRule="auto"/>
              <w:rPr>
                <w:ins w:id="2446" w:author="marpa" w:date="2026-10-25T14:17:01Z"/>
                <w:rFonts w:hint="default" w:ascii="Courier New" w:hAnsi="Courier New" w:eastAsia="Courier New" w:cs="Courier New"/>
                <w:color w:val="000000"/>
                <w:sz w:val="16"/>
                <w:szCs w:val="16"/>
              </w:rPr>
            </w:pPr>
            <w:ins w:id="2447" w:author="marpa" w:date="2026-10-25T14:17:01Z">
              <w:r>
                <w:rPr>
                  <w:rFonts w:hint="default" w:ascii="Courier New" w:hAnsi="Courier New" w:eastAsia="Courier New" w:cs="Courier New"/>
                  <w:color w:val="000000"/>
                  <w:sz w:val="16"/>
                  <w:szCs w:val="16"/>
                </w:rPr>
                <w:t xml:space="preserve">            chain.doFilter(request, response);</w:t>
              </w:r>
            </w:ins>
          </w:p>
          <w:p w14:paraId="715D5C96">
            <w:pPr>
              <w:spacing w:before="0" w:after="0" w:line="240" w:lineRule="auto"/>
              <w:rPr>
                <w:ins w:id="2448" w:author="marpa" w:date="2026-10-25T14:17:01Z"/>
                <w:rFonts w:hint="default" w:ascii="Courier New" w:hAnsi="Courier New" w:eastAsia="Courier New" w:cs="Courier New"/>
                <w:color w:val="000000"/>
                <w:sz w:val="16"/>
                <w:szCs w:val="16"/>
              </w:rPr>
            </w:pPr>
            <w:ins w:id="2449" w:author="marpa" w:date="2026-10-25T14:17:01Z">
              <w:r>
                <w:rPr>
                  <w:rFonts w:hint="default" w:ascii="Courier New" w:hAnsi="Courier New" w:eastAsia="Courier New" w:cs="Courier New"/>
                  <w:color w:val="000000"/>
                  <w:sz w:val="16"/>
                  <w:szCs w:val="16"/>
                </w:rPr>
                <w:t xml:space="preserve">            return;</w:t>
              </w:r>
            </w:ins>
          </w:p>
          <w:p w14:paraId="3459DE65">
            <w:pPr>
              <w:spacing w:before="0" w:after="0" w:line="240" w:lineRule="auto"/>
              <w:rPr>
                <w:ins w:id="2450" w:author="marpa" w:date="2026-10-25T14:17:01Z"/>
                <w:rFonts w:hint="default" w:ascii="Courier New" w:hAnsi="Courier New" w:eastAsia="Courier New" w:cs="Courier New"/>
                <w:color w:val="000000"/>
                <w:sz w:val="16"/>
                <w:szCs w:val="16"/>
              </w:rPr>
            </w:pPr>
            <w:ins w:id="2451" w:author="marpa" w:date="2026-10-25T14:17:01Z">
              <w:r>
                <w:rPr>
                  <w:rFonts w:hint="default" w:ascii="Courier New" w:hAnsi="Courier New" w:eastAsia="Courier New" w:cs="Courier New"/>
                  <w:color w:val="000000"/>
                  <w:sz w:val="16"/>
                  <w:szCs w:val="16"/>
                </w:rPr>
                <w:t xml:space="preserve">        }</w:t>
              </w:r>
            </w:ins>
          </w:p>
          <w:p w14:paraId="42A5E846">
            <w:pPr>
              <w:spacing w:before="0" w:after="0" w:line="240" w:lineRule="auto"/>
              <w:rPr>
                <w:ins w:id="2452" w:author="marpa" w:date="2026-10-25T14:17:01Z"/>
                <w:rFonts w:hint="default" w:ascii="Courier New" w:hAnsi="Courier New" w:eastAsia="Courier New" w:cs="Courier New"/>
                <w:color w:val="000000"/>
                <w:sz w:val="16"/>
                <w:szCs w:val="16"/>
              </w:rPr>
            </w:pPr>
          </w:p>
          <w:p w14:paraId="062BA671">
            <w:pPr>
              <w:spacing w:before="0" w:after="0" w:line="240" w:lineRule="auto"/>
              <w:rPr>
                <w:ins w:id="2453" w:author="marpa" w:date="2026-10-25T14:17:01Z"/>
                <w:rFonts w:hint="default" w:ascii="Courier New" w:hAnsi="Courier New" w:eastAsia="Courier New" w:cs="Courier New"/>
                <w:color w:val="000000"/>
                <w:sz w:val="16"/>
                <w:szCs w:val="16"/>
              </w:rPr>
            </w:pPr>
            <w:ins w:id="2454" w:author="marpa" w:date="2026-10-25T14:17:01Z">
              <w:r>
                <w:rPr>
                  <w:rFonts w:hint="default" w:ascii="Courier New" w:hAnsi="Courier New" w:eastAsia="Courier New" w:cs="Courier New"/>
                  <w:color w:val="000000"/>
                  <w:sz w:val="16"/>
                  <w:szCs w:val="16"/>
                </w:rPr>
                <w:t xml:space="preserve">        String origen = httpRequest.getHeader("Origin");</w:t>
              </w:r>
            </w:ins>
          </w:p>
          <w:p w14:paraId="6261A911">
            <w:pPr>
              <w:spacing w:before="0" w:after="0" w:line="240" w:lineRule="auto"/>
              <w:rPr>
                <w:ins w:id="2455" w:author="marpa" w:date="2026-10-25T14:17:01Z"/>
                <w:rFonts w:hint="default" w:ascii="Courier New" w:hAnsi="Courier New" w:eastAsia="Courier New" w:cs="Courier New"/>
                <w:color w:val="000000"/>
                <w:sz w:val="16"/>
                <w:szCs w:val="16"/>
              </w:rPr>
            </w:pPr>
          </w:p>
          <w:p w14:paraId="42353F0E">
            <w:pPr>
              <w:spacing w:before="0" w:after="0" w:line="240" w:lineRule="auto"/>
              <w:rPr>
                <w:ins w:id="2456" w:author="marpa" w:date="2026-10-25T14:17:01Z"/>
                <w:rFonts w:hint="default" w:ascii="Courier New" w:hAnsi="Courier New" w:eastAsia="Courier New" w:cs="Courier New"/>
                <w:color w:val="000000"/>
                <w:sz w:val="16"/>
                <w:szCs w:val="16"/>
              </w:rPr>
            </w:pPr>
            <w:ins w:id="2457" w:author="marpa" w:date="2026-10-25T14:17:01Z">
              <w:r>
                <w:rPr>
                  <w:rFonts w:hint="default" w:ascii="Courier New" w:hAnsi="Courier New" w:eastAsia="Courier New" w:cs="Courier New"/>
                  <w:color w:val="000000"/>
                  <w:sz w:val="16"/>
                  <w:szCs w:val="16"/>
                </w:rPr>
                <w:t xml:space="preserve">        if (origen != null &amp;&amp; (permitirTodosLosOrigenes || origenesPermitidos.contains(origen))) {</w:t>
              </w:r>
            </w:ins>
          </w:p>
          <w:p w14:paraId="0CAB32B7">
            <w:pPr>
              <w:spacing w:before="0" w:after="0" w:line="240" w:lineRule="auto"/>
              <w:rPr>
                <w:ins w:id="2458" w:author="marpa" w:date="2026-10-25T14:17:01Z"/>
                <w:rFonts w:hint="default" w:ascii="Courier New" w:hAnsi="Courier New" w:eastAsia="Courier New" w:cs="Courier New"/>
                <w:color w:val="000000"/>
                <w:sz w:val="16"/>
                <w:szCs w:val="16"/>
              </w:rPr>
            </w:pPr>
            <w:ins w:id="2459" w:author="marpa" w:date="2026-10-25T14:17:01Z">
              <w:r>
                <w:rPr>
                  <w:rFonts w:hint="default" w:ascii="Courier New" w:hAnsi="Courier New" w:eastAsia="Courier New" w:cs="Courier New"/>
                  <w:color w:val="000000"/>
                  <w:sz w:val="16"/>
                  <w:szCs w:val="16"/>
                </w:rPr>
                <w:t xml:space="preserve">            httpResponse.setHeader("Access-Control-Allow-Origin", permitirTodosLosOrigenes ? "*" : origen);</w:t>
              </w:r>
            </w:ins>
          </w:p>
          <w:p w14:paraId="54983601">
            <w:pPr>
              <w:spacing w:before="0" w:after="0" w:line="240" w:lineRule="auto"/>
              <w:rPr>
                <w:ins w:id="2460" w:author="marpa" w:date="2026-10-25T14:17:01Z"/>
                <w:rFonts w:hint="default" w:ascii="Courier New" w:hAnsi="Courier New" w:eastAsia="Courier New" w:cs="Courier New"/>
                <w:color w:val="000000"/>
                <w:sz w:val="16"/>
                <w:szCs w:val="16"/>
              </w:rPr>
            </w:pPr>
            <w:ins w:id="2461" w:author="marpa" w:date="2026-10-25T14:17:01Z">
              <w:r>
                <w:rPr>
                  <w:rFonts w:hint="default" w:ascii="Courier New" w:hAnsi="Courier New" w:eastAsia="Courier New" w:cs="Courier New"/>
                  <w:color w:val="000000"/>
                  <w:sz w:val="16"/>
                  <w:szCs w:val="16"/>
                </w:rPr>
                <w:t xml:space="preserve">            httpResponse.setHeader("Vary", "Origin");</w:t>
              </w:r>
            </w:ins>
          </w:p>
          <w:p w14:paraId="35701334">
            <w:pPr>
              <w:spacing w:before="0" w:after="0" w:line="240" w:lineRule="auto"/>
              <w:rPr>
                <w:ins w:id="2462" w:author="marpa" w:date="2026-10-25T14:17:01Z"/>
                <w:rFonts w:hint="default" w:ascii="Courier New" w:hAnsi="Courier New" w:eastAsia="Courier New" w:cs="Courier New"/>
                <w:color w:val="000000"/>
                <w:sz w:val="16"/>
                <w:szCs w:val="16"/>
              </w:rPr>
            </w:pPr>
            <w:ins w:id="2463" w:author="marpa" w:date="2026-10-25T14:17:01Z">
              <w:r>
                <w:rPr>
                  <w:rFonts w:hint="default" w:ascii="Courier New" w:hAnsi="Courier New" w:eastAsia="Courier New" w:cs="Courier New"/>
                  <w:color w:val="000000"/>
                  <w:sz w:val="16"/>
                  <w:szCs w:val="16"/>
                </w:rPr>
                <w:t xml:space="preserve">        }</w:t>
              </w:r>
            </w:ins>
          </w:p>
          <w:p w14:paraId="7E5A28D9">
            <w:pPr>
              <w:spacing w:before="0" w:after="0" w:line="240" w:lineRule="auto"/>
              <w:rPr>
                <w:ins w:id="2464" w:author="marpa" w:date="2026-10-25T14:17:01Z"/>
                <w:rFonts w:hint="default" w:ascii="Courier New" w:hAnsi="Courier New" w:eastAsia="Courier New" w:cs="Courier New"/>
                <w:color w:val="000000"/>
                <w:sz w:val="16"/>
                <w:szCs w:val="16"/>
              </w:rPr>
            </w:pPr>
          </w:p>
          <w:p w14:paraId="7376C3E0">
            <w:pPr>
              <w:spacing w:before="0" w:after="0" w:line="240" w:lineRule="auto"/>
              <w:rPr>
                <w:ins w:id="2465" w:author="marpa" w:date="2026-10-25T14:17:01Z"/>
                <w:rFonts w:hint="default" w:ascii="Courier New" w:hAnsi="Courier New" w:eastAsia="Courier New" w:cs="Courier New"/>
                <w:color w:val="000000"/>
                <w:sz w:val="16"/>
                <w:szCs w:val="16"/>
              </w:rPr>
            </w:pPr>
            <w:ins w:id="2466" w:author="marpa" w:date="2026-10-25T14:17:01Z">
              <w:r>
                <w:rPr>
                  <w:rFonts w:hint="default" w:ascii="Courier New" w:hAnsi="Courier New" w:eastAsia="Courier New" w:cs="Courier New"/>
                  <w:color w:val="000000"/>
                  <w:sz w:val="16"/>
                  <w:szCs w:val="16"/>
                </w:rPr>
                <w:t xml:space="preserve">        if (permitirCredenciales &amp;&amp; !permitirTodosLosOrigenes) {</w:t>
              </w:r>
            </w:ins>
          </w:p>
          <w:p w14:paraId="1EDA4948">
            <w:pPr>
              <w:spacing w:before="0" w:after="0" w:line="240" w:lineRule="auto"/>
              <w:rPr>
                <w:ins w:id="2467" w:author="marpa" w:date="2026-10-25T14:17:01Z"/>
                <w:rFonts w:hint="default" w:ascii="Courier New" w:hAnsi="Courier New" w:eastAsia="Courier New" w:cs="Courier New"/>
                <w:color w:val="000000"/>
                <w:sz w:val="16"/>
                <w:szCs w:val="16"/>
              </w:rPr>
            </w:pPr>
            <w:ins w:id="2468" w:author="marpa" w:date="2026-10-25T14:17:01Z">
              <w:r>
                <w:rPr>
                  <w:rFonts w:hint="default" w:ascii="Courier New" w:hAnsi="Courier New" w:eastAsia="Courier New" w:cs="Courier New"/>
                  <w:color w:val="000000"/>
                  <w:sz w:val="16"/>
                  <w:szCs w:val="16"/>
                </w:rPr>
                <w:t xml:space="preserve">            httpResponse.setHeader("Access-Control-Allow-Credentials", "true");</w:t>
              </w:r>
            </w:ins>
          </w:p>
          <w:p w14:paraId="18256960">
            <w:pPr>
              <w:spacing w:before="0" w:after="0" w:line="240" w:lineRule="auto"/>
              <w:rPr>
                <w:ins w:id="2469" w:author="marpa" w:date="2026-10-25T14:17:01Z"/>
                <w:rFonts w:hint="default" w:ascii="Courier New" w:hAnsi="Courier New" w:eastAsia="Courier New" w:cs="Courier New"/>
                <w:color w:val="000000"/>
                <w:sz w:val="16"/>
                <w:szCs w:val="16"/>
              </w:rPr>
            </w:pPr>
            <w:ins w:id="2470" w:author="marpa" w:date="2026-10-25T14:17:01Z">
              <w:r>
                <w:rPr>
                  <w:rFonts w:hint="default" w:ascii="Courier New" w:hAnsi="Courier New" w:eastAsia="Courier New" w:cs="Courier New"/>
                  <w:color w:val="000000"/>
                  <w:sz w:val="16"/>
                  <w:szCs w:val="16"/>
                </w:rPr>
                <w:t xml:space="preserve">        }</w:t>
              </w:r>
            </w:ins>
          </w:p>
          <w:p w14:paraId="277B93EE">
            <w:pPr>
              <w:spacing w:before="0" w:after="0" w:line="240" w:lineRule="auto"/>
              <w:rPr>
                <w:ins w:id="2471" w:author="marpa" w:date="2026-10-25T14:17:01Z"/>
                <w:rFonts w:hint="default" w:ascii="Courier New" w:hAnsi="Courier New" w:eastAsia="Courier New" w:cs="Courier New"/>
                <w:color w:val="000000"/>
                <w:sz w:val="16"/>
                <w:szCs w:val="16"/>
              </w:rPr>
            </w:pPr>
          </w:p>
          <w:p w14:paraId="0175E2D0">
            <w:pPr>
              <w:spacing w:before="0" w:after="0" w:line="240" w:lineRule="auto"/>
              <w:rPr>
                <w:ins w:id="2472" w:author="marpa" w:date="2026-10-25T14:17:01Z"/>
                <w:rFonts w:hint="default" w:ascii="Courier New" w:hAnsi="Courier New" w:eastAsia="Courier New" w:cs="Courier New"/>
                <w:color w:val="000000"/>
                <w:sz w:val="16"/>
                <w:szCs w:val="16"/>
              </w:rPr>
            </w:pPr>
            <w:ins w:id="2473" w:author="marpa" w:date="2026-10-25T14:17:01Z">
              <w:r>
                <w:rPr>
                  <w:rFonts w:hint="default" w:ascii="Courier New" w:hAnsi="Courier New" w:eastAsia="Courier New" w:cs="Courier New"/>
                  <w:color w:val="000000"/>
                  <w:sz w:val="16"/>
                  <w:szCs w:val="16"/>
                </w:rPr>
                <w:t xml:space="preserve">        httpResponse.setHeader("Access-Control-Allow-Methods", metodosPermitidos);</w:t>
              </w:r>
            </w:ins>
          </w:p>
          <w:p w14:paraId="09E40B3A">
            <w:pPr>
              <w:spacing w:before="0" w:after="0" w:line="240" w:lineRule="auto"/>
              <w:rPr>
                <w:ins w:id="2474" w:author="marpa" w:date="2026-10-25T14:17:01Z"/>
                <w:rFonts w:hint="default" w:ascii="Courier New" w:hAnsi="Courier New" w:eastAsia="Courier New" w:cs="Courier New"/>
                <w:color w:val="000000"/>
                <w:sz w:val="16"/>
                <w:szCs w:val="16"/>
              </w:rPr>
            </w:pPr>
            <w:ins w:id="2475" w:author="marpa" w:date="2026-10-25T14:17:01Z">
              <w:r>
                <w:rPr>
                  <w:rFonts w:hint="default" w:ascii="Courier New" w:hAnsi="Courier New" w:eastAsia="Courier New" w:cs="Courier New"/>
                  <w:color w:val="000000"/>
                  <w:sz w:val="16"/>
                  <w:szCs w:val="16"/>
                </w:rPr>
                <w:t xml:space="preserve">        httpResponse.setHeader("Access-Control-Allow-Headers", headersPermitidos);</w:t>
              </w:r>
            </w:ins>
          </w:p>
          <w:p w14:paraId="6D03A99D">
            <w:pPr>
              <w:spacing w:before="0" w:after="0" w:line="240" w:lineRule="auto"/>
              <w:rPr>
                <w:ins w:id="2476" w:author="marpa" w:date="2026-10-25T14:17:01Z"/>
                <w:rFonts w:hint="default" w:ascii="Courier New" w:hAnsi="Courier New" w:eastAsia="Courier New" w:cs="Courier New"/>
                <w:color w:val="000000"/>
                <w:sz w:val="16"/>
                <w:szCs w:val="16"/>
              </w:rPr>
            </w:pPr>
            <w:ins w:id="2477" w:author="marpa" w:date="2026-10-25T14:17:01Z">
              <w:r>
                <w:rPr>
                  <w:rFonts w:hint="default" w:ascii="Courier New" w:hAnsi="Courier New" w:eastAsia="Courier New" w:cs="Courier New"/>
                  <w:color w:val="000000"/>
                  <w:sz w:val="16"/>
                  <w:szCs w:val="16"/>
                </w:rPr>
                <w:t xml:space="preserve">        httpResponse.setHeader("Access-Control-Max-Age", maxAge);</w:t>
              </w:r>
            </w:ins>
          </w:p>
          <w:p w14:paraId="5D2CB816">
            <w:pPr>
              <w:spacing w:before="0" w:after="0" w:line="240" w:lineRule="auto"/>
              <w:rPr>
                <w:ins w:id="2478" w:author="marpa" w:date="2026-10-25T14:17:01Z"/>
                <w:rFonts w:hint="default" w:ascii="Courier New" w:hAnsi="Courier New" w:eastAsia="Courier New" w:cs="Courier New"/>
                <w:color w:val="000000"/>
                <w:sz w:val="16"/>
                <w:szCs w:val="16"/>
              </w:rPr>
            </w:pPr>
          </w:p>
          <w:p w14:paraId="3E7D3629">
            <w:pPr>
              <w:spacing w:before="0" w:after="0" w:line="240" w:lineRule="auto"/>
              <w:rPr>
                <w:ins w:id="2479" w:author="marpa" w:date="2026-10-25T14:17:01Z"/>
                <w:rFonts w:hint="default" w:ascii="Courier New" w:hAnsi="Courier New" w:eastAsia="Courier New" w:cs="Courier New"/>
                <w:color w:val="000000"/>
                <w:sz w:val="16"/>
                <w:szCs w:val="16"/>
              </w:rPr>
            </w:pPr>
            <w:ins w:id="2480" w:author="marpa" w:date="2026-10-25T14:17:01Z">
              <w:r>
                <w:rPr>
                  <w:rFonts w:hint="default" w:ascii="Courier New" w:hAnsi="Courier New" w:eastAsia="Courier New" w:cs="Courier New"/>
                  <w:color w:val="000000"/>
                  <w:sz w:val="16"/>
                  <w:szCs w:val="16"/>
                </w:rPr>
                <w:t xml:space="preserve">        if ("OPTIONS".equalsIgnoreCase(httpRequest.getMethod())) {</w:t>
              </w:r>
            </w:ins>
          </w:p>
          <w:p w14:paraId="7F40BD37">
            <w:pPr>
              <w:spacing w:before="0" w:after="0" w:line="240" w:lineRule="auto"/>
              <w:rPr>
                <w:ins w:id="2481" w:author="marpa" w:date="2026-10-25T14:17:01Z"/>
                <w:rFonts w:hint="default" w:ascii="Courier New" w:hAnsi="Courier New" w:eastAsia="Courier New" w:cs="Courier New"/>
                <w:color w:val="000000"/>
                <w:sz w:val="16"/>
                <w:szCs w:val="16"/>
              </w:rPr>
            </w:pPr>
            <w:ins w:id="2482" w:author="marpa" w:date="2026-10-25T14:17:01Z">
              <w:r>
                <w:rPr>
                  <w:rFonts w:hint="default" w:ascii="Courier New" w:hAnsi="Courier New" w:eastAsia="Courier New" w:cs="Courier New"/>
                  <w:color w:val="000000"/>
                  <w:sz w:val="16"/>
                  <w:szCs w:val="16"/>
                </w:rPr>
                <w:t xml:space="preserve">            httpResponse.setStatus(HttpServletResponse.SC_NO_CONTENT);</w:t>
              </w:r>
            </w:ins>
          </w:p>
          <w:p w14:paraId="73C64A80">
            <w:pPr>
              <w:spacing w:before="0" w:after="0" w:line="240" w:lineRule="auto"/>
              <w:rPr>
                <w:ins w:id="2483" w:author="marpa" w:date="2026-10-25T14:17:01Z"/>
                <w:rFonts w:hint="default" w:ascii="Courier New" w:hAnsi="Courier New" w:eastAsia="Courier New" w:cs="Courier New"/>
                <w:color w:val="000000"/>
                <w:sz w:val="16"/>
                <w:szCs w:val="16"/>
              </w:rPr>
            </w:pPr>
            <w:ins w:id="2484" w:author="marpa" w:date="2026-10-25T14:17:01Z">
              <w:r>
                <w:rPr>
                  <w:rFonts w:hint="default" w:ascii="Courier New" w:hAnsi="Courier New" w:eastAsia="Courier New" w:cs="Courier New"/>
                  <w:color w:val="000000"/>
                  <w:sz w:val="16"/>
                  <w:szCs w:val="16"/>
                </w:rPr>
                <w:t xml:space="preserve">            return;</w:t>
              </w:r>
            </w:ins>
          </w:p>
          <w:p w14:paraId="516E3BE5">
            <w:pPr>
              <w:spacing w:before="0" w:after="0" w:line="240" w:lineRule="auto"/>
              <w:rPr>
                <w:ins w:id="2485" w:author="marpa" w:date="2026-10-25T14:17:01Z"/>
                <w:rFonts w:hint="default" w:ascii="Courier New" w:hAnsi="Courier New" w:eastAsia="Courier New" w:cs="Courier New"/>
                <w:color w:val="000000"/>
                <w:sz w:val="16"/>
                <w:szCs w:val="16"/>
              </w:rPr>
            </w:pPr>
            <w:ins w:id="2486" w:author="marpa" w:date="2026-10-25T14:17:01Z">
              <w:r>
                <w:rPr>
                  <w:rFonts w:hint="default" w:ascii="Courier New" w:hAnsi="Courier New" w:eastAsia="Courier New" w:cs="Courier New"/>
                  <w:color w:val="000000"/>
                  <w:sz w:val="16"/>
                  <w:szCs w:val="16"/>
                </w:rPr>
                <w:t xml:space="preserve">        }</w:t>
              </w:r>
            </w:ins>
          </w:p>
          <w:p w14:paraId="6D512272">
            <w:pPr>
              <w:spacing w:before="0" w:after="0" w:line="240" w:lineRule="auto"/>
              <w:rPr>
                <w:ins w:id="2487" w:author="marpa" w:date="2026-10-25T14:17:01Z"/>
                <w:rFonts w:hint="default" w:ascii="Courier New" w:hAnsi="Courier New" w:eastAsia="Courier New" w:cs="Courier New"/>
                <w:color w:val="000000"/>
                <w:sz w:val="16"/>
                <w:szCs w:val="16"/>
              </w:rPr>
            </w:pPr>
          </w:p>
          <w:p w14:paraId="48B146C5">
            <w:pPr>
              <w:spacing w:before="0" w:after="0" w:line="240" w:lineRule="auto"/>
              <w:rPr>
                <w:ins w:id="2488" w:author="marpa" w:date="2026-10-25T14:17:01Z"/>
                <w:rFonts w:hint="default" w:ascii="Courier New" w:hAnsi="Courier New" w:eastAsia="Courier New" w:cs="Courier New"/>
                <w:color w:val="000000"/>
                <w:sz w:val="16"/>
                <w:szCs w:val="16"/>
              </w:rPr>
            </w:pPr>
            <w:ins w:id="2489" w:author="marpa" w:date="2026-10-25T14:17:01Z">
              <w:r>
                <w:rPr>
                  <w:rFonts w:hint="default" w:ascii="Courier New" w:hAnsi="Courier New" w:eastAsia="Courier New" w:cs="Courier New"/>
                  <w:color w:val="000000"/>
                  <w:sz w:val="16"/>
                  <w:szCs w:val="16"/>
                </w:rPr>
                <w:t xml:space="preserve">        chain.doFilter(request, response);</w:t>
              </w:r>
            </w:ins>
          </w:p>
          <w:p w14:paraId="4D524D88">
            <w:pPr>
              <w:spacing w:before="0" w:after="0" w:line="240" w:lineRule="auto"/>
              <w:rPr>
                <w:ins w:id="2490" w:author="marpa" w:date="2026-10-25T14:17:01Z"/>
                <w:rFonts w:hint="default" w:ascii="Courier New" w:hAnsi="Courier New" w:eastAsia="Courier New" w:cs="Courier New"/>
                <w:color w:val="000000"/>
                <w:sz w:val="16"/>
                <w:szCs w:val="16"/>
              </w:rPr>
            </w:pPr>
            <w:ins w:id="2491" w:author="marpa" w:date="2026-10-25T14:17:01Z">
              <w:r>
                <w:rPr>
                  <w:rFonts w:hint="default" w:ascii="Courier New" w:hAnsi="Courier New" w:eastAsia="Courier New" w:cs="Courier New"/>
                  <w:color w:val="000000"/>
                  <w:sz w:val="16"/>
                  <w:szCs w:val="16"/>
                </w:rPr>
                <w:t xml:space="preserve">    }</w:t>
              </w:r>
            </w:ins>
          </w:p>
          <w:p w14:paraId="61F307E3">
            <w:pPr>
              <w:spacing w:before="0" w:after="0" w:line="240" w:lineRule="auto"/>
              <w:rPr>
                <w:ins w:id="2492" w:author="marpa" w:date="2026-10-25T14:17:01Z"/>
                <w:rFonts w:hint="default" w:ascii="Courier New" w:hAnsi="Courier New" w:eastAsia="Courier New" w:cs="Courier New"/>
                <w:color w:val="000000"/>
                <w:sz w:val="16"/>
                <w:szCs w:val="16"/>
              </w:rPr>
            </w:pPr>
          </w:p>
          <w:p w14:paraId="37AE60BF">
            <w:pPr>
              <w:spacing w:before="0" w:after="0" w:line="240" w:lineRule="auto"/>
              <w:rPr>
                <w:ins w:id="2493" w:author="marpa" w:date="2026-10-25T14:17:01Z"/>
                <w:rFonts w:hint="default" w:ascii="Courier New" w:hAnsi="Courier New" w:eastAsia="Courier New" w:cs="Courier New"/>
                <w:color w:val="000000"/>
                <w:sz w:val="16"/>
                <w:szCs w:val="16"/>
              </w:rPr>
            </w:pPr>
            <w:ins w:id="2494" w:author="marpa" w:date="2026-10-25T14:17:01Z">
              <w:r>
                <w:rPr>
                  <w:rFonts w:hint="default" w:ascii="Courier New" w:hAnsi="Courier New" w:eastAsia="Courier New" w:cs="Courier New"/>
                  <w:color w:val="000000"/>
                  <w:sz w:val="16"/>
                  <w:szCs w:val="16"/>
                </w:rPr>
                <w:t xml:space="preserve">    @Override</w:t>
              </w:r>
            </w:ins>
          </w:p>
          <w:p w14:paraId="58CF5115">
            <w:pPr>
              <w:spacing w:before="0" w:after="0" w:line="240" w:lineRule="auto"/>
              <w:rPr>
                <w:ins w:id="2495" w:author="marpa" w:date="2026-10-25T14:17:01Z"/>
                <w:rFonts w:hint="default" w:ascii="Courier New" w:hAnsi="Courier New" w:eastAsia="Courier New" w:cs="Courier New"/>
                <w:color w:val="000000"/>
                <w:sz w:val="16"/>
                <w:szCs w:val="16"/>
              </w:rPr>
            </w:pPr>
            <w:ins w:id="2496" w:author="marpa" w:date="2026-10-25T14:17:01Z">
              <w:r>
                <w:rPr>
                  <w:rFonts w:hint="default" w:ascii="Courier New" w:hAnsi="Courier New" w:eastAsia="Courier New" w:cs="Courier New"/>
                  <w:color w:val="000000"/>
                  <w:sz w:val="16"/>
                  <w:szCs w:val="16"/>
                </w:rPr>
                <w:t xml:space="preserve">    public void destroy() {</w:t>
              </w:r>
            </w:ins>
          </w:p>
          <w:p w14:paraId="79577112">
            <w:pPr>
              <w:spacing w:before="0" w:after="0" w:line="240" w:lineRule="auto"/>
              <w:rPr>
                <w:ins w:id="2497" w:author="marpa" w:date="2026-10-25T14:17:01Z"/>
                <w:rFonts w:hint="default" w:ascii="Courier New" w:hAnsi="Courier New" w:eastAsia="Courier New" w:cs="Courier New"/>
                <w:color w:val="000000"/>
                <w:sz w:val="16"/>
                <w:szCs w:val="16"/>
              </w:rPr>
            </w:pPr>
            <w:ins w:id="2498" w:author="marpa" w:date="2026-10-25T14:17:01Z">
              <w:r>
                <w:rPr>
                  <w:rFonts w:hint="default" w:ascii="Courier New" w:hAnsi="Courier New" w:eastAsia="Courier New" w:cs="Courier New"/>
                  <w:color w:val="000000"/>
                  <w:sz w:val="16"/>
                  <w:szCs w:val="16"/>
                </w:rPr>
                <w:t xml:space="preserve">        // No resources to release.</w:t>
              </w:r>
            </w:ins>
          </w:p>
          <w:p w14:paraId="11B8F15F">
            <w:pPr>
              <w:spacing w:before="0" w:after="0" w:line="240" w:lineRule="auto"/>
              <w:rPr>
                <w:ins w:id="2499" w:author="marpa" w:date="2026-10-25T14:17:01Z"/>
                <w:rFonts w:hint="default" w:ascii="Courier New" w:hAnsi="Courier New" w:eastAsia="Courier New" w:cs="Courier New"/>
                <w:color w:val="000000"/>
                <w:sz w:val="16"/>
                <w:szCs w:val="16"/>
              </w:rPr>
            </w:pPr>
            <w:ins w:id="2500" w:author="marpa" w:date="2026-10-25T14:17:01Z">
              <w:r>
                <w:rPr>
                  <w:rFonts w:hint="default" w:ascii="Courier New" w:hAnsi="Courier New" w:eastAsia="Courier New" w:cs="Courier New"/>
                  <w:color w:val="000000"/>
                  <w:sz w:val="16"/>
                  <w:szCs w:val="16"/>
                </w:rPr>
                <w:t xml:space="preserve">    }</w:t>
              </w:r>
            </w:ins>
          </w:p>
          <w:p w14:paraId="1EAF7A6F">
            <w:pPr>
              <w:spacing w:before="0" w:after="0" w:line="240" w:lineRule="auto"/>
              <w:rPr>
                <w:ins w:id="2501" w:author="marpa" w:date="2026-10-25T14:17:01Z"/>
                <w:rFonts w:hint="default" w:ascii="Courier New" w:hAnsi="Courier New" w:eastAsia="Courier New" w:cs="Courier New"/>
                <w:color w:val="000000"/>
                <w:sz w:val="16"/>
                <w:szCs w:val="16"/>
              </w:rPr>
            </w:pPr>
          </w:p>
          <w:p w14:paraId="281FC774">
            <w:pPr>
              <w:spacing w:before="0" w:after="0" w:line="240" w:lineRule="auto"/>
              <w:rPr>
                <w:ins w:id="2502" w:author="marpa" w:date="2026-10-25T14:17:01Z"/>
                <w:rFonts w:hint="default" w:ascii="Courier New" w:hAnsi="Courier New" w:eastAsia="Courier New" w:cs="Courier New"/>
                <w:color w:val="000000"/>
                <w:sz w:val="16"/>
                <w:szCs w:val="16"/>
              </w:rPr>
            </w:pPr>
            <w:ins w:id="2503" w:author="marpa" w:date="2026-10-25T14:17:01Z">
              <w:r>
                <w:rPr>
                  <w:rFonts w:hint="default" w:ascii="Courier New" w:hAnsi="Courier New" w:eastAsia="Courier New" w:cs="Courier New"/>
                  <w:color w:val="000000"/>
                  <w:sz w:val="16"/>
                  <w:szCs w:val="16"/>
                </w:rPr>
                <w:t xml:space="preserve">    private static Set&lt;String&gt; parseLista(String valor, String valorDefecto) {</w:t>
              </w:r>
            </w:ins>
          </w:p>
          <w:p w14:paraId="21AA1B7D">
            <w:pPr>
              <w:spacing w:before="0" w:after="0" w:line="240" w:lineRule="auto"/>
              <w:rPr>
                <w:ins w:id="2504" w:author="marpa" w:date="2026-10-25T14:17:01Z"/>
                <w:rFonts w:hint="default" w:ascii="Courier New" w:hAnsi="Courier New" w:eastAsia="Courier New" w:cs="Courier New"/>
                <w:color w:val="000000"/>
                <w:sz w:val="16"/>
                <w:szCs w:val="16"/>
              </w:rPr>
            </w:pPr>
            <w:ins w:id="2505" w:author="marpa" w:date="2026-10-25T14:17:01Z">
              <w:r>
                <w:rPr>
                  <w:rFonts w:hint="default" w:ascii="Courier New" w:hAnsi="Courier New" w:eastAsia="Courier New" w:cs="Courier New"/>
                  <w:color w:val="000000"/>
                  <w:sz w:val="16"/>
                  <w:szCs w:val="16"/>
                </w:rPr>
                <w:t xml:space="preserve">        return Arrays.stream(valorPorDefecto(valor, valorDefecto).split(","))</w:t>
              </w:r>
            </w:ins>
          </w:p>
          <w:p w14:paraId="70BA90F5">
            <w:pPr>
              <w:spacing w:before="0" w:after="0" w:line="240" w:lineRule="auto"/>
              <w:rPr>
                <w:ins w:id="2506" w:author="marpa" w:date="2026-10-25T14:17:01Z"/>
                <w:rFonts w:hint="default" w:ascii="Courier New" w:hAnsi="Courier New" w:eastAsia="Courier New" w:cs="Courier New"/>
                <w:color w:val="000000"/>
                <w:sz w:val="16"/>
                <w:szCs w:val="16"/>
              </w:rPr>
            </w:pPr>
            <w:ins w:id="2507" w:author="marpa" w:date="2026-10-25T14:17:01Z">
              <w:r>
                <w:rPr>
                  <w:rFonts w:hint="default" w:ascii="Courier New" w:hAnsi="Courier New" w:eastAsia="Courier New" w:cs="Courier New"/>
                  <w:color w:val="000000"/>
                  <w:sz w:val="16"/>
                  <w:szCs w:val="16"/>
                </w:rPr>
                <w:t xml:space="preserve">                .map(String::trim)</w:t>
              </w:r>
            </w:ins>
          </w:p>
          <w:p w14:paraId="3708C366">
            <w:pPr>
              <w:spacing w:before="0" w:after="0" w:line="240" w:lineRule="auto"/>
              <w:rPr>
                <w:ins w:id="2508" w:author="marpa" w:date="2026-10-25T14:17:01Z"/>
                <w:rFonts w:hint="default" w:ascii="Courier New" w:hAnsi="Courier New" w:eastAsia="Courier New" w:cs="Courier New"/>
                <w:color w:val="000000"/>
                <w:sz w:val="16"/>
                <w:szCs w:val="16"/>
              </w:rPr>
            </w:pPr>
            <w:ins w:id="2509" w:author="marpa" w:date="2026-10-25T14:17:01Z">
              <w:r>
                <w:rPr>
                  <w:rFonts w:hint="default" w:ascii="Courier New" w:hAnsi="Courier New" w:eastAsia="Courier New" w:cs="Courier New"/>
                  <w:color w:val="000000"/>
                  <w:sz w:val="16"/>
                  <w:szCs w:val="16"/>
                </w:rPr>
                <w:t xml:space="preserve">                .filter(s -&gt; !s.isEmpty())</w:t>
              </w:r>
            </w:ins>
          </w:p>
          <w:p w14:paraId="05FBD2B0">
            <w:pPr>
              <w:spacing w:before="0" w:after="0" w:line="240" w:lineRule="auto"/>
              <w:rPr>
                <w:ins w:id="2510" w:author="marpa" w:date="2026-10-25T14:17:01Z"/>
                <w:rFonts w:hint="default" w:ascii="Courier New" w:hAnsi="Courier New" w:eastAsia="Courier New" w:cs="Courier New"/>
                <w:color w:val="000000"/>
                <w:sz w:val="16"/>
                <w:szCs w:val="16"/>
              </w:rPr>
            </w:pPr>
            <w:ins w:id="2511" w:author="marpa" w:date="2026-10-25T14:17:01Z">
              <w:r>
                <w:rPr>
                  <w:rFonts w:hint="default" w:ascii="Courier New" w:hAnsi="Courier New" w:eastAsia="Courier New" w:cs="Courier New"/>
                  <w:color w:val="000000"/>
                  <w:sz w:val="16"/>
                  <w:szCs w:val="16"/>
                </w:rPr>
                <w:t xml:space="preserve">                .collect(Collectors.toCollection(LinkedHashSet::new));</w:t>
              </w:r>
            </w:ins>
          </w:p>
          <w:p w14:paraId="2366944F">
            <w:pPr>
              <w:spacing w:before="0" w:after="0" w:line="240" w:lineRule="auto"/>
              <w:rPr>
                <w:ins w:id="2512" w:author="marpa" w:date="2026-10-25T14:17:01Z"/>
                <w:rFonts w:hint="default" w:ascii="Courier New" w:hAnsi="Courier New" w:eastAsia="Courier New" w:cs="Courier New"/>
                <w:color w:val="000000"/>
                <w:sz w:val="16"/>
                <w:szCs w:val="16"/>
              </w:rPr>
            </w:pPr>
            <w:ins w:id="2513" w:author="marpa" w:date="2026-10-25T14:17:01Z">
              <w:r>
                <w:rPr>
                  <w:rFonts w:hint="default" w:ascii="Courier New" w:hAnsi="Courier New" w:eastAsia="Courier New" w:cs="Courier New"/>
                  <w:color w:val="000000"/>
                  <w:sz w:val="16"/>
                  <w:szCs w:val="16"/>
                </w:rPr>
                <w:t xml:space="preserve">    }</w:t>
              </w:r>
            </w:ins>
          </w:p>
          <w:p w14:paraId="23B663C1">
            <w:pPr>
              <w:spacing w:before="0" w:after="0" w:line="240" w:lineRule="auto"/>
              <w:rPr>
                <w:ins w:id="2514" w:author="marpa" w:date="2026-10-25T14:17:01Z"/>
                <w:rFonts w:hint="default" w:ascii="Courier New" w:hAnsi="Courier New" w:eastAsia="Courier New" w:cs="Courier New"/>
                <w:color w:val="000000"/>
                <w:sz w:val="16"/>
                <w:szCs w:val="16"/>
              </w:rPr>
            </w:pPr>
          </w:p>
          <w:p w14:paraId="7D75E9ED">
            <w:pPr>
              <w:spacing w:before="0" w:after="0" w:line="240" w:lineRule="auto"/>
              <w:rPr>
                <w:ins w:id="2515" w:author="marpa" w:date="2026-10-25T14:17:01Z"/>
                <w:rFonts w:hint="default" w:ascii="Courier New" w:hAnsi="Courier New" w:eastAsia="Courier New" w:cs="Courier New"/>
                <w:color w:val="000000"/>
                <w:sz w:val="16"/>
                <w:szCs w:val="16"/>
              </w:rPr>
            </w:pPr>
            <w:ins w:id="2516" w:author="marpa" w:date="2026-10-25T14:17:01Z">
              <w:r>
                <w:rPr>
                  <w:rFonts w:hint="default" w:ascii="Courier New" w:hAnsi="Courier New" w:eastAsia="Courier New" w:cs="Courier New"/>
                  <w:color w:val="000000"/>
                  <w:sz w:val="16"/>
                  <w:szCs w:val="16"/>
                </w:rPr>
                <w:t xml:space="preserve">    private static String valorPorDefecto(String valor, String valorDefecto) {</w:t>
              </w:r>
            </w:ins>
          </w:p>
          <w:p w14:paraId="512671CA">
            <w:pPr>
              <w:spacing w:before="0" w:after="0" w:line="240" w:lineRule="auto"/>
              <w:rPr>
                <w:ins w:id="2517" w:author="marpa" w:date="2026-10-25T14:17:01Z"/>
                <w:rFonts w:hint="default" w:ascii="Courier New" w:hAnsi="Courier New" w:eastAsia="Courier New" w:cs="Courier New"/>
                <w:color w:val="000000"/>
                <w:sz w:val="16"/>
                <w:szCs w:val="16"/>
              </w:rPr>
            </w:pPr>
            <w:ins w:id="2518" w:author="marpa" w:date="2026-10-25T14:17:01Z">
              <w:r>
                <w:rPr>
                  <w:rFonts w:hint="default" w:ascii="Courier New" w:hAnsi="Courier New" w:eastAsia="Courier New" w:cs="Courier New"/>
                  <w:color w:val="000000"/>
                  <w:sz w:val="16"/>
                  <w:szCs w:val="16"/>
                </w:rPr>
                <w:t xml:space="preserve">        if (valor == null || valor.isBlank()) {</w:t>
              </w:r>
            </w:ins>
          </w:p>
          <w:p w14:paraId="0814C7C7">
            <w:pPr>
              <w:spacing w:before="0" w:after="0" w:line="240" w:lineRule="auto"/>
              <w:rPr>
                <w:ins w:id="2519" w:author="marpa" w:date="2026-10-25T14:17:01Z"/>
                <w:rFonts w:hint="default" w:ascii="Courier New" w:hAnsi="Courier New" w:eastAsia="Courier New" w:cs="Courier New"/>
                <w:color w:val="000000"/>
                <w:sz w:val="16"/>
                <w:szCs w:val="16"/>
              </w:rPr>
            </w:pPr>
            <w:ins w:id="2520" w:author="marpa" w:date="2026-10-25T14:17:01Z">
              <w:r>
                <w:rPr>
                  <w:rFonts w:hint="default" w:ascii="Courier New" w:hAnsi="Courier New" w:eastAsia="Courier New" w:cs="Courier New"/>
                  <w:color w:val="000000"/>
                  <w:sz w:val="16"/>
                  <w:szCs w:val="16"/>
                </w:rPr>
                <w:t xml:space="preserve">            return valorDefecto;</w:t>
              </w:r>
            </w:ins>
          </w:p>
          <w:p w14:paraId="1B085E43">
            <w:pPr>
              <w:spacing w:before="0" w:after="0" w:line="240" w:lineRule="auto"/>
              <w:rPr>
                <w:ins w:id="2521" w:author="marpa" w:date="2026-10-25T14:17:01Z"/>
                <w:rFonts w:hint="default" w:ascii="Courier New" w:hAnsi="Courier New" w:eastAsia="Courier New" w:cs="Courier New"/>
                <w:color w:val="000000"/>
                <w:sz w:val="16"/>
                <w:szCs w:val="16"/>
              </w:rPr>
            </w:pPr>
            <w:ins w:id="2522" w:author="marpa" w:date="2026-10-25T14:17:01Z">
              <w:r>
                <w:rPr>
                  <w:rFonts w:hint="default" w:ascii="Courier New" w:hAnsi="Courier New" w:eastAsia="Courier New" w:cs="Courier New"/>
                  <w:color w:val="000000"/>
                  <w:sz w:val="16"/>
                  <w:szCs w:val="16"/>
                </w:rPr>
                <w:t xml:space="preserve">        }</w:t>
              </w:r>
            </w:ins>
          </w:p>
          <w:p w14:paraId="0CDE70DA">
            <w:pPr>
              <w:spacing w:before="0" w:after="0" w:line="240" w:lineRule="auto"/>
              <w:rPr>
                <w:ins w:id="2523" w:author="marpa" w:date="2026-10-25T14:17:01Z"/>
                <w:rFonts w:hint="default" w:ascii="Courier New" w:hAnsi="Courier New" w:eastAsia="Courier New" w:cs="Courier New"/>
                <w:color w:val="000000"/>
                <w:sz w:val="16"/>
                <w:szCs w:val="16"/>
              </w:rPr>
            </w:pPr>
            <w:ins w:id="2524" w:author="marpa" w:date="2026-10-25T14:17:01Z">
              <w:r>
                <w:rPr>
                  <w:rFonts w:hint="default" w:ascii="Courier New" w:hAnsi="Courier New" w:eastAsia="Courier New" w:cs="Courier New"/>
                  <w:color w:val="000000"/>
                  <w:sz w:val="16"/>
                  <w:szCs w:val="16"/>
                </w:rPr>
                <w:t xml:space="preserve">        return valor;</w:t>
              </w:r>
            </w:ins>
          </w:p>
          <w:p w14:paraId="4F6380F9">
            <w:pPr>
              <w:spacing w:before="0" w:after="0" w:line="240" w:lineRule="auto"/>
              <w:rPr>
                <w:ins w:id="2525" w:author="marpa" w:date="2026-10-25T14:17:01Z"/>
                <w:rFonts w:hint="default" w:ascii="Courier New" w:hAnsi="Courier New" w:eastAsia="Courier New" w:cs="Courier New"/>
                <w:color w:val="000000"/>
                <w:sz w:val="16"/>
                <w:szCs w:val="16"/>
              </w:rPr>
            </w:pPr>
            <w:ins w:id="2526" w:author="marpa" w:date="2026-10-25T14:17:01Z">
              <w:r>
                <w:rPr>
                  <w:rFonts w:hint="default" w:ascii="Courier New" w:hAnsi="Courier New" w:eastAsia="Courier New" w:cs="Courier New"/>
                  <w:color w:val="000000"/>
                  <w:sz w:val="16"/>
                  <w:szCs w:val="16"/>
                </w:rPr>
                <w:t xml:space="preserve">    }</w:t>
              </w:r>
            </w:ins>
          </w:p>
          <w:p w14:paraId="1C6EC494">
            <w:pPr>
              <w:spacing w:before="0" w:after="0" w:line="240" w:lineRule="auto"/>
              <w:rPr>
                <w:ins w:id="2527" w:author="marpa" w:date="2026-10-25T14:14:34Z"/>
                <w:rFonts w:ascii="Courier New" w:hAnsi="Courier New" w:eastAsia="Courier New" w:cs="Courier New"/>
                <w:color w:val="000000"/>
                <w:sz w:val="16"/>
                <w:szCs w:val="16"/>
              </w:rPr>
            </w:pPr>
            <w:ins w:id="2528" w:author="marpa" w:date="2026-10-25T14:17:01Z">
              <w:r>
                <w:rPr>
                  <w:rFonts w:hint="default" w:ascii="Courier New" w:hAnsi="Courier New" w:eastAsia="Courier New" w:cs="Courier New"/>
                  <w:color w:val="000000"/>
                  <w:sz w:val="16"/>
                  <w:szCs w:val="16"/>
                </w:rPr>
                <w:t>}</w:t>
              </w:r>
            </w:ins>
          </w:p>
        </w:tc>
      </w:tr>
    </w:tbl>
    <w:p w14:paraId="68778F4D">
      <w:pPr>
        <w:pStyle w:val="6"/>
        <w:rPr>
          <w:ins w:id="2529" w:author="marpa" w:date="2026-10-25T14:17:45Z"/>
          <w:rFonts w:hint="default"/>
          <w:lang w:val="es-EC"/>
        </w:rPr>
      </w:pPr>
      <w:ins w:id="2530" w:author="marpa" w:date="2026-10-25T14:17:45Z">
        <w:r>
          <w:rPr/>
          <w:t xml:space="preserve">Tabla </w:t>
        </w:r>
      </w:ins>
      <w:ins w:id="2531" w:author="marpa" w:date="2026-10-25T14:17:50Z">
        <w:r>
          <w:rPr>
            <w:rFonts w:hint="default"/>
            <w:lang w:val="es-EC"/>
          </w:rPr>
          <w:t>8</w:t>
        </w:r>
      </w:ins>
      <w:ins w:id="2532" w:author="marpa" w:date="2026-10-25T14:17:45Z">
        <w:r>
          <w:rPr/>
          <w:t xml:space="preserve">. Clase </w:t>
        </w:r>
      </w:ins>
      <w:ins w:id="2533" w:author="marpa" w:date="2026-10-25T14:17:51Z">
        <w:r>
          <w:rPr>
            <w:rFonts w:hint="default"/>
            <w:b w:val="0"/>
            <w:bCs w:val="0"/>
            <w:lang w:val="es-EC"/>
          </w:rPr>
          <w:t>Ses</w:t>
        </w:r>
      </w:ins>
      <w:ins w:id="2534" w:author="marpa" w:date="2026-10-25T14:17:52Z">
        <w:r>
          <w:rPr>
            <w:rFonts w:hint="default"/>
            <w:b w:val="0"/>
            <w:bCs w:val="0"/>
            <w:lang w:val="es-EC"/>
          </w:rPr>
          <w:t>ion</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F6EF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535" w:author="marpa" w:date="2026-10-25T14:17:45Z"/>
        </w:trPr>
        <w:tc>
          <w:tcPr>
            <w:tcW w:w="8494" w:type="dxa"/>
            <w:shd w:val="clear" w:color="auto" w:fill="D9D9D9"/>
          </w:tcPr>
          <w:p w14:paraId="0C0B4452">
            <w:pPr>
              <w:spacing w:before="0" w:after="0" w:line="240" w:lineRule="auto"/>
              <w:rPr>
                <w:ins w:id="2536" w:author="marpa" w:date="2026-10-25T14:18:08Z"/>
                <w:rFonts w:hint="default" w:ascii="Courier New" w:hAnsi="Courier New" w:eastAsia="Courier New" w:cs="Courier New"/>
                <w:color w:val="000000"/>
                <w:sz w:val="16"/>
                <w:szCs w:val="16"/>
              </w:rPr>
            </w:pPr>
            <w:ins w:id="2537" w:author="marpa" w:date="2026-10-25T14:18:08Z">
              <w:r>
                <w:rPr>
                  <w:rFonts w:hint="default" w:ascii="Courier New" w:hAnsi="Courier New" w:eastAsia="Courier New" w:cs="Courier New"/>
                  <w:color w:val="000000"/>
                  <w:sz w:val="16"/>
                  <w:szCs w:val="16"/>
                </w:rPr>
                <w:t>/*</w:t>
              </w:r>
            </w:ins>
          </w:p>
          <w:p w14:paraId="4B1B6160">
            <w:pPr>
              <w:spacing w:before="0" w:after="0" w:line="240" w:lineRule="auto"/>
              <w:rPr>
                <w:ins w:id="2538" w:author="marpa" w:date="2026-10-25T14:18:08Z"/>
                <w:rFonts w:hint="default" w:ascii="Courier New" w:hAnsi="Courier New" w:eastAsia="Courier New" w:cs="Courier New"/>
                <w:color w:val="000000"/>
                <w:sz w:val="16"/>
                <w:szCs w:val="16"/>
              </w:rPr>
            </w:pPr>
            <w:ins w:id="2539" w:author="marpa" w:date="2026-10-25T14:18:08Z">
              <w:r>
                <w:rPr>
                  <w:rFonts w:hint="default" w:ascii="Courier New" w:hAnsi="Courier New" w:eastAsia="Courier New" w:cs="Courier New"/>
                  <w:color w:val="000000"/>
                  <w:sz w:val="16"/>
                  <w:szCs w:val="16"/>
                </w:rPr>
                <w:t xml:space="preserve"> * Click nbfs://nbhost/SystemFileSystem/Templates/Licenses/license-default.txt to change this license</w:t>
              </w:r>
            </w:ins>
          </w:p>
          <w:p w14:paraId="549B4B31">
            <w:pPr>
              <w:spacing w:before="0" w:after="0" w:line="240" w:lineRule="auto"/>
              <w:rPr>
                <w:ins w:id="2540" w:author="marpa" w:date="2026-10-25T14:18:08Z"/>
                <w:rFonts w:hint="default" w:ascii="Courier New" w:hAnsi="Courier New" w:eastAsia="Courier New" w:cs="Courier New"/>
                <w:color w:val="000000"/>
                <w:sz w:val="16"/>
                <w:szCs w:val="16"/>
              </w:rPr>
            </w:pPr>
            <w:ins w:id="2541" w:author="marpa" w:date="2026-10-25T14:18:08Z">
              <w:r>
                <w:rPr>
                  <w:rFonts w:hint="default" w:ascii="Courier New" w:hAnsi="Courier New" w:eastAsia="Courier New" w:cs="Courier New"/>
                  <w:color w:val="000000"/>
                  <w:sz w:val="16"/>
                  <w:szCs w:val="16"/>
                </w:rPr>
                <w:t xml:space="preserve"> * Click nbfs://nbhost/SystemFileSystem/Templates/Classes/Class.java to edit this template</w:t>
              </w:r>
            </w:ins>
          </w:p>
          <w:p w14:paraId="6B9ECE2C">
            <w:pPr>
              <w:spacing w:before="0" w:after="0" w:line="240" w:lineRule="auto"/>
              <w:rPr>
                <w:ins w:id="2542" w:author="marpa" w:date="2026-10-25T14:18:08Z"/>
                <w:rFonts w:hint="default" w:ascii="Courier New" w:hAnsi="Courier New" w:eastAsia="Courier New" w:cs="Courier New"/>
                <w:color w:val="000000"/>
                <w:sz w:val="16"/>
                <w:szCs w:val="16"/>
              </w:rPr>
            </w:pPr>
            <w:ins w:id="2543" w:author="marpa" w:date="2026-10-25T14:18:08Z">
              <w:r>
                <w:rPr>
                  <w:rFonts w:hint="default" w:ascii="Courier New" w:hAnsi="Courier New" w:eastAsia="Courier New" w:cs="Courier New"/>
                  <w:color w:val="000000"/>
                  <w:sz w:val="16"/>
                  <w:szCs w:val="16"/>
                </w:rPr>
                <w:t xml:space="preserve"> */</w:t>
              </w:r>
            </w:ins>
          </w:p>
          <w:p w14:paraId="502B0A94">
            <w:pPr>
              <w:spacing w:before="0" w:after="0" w:line="240" w:lineRule="auto"/>
              <w:rPr>
                <w:ins w:id="2544" w:author="marpa" w:date="2026-10-25T14:18:08Z"/>
                <w:rFonts w:hint="default" w:ascii="Courier New" w:hAnsi="Courier New" w:eastAsia="Courier New" w:cs="Courier New"/>
                <w:color w:val="000000"/>
                <w:sz w:val="16"/>
                <w:szCs w:val="16"/>
              </w:rPr>
            </w:pPr>
            <w:ins w:id="2545" w:author="marpa" w:date="2026-10-25T14:18:08Z">
              <w:r>
                <w:rPr>
                  <w:rFonts w:hint="default" w:ascii="Courier New" w:hAnsi="Courier New" w:eastAsia="Courier New" w:cs="Courier New"/>
                  <w:color w:val="000000"/>
                  <w:sz w:val="16"/>
                  <w:szCs w:val="16"/>
                </w:rPr>
                <w:t>package ec.edu.monster.seguridad;</w:t>
              </w:r>
            </w:ins>
          </w:p>
          <w:p w14:paraId="069F9694">
            <w:pPr>
              <w:spacing w:before="0" w:after="0" w:line="240" w:lineRule="auto"/>
              <w:rPr>
                <w:ins w:id="2546" w:author="marpa" w:date="2026-10-25T14:18:08Z"/>
                <w:rFonts w:hint="default" w:ascii="Courier New" w:hAnsi="Courier New" w:eastAsia="Courier New" w:cs="Courier New"/>
                <w:color w:val="000000"/>
                <w:sz w:val="16"/>
                <w:szCs w:val="16"/>
              </w:rPr>
            </w:pPr>
          </w:p>
          <w:p w14:paraId="2AE9626B">
            <w:pPr>
              <w:spacing w:before="0" w:after="0" w:line="240" w:lineRule="auto"/>
              <w:rPr>
                <w:ins w:id="2547" w:author="marpa" w:date="2026-10-25T14:18:08Z"/>
                <w:rFonts w:hint="default" w:ascii="Courier New" w:hAnsi="Courier New" w:eastAsia="Courier New" w:cs="Courier New"/>
                <w:color w:val="000000"/>
                <w:sz w:val="16"/>
                <w:szCs w:val="16"/>
              </w:rPr>
            </w:pPr>
            <w:ins w:id="2548" w:author="marpa" w:date="2026-10-25T14:18:08Z">
              <w:r>
                <w:rPr>
                  <w:rFonts w:hint="default" w:ascii="Courier New" w:hAnsi="Courier New" w:eastAsia="Courier New" w:cs="Courier New"/>
                  <w:color w:val="000000"/>
                  <w:sz w:val="16"/>
                  <w:szCs w:val="16"/>
                </w:rPr>
                <w:t>import java.time.Instant;</w:t>
              </w:r>
            </w:ins>
          </w:p>
          <w:p w14:paraId="194DAC4E">
            <w:pPr>
              <w:spacing w:before="0" w:after="0" w:line="240" w:lineRule="auto"/>
              <w:rPr>
                <w:ins w:id="2549" w:author="marpa" w:date="2026-10-25T14:18:08Z"/>
                <w:rFonts w:hint="default" w:ascii="Courier New" w:hAnsi="Courier New" w:eastAsia="Courier New" w:cs="Courier New"/>
                <w:color w:val="000000"/>
                <w:sz w:val="16"/>
                <w:szCs w:val="16"/>
              </w:rPr>
            </w:pPr>
          </w:p>
          <w:p w14:paraId="0AAC5B19">
            <w:pPr>
              <w:spacing w:before="0" w:after="0" w:line="240" w:lineRule="auto"/>
              <w:rPr>
                <w:ins w:id="2550" w:author="marpa" w:date="2026-10-25T14:18:08Z"/>
                <w:rFonts w:hint="default" w:ascii="Courier New" w:hAnsi="Courier New" w:eastAsia="Courier New" w:cs="Courier New"/>
                <w:color w:val="000000"/>
                <w:sz w:val="16"/>
                <w:szCs w:val="16"/>
              </w:rPr>
            </w:pPr>
          </w:p>
          <w:p w14:paraId="4F33C731">
            <w:pPr>
              <w:spacing w:before="0" w:after="0" w:line="240" w:lineRule="auto"/>
              <w:rPr>
                <w:ins w:id="2551" w:author="marpa" w:date="2026-10-25T14:18:08Z"/>
                <w:rFonts w:hint="default" w:ascii="Courier New" w:hAnsi="Courier New" w:eastAsia="Courier New" w:cs="Courier New"/>
                <w:color w:val="000000"/>
                <w:sz w:val="16"/>
                <w:szCs w:val="16"/>
              </w:rPr>
            </w:pPr>
            <w:ins w:id="2552" w:author="marpa" w:date="2026-10-25T14:18:08Z">
              <w:r>
                <w:rPr>
                  <w:rFonts w:hint="default" w:ascii="Courier New" w:hAnsi="Courier New" w:eastAsia="Courier New" w:cs="Courier New"/>
                  <w:color w:val="000000"/>
                  <w:sz w:val="16"/>
                  <w:szCs w:val="16"/>
                </w:rPr>
                <w:t>/**</w:t>
              </w:r>
            </w:ins>
          </w:p>
          <w:p w14:paraId="3E1215CB">
            <w:pPr>
              <w:spacing w:before="0" w:after="0" w:line="240" w:lineRule="auto"/>
              <w:rPr>
                <w:ins w:id="2553" w:author="marpa" w:date="2026-10-25T14:18:08Z"/>
                <w:rFonts w:hint="default" w:ascii="Courier New" w:hAnsi="Courier New" w:eastAsia="Courier New" w:cs="Courier New"/>
                <w:color w:val="000000"/>
                <w:sz w:val="16"/>
                <w:szCs w:val="16"/>
              </w:rPr>
            </w:pPr>
            <w:ins w:id="2554" w:author="marpa" w:date="2026-10-25T14:18:08Z">
              <w:r>
                <w:rPr>
                  <w:rFonts w:hint="default" w:ascii="Courier New" w:hAnsi="Courier New" w:eastAsia="Courier New" w:cs="Courier New"/>
                  <w:color w:val="000000"/>
                  <w:sz w:val="16"/>
                  <w:szCs w:val="16"/>
                </w:rPr>
                <w:t xml:space="preserve"> *</w:t>
              </w:r>
            </w:ins>
          </w:p>
          <w:p w14:paraId="77CF121F">
            <w:pPr>
              <w:spacing w:before="0" w:after="0" w:line="240" w:lineRule="auto"/>
              <w:rPr>
                <w:ins w:id="2555" w:author="marpa" w:date="2026-10-25T14:18:08Z"/>
                <w:rFonts w:hint="default" w:ascii="Courier New" w:hAnsi="Courier New" w:eastAsia="Courier New" w:cs="Courier New"/>
                <w:color w:val="000000"/>
                <w:sz w:val="16"/>
                <w:szCs w:val="16"/>
              </w:rPr>
            </w:pPr>
            <w:ins w:id="2556" w:author="marpa" w:date="2026-10-25T14:18:08Z">
              <w:r>
                <w:rPr>
                  <w:rFonts w:hint="default" w:ascii="Courier New" w:hAnsi="Courier New" w:eastAsia="Courier New" w:cs="Courier New"/>
                  <w:color w:val="000000"/>
                  <w:sz w:val="16"/>
                  <w:szCs w:val="16"/>
                </w:rPr>
                <w:t xml:space="preserve"> * @author marpa</w:t>
              </w:r>
            </w:ins>
          </w:p>
          <w:p w14:paraId="087A2B94">
            <w:pPr>
              <w:spacing w:before="0" w:after="0" w:line="240" w:lineRule="auto"/>
              <w:rPr>
                <w:ins w:id="2557" w:author="marpa" w:date="2026-10-25T14:18:08Z"/>
                <w:rFonts w:hint="default" w:ascii="Courier New" w:hAnsi="Courier New" w:eastAsia="Courier New" w:cs="Courier New"/>
                <w:color w:val="000000"/>
                <w:sz w:val="16"/>
                <w:szCs w:val="16"/>
              </w:rPr>
            </w:pPr>
            <w:ins w:id="2558" w:author="marpa" w:date="2026-10-25T14:18:08Z">
              <w:r>
                <w:rPr>
                  <w:rFonts w:hint="default" w:ascii="Courier New" w:hAnsi="Courier New" w:eastAsia="Courier New" w:cs="Courier New"/>
                  <w:color w:val="000000"/>
                  <w:sz w:val="16"/>
                  <w:szCs w:val="16"/>
                </w:rPr>
                <w:t xml:space="preserve"> */</w:t>
              </w:r>
            </w:ins>
          </w:p>
          <w:p w14:paraId="67C2C0CD">
            <w:pPr>
              <w:spacing w:before="0" w:after="0" w:line="240" w:lineRule="auto"/>
              <w:rPr>
                <w:ins w:id="2559" w:author="marpa" w:date="2026-10-25T14:18:08Z"/>
                <w:rFonts w:hint="default" w:ascii="Courier New" w:hAnsi="Courier New" w:eastAsia="Courier New" w:cs="Courier New"/>
                <w:color w:val="000000"/>
                <w:sz w:val="16"/>
                <w:szCs w:val="16"/>
              </w:rPr>
            </w:pPr>
            <w:ins w:id="2560" w:author="marpa" w:date="2026-10-25T14:18:08Z">
              <w:r>
                <w:rPr>
                  <w:rFonts w:hint="default" w:ascii="Courier New" w:hAnsi="Courier New" w:eastAsia="Courier New" w:cs="Courier New"/>
                  <w:color w:val="000000"/>
                  <w:sz w:val="16"/>
                  <w:szCs w:val="16"/>
                </w:rPr>
                <w:t>public class Sesion {</w:t>
              </w:r>
            </w:ins>
          </w:p>
          <w:p w14:paraId="62EE70D3">
            <w:pPr>
              <w:spacing w:before="0" w:after="0" w:line="240" w:lineRule="auto"/>
              <w:rPr>
                <w:ins w:id="2561" w:author="marpa" w:date="2026-10-25T14:18:08Z"/>
                <w:rFonts w:hint="default" w:ascii="Courier New" w:hAnsi="Courier New" w:eastAsia="Courier New" w:cs="Courier New"/>
                <w:color w:val="000000"/>
                <w:sz w:val="16"/>
                <w:szCs w:val="16"/>
              </w:rPr>
            </w:pPr>
            <w:ins w:id="2562" w:author="marpa" w:date="2026-10-25T14:18:08Z">
              <w:r>
                <w:rPr>
                  <w:rFonts w:hint="default" w:ascii="Courier New" w:hAnsi="Courier New" w:eastAsia="Courier New" w:cs="Courier New"/>
                  <w:color w:val="000000"/>
                  <w:sz w:val="16"/>
                  <w:szCs w:val="16"/>
                </w:rPr>
                <w:t xml:space="preserve">    private Instant creacion;</w:t>
              </w:r>
            </w:ins>
          </w:p>
          <w:p w14:paraId="7A15B511">
            <w:pPr>
              <w:spacing w:before="0" w:after="0" w:line="240" w:lineRule="auto"/>
              <w:rPr>
                <w:ins w:id="2563" w:author="marpa" w:date="2026-10-25T14:18:08Z"/>
                <w:rFonts w:hint="default" w:ascii="Courier New" w:hAnsi="Courier New" w:eastAsia="Courier New" w:cs="Courier New"/>
                <w:color w:val="000000"/>
                <w:sz w:val="16"/>
                <w:szCs w:val="16"/>
              </w:rPr>
            </w:pPr>
            <w:ins w:id="2564" w:author="marpa" w:date="2026-10-25T14:18:08Z">
              <w:r>
                <w:rPr>
                  <w:rFonts w:hint="default" w:ascii="Courier New" w:hAnsi="Courier New" w:eastAsia="Courier New" w:cs="Courier New"/>
                  <w:color w:val="000000"/>
                  <w:sz w:val="16"/>
                  <w:szCs w:val="16"/>
                </w:rPr>
                <w:t xml:space="preserve">    private Instant expiracion;</w:t>
              </w:r>
            </w:ins>
          </w:p>
          <w:p w14:paraId="62CDC9F9">
            <w:pPr>
              <w:spacing w:before="0" w:after="0" w:line="240" w:lineRule="auto"/>
              <w:rPr>
                <w:ins w:id="2565" w:author="marpa" w:date="2026-10-25T14:18:08Z"/>
                <w:rFonts w:hint="default" w:ascii="Courier New" w:hAnsi="Courier New" w:eastAsia="Courier New" w:cs="Courier New"/>
                <w:color w:val="000000"/>
                <w:sz w:val="16"/>
                <w:szCs w:val="16"/>
              </w:rPr>
            </w:pPr>
            <w:ins w:id="2566" w:author="marpa" w:date="2026-10-25T14:18:08Z">
              <w:r>
                <w:rPr>
                  <w:rFonts w:hint="default" w:ascii="Courier New" w:hAnsi="Courier New" w:eastAsia="Courier New" w:cs="Courier New"/>
                  <w:color w:val="000000"/>
                  <w:sz w:val="16"/>
                  <w:szCs w:val="16"/>
                </w:rPr>
                <w:t xml:space="preserve">    private String token;</w:t>
              </w:r>
            </w:ins>
          </w:p>
          <w:p w14:paraId="293533F5">
            <w:pPr>
              <w:spacing w:before="0" w:after="0" w:line="240" w:lineRule="auto"/>
              <w:rPr>
                <w:ins w:id="2567" w:author="marpa" w:date="2026-10-25T14:18:08Z"/>
                <w:rFonts w:hint="default" w:ascii="Courier New" w:hAnsi="Courier New" w:eastAsia="Courier New" w:cs="Courier New"/>
                <w:color w:val="000000"/>
                <w:sz w:val="16"/>
                <w:szCs w:val="16"/>
              </w:rPr>
            </w:pPr>
            <w:ins w:id="2568" w:author="marpa" w:date="2026-10-25T14:18:08Z">
              <w:r>
                <w:rPr>
                  <w:rFonts w:hint="default" w:ascii="Courier New" w:hAnsi="Courier New" w:eastAsia="Courier New" w:cs="Courier New"/>
                  <w:color w:val="000000"/>
                  <w:sz w:val="16"/>
                  <w:szCs w:val="16"/>
                </w:rPr>
                <w:t xml:space="preserve">    </w:t>
              </w:r>
            </w:ins>
          </w:p>
          <w:p w14:paraId="13EBAA69">
            <w:pPr>
              <w:spacing w:before="0" w:after="0" w:line="240" w:lineRule="auto"/>
              <w:rPr>
                <w:ins w:id="2569" w:author="marpa" w:date="2026-10-25T14:18:08Z"/>
                <w:rFonts w:hint="default" w:ascii="Courier New" w:hAnsi="Courier New" w:eastAsia="Courier New" w:cs="Courier New"/>
                <w:color w:val="000000"/>
                <w:sz w:val="16"/>
                <w:szCs w:val="16"/>
              </w:rPr>
            </w:pPr>
            <w:ins w:id="2570" w:author="marpa" w:date="2026-10-25T14:18:08Z">
              <w:r>
                <w:rPr>
                  <w:rFonts w:hint="default" w:ascii="Courier New" w:hAnsi="Courier New" w:eastAsia="Courier New" w:cs="Courier New"/>
                  <w:color w:val="000000"/>
                  <w:sz w:val="16"/>
                  <w:szCs w:val="16"/>
                </w:rPr>
                <w:t xml:space="preserve">    public Sesion(String token, long ttlMinutos)</w:t>
              </w:r>
            </w:ins>
          </w:p>
          <w:p w14:paraId="6E776AE7">
            <w:pPr>
              <w:spacing w:before="0" w:after="0" w:line="240" w:lineRule="auto"/>
              <w:rPr>
                <w:ins w:id="2571" w:author="marpa" w:date="2026-10-25T14:18:08Z"/>
                <w:rFonts w:hint="default" w:ascii="Courier New" w:hAnsi="Courier New" w:eastAsia="Courier New" w:cs="Courier New"/>
                <w:color w:val="000000"/>
                <w:sz w:val="16"/>
                <w:szCs w:val="16"/>
              </w:rPr>
            </w:pPr>
            <w:ins w:id="2572" w:author="marpa" w:date="2026-10-25T14:18:08Z">
              <w:r>
                <w:rPr>
                  <w:rFonts w:hint="default" w:ascii="Courier New" w:hAnsi="Courier New" w:eastAsia="Courier New" w:cs="Courier New"/>
                  <w:color w:val="000000"/>
                  <w:sz w:val="16"/>
                  <w:szCs w:val="16"/>
                </w:rPr>
                <w:t xml:space="preserve">    {</w:t>
              </w:r>
            </w:ins>
          </w:p>
          <w:p w14:paraId="08406C05">
            <w:pPr>
              <w:spacing w:before="0" w:after="0" w:line="240" w:lineRule="auto"/>
              <w:rPr>
                <w:ins w:id="2573" w:author="marpa" w:date="2026-10-25T14:18:08Z"/>
                <w:rFonts w:hint="default" w:ascii="Courier New" w:hAnsi="Courier New" w:eastAsia="Courier New" w:cs="Courier New"/>
                <w:color w:val="000000"/>
                <w:sz w:val="16"/>
                <w:szCs w:val="16"/>
              </w:rPr>
            </w:pPr>
            <w:ins w:id="2574" w:author="marpa" w:date="2026-10-25T14:18:08Z">
              <w:r>
                <w:rPr>
                  <w:rFonts w:hint="default" w:ascii="Courier New" w:hAnsi="Courier New" w:eastAsia="Courier New" w:cs="Courier New"/>
                  <w:color w:val="000000"/>
                  <w:sz w:val="16"/>
                  <w:szCs w:val="16"/>
                </w:rPr>
                <w:t xml:space="preserve">        this.token = token;</w:t>
              </w:r>
            </w:ins>
          </w:p>
          <w:p w14:paraId="208573D8">
            <w:pPr>
              <w:spacing w:before="0" w:after="0" w:line="240" w:lineRule="auto"/>
              <w:rPr>
                <w:ins w:id="2575" w:author="marpa" w:date="2026-10-25T14:18:08Z"/>
                <w:rFonts w:hint="default" w:ascii="Courier New" w:hAnsi="Courier New" w:eastAsia="Courier New" w:cs="Courier New"/>
                <w:color w:val="000000"/>
                <w:sz w:val="16"/>
                <w:szCs w:val="16"/>
              </w:rPr>
            </w:pPr>
            <w:ins w:id="2576" w:author="marpa" w:date="2026-10-25T14:18:08Z">
              <w:r>
                <w:rPr>
                  <w:rFonts w:hint="default" w:ascii="Courier New" w:hAnsi="Courier New" w:eastAsia="Courier New" w:cs="Courier New"/>
                  <w:color w:val="000000"/>
                  <w:sz w:val="16"/>
                  <w:szCs w:val="16"/>
                </w:rPr>
                <w:t xml:space="preserve">        this.creacion = Instant.now();</w:t>
              </w:r>
            </w:ins>
          </w:p>
          <w:p w14:paraId="3CC043CF">
            <w:pPr>
              <w:spacing w:before="0" w:after="0" w:line="240" w:lineRule="auto"/>
              <w:rPr>
                <w:ins w:id="2577" w:author="marpa" w:date="2026-10-25T14:18:08Z"/>
                <w:rFonts w:hint="default" w:ascii="Courier New" w:hAnsi="Courier New" w:eastAsia="Courier New" w:cs="Courier New"/>
                <w:color w:val="000000"/>
                <w:sz w:val="16"/>
                <w:szCs w:val="16"/>
              </w:rPr>
            </w:pPr>
            <w:ins w:id="2578" w:author="marpa" w:date="2026-10-25T14:18:08Z">
              <w:r>
                <w:rPr>
                  <w:rFonts w:hint="default" w:ascii="Courier New" w:hAnsi="Courier New" w:eastAsia="Courier New" w:cs="Courier New"/>
                  <w:color w:val="000000"/>
                  <w:sz w:val="16"/>
                  <w:szCs w:val="16"/>
                </w:rPr>
                <w:t xml:space="preserve">        this.expiracion = creacion.plusSeconds(ttlMinutos*60); </w:t>
              </w:r>
            </w:ins>
          </w:p>
          <w:p w14:paraId="03576F55">
            <w:pPr>
              <w:spacing w:before="0" w:after="0" w:line="240" w:lineRule="auto"/>
              <w:rPr>
                <w:ins w:id="2579" w:author="marpa" w:date="2026-10-25T14:18:08Z"/>
                <w:rFonts w:hint="default" w:ascii="Courier New" w:hAnsi="Courier New" w:eastAsia="Courier New" w:cs="Courier New"/>
                <w:color w:val="000000"/>
                <w:sz w:val="16"/>
                <w:szCs w:val="16"/>
              </w:rPr>
            </w:pPr>
            <w:ins w:id="2580" w:author="marpa" w:date="2026-10-25T14:18:08Z">
              <w:r>
                <w:rPr>
                  <w:rFonts w:hint="default" w:ascii="Courier New" w:hAnsi="Courier New" w:eastAsia="Courier New" w:cs="Courier New"/>
                  <w:color w:val="000000"/>
                  <w:sz w:val="16"/>
                  <w:szCs w:val="16"/>
                </w:rPr>
                <w:t xml:space="preserve">    }</w:t>
              </w:r>
            </w:ins>
          </w:p>
          <w:p w14:paraId="7A769187">
            <w:pPr>
              <w:spacing w:before="0" w:after="0" w:line="240" w:lineRule="auto"/>
              <w:rPr>
                <w:ins w:id="2581" w:author="marpa" w:date="2026-10-25T14:18:08Z"/>
                <w:rFonts w:hint="default" w:ascii="Courier New" w:hAnsi="Courier New" w:eastAsia="Courier New" w:cs="Courier New"/>
                <w:color w:val="000000"/>
                <w:sz w:val="16"/>
                <w:szCs w:val="16"/>
              </w:rPr>
            </w:pPr>
          </w:p>
          <w:p w14:paraId="2165A727">
            <w:pPr>
              <w:spacing w:before="0" w:after="0" w:line="240" w:lineRule="auto"/>
              <w:rPr>
                <w:ins w:id="2582" w:author="marpa" w:date="2026-10-25T14:18:08Z"/>
                <w:rFonts w:hint="default" w:ascii="Courier New" w:hAnsi="Courier New" w:eastAsia="Courier New" w:cs="Courier New"/>
                <w:color w:val="000000"/>
                <w:sz w:val="16"/>
                <w:szCs w:val="16"/>
              </w:rPr>
            </w:pPr>
            <w:ins w:id="2583" w:author="marpa" w:date="2026-10-25T14:18:08Z">
              <w:r>
                <w:rPr>
                  <w:rFonts w:hint="default" w:ascii="Courier New" w:hAnsi="Courier New" w:eastAsia="Courier New" w:cs="Courier New"/>
                  <w:color w:val="000000"/>
                  <w:sz w:val="16"/>
                  <w:szCs w:val="16"/>
                </w:rPr>
                <w:t xml:space="preserve">    public Instant getCreacion() {</w:t>
              </w:r>
            </w:ins>
          </w:p>
          <w:p w14:paraId="6E0DC8D1">
            <w:pPr>
              <w:spacing w:before="0" w:after="0" w:line="240" w:lineRule="auto"/>
              <w:rPr>
                <w:ins w:id="2584" w:author="marpa" w:date="2026-10-25T14:18:08Z"/>
                <w:rFonts w:hint="default" w:ascii="Courier New" w:hAnsi="Courier New" w:eastAsia="Courier New" w:cs="Courier New"/>
                <w:color w:val="000000"/>
                <w:sz w:val="16"/>
                <w:szCs w:val="16"/>
              </w:rPr>
            </w:pPr>
            <w:ins w:id="2585" w:author="marpa" w:date="2026-10-25T14:18:08Z">
              <w:r>
                <w:rPr>
                  <w:rFonts w:hint="default" w:ascii="Courier New" w:hAnsi="Courier New" w:eastAsia="Courier New" w:cs="Courier New"/>
                  <w:color w:val="000000"/>
                  <w:sz w:val="16"/>
                  <w:szCs w:val="16"/>
                </w:rPr>
                <w:t xml:space="preserve">        return creacion;</w:t>
              </w:r>
            </w:ins>
          </w:p>
          <w:p w14:paraId="2E7516AC">
            <w:pPr>
              <w:spacing w:before="0" w:after="0" w:line="240" w:lineRule="auto"/>
              <w:rPr>
                <w:ins w:id="2586" w:author="marpa" w:date="2026-10-25T14:18:08Z"/>
                <w:rFonts w:hint="default" w:ascii="Courier New" w:hAnsi="Courier New" w:eastAsia="Courier New" w:cs="Courier New"/>
                <w:color w:val="000000"/>
                <w:sz w:val="16"/>
                <w:szCs w:val="16"/>
              </w:rPr>
            </w:pPr>
            <w:ins w:id="2587" w:author="marpa" w:date="2026-10-25T14:18:08Z">
              <w:r>
                <w:rPr>
                  <w:rFonts w:hint="default" w:ascii="Courier New" w:hAnsi="Courier New" w:eastAsia="Courier New" w:cs="Courier New"/>
                  <w:color w:val="000000"/>
                  <w:sz w:val="16"/>
                  <w:szCs w:val="16"/>
                </w:rPr>
                <w:t xml:space="preserve">    }</w:t>
              </w:r>
            </w:ins>
          </w:p>
          <w:p w14:paraId="00BF114B">
            <w:pPr>
              <w:spacing w:before="0" w:after="0" w:line="240" w:lineRule="auto"/>
              <w:rPr>
                <w:ins w:id="2588" w:author="marpa" w:date="2026-10-25T14:18:08Z"/>
                <w:rFonts w:hint="default" w:ascii="Courier New" w:hAnsi="Courier New" w:eastAsia="Courier New" w:cs="Courier New"/>
                <w:color w:val="000000"/>
                <w:sz w:val="16"/>
                <w:szCs w:val="16"/>
              </w:rPr>
            </w:pPr>
          </w:p>
          <w:p w14:paraId="5B0A5FBC">
            <w:pPr>
              <w:spacing w:before="0" w:after="0" w:line="240" w:lineRule="auto"/>
              <w:rPr>
                <w:ins w:id="2589" w:author="marpa" w:date="2026-10-25T14:18:08Z"/>
                <w:rFonts w:hint="default" w:ascii="Courier New" w:hAnsi="Courier New" w:eastAsia="Courier New" w:cs="Courier New"/>
                <w:color w:val="000000"/>
                <w:sz w:val="16"/>
                <w:szCs w:val="16"/>
              </w:rPr>
            </w:pPr>
            <w:ins w:id="2590" w:author="marpa" w:date="2026-10-25T14:18:08Z">
              <w:r>
                <w:rPr>
                  <w:rFonts w:hint="default" w:ascii="Courier New" w:hAnsi="Courier New" w:eastAsia="Courier New" w:cs="Courier New"/>
                  <w:color w:val="000000"/>
                  <w:sz w:val="16"/>
                  <w:szCs w:val="16"/>
                </w:rPr>
                <w:t xml:space="preserve">    public Instant getExpiracion() {</w:t>
              </w:r>
            </w:ins>
          </w:p>
          <w:p w14:paraId="248CBB09">
            <w:pPr>
              <w:spacing w:before="0" w:after="0" w:line="240" w:lineRule="auto"/>
              <w:rPr>
                <w:ins w:id="2591" w:author="marpa" w:date="2026-10-25T14:18:08Z"/>
                <w:rFonts w:hint="default" w:ascii="Courier New" w:hAnsi="Courier New" w:eastAsia="Courier New" w:cs="Courier New"/>
                <w:color w:val="000000"/>
                <w:sz w:val="16"/>
                <w:szCs w:val="16"/>
              </w:rPr>
            </w:pPr>
            <w:ins w:id="2592" w:author="marpa" w:date="2026-10-25T14:18:08Z">
              <w:r>
                <w:rPr>
                  <w:rFonts w:hint="default" w:ascii="Courier New" w:hAnsi="Courier New" w:eastAsia="Courier New" w:cs="Courier New"/>
                  <w:color w:val="000000"/>
                  <w:sz w:val="16"/>
                  <w:szCs w:val="16"/>
                </w:rPr>
                <w:t xml:space="preserve">        return expiracion;</w:t>
              </w:r>
            </w:ins>
          </w:p>
          <w:p w14:paraId="36DCED35">
            <w:pPr>
              <w:spacing w:before="0" w:after="0" w:line="240" w:lineRule="auto"/>
              <w:rPr>
                <w:ins w:id="2593" w:author="marpa" w:date="2026-10-25T14:18:08Z"/>
                <w:rFonts w:hint="default" w:ascii="Courier New" w:hAnsi="Courier New" w:eastAsia="Courier New" w:cs="Courier New"/>
                <w:color w:val="000000"/>
                <w:sz w:val="16"/>
                <w:szCs w:val="16"/>
              </w:rPr>
            </w:pPr>
            <w:ins w:id="2594" w:author="marpa" w:date="2026-10-25T14:18:08Z">
              <w:r>
                <w:rPr>
                  <w:rFonts w:hint="default" w:ascii="Courier New" w:hAnsi="Courier New" w:eastAsia="Courier New" w:cs="Courier New"/>
                  <w:color w:val="000000"/>
                  <w:sz w:val="16"/>
                  <w:szCs w:val="16"/>
                </w:rPr>
                <w:t xml:space="preserve">    }</w:t>
              </w:r>
            </w:ins>
          </w:p>
          <w:p w14:paraId="6278354E">
            <w:pPr>
              <w:spacing w:before="0" w:after="0" w:line="240" w:lineRule="auto"/>
              <w:rPr>
                <w:ins w:id="2595" w:author="marpa" w:date="2026-10-25T14:18:08Z"/>
                <w:rFonts w:hint="default" w:ascii="Courier New" w:hAnsi="Courier New" w:eastAsia="Courier New" w:cs="Courier New"/>
                <w:color w:val="000000"/>
                <w:sz w:val="16"/>
                <w:szCs w:val="16"/>
              </w:rPr>
            </w:pPr>
            <w:ins w:id="2596" w:author="marpa" w:date="2026-10-25T14:18:08Z">
              <w:r>
                <w:rPr>
                  <w:rFonts w:hint="default" w:ascii="Courier New" w:hAnsi="Courier New" w:eastAsia="Courier New" w:cs="Courier New"/>
                  <w:color w:val="000000"/>
                  <w:sz w:val="16"/>
                  <w:szCs w:val="16"/>
                </w:rPr>
                <w:t xml:space="preserve">    </w:t>
              </w:r>
            </w:ins>
          </w:p>
          <w:p w14:paraId="750B36CE">
            <w:pPr>
              <w:spacing w:before="0" w:after="0" w:line="240" w:lineRule="auto"/>
              <w:rPr>
                <w:ins w:id="2597" w:author="marpa" w:date="2026-10-25T14:18:08Z"/>
                <w:rFonts w:hint="default" w:ascii="Courier New" w:hAnsi="Courier New" w:eastAsia="Courier New" w:cs="Courier New"/>
                <w:color w:val="000000"/>
                <w:sz w:val="16"/>
                <w:szCs w:val="16"/>
              </w:rPr>
            </w:pPr>
            <w:ins w:id="2598" w:author="marpa" w:date="2026-10-25T14:18:08Z">
              <w:r>
                <w:rPr>
                  <w:rFonts w:hint="default" w:ascii="Courier New" w:hAnsi="Courier New" w:eastAsia="Courier New" w:cs="Courier New"/>
                  <w:color w:val="000000"/>
                  <w:sz w:val="16"/>
                  <w:szCs w:val="16"/>
                </w:rPr>
                <w:t xml:space="preserve">    </w:t>
              </w:r>
            </w:ins>
          </w:p>
          <w:p w14:paraId="33272E5D">
            <w:pPr>
              <w:spacing w:before="0" w:after="0" w:line="240" w:lineRule="auto"/>
              <w:rPr>
                <w:ins w:id="2599" w:author="marpa" w:date="2026-10-25T14:17:45Z"/>
                <w:rFonts w:ascii="Courier New" w:hAnsi="Courier New" w:eastAsia="Courier New" w:cs="Courier New"/>
                <w:color w:val="000000"/>
                <w:sz w:val="16"/>
                <w:szCs w:val="16"/>
              </w:rPr>
            </w:pPr>
            <w:ins w:id="2600" w:author="marpa" w:date="2026-10-25T14:18:08Z">
              <w:r>
                <w:rPr>
                  <w:rFonts w:hint="default" w:ascii="Courier New" w:hAnsi="Courier New" w:eastAsia="Courier New" w:cs="Courier New"/>
                  <w:color w:val="000000"/>
                  <w:sz w:val="16"/>
                  <w:szCs w:val="16"/>
                </w:rPr>
                <w:t>}</w:t>
              </w:r>
            </w:ins>
          </w:p>
        </w:tc>
      </w:tr>
    </w:tbl>
    <w:p w14:paraId="72BECD88">
      <w:pPr>
        <w:rPr>
          <w:ins w:id="2601" w:author="marpa" w:date="2026-10-25T14:21:59Z"/>
          <w:rFonts w:hint="default"/>
          <w:lang w:val="es-EC"/>
        </w:rPr>
      </w:pPr>
      <w:ins w:id="2602" w:author="marpa" w:date="2026-10-25T14:20:16Z">
        <w:r>
          <w:rPr>
            <w:rFonts w:hint="default"/>
            <w:lang w:val="es-EC"/>
          </w:rPr>
          <w:t>P</w:t>
        </w:r>
      </w:ins>
      <w:ins w:id="2603" w:author="marpa" w:date="2026-10-25T14:20:17Z">
        <w:r>
          <w:rPr>
            <w:rFonts w:hint="default"/>
            <w:lang w:val="es-EC"/>
          </w:rPr>
          <w:t>ara pod</w:t>
        </w:r>
      </w:ins>
      <w:ins w:id="2604" w:author="marpa" w:date="2026-10-25T14:20:18Z">
        <w:r>
          <w:rPr>
            <w:rFonts w:hint="default"/>
            <w:lang w:val="es-EC"/>
          </w:rPr>
          <w:t>er implem</w:t>
        </w:r>
      </w:ins>
      <w:ins w:id="2605" w:author="marpa" w:date="2026-10-25T14:20:19Z">
        <w:r>
          <w:rPr>
            <w:rFonts w:hint="default"/>
            <w:lang w:val="es-EC"/>
          </w:rPr>
          <w:t>entar e</w:t>
        </w:r>
      </w:ins>
      <w:ins w:id="2606" w:author="marpa" w:date="2026-10-25T14:20:20Z">
        <w:r>
          <w:rPr>
            <w:rFonts w:hint="default"/>
            <w:lang w:val="es-EC"/>
          </w:rPr>
          <w:t>l compo</w:t>
        </w:r>
      </w:ins>
      <w:ins w:id="2607" w:author="marpa" w:date="2026-10-25T14:20:21Z">
        <w:r>
          <w:rPr>
            <w:rFonts w:hint="default"/>
            <w:lang w:val="es-EC"/>
          </w:rPr>
          <w:t>rtamiento</w:t>
        </w:r>
      </w:ins>
      <w:ins w:id="2608" w:author="marpa" w:date="2026-10-25T14:20:22Z">
        <w:r>
          <w:rPr>
            <w:rFonts w:hint="default"/>
            <w:lang w:val="es-EC"/>
          </w:rPr>
          <w:t xml:space="preserve"> de estos </w:t>
        </w:r>
      </w:ins>
      <w:ins w:id="2609" w:author="marpa" w:date="2026-10-25T14:20:23Z">
        <w:r>
          <w:rPr>
            <w:rFonts w:hint="default"/>
            <w:lang w:val="es-EC"/>
          </w:rPr>
          <w:t>component</w:t>
        </w:r>
      </w:ins>
      <w:ins w:id="2610" w:author="marpa" w:date="2026-10-25T14:20:24Z">
        <w:r>
          <w:rPr>
            <w:rFonts w:hint="default"/>
            <w:lang w:val="es-EC"/>
          </w:rPr>
          <w:t>es de se</w:t>
        </w:r>
      </w:ins>
      <w:ins w:id="2611" w:author="marpa" w:date="2026-10-25T14:20:25Z">
        <w:r>
          <w:rPr>
            <w:rFonts w:hint="default"/>
            <w:lang w:val="es-EC"/>
          </w:rPr>
          <w:t>guridad,</w:t>
        </w:r>
      </w:ins>
      <w:ins w:id="2612" w:author="marpa" w:date="2026-10-25T14:20:26Z">
        <w:r>
          <w:rPr>
            <w:rFonts w:hint="default"/>
            <w:lang w:val="es-EC"/>
          </w:rPr>
          <w:t xml:space="preserve"> se c</w:t>
        </w:r>
      </w:ins>
      <w:ins w:id="2613" w:author="marpa" w:date="2026-10-25T14:20:27Z">
        <w:r>
          <w:rPr>
            <w:rFonts w:hint="default"/>
            <w:lang w:val="es-EC"/>
          </w:rPr>
          <w:t>reó u</w:t>
        </w:r>
      </w:ins>
      <w:ins w:id="2614" w:author="marpa" w:date="2026-10-25T14:20:28Z">
        <w:r>
          <w:rPr>
            <w:rFonts w:hint="default"/>
            <w:lang w:val="es-EC"/>
          </w:rPr>
          <w:t>n maneja</w:t>
        </w:r>
      </w:ins>
      <w:ins w:id="2615" w:author="marpa" w:date="2026-10-25T14:20:29Z">
        <w:r>
          <w:rPr>
            <w:rFonts w:hint="default"/>
            <w:lang w:val="es-EC"/>
          </w:rPr>
          <w:t>dor d</w:t>
        </w:r>
      </w:ins>
      <w:ins w:id="2616" w:author="marpa" w:date="2026-10-25T14:20:30Z">
        <w:r>
          <w:rPr>
            <w:rFonts w:hint="default"/>
            <w:lang w:val="es-EC"/>
          </w:rPr>
          <w:t>e peti</w:t>
        </w:r>
      </w:ins>
      <w:ins w:id="2617" w:author="marpa" w:date="2026-10-25T14:20:31Z">
        <w:r>
          <w:rPr>
            <w:rFonts w:hint="default"/>
            <w:lang w:val="es-EC"/>
          </w:rPr>
          <w:t xml:space="preserve">ciones </w:t>
        </w:r>
      </w:ins>
      <w:ins w:id="2618" w:author="marpa" w:date="2026-10-25T14:20:32Z">
        <w:r>
          <w:rPr>
            <w:rFonts w:hint="default"/>
            <w:lang w:val="es-EC"/>
          </w:rPr>
          <w:t>SO</w:t>
        </w:r>
      </w:ins>
      <w:ins w:id="2619" w:author="marpa" w:date="2026-10-25T14:20:33Z">
        <w:r>
          <w:rPr>
            <w:rFonts w:hint="default"/>
            <w:lang w:val="es-EC"/>
          </w:rPr>
          <w:t>AP</w:t>
        </w:r>
      </w:ins>
      <w:ins w:id="2620" w:author="marpa" w:date="2026-10-25T14:20:38Z">
        <w:r>
          <w:rPr>
            <w:rFonts w:hint="default"/>
            <w:lang w:val="es-EC"/>
          </w:rPr>
          <w:t xml:space="preserve"> </w:t>
        </w:r>
      </w:ins>
      <w:ins w:id="2621" w:author="marpa" w:date="2026-10-25T14:20:48Z">
        <w:r>
          <w:rPr>
            <w:rFonts w:hint="default"/>
            <w:lang w:val="es-EC"/>
          </w:rPr>
          <w:t>“</w:t>
        </w:r>
      </w:ins>
      <w:ins w:id="2622" w:author="marpa" w:date="2026-10-25T14:20:46Z">
        <w:r>
          <w:rPr>
            <w:rFonts w:hint="default"/>
            <w:b/>
            <w:bCs/>
            <w:lang w:val="es-EC"/>
            <w:rPrChange w:id="2623" w:author="marpa" w:date="2026-10-25T14:21:37Z">
              <w:rPr>
                <w:rFonts w:hint="default"/>
                <w:lang w:val="es-EC"/>
              </w:rPr>
            </w:rPrChange>
          </w:rPr>
          <w:t>ManejadorAutenticacion</w:t>
        </w:r>
      </w:ins>
      <w:ins w:id="2625" w:author="marpa" w:date="2026-10-25T14:20:49Z">
        <w:r>
          <w:rPr>
            <w:rFonts w:hint="default"/>
            <w:lang w:val="es-EC"/>
          </w:rPr>
          <w:t>”</w:t>
        </w:r>
      </w:ins>
      <w:ins w:id="2626" w:author="marpa" w:date="2026-10-25T14:20:50Z">
        <w:r>
          <w:rPr>
            <w:rFonts w:hint="default"/>
            <w:lang w:val="es-EC"/>
          </w:rPr>
          <w:t xml:space="preserve"> </w:t>
        </w:r>
      </w:ins>
      <w:ins w:id="2627" w:author="marpa" w:date="2026-10-25T14:20:55Z">
        <w:r>
          <w:rPr>
            <w:rFonts w:hint="default"/>
            <w:lang w:val="es-EC"/>
          </w:rPr>
          <w:t>que p</w:t>
        </w:r>
      </w:ins>
      <w:ins w:id="2628" w:author="marpa" w:date="2026-10-25T14:20:56Z">
        <w:r>
          <w:rPr>
            <w:rFonts w:hint="default"/>
            <w:lang w:val="es-EC"/>
          </w:rPr>
          <w:t xml:space="preserve">ermite </w:t>
        </w:r>
      </w:ins>
      <w:ins w:id="2629" w:author="marpa" w:date="2026-10-25T14:20:58Z">
        <w:r>
          <w:rPr>
            <w:rFonts w:hint="default"/>
            <w:lang w:val="es-EC"/>
          </w:rPr>
          <w:t>inter</w:t>
        </w:r>
      </w:ins>
      <w:ins w:id="2630" w:author="marpa" w:date="2026-10-25T14:20:59Z">
        <w:r>
          <w:rPr>
            <w:rFonts w:hint="default"/>
            <w:lang w:val="es-EC"/>
          </w:rPr>
          <w:t>cept</w:t>
        </w:r>
      </w:ins>
      <w:ins w:id="2631" w:author="marpa" w:date="2026-10-25T14:21:00Z">
        <w:r>
          <w:rPr>
            <w:rFonts w:hint="default"/>
            <w:lang w:val="es-EC"/>
          </w:rPr>
          <w:t>ar peti</w:t>
        </w:r>
      </w:ins>
      <w:ins w:id="2632" w:author="marpa" w:date="2026-10-25T14:21:01Z">
        <w:r>
          <w:rPr>
            <w:rFonts w:hint="default"/>
            <w:lang w:val="es-EC"/>
          </w:rPr>
          <w:t>ciones S</w:t>
        </w:r>
      </w:ins>
      <w:ins w:id="2633" w:author="marpa" w:date="2026-10-25T14:21:02Z">
        <w:r>
          <w:rPr>
            <w:rFonts w:hint="default"/>
            <w:lang w:val="es-EC"/>
          </w:rPr>
          <w:t xml:space="preserve">OAP </w:t>
        </w:r>
      </w:ins>
      <w:ins w:id="2634" w:author="marpa" w:date="2026-10-25T14:21:03Z">
        <w:r>
          <w:rPr>
            <w:rFonts w:hint="default"/>
            <w:lang w:val="es-EC"/>
          </w:rPr>
          <w:t>y las cl</w:t>
        </w:r>
      </w:ins>
      <w:ins w:id="2635" w:author="marpa" w:date="2026-10-25T14:21:04Z">
        <w:r>
          <w:rPr>
            <w:rFonts w:hint="default"/>
            <w:lang w:val="es-EC"/>
          </w:rPr>
          <w:t>asifica</w:t>
        </w:r>
      </w:ins>
      <w:ins w:id="2636" w:author="marpa" w:date="2026-10-25T14:21:05Z">
        <w:r>
          <w:rPr>
            <w:rFonts w:hint="default"/>
            <w:lang w:val="es-EC"/>
          </w:rPr>
          <w:t xml:space="preserve"> </w:t>
        </w:r>
      </w:ins>
      <w:ins w:id="2637" w:author="marpa" w:date="2026-10-25T14:21:06Z">
        <w:r>
          <w:rPr>
            <w:rFonts w:hint="default"/>
            <w:lang w:val="es-EC"/>
          </w:rPr>
          <w:t>dependi</w:t>
        </w:r>
      </w:ins>
      <w:ins w:id="2638" w:author="marpa" w:date="2026-10-25T14:21:07Z">
        <w:r>
          <w:rPr>
            <w:rFonts w:hint="default"/>
            <w:lang w:val="es-EC"/>
          </w:rPr>
          <w:t>endo de</w:t>
        </w:r>
      </w:ins>
      <w:ins w:id="2639" w:author="marpa" w:date="2026-10-25T14:21:08Z">
        <w:r>
          <w:rPr>
            <w:rFonts w:hint="default"/>
            <w:lang w:val="es-EC"/>
          </w:rPr>
          <w:t xml:space="preserve"> si </w:t>
        </w:r>
      </w:ins>
      <w:ins w:id="2640" w:author="marpa" w:date="2026-10-25T14:21:18Z">
        <w:r>
          <w:rPr>
            <w:rFonts w:hint="default"/>
            <w:lang w:val="es-EC"/>
          </w:rPr>
          <w:t>so</w:t>
        </w:r>
      </w:ins>
      <w:ins w:id="2641" w:author="marpa" w:date="2026-10-25T14:21:19Z">
        <w:r>
          <w:rPr>
            <w:rFonts w:hint="default"/>
            <w:lang w:val="es-EC"/>
          </w:rPr>
          <w:t>n púb</w:t>
        </w:r>
      </w:ins>
      <w:ins w:id="2642" w:author="marpa" w:date="2026-10-25T14:21:21Z">
        <w:r>
          <w:rPr>
            <w:rFonts w:hint="default"/>
            <w:lang w:val="es-EC"/>
          </w:rPr>
          <w:t xml:space="preserve">licas </w:t>
        </w:r>
      </w:ins>
      <w:ins w:id="2643" w:author="marpa" w:date="2026-10-25T14:21:22Z">
        <w:r>
          <w:rPr>
            <w:rFonts w:hint="default"/>
            <w:lang w:val="es-EC"/>
          </w:rPr>
          <w:t>como</w:t>
        </w:r>
      </w:ins>
      <w:ins w:id="2644" w:author="marpa" w:date="2026-10-25T14:21:23Z">
        <w:r>
          <w:rPr>
            <w:rFonts w:hint="default"/>
            <w:lang w:val="es-EC"/>
          </w:rPr>
          <w:t xml:space="preserve"> el inicio</w:t>
        </w:r>
      </w:ins>
      <w:ins w:id="2645" w:author="marpa" w:date="2026-10-25T14:21:24Z">
        <w:r>
          <w:rPr>
            <w:rFonts w:hint="default"/>
            <w:lang w:val="es-EC"/>
          </w:rPr>
          <w:t xml:space="preserve"> de sesi</w:t>
        </w:r>
      </w:ins>
      <w:ins w:id="2646" w:author="marpa" w:date="2026-10-25T14:21:25Z">
        <w:r>
          <w:rPr>
            <w:rFonts w:hint="default"/>
            <w:lang w:val="es-EC"/>
          </w:rPr>
          <w:t>ón, o</w:t>
        </w:r>
      </w:ins>
      <w:ins w:id="2647" w:author="marpa" w:date="2026-10-25T14:21:26Z">
        <w:r>
          <w:rPr>
            <w:rFonts w:hint="default"/>
            <w:lang w:val="es-EC"/>
          </w:rPr>
          <w:t xml:space="preserve"> si nec</w:t>
        </w:r>
      </w:ins>
      <w:ins w:id="2648" w:author="marpa" w:date="2026-10-25T14:21:27Z">
        <w:r>
          <w:rPr>
            <w:rFonts w:hint="default"/>
            <w:lang w:val="es-EC"/>
          </w:rPr>
          <w:t>esit</w:t>
        </w:r>
      </w:ins>
      <w:ins w:id="2649" w:author="marpa" w:date="2026-10-25T14:21:28Z">
        <w:r>
          <w:rPr>
            <w:rFonts w:hint="default"/>
            <w:lang w:val="es-EC"/>
          </w:rPr>
          <w:t>an aut</w:t>
        </w:r>
      </w:ins>
      <w:ins w:id="2650" w:author="marpa" w:date="2026-10-25T14:21:29Z">
        <w:r>
          <w:rPr>
            <w:rFonts w:hint="default"/>
            <w:lang w:val="es-EC"/>
          </w:rPr>
          <w:t>en</w:t>
        </w:r>
      </w:ins>
      <w:ins w:id="2651" w:author="marpa" w:date="2026-10-25T14:21:30Z">
        <w:r>
          <w:rPr>
            <w:rFonts w:hint="default"/>
            <w:lang w:val="es-EC"/>
          </w:rPr>
          <w:t>ticació</w:t>
        </w:r>
      </w:ins>
      <w:ins w:id="2652" w:author="marpa" w:date="2026-10-25T14:21:31Z">
        <w:r>
          <w:rPr>
            <w:rFonts w:hint="default"/>
            <w:lang w:val="es-EC"/>
          </w:rPr>
          <w:t xml:space="preserve">n como </w:t>
        </w:r>
      </w:ins>
      <w:ins w:id="2653" w:author="marpa" w:date="2026-10-25T14:21:32Z">
        <w:r>
          <w:rPr>
            <w:rFonts w:hint="default"/>
            <w:lang w:val="es-EC"/>
          </w:rPr>
          <w:t>las op</w:t>
        </w:r>
      </w:ins>
      <w:ins w:id="2654" w:author="marpa" w:date="2026-10-25T14:21:33Z">
        <w:r>
          <w:rPr>
            <w:rFonts w:hint="default"/>
            <w:lang w:val="es-EC"/>
          </w:rPr>
          <w:t>eraciones d</w:t>
        </w:r>
      </w:ins>
      <w:ins w:id="2655" w:author="marpa" w:date="2026-10-25T14:21:34Z">
        <w:r>
          <w:rPr>
            <w:rFonts w:hint="default"/>
            <w:lang w:val="es-EC"/>
          </w:rPr>
          <w:t>e convers</w:t>
        </w:r>
      </w:ins>
      <w:ins w:id="2656" w:author="marpa" w:date="2026-10-25T14:21:35Z">
        <w:r>
          <w:rPr>
            <w:rFonts w:hint="default"/>
            <w:lang w:val="es-EC"/>
          </w:rPr>
          <w:t>ión</w:t>
        </w:r>
      </w:ins>
      <w:ins w:id="2657" w:author="marpa" w:date="2026-10-25T14:21:41Z">
        <w:r>
          <w:rPr>
            <w:rFonts w:hint="default"/>
            <w:lang w:val="es-EC"/>
          </w:rPr>
          <w:t>, pa</w:t>
        </w:r>
      </w:ins>
      <w:ins w:id="2658" w:author="marpa" w:date="2026-10-25T14:21:42Z">
        <w:r>
          <w:rPr>
            <w:rFonts w:hint="default"/>
            <w:lang w:val="es-EC"/>
          </w:rPr>
          <w:t xml:space="preserve">ra </w:t>
        </w:r>
      </w:ins>
      <w:ins w:id="2659" w:author="marpa" w:date="2026-10-25T14:21:46Z">
        <w:r>
          <w:rPr>
            <w:rFonts w:hint="default"/>
            <w:lang w:val="es-EC"/>
          </w:rPr>
          <w:t>v</w:t>
        </w:r>
      </w:ins>
      <w:ins w:id="2660" w:author="marpa" w:date="2026-10-25T14:21:47Z">
        <w:r>
          <w:rPr>
            <w:rFonts w:hint="default"/>
            <w:lang w:val="es-EC"/>
          </w:rPr>
          <w:t xml:space="preserve">erificar </w:t>
        </w:r>
      </w:ins>
      <w:ins w:id="2661" w:author="marpa" w:date="2026-10-25T14:21:48Z">
        <w:r>
          <w:rPr>
            <w:rFonts w:hint="default"/>
            <w:lang w:val="es-EC"/>
          </w:rPr>
          <w:t>si el</w:t>
        </w:r>
      </w:ins>
      <w:ins w:id="2662" w:author="marpa" w:date="2026-10-25T14:21:49Z">
        <w:r>
          <w:rPr>
            <w:rFonts w:hint="default"/>
            <w:lang w:val="es-EC"/>
          </w:rPr>
          <w:t xml:space="preserve"> token </w:t>
        </w:r>
      </w:ins>
      <w:ins w:id="2663" w:author="marpa" w:date="2026-10-25T14:21:50Z">
        <w:r>
          <w:rPr>
            <w:rFonts w:hint="default"/>
            <w:lang w:val="es-EC"/>
          </w:rPr>
          <w:t xml:space="preserve">ha </w:t>
        </w:r>
      </w:ins>
      <w:ins w:id="2664" w:author="marpa" w:date="2026-10-25T14:21:51Z">
        <w:r>
          <w:rPr>
            <w:rFonts w:hint="default"/>
            <w:lang w:val="es-EC"/>
          </w:rPr>
          <w:t>si</w:t>
        </w:r>
      </w:ins>
      <w:ins w:id="2665" w:author="marpa" w:date="2026-10-25T14:21:52Z">
        <w:r>
          <w:rPr>
            <w:rFonts w:hint="default"/>
            <w:lang w:val="es-EC"/>
          </w:rPr>
          <w:t>do agreg</w:t>
        </w:r>
      </w:ins>
      <w:ins w:id="2666" w:author="marpa" w:date="2026-10-25T14:21:53Z">
        <w:r>
          <w:rPr>
            <w:rFonts w:hint="default"/>
            <w:lang w:val="es-EC"/>
          </w:rPr>
          <w:t>ado a</w:t>
        </w:r>
      </w:ins>
      <w:ins w:id="2667" w:author="marpa" w:date="2026-10-25T14:21:54Z">
        <w:r>
          <w:rPr>
            <w:rFonts w:hint="default"/>
            <w:lang w:val="es-EC"/>
          </w:rPr>
          <w:t xml:space="preserve"> la cab</w:t>
        </w:r>
      </w:ins>
      <w:ins w:id="2668" w:author="marpa" w:date="2026-10-25T14:21:55Z">
        <w:r>
          <w:rPr>
            <w:rFonts w:hint="default"/>
            <w:lang w:val="es-EC"/>
          </w:rPr>
          <w:t>ecer</w:t>
        </w:r>
      </w:ins>
      <w:ins w:id="2669" w:author="marpa" w:date="2026-10-25T14:21:56Z">
        <w:r>
          <w:rPr>
            <w:rFonts w:hint="default"/>
            <w:lang w:val="es-EC"/>
          </w:rPr>
          <w:t>a de</w:t>
        </w:r>
      </w:ins>
      <w:ins w:id="2670" w:author="marpa" w:date="2026-10-25T14:21:57Z">
        <w:r>
          <w:rPr>
            <w:rFonts w:hint="default"/>
            <w:lang w:val="es-EC"/>
          </w:rPr>
          <w:t xml:space="preserve"> la pe</w:t>
        </w:r>
      </w:ins>
      <w:ins w:id="2671" w:author="marpa" w:date="2026-10-25T14:21:58Z">
        <w:r>
          <w:rPr>
            <w:rFonts w:hint="default"/>
            <w:lang w:val="es-EC"/>
          </w:rPr>
          <w:t>tición</w:t>
        </w:r>
      </w:ins>
      <w:ins w:id="2672" w:author="marpa" w:date="2026-10-25T14:21:59Z">
        <w:r>
          <w:rPr>
            <w:rFonts w:hint="default"/>
            <w:lang w:val="es-EC"/>
          </w:rPr>
          <w:t>.</w:t>
        </w:r>
      </w:ins>
    </w:p>
    <w:p w14:paraId="017CAF99">
      <w:pPr>
        <w:pStyle w:val="6"/>
        <w:rPr>
          <w:ins w:id="2673" w:author="marpa" w:date="2026-10-25T14:22:13Z"/>
          <w:rFonts w:hint="default"/>
          <w:lang w:val="es-EC"/>
        </w:rPr>
      </w:pPr>
      <w:ins w:id="2674" w:author="marpa" w:date="2026-10-25T14:22:13Z">
        <w:r>
          <w:rPr/>
          <w:t xml:space="preserve">Tabla </w:t>
        </w:r>
      </w:ins>
      <w:ins w:id="2675" w:author="marpa" w:date="2026-10-25T14:22:16Z">
        <w:r>
          <w:rPr>
            <w:rFonts w:hint="default"/>
            <w:lang w:val="es-EC"/>
          </w:rPr>
          <w:t>9</w:t>
        </w:r>
      </w:ins>
      <w:ins w:id="2676" w:author="marpa" w:date="2026-10-25T14:22:13Z">
        <w:r>
          <w:rPr/>
          <w:t xml:space="preserve">. Clase </w:t>
        </w:r>
      </w:ins>
      <w:ins w:id="2677" w:author="marpa" w:date="2026-10-25T14:22:38Z">
        <w:r>
          <w:rPr>
            <w:rFonts w:hint="default"/>
            <w:b w:val="0"/>
            <w:bCs w:val="0"/>
            <w:lang w:val="es-EC"/>
          </w:rPr>
          <w:t>Mane</w:t>
        </w:r>
      </w:ins>
      <w:ins w:id="2678" w:author="marpa" w:date="2026-10-25T14:22:39Z">
        <w:r>
          <w:rPr>
            <w:rFonts w:hint="default"/>
            <w:b w:val="0"/>
            <w:bCs w:val="0"/>
            <w:lang w:val="es-EC"/>
          </w:rPr>
          <w:t>jadorA</w:t>
        </w:r>
      </w:ins>
      <w:ins w:id="2679" w:author="marpa" w:date="2026-10-25T14:22:40Z">
        <w:r>
          <w:rPr>
            <w:rFonts w:hint="default"/>
            <w:b w:val="0"/>
            <w:bCs w:val="0"/>
            <w:lang w:val="es-EC"/>
          </w:rPr>
          <w:t>utentica</w:t>
        </w:r>
      </w:ins>
      <w:ins w:id="2680" w:author="marpa" w:date="2026-10-25T14:22:41Z">
        <w:r>
          <w:rPr>
            <w:rFonts w:hint="default"/>
            <w:b w:val="0"/>
            <w:bCs w:val="0"/>
            <w:lang w:val="es-EC"/>
          </w:rPr>
          <w:t>cion</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BCB4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681" w:author="marpa" w:date="2026-10-25T14:22:13Z"/>
        </w:trPr>
        <w:tc>
          <w:tcPr>
            <w:tcW w:w="8494" w:type="dxa"/>
            <w:shd w:val="clear" w:color="auto" w:fill="D9D9D9"/>
          </w:tcPr>
          <w:p w14:paraId="7C1455CD">
            <w:pPr>
              <w:spacing w:before="0" w:after="0" w:line="240" w:lineRule="auto"/>
              <w:rPr>
                <w:ins w:id="2682" w:author="marpa" w:date="2026-10-25T14:22:33Z"/>
                <w:rFonts w:hint="default" w:ascii="Courier New" w:hAnsi="Courier New" w:eastAsia="Courier New" w:cs="Courier New"/>
                <w:color w:val="000000"/>
                <w:sz w:val="16"/>
                <w:szCs w:val="16"/>
                <w:lang w:val="es-EC"/>
              </w:rPr>
            </w:pPr>
            <w:ins w:id="2683" w:author="marpa" w:date="2026-10-25T14:22:33Z">
              <w:r>
                <w:rPr>
                  <w:rFonts w:hint="default" w:ascii="Courier New" w:hAnsi="Courier New" w:eastAsia="Courier New" w:cs="Courier New"/>
                  <w:color w:val="000000"/>
                  <w:sz w:val="16"/>
                  <w:szCs w:val="16"/>
                  <w:lang w:val="es-EC"/>
                </w:rPr>
                <w:t>package ec.edu.monster.controladores.manejadoresws;</w:t>
              </w:r>
            </w:ins>
          </w:p>
          <w:p w14:paraId="3BCBD9AA">
            <w:pPr>
              <w:spacing w:before="0" w:after="0" w:line="240" w:lineRule="auto"/>
              <w:rPr>
                <w:ins w:id="2684" w:author="marpa" w:date="2026-10-25T14:22:33Z"/>
                <w:rFonts w:hint="default" w:ascii="Courier New" w:hAnsi="Courier New" w:eastAsia="Courier New" w:cs="Courier New"/>
                <w:color w:val="000000"/>
                <w:sz w:val="16"/>
                <w:szCs w:val="16"/>
                <w:lang w:val="es-EC"/>
              </w:rPr>
            </w:pPr>
          </w:p>
          <w:p w14:paraId="7575AA5B">
            <w:pPr>
              <w:spacing w:before="0" w:after="0" w:line="240" w:lineRule="auto"/>
              <w:rPr>
                <w:ins w:id="2685" w:author="marpa" w:date="2026-10-25T14:22:33Z"/>
                <w:rFonts w:hint="default" w:ascii="Courier New" w:hAnsi="Courier New" w:eastAsia="Courier New" w:cs="Courier New"/>
                <w:color w:val="000000"/>
                <w:sz w:val="16"/>
                <w:szCs w:val="16"/>
                <w:lang w:val="es-EC"/>
              </w:rPr>
            </w:pPr>
            <w:ins w:id="2686" w:author="marpa" w:date="2026-10-25T14:22:33Z">
              <w:r>
                <w:rPr>
                  <w:rFonts w:hint="default" w:ascii="Courier New" w:hAnsi="Courier New" w:eastAsia="Courier New" w:cs="Courier New"/>
                  <w:color w:val="000000"/>
                  <w:sz w:val="16"/>
                  <w:szCs w:val="16"/>
                  <w:lang w:val="es-EC"/>
                </w:rPr>
                <w:t>import ec.edu.monster.seguridad.AdministradorTokens;</w:t>
              </w:r>
            </w:ins>
          </w:p>
          <w:p w14:paraId="650DACE9">
            <w:pPr>
              <w:spacing w:before="0" w:after="0" w:line="240" w:lineRule="auto"/>
              <w:rPr>
                <w:ins w:id="2687" w:author="marpa" w:date="2026-10-25T14:22:33Z"/>
                <w:rFonts w:hint="default" w:ascii="Courier New" w:hAnsi="Courier New" w:eastAsia="Courier New" w:cs="Courier New"/>
                <w:color w:val="000000"/>
                <w:sz w:val="16"/>
                <w:szCs w:val="16"/>
                <w:lang w:val="es-EC"/>
              </w:rPr>
            </w:pPr>
            <w:ins w:id="2688" w:author="marpa" w:date="2026-10-25T14:22:33Z">
              <w:r>
                <w:rPr>
                  <w:rFonts w:hint="default" w:ascii="Courier New" w:hAnsi="Courier New" w:eastAsia="Courier New" w:cs="Courier New"/>
                  <w:color w:val="000000"/>
                  <w:sz w:val="16"/>
                  <w:szCs w:val="16"/>
                  <w:lang w:val="es-EC"/>
                </w:rPr>
                <w:t>import jakarta.enterprise.inject.spi.CDI;</w:t>
              </w:r>
            </w:ins>
          </w:p>
          <w:p w14:paraId="13CC13E8">
            <w:pPr>
              <w:spacing w:before="0" w:after="0" w:line="240" w:lineRule="auto"/>
              <w:rPr>
                <w:ins w:id="2689" w:author="marpa" w:date="2026-10-25T14:22:33Z"/>
                <w:rFonts w:hint="default" w:ascii="Courier New" w:hAnsi="Courier New" w:eastAsia="Courier New" w:cs="Courier New"/>
                <w:color w:val="000000"/>
                <w:sz w:val="16"/>
                <w:szCs w:val="16"/>
                <w:lang w:val="es-EC"/>
              </w:rPr>
            </w:pPr>
            <w:ins w:id="2690" w:author="marpa" w:date="2026-10-25T14:22:33Z">
              <w:r>
                <w:rPr>
                  <w:rFonts w:hint="default" w:ascii="Courier New" w:hAnsi="Courier New" w:eastAsia="Courier New" w:cs="Courier New"/>
                  <w:color w:val="000000"/>
                  <w:sz w:val="16"/>
                  <w:szCs w:val="16"/>
                  <w:lang w:val="es-EC"/>
                </w:rPr>
                <w:t>import jakarta.xml.ws.handler.soap.SOAPHandler;</w:t>
              </w:r>
            </w:ins>
          </w:p>
          <w:p w14:paraId="70192A25">
            <w:pPr>
              <w:spacing w:before="0" w:after="0" w:line="240" w:lineRule="auto"/>
              <w:rPr>
                <w:ins w:id="2691" w:author="marpa" w:date="2026-10-25T14:22:33Z"/>
                <w:rFonts w:hint="default" w:ascii="Courier New" w:hAnsi="Courier New" w:eastAsia="Courier New" w:cs="Courier New"/>
                <w:color w:val="000000"/>
                <w:sz w:val="16"/>
                <w:szCs w:val="16"/>
                <w:lang w:val="es-EC"/>
              </w:rPr>
            </w:pPr>
            <w:ins w:id="2692" w:author="marpa" w:date="2026-10-25T14:22:33Z">
              <w:r>
                <w:rPr>
                  <w:rFonts w:hint="default" w:ascii="Courier New" w:hAnsi="Courier New" w:eastAsia="Courier New" w:cs="Courier New"/>
                  <w:color w:val="000000"/>
                  <w:sz w:val="16"/>
                  <w:szCs w:val="16"/>
                  <w:lang w:val="es-EC"/>
                </w:rPr>
                <w:t>import jakarta.xml.ws.handler.soap.SOAPMessageContext;</w:t>
              </w:r>
            </w:ins>
          </w:p>
          <w:p w14:paraId="3D99567E">
            <w:pPr>
              <w:spacing w:before="0" w:after="0" w:line="240" w:lineRule="auto"/>
              <w:rPr>
                <w:ins w:id="2693" w:author="marpa" w:date="2026-10-25T14:22:33Z"/>
                <w:rFonts w:hint="default" w:ascii="Courier New" w:hAnsi="Courier New" w:eastAsia="Courier New" w:cs="Courier New"/>
                <w:color w:val="000000"/>
                <w:sz w:val="16"/>
                <w:szCs w:val="16"/>
                <w:lang w:val="es-EC"/>
              </w:rPr>
            </w:pPr>
            <w:ins w:id="2694" w:author="marpa" w:date="2026-10-25T14:22:33Z">
              <w:r>
                <w:rPr>
                  <w:rFonts w:hint="default" w:ascii="Courier New" w:hAnsi="Courier New" w:eastAsia="Courier New" w:cs="Courier New"/>
                  <w:color w:val="000000"/>
                  <w:sz w:val="16"/>
                  <w:szCs w:val="16"/>
                  <w:lang w:val="es-EC"/>
                </w:rPr>
                <w:t>import jakarta.xml.ws.handler.MessageContext;</w:t>
              </w:r>
            </w:ins>
          </w:p>
          <w:p w14:paraId="56FFD727">
            <w:pPr>
              <w:spacing w:before="0" w:after="0" w:line="240" w:lineRule="auto"/>
              <w:rPr>
                <w:ins w:id="2695" w:author="marpa" w:date="2026-10-25T14:22:33Z"/>
                <w:rFonts w:hint="default" w:ascii="Courier New" w:hAnsi="Courier New" w:eastAsia="Courier New" w:cs="Courier New"/>
                <w:color w:val="000000"/>
                <w:sz w:val="16"/>
                <w:szCs w:val="16"/>
                <w:lang w:val="es-EC"/>
              </w:rPr>
            </w:pPr>
          </w:p>
          <w:p w14:paraId="2D7A81DE">
            <w:pPr>
              <w:spacing w:before="0" w:after="0" w:line="240" w:lineRule="auto"/>
              <w:rPr>
                <w:ins w:id="2696" w:author="marpa" w:date="2026-10-25T14:22:33Z"/>
                <w:rFonts w:hint="default" w:ascii="Courier New" w:hAnsi="Courier New" w:eastAsia="Courier New" w:cs="Courier New"/>
                <w:color w:val="000000"/>
                <w:sz w:val="16"/>
                <w:szCs w:val="16"/>
                <w:lang w:val="es-EC"/>
              </w:rPr>
            </w:pPr>
            <w:ins w:id="2697" w:author="marpa" w:date="2026-10-25T14:22:33Z">
              <w:r>
                <w:rPr>
                  <w:rFonts w:hint="default" w:ascii="Courier New" w:hAnsi="Courier New" w:eastAsia="Courier New" w:cs="Courier New"/>
                  <w:color w:val="000000"/>
                  <w:sz w:val="16"/>
                  <w:szCs w:val="16"/>
                  <w:lang w:val="es-EC"/>
                </w:rPr>
                <w:t>import jakarta.xml.ws.soap.SOAPFaultException;</w:t>
              </w:r>
            </w:ins>
          </w:p>
          <w:p w14:paraId="43D8C777">
            <w:pPr>
              <w:spacing w:before="0" w:after="0" w:line="240" w:lineRule="auto"/>
              <w:rPr>
                <w:ins w:id="2698" w:author="marpa" w:date="2026-10-25T14:22:33Z"/>
                <w:rFonts w:hint="default" w:ascii="Courier New" w:hAnsi="Courier New" w:eastAsia="Courier New" w:cs="Courier New"/>
                <w:color w:val="000000"/>
                <w:sz w:val="16"/>
                <w:szCs w:val="16"/>
                <w:lang w:val="es-EC"/>
              </w:rPr>
            </w:pPr>
          </w:p>
          <w:p w14:paraId="3E7B4803">
            <w:pPr>
              <w:spacing w:before="0" w:after="0" w:line="240" w:lineRule="auto"/>
              <w:rPr>
                <w:ins w:id="2699" w:author="marpa" w:date="2026-10-25T14:22:33Z"/>
                <w:rFonts w:hint="default" w:ascii="Courier New" w:hAnsi="Courier New" w:eastAsia="Courier New" w:cs="Courier New"/>
                <w:color w:val="000000"/>
                <w:sz w:val="16"/>
                <w:szCs w:val="16"/>
                <w:lang w:val="es-EC"/>
              </w:rPr>
            </w:pPr>
            <w:ins w:id="2700" w:author="marpa" w:date="2026-10-25T14:22:33Z">
              <w:r>
                <w:rPr>
                  <w:rFonts w:hint="default" w:ascii="Courier New" w:hAnsi="Courier New" w:eastAsia="Courier New" w:cs="Courier New"/>
                  <w:color w:val="000000"/>
                  <w:sz w:val="16"/>
                  <w:szCs w:val="16"/>
                  <w:lang w:val="es-EC"/>
                </w:rPr>
                <w:t>import jakarta.xml.soap.SOAPBody;</w:t>
              </w:r>
            </w:ins>
          </w:p>
          <w:p w14:paraId="5210AF33">
            <w:pPr>
              <w:spacing w:before="0" w:after="0" w:line="240" w:lineRule="auto"/>
              <w:rPr>
                <w:ins w:id="2701" w:author="marpa" w:date="2026-10-25T14:22:33Z"/>
                <w:rFonts w:hint="default" w:ascii="Courier New" w:hAnsi="Courier New" w:eastAsia="Courier New" w:cs="Courier New"/>
                <w:color w:val="000000"/>
                <w:sz w:val="16"/>
                <w:szCs w:val="16"/>
                <w:lang w:val="es-EC"/>
              </w:rPr>
            </w:pPr>
            <w:ins w:id="2702" w:author="marpa" w:date="2026-10-25T14:22:33Z">
              <w:r>
                <w:rPr>
                  <w:rFonts w:hint="default" w:ascii="Courier New" w:hAnsi="Courier New" w:eastAsia="Courier New" w:cs="Courier New"/>
                  <w:color w:val="000000"/>
                  <w:sz w:val="16"/>
                  <w:szCs w:val="16"/>
                  <w:lang w:val="es-EC"/>
                </w:rPr>
                <w:t>import jakarta.xml.soap.SOAPConstants;</w:t>
              </w:r>
            </w:ins>
          </w:p>
          <w:p w14:paraId="144D8782">
            <w:pPr>
              <w:spacing w:before="0" w:after="0" w:line="240" w:lineRule="auto"/>
              <w:rPr>
                <w:ins w:id="2703" w:author="marpa" w:date="2026-10-25T14:22:33Z"/>
                <w:rFonts w:hint="default" w:ascii="Courier New" w:hAnsi="Courier New" w:eastAsia="Courier New" w:cs="Courier New"/>
                <w:color w:val="000000"/>
                <w:sz w:val="16"/>
                <w:szCs w:val="16"/>
                <w:lang w:val="es-EC"/>
              </w:rPr>
            </w:pPr>
            <w:ins w:id="2704" w:author="marpa" w:date="2026-10-25T14:22:33Z">
              <w:r>
                <w:rPr>
                  <w:rFonts w:hint="default" w:ascii="Courier New" w:hAnsi="Courier New" w:eastAsia="Courier New" w:cs="Courier New"/>
                  <w:color w:val="000000"/>
                  <w:sz w:val="16"/>
                  <w:szCs w:val="16"/>
                  <w:lang w:val="es-EC"/>
                </w:rPr>
                <w:t>import jakarta.xml.soap.SOAPElement;</w:t>
              </w:r>
            </w:ins>
          </w:p>
          <w:p w14:paraId="4882B4E0">
            <w:pPr>
              <w:spacing w:before="0" w:after="0" w:line="240" w:lineRule="auto"/>
              <w:rPr>
                <w:ins w:id="2705" w:author="marpa" w:date="2026-10-25T14:22:33Z"/>
                <w:rFonts w:hint="default" w:ascii="Courier New" w:hAnsi="Courier New" w:eastAsia="Courier New" w:cs="Courier New"/>
                <w:color w:val="000000"/>
                <w:sz w:val="16"/>
                <w:szCs w:val="16"/>
                <w:lang w:val="es-EC"/>
              </w:rPr>
            </w:pPr>
            <w:ins w:id="2706" w:author="marpa" w:date="2026-10-25T14:22:33Z">
              <w:r>
                <w:rPr>
                  <w:rFonts w:hint="default" w:ascii="Courier New" w:hAnsi="Courier New" w:eastAsia="Courier New" w:cs="Courier New"/>
                  <w:color w:val="000000"/>
                  <w:sz w:val="16"/>
                  <w:szCs w:val="16"/>
                  <w:lang w:val="es-EC"/>
                </w:rPr>
                <w:t>import jakarta.xml.soap.SOAPException;</w:t>
              </w:r>
            </w:ins>
          </w:p>
          <w:p w14:paraId="1AA2C0FD">
            <w:pPr>
              <w:spacing w:before="0" w:after="0" w:line="240" w:lineRule="auto"/>
              <w:rPr>
                <w:ins w:id="2707" w:author="marpa" w:date="2026-10-25T14:22:33Z"/>
                <w:rFonts w:hint="default" w:ascii="Courier New" w:hAnsi="Courier New" w:eastAsia="Courier New" w:cs="Courier New"/>
                <w:color w:val="000000"/>
                <w:sz w:val="16"/>
                <w:szCs w:val="16"/>
                <w:lang w:val="es-EC"/>
              </w:rPr>
            </w:pPr>
            <w:ins w:id="2708" w:author="marpa" w:date="2026-10-25T14:22:33Z">
              <w:r>
                <w:rPr>
                  <w:rFonts w:hint="default" w:ascii="Courier New" w:hAnsi="Courier New" w:eastAsia="Courier New" w:cs="Courier New"/>
                  <w:color w:val="000000"/>
                  <w:sz w:val="16"/>
                  <w:szCs w:val="16"/>
                  <w:lang w:val="es-EC"/>
                </w:rPr>
                <w:t>import jakarta.xml.soap.SOAPFault;</w:t>
              </w:r>
            </w:ins>
          </w:p>
          <w:p w14:paraId="4946069C">
            <w:pPr>
              <w:spacing w:before="0" w:after="0" w:line="240" w:lineRule="auto"/>
              <w:rPr>
                <w:ins w:id="2709" w:author="marpa" w:date="2026-10-25T14:22:33Z"/>
                <w:rFonts w:hint="default" w:ascii="Courier New" w:hAnsi="Courier New" w:eastAsia="Courier New" w:cs="Courier New"/>
                <w:color w:val="000000"/>
                <w:sz w:val="16"/>
                <w:szCs w:val="16"/>
                <w:lang w:val="es-EC"/>
              </w:rPr>
            </w:pPr>
            <w:ins w:id="2710" w:author="marpa" w:date="2026-10-25T14:22:33Z">
              <w:r>
                <w:rPr>
                  <w:rFonts w:hint="default" w:ascii="Courier New" w:hAnsi="Courier New" w:eastAsia="Courier New" w:cs="Courier New"/>
                  <w:color w:val="000000"/>
                  <w:sz w:val="16"/>
                  <w:szCs w:val="16"/>
                  <w:lang w:val="es-EC"/>
                </w:rPr>
                <w:t>import jakarta.xml.soap.SOAPHeader;</w:t>
              </w:r>
            </w:ins>
          </w:p>
          <w:p w14:paraId="50ECF9FA">
            <w:pPr>
              <w:spacing w:before="0" w:after="0" w:line="240" w:lineRule="auto"/>
              <w:rPr>
                <w:ins w:id="2711" w:author="marpa" w:date="2026-10-25T14:22:33Z"/>
                <w:rFonts w:hint="default" w:ascii="Courier New" w:hAnsi="Courier New" w:eastAsia="Courier New" w:cs="Courier New"/>
                <w:color w:val="000000"/>
                <w:sz w:val="16"/>
                <w:szCs w:val="16"/>
                <w:lang w:val="es-EC"/>
              </w:rPr>
            </w:pPr>
            <w:ins w:id="2712" w:author="marpa" w:date="2026-10-25T14:22:33Z">
              <w:r>
                <w:rPr>
                  <w:rFonts w:hint="default" w:ascii="Courier New" w:hAnsi="Courier New" w:eastAsia="Courier New" w:cs="Courier New"/>
                  <w:color w:val="000000"/>
                  <w:sz w:val="16"/>
                  <w:szCs w:val="16"/>
                  <w:lang w:val="es-EC"/>
                </w:rPr>
                <w:t>import jakarta.xml.soap.SOAPMessage;</w:t>
              </w:r>
            </w:ins>
          </w:p>
          <w:p w14:paraId="09D61CE7">
            <w:pPr>
              <w:spacing w:before="0" w:after="0" w:line="240" w:lineRule="auto"/>
              <w:rPr>
                <w:ins w:id="2713" w:author="marpa" w:date="2026-10-25T14:22:33Z"/>
                <w:rFonts w:hint="default" w:ascii="Courier New" w:hAnsi="Courier New" w:eastAsia="Courier New" w:cs="Courier New"/>
                <w:color w:val="000000"/>
                <w:sz w:val="16"/>
                <w:szCs w:val="16"/>
                <w:lang w:val="es-EC"/>
              </w:rPr>
            </w:pPr>
            <w:ins w:id="2714" w:author="marpa" w:date="2026-10-25T14:22:33Z">
              <w:r>
                <w:rPr>
                  <w:rFonts w:hint="default" w:ascii="Courier New" w:hAnsi="Courier New" w:eastAsia="Courier New" w:cs="Courier New"/>
                  <w:color w:val="000000"/>
                  <w:sz w:val="16"/>
                  <w:szCs w:val="16"/>
                  <w:lang w:val="es-EC"/>
                </w:rPr>
                <w:t>import jakarta.xml.soap.SOAPFactory;</w:t>
              </w:r>
            </w:ins>
          </w:p>
          <w:p w14:paraId="50566153">
            <w:pPr>
              <w:spacing w:before="0" w:after="0" w:line="240" w:lineRule="auto"/>
              <w:rPr>
                <w:ins w:id="2715" w:author="marpa" w:date="2026-10-25T14:22:33Z"/>
                <w:rFonts w:hint="default" w:ascii="Courier New" w:hAnsi="Courier New" w:eastAsia="Courier New" w:cs="Courier New"/>
                <w:color w:val="000000"/>
                <w:sz w:val="16"/>
                <w:szCs w:val="16"/>
                <w:lang w:val="es-EC"/>
              </w:rPr>
            </w:pPr>
          </w:p>
          <w:p w14:paraId="4FA962F9">
            <w:pPr>
              <w:spacing w:before="0" w:after="0" w:line="240" w:lineRule="auto"/>
              <w:rPr>
                <w:ins w:id="2716" w:author="marpa" w:date="2026-10-25T14:22:33Z"/>
                <w:rFonts w:hint="default" w:ascii="Courier New" w:hAnsi="Courier New" w:eastAsia="Courier New" w:cs="Courier New"/>
                <w:color w:val="000000"/>
                <w:sz w:val="16"/>
                <w:szCs w:val="16"/>
                <w:lang w:val="es-EC"/>
              </w:rPr>
            </w:pPr>
            <w:ins w:id="2717" w:author="marpa" w:date="2026-10-25T14:22:33Z">
              <w:r>
                <w:rPr>
                  <w:rFonts w:hint="default" w:ascii="Courier New" w:hAnsi="Courier New" w:eastAsia="Courier New" w:cs="Courier New"/>
                  <w:color w:val="000000"/>
                  <w:sz w:val="16"/>
                  <w:szCs w:val="16"/>
                  <w:lang w:val="es-EC"/>
                </w:rPr>
                <w:t>import javax.xml.namespace.QName;</w:t>
              </w:r>
            </w:ins>
          </w:p>
          <w:p w14:paraId="04E94530">
            <w:pPr>
              <w:spacing w:before="0" w:after="0" w:line="240" w:lineRule="auto"/>
              <w:rPr>
                <w:ins w:id="2718" w:author="marpa" w:date="2026-10-25T14:22:33Z"/>
                <w:rFonts w:hint="default" w:ascii="Courier New" w:hAnsi="Courier New" w:eastAsia="Courier New" w:cs="Courier New"/>
                <w:color w:val="000000"/>
                <w:sz w:val="16"/>
                <w:szCs w:val="16"/>
                <w:lang w:val="es-EC"/>
              </w:rPr>
            </w:pPr>
            <w:ins w:id="2719" w:author="marpa" w:date="2026-10-25T14:22:33Z">
              <w:r>
                <w:rPr>
                  <w:rFonts w:hint="default" w:ascii="Courier New" w:hAnsi="Courier New" w:eastAsia="Courier New" w:cs="Courier New"/>
                  <w:color w:val="000000"/>
                  <w:sz w:val="16"/>
                  <w:szCs w:val="16"/>
                  <w:lang w:val="es-EC"/>
                </w:rPr>
                <w:t>import org.w3c.dom.Node;</w:t>
              </w:r>
            </w:ins>
          </w:p>
          <w:p w14:paraId="513D4D06">
            <w:pPr>
              <w:spacing w:before="0" w:after="0" w:line="240" w:lineRule="auto"/>
              <w:rPr>
                <w:ins w:id="2720" w:author="marpa" w:date="2026-10-25T14:22:33Z"/>
                <w:rFonts w:hint="default" w:ascii="Courier New" w:hAnsi="Courier New" w:eastAsia="Courier New" w:cs="Courier New"/>
                <w:color w:val="000000"/>
                <w:sz w:val="16"/>
                <w:szCs w:val="16"/>
                <w:lang w:val="es-EC"/>
              </w:rPr>
            </w:pPr>
            <w:ins w:id="2721" w:author="marpa" w:date="2026-10-25T14:22:33Z">
              <w:r>
                <w:rPr>
                  <w:rFonts w:hint="default" w:ascii="Courier New" w:hAnsi="Courier New" w:eastAsia="Courier New" w:cs="Courier New"/>
                  <w:color w:val="000000"/>
                  <w:sz w:val="16"/>
                  <w:szCs w:val="16"/>
                  <w:lang w:val="es-EC"/>
                </w:rPr>
                <w:t>import org.w3c.dom.NodeList;</w:t>
              </w:r>
            </w:ins>
          </w:p>
          <w:p w14:paraId="7F2BF781">
            <w:pPr>
              <w:spacing w:before="0" w:after="0" w:line="240" w:lineRule="auto"/>
              <w:rPr>
                <w:ins w:id="2722" w:author="marpa" w:date="2026-10-25T14:22:33Z"/>
                <w:rFonts w:hint="default" w:ascii="Courier New" w:hAnsi="Courier New" w:eastAsia="Courier New" w:cs="Courier New"/>
                <w:color w:val="000000"/>
                <w:sz w:val="16"/>
                <w:szCs w:val="16"/>
                <w:lang w:val="es-EC"/>
              </w:rPr>
            </w:pPr>
            <w:ins w:id="2723" w:author="marpa" w:date="2026-10-25T14:22:33Z">
              <w:r>
                <w:rPr>
                  <w:rFonts w:hint="default" w:ascii="Courier New" w:hAnsi="Courier New" w:eastAsia="Courier New" w:cs="Courier New"/>
                  <w:color w:val="000000"/>
                  <w:sz w:val="16"/>
                  <w:szCs w:val="16"/>
                  <w:lang w:val="es-EC"/>
                </w:rPr>
                <w:t>import java.util.Collections;</w:t>
              </w:r>
            </w:ins>
          </w:p>
          <w:p w14:paraId="3A4C2357">
            <w:pPr>
              <w:spacing w:before="0" w:after="0" w:line="240" w:lineRule="auto"/>
              <w:rPr>
                <w:ins w:id="2724" w:author="marpa" w:date="2026-10-25T14:22:33Z"/>
                <w:rFonts w:hint="default" w:ascii="Courier New" w:hAnsi="Courier New" w:eastAsia="Courier New" w:cs="Courier New"/>
                <w:color w:val="000000"/>
                <w:sz w:val="16"/>
                <w:szCs w:val="16"/>
                <w:lang w:val="es-EC"/>
              </w:rPr>
            </w:pPr>
            <w:ins w:id="2725" w:author="marpa" w:date="2026-10-25T14:22:33Z">
              <w:r>
                <w:rPr>
                  <w:rFonts w:hint="default" w:ascii="Courier New" w:hAnsi="Courier New" w:eastAsia="Courier New" w:cs="Courier New"/>
                  <w:color w:val="000000"/>
                  <w:sz w:val="16"/>
                  <w:szCs w:val="16"/>
                  <w:lang w:val="es-EC"/>
                </w:rPr>
                <w:t>import java.util.Set;</w:t>
              </w:r>
            </w:ins>
          </w:p>
          <w:p w14:paraId="44653C34">
            <w:pPr>
              <w:spacing w:before="0" w:after="0" w:line="240" w:lineRule="auto"/>
              <w:rPr>
                <w:ins w:id="2726" w:author="marpa" w:date="2026-10-25T14:22:33Z"/>
                <w:rFonts w:hint="default" w:ascii="Courier New" w:hAnsi="Courier New" w:eastAsia="Courier New" w:cs="Courier New"/>
                <w:color w:val="000000"/>
                <w:sz w:val="16"/>
                <w:szCs w:val="16"/>
                <w:lang w:val="es-EC"/>
              </w:rPr>
            </w:pPr>
          </w:p>
          <w:p w14:paraId="6F914C7F">
            <w:pPr>
              <w:spacing w:before="0" w:after="0" w:line="240" w:lineRule="auto"/>
              <w:rPr>
                <w:ins w:id="2727" w:author="marpa" w:date="2026-10-25T14:22:33Z"/>
                <w:rFonts w:hint="default" w:ascii="Courier New" w:hAnsi="Courier New" w:eastAsia="Courier New" w:cs="Courier New"/>
                <w:color w:val="000000"/>
                <w:sz w:val="16"/>
                <w:szCs w:val="16"/>
                <w:lang w:val="es-EC"/>
              </w:rPr>
            </w:pPr>
            <w:ins w:id="2728" w:author="marpa" w:date="2026-10-25T14:22:33Z">
              <w:r>
                <w:rPr>
                  <w:rFonts w:hint="default" w:ascii="Courier New" w:hAnsi="Courier New" w:eastAsia="Courier New" w:cs="Courier New"/>
                  <w:color w:val="000000"/>
                  <w:sz w:val="16"/>
                  <w:szCs w:val="16"/>
                  <w:lang w:val="es-EC"/>
                </w:rPr>
                <w:t>public class ManejadorAutenticacion implements SOAPHandler&lt;SOAPMessageContext&gt; {</w:t>
              </w:r>
            </w:ins>
          </w:p>
          <w:p w14:paraId="094FA242">
            <w:pPr>
              <w:spacing w:before="0" w:after="0" w:line="240" w:lineRule="auto"/>
              <w:rPr>
                <w:ins w:id="2729" w:author="marpa" w:date="2026-10-25T14:22:33Z"/>
                <w:rFonts w:hint="default" w:ascii="Courier New" w:hAnsi="Courier New" w:eastAsia="Courier New" w:cs="Courier New"/>
                <w:color w:val="000000"/>
                <w:sz w:val="16"/>
                <w:szCs w:val="16"/>
                <w:lang w:val="es-EC"/>
              </w:rPr>
            </w:pPr>
          </w:p>
          <w:p w14:paraId="1B805BF0">
            <w:pPr>
              <w:spacing w:before="0" w:after="0" w:line="240" w:lineRule="auto"/>
              <w:rPr>
                <w:ins w:id="2730" w:author="marpa" w:date="2026-10-25T14:22:33Z"/>
                <w:rFonts w:hint="default" w:ascii="Courier New" w:hAnsi="Courier New" w:eastAsia="Courier New" w:cs="Courier New"/>
                <w:color w:val="000000"/>
                <w:sz w:val="16"/>
                <w:szCs w:val="16"/>
                <w:lang w:val="es-EC"/>
              </w:rPr>
            </w:pPr>
            <w:ins w:id="2731" w:author="marpa" w:date="2026-10-25T14:22:33Z">
              <w:r>
                <w:rPr>
                  <w:rFonts w:hint="default" w:ascii="Courier New" w:hAnsi="Courier New" w:eastAsia="Courier New" w:cs="Courier New"/>
                  <w:color w:val="000000"/>
                  <w:sz w:val="16"/>
                  <w:szCs w:val="16"/>
                  <w:lang w:val="es-EC"/>
                </w:rPr>
                <w:t xml:space="preserve">    private static final QName FAULT_CODE_CLIENT =</w:t>
              </w:r>
            </w:ins>
          </w:p>
          <w:p w14:paraId="014917AC">
            <w:pPr>
              <w:spacing w:before="0" w:after="0" w:line="240" w:lineRule="auto"/>
              <w:rPr>
                <w:ins w:id="2732" w:author="marpa" w:date="2026-10-25T14:22:33Z"/>
                <w:rFonts w:hint="default" w:ascii="Courier New" w:hAnsi="Courier New" w:eastAsia="Courier New" w:cs="Courier New"/>
                <w:color w:val="000000"/>
                <w:sz w:val="16"/>
                <w:szCs w:val="16"/>
                <w:lang w:val="es-EC"/>
              </w:rPr>
            </w:pPr>
            <w:ins w:id="2733" w:author="marpa" w:date="2026-10-25T14:22:33Z">
              <w:r>
                <w:rPr>
                  <w:rFonts w:hint="default" w:ascii="Courier New" w:hAnsi="Courier New" w:eastAsia="Courier New" w:cs="Courier New"/>
                  <w:color w:val="000000"/>
                  <w:sz w:val="16"/>
                  <w:szCs w:val="16"/>
                  <w:lang w:val="es-EC"/>
                </w:rPr>
                <w:t xml:space="preserve">            new QName(SOAPConstants.URI_NS_SOAP_ENVELOPE, "Client");</w:t>
              </w:r>
            </w:ins>
          </w:p>
          <w:p w14:paraId="114A349F">
            <w:pPr>
              <w:spacing w:before="0" w:after="0" w:line="240" w:lineRule="auto"/>
              <w:rPr>
                <w:ins w:id="2734" w:author="marpa" w:date="2026-10-25T14:22:33Z"/>
                <w:rFonts w:hint="default" w:ascii="Courier New" w:hAnsi="Courier New" w:eastAsia="Courier New" w:cs="Courier New"/>
                <w:color w:val="000000"/>
                <w:sz w:val="16"/>
                <w:szCs w:val="16"/>
                <w:lang w:val="es-EC"/>
              </w:rPr>
            </w:pPr>
          </w:p>
          <w:p w14:paraId="5C58847C">
            <w:pPr>
              <w:spacing w:before="0" w:after="0" w:line="240" w:lineRule="auto"/>
              <w:rPr>
                <w:ins w:id="2735" w:author="marpa" w:date="2026-10-25T14:22:33Z"/>
                <w:rFonts w:hint="default" w:ascii="Courier New" w:hAnsi="Courier New" w:eastAsia="Courier New" w:cs="Courier New"/>
                <w:color w:val="000000"/>
                <w:sz w:val="16"/>
                <w:szCs w:val="16"/>
                <w:lang w:val="es-EC"/>
              </w:rPr>
            </w:pPr>
            <w:ins w:id="2736" w:author="marpa" w:date="2026-10-25T14:22:33Z">
              <w:r>
                <w:rPr>
                  <w:rFonts w:hint="default" w:ascii="Courier New" w:hAnsi="Courier New" w:eastAsia="Courier New" w:cs="Courier New"/>
                  <w:color w:val="000000"/>
                  <w:sz w:val="16"/>
                  <w:szCs w:val="16"/>
                  <w:lang w:val="es-EC"/>
                </w:rPr>
                <w:t xml:space="preserve">    @Override</w:t>
              </w:r>
            </w:ins>
          </w:p>
          <w:p w14:paraId="79E9EAB8">
            <w:pPr>
              <w:spacing w:before="0" w:after="0" w:line="240" w:lineRule="auto"/>
              <w:rPr>
                <w:ins w:id="2737" w:author="marpa" w:date="2026-10-25T14:22:33Z"/>
                <w:rFonts w:hint="default" w:ascii="Courier New" w:hAnsi="Courier New" w:eastAsia="Courier New" w:cs="Courier New"/>
                <w:color w:val="000000"/>
                <w:sz w:val="16"/>
                <w:szCs w:val="16"/>
                <w:lang w:val="es-EC"/>
              </w:rPr>
            </w:pPr>
            <w:ins w:id="2738" w:author="marpa" w:date="2026-10-25T14:22:33Z">
              <w:r>
                <w:rPr>
                  <w:rFonts w:hint="default" w:ascii="Courier New" w:hAnsi="Courier New" w:eastAsia="Courier New" w:cs="Courier New"/>
                  <w:color w:val="000000"/>
                  <w:sz w:val="16"/>
                  <w:szCs w:val="16"/>
                  <w:lang w:val="es-EC"/>
                </w:rPr>
                <w:t xml:space="preserve">    public boolean handleMessage(SOAPMessageContext contexto) {</w:t>
              </w:r>
            </w:ins>
          </w:p>
          <w:p w14:paraId="3B5912F3">
            <w:pPr>
              <w:spacing w:before="0" w:after="0" w:line="240" w:lineRule="auto"/>
              <w:rPr>
                <w:ins w:id="2739" w:author="marpa" w:date="2026-10-25T14:22:33Z"/>
                <w:rFonts w:hint="default" w:ascii="Courier New" w:hAnsi="Courier New" w:eastAsia="Courier New" w:cs="Courier New"/>
                <w:color w:val="000000"/>
                <w:sz w:val="16"/>
                <w:szCs w:val="16"/>
                <w:lang w:val="es-EC"/>
              </w:rPr>
            </w:pPr>
          </w:p>
          <w:p w14:paraId="79B20079">
            <w:pPr>
              <w:spacing w:before="0" w:after="0" w:line="240" w:lineRule="auto"/>
              <w:rPr>
                <w:ins w:id="2740" w:author="marpa" w:date="2026-10-25T14:22:33Z"/>
                <w:rFonts w:hint="default" w:ascii="Courier New" w:hAnsi="Courier New" w:eastAsia="Courier New" w:cs="Courier New"/>
                <w:color w:val="000000"/>
                <w:sz w:val="16"/>
                <w:szCs w:val="16"/>
                <w:lang w:val="es-EC"/>
              </w:rPr>
            </w:pPr>
            <w:ins w:id="2741" w:author="marpa" w:date="2026-10-25T14:22:33Z">
              <w:r>
                <w:rPr>
                  <w:rFonts w:hint="default" w:ascii="Courier New" w:hAnsi="Courier New" w:eastAsia="Courier New" w:cs="Courier New"/>
                  <w:color w:val="000000"/>
                  <w:sz w:val="16"/>
                  <w:szCs w:val="16"/>
                  <w:lang w:val="es-EC"/>
                </w:rPr>
                <w:t xml:space="preserve">        Boolean esSalida = (Boolean) contexto.get(MessageContext.MESSAGE_OUTBOUND_PROPERTY);</w:t>
              </w:r>
            </w:ins>
          </w:p>
          <w:p w14:paraId="22A19DBC">
            <w:pPr>
              <w:spacing w:before="0" w:after="0" w:line="240" w:lineRule="auto"/>
              <w:rPr>
                <w:ins w:id="2742" w:author="marpa" w:date="2026-10-25T14:22:33Z"/>
                <w:rFonts w:hint="default" w:ascii="Courier New" w:hAnsi="Courier New" w:eastAsia="Courier New" w:cs="Courier New"/>
                <w:color w:val="000000"/>
                <w:sz w:val="16"/>
                <w:szCs w:val="16"/>
                <w:lang w:val="es-EC"/>
              </w:rPr>
            </w:pPr>
          </w:p>
          <w:p w14:paraId="5A32016D">
            <w:pPr>
              <w:spacing w:before="0" w:after="0" w:line="240" w:lineRule="auto"/>
              <w:rPr>
                <w:ins w:id="2743" w:author="marpa" w:date="2026-10-25T14:22:33Z"/>
                <w:rFonts w:hint="default" w:ascii="Courier New" w:hAnsi="Courier New" w:eastAsia="Courier New" w:cs="Courier New"/>
                <w:color w:val="000000"/>
                <w:sz w:val="16"/>
                <w:szCs w:val="16"/>
                <w:lang w:val="es-EC"/>
              </w:rPr>
            </w:pPr>
            <w:ins w:id="2744" w:author="marpa" w:date="2026-10-25T14:22:33Z">
              <w:r>
                <w:rPr>
                  <w:rFonts w:hint="default" w:ascii="Courier New" w:hAnsi="Courier New" w:eastAsia="Courier New" w:cs="Courier New"/>
                  <w:color w:val="000000"/>
                  <w:sz w:val="16"/>
                  <w:szCs w:val="16"/>
                  <w:lang w:val="es-EC"/>
                </w:rPr>
                <w:t xml:space="preserve">        if (Boolean.TRUE.equals(esSalida)) {</w:t>
              </w:r>
            </w:ins>
          </w:p>
          <w:p w14:paraId="39A5240E">
            <w:pPr>
              <w:spacing w:before="0" w:after="0" w:line="240" w:lineRule="auto"/>
              <w:rPr>
                <w:ins w:id="2745" w:author="marpa" w:date="2026-10-25T14:22:33Z"/>
                <w:rFonts w:hint="default" w:ascii="Courier New" w:hAnsi="Courier New" w:eastAsia="Courier New" w:cs="Courier New"/>
                <w:color w:val="000000"/>
                <w:sz w:val="16"/>
                <w:szCs w:val="16"/>
                <w:lang w:val="es-EC"/>
              </w:rPr>
            </w:pPr>
            <w:ins w:id="2746" w:author="marpa" w:date="2026-10-25T14:22:33Z">
              <w:r>
                <w:rPr>
                  <w:rFonts w:hint="default" w:ascii="Courier New" w:hAnsi="Courier New" w:eastAsia="Courier New" w:cs="Courier New"/>
                  <w:color w:val="000000"/>
                  <w:sz w:val="16"/>
                  <w:szCs w:val="16"/>
                  <w:lang w:val="es-EC"/>
                </w:rPr>
                <w:t xml:space="preserve">            return true;</w:t>
              </w:r>
            </w:ins>
          </w:p>
          <w:p w14:paraId="58036C3A">
            <w:pPr>
              <w:spacing w:before="0" w:after="0" w:line="240" w:lineRule="auto"/>
              <w:rPr>
                <w:ins w:id="2747" w:author="marpa" w:date="2026-10-25T14:22:33Z"/>
                <w:rFonts w:hint="default" w:ascii="Courier New" w:hAnsi="Courier New" w:eastAsia="Courier New" w:cs="Courier New"/>
                <w:color w:val="000000"/>
                <w:sz w:val="16"/>
                <w:szCs w:val="16"/>
                <w:lang w:val="es-EC"/>
              </w:rPr>
            </w:pPr>
            <w:ins w:id="2748" w:author="marpa" w:date="2026-10-25T14:22:33Z">
              <w:r>
                <w:rPr>
                  <w:rFonts w:hint="default" w:ascii="Courier New" w:hAnsi="Courier New" w:eastAsia="Courier New" w:cs="Courier New"/>
                  <w:color w:val="000000"/>
                  <w:sz w:val="16"/>
                  <w:szCs w:val="16"/>
                  <w:lang w:val="es-EC"/>
                </w:rPr>
                <w:t xml:space="preserve">        }</w:t>
              </w:r>
            </w:ins>
          </w:p>
          <w:p w14:paraId="45E562A6">
            <w:pPr>
              <w:spacing w:before="0" w:after="0" w:line="240" w:lineRule="auto"/>
              <w:rPr>
                <w:ins w:id="2749" w:author="marpa" w:date="2026-10-25T14:22:33Z"/>
                <w:rFonts w:hint="default" w:ascii="Courier New" w:hAnsi="Courier New" w:eastAsia="Courier New" w:cs="Courier New"/>
                <w:color w:val="000000"/>
                <w:sz w:val="16"/>
                <w:szCs w:val="16"/>
                <w:lang w:val="es-EC"/>
              </w:rPr>
            </w:pPr>
          </w:p>
          <w:p w14:paraId="7131816D">
            <w:pPr>
              <w:spacing w:before="0" w:after="0" w:line="240" w:lineRule="auto"/>
              <w:rPr>
                <w:ins w:id="2750" w:author="marpa" w:date="2026-10-25T14:22:33Z"/>
                <w:rFonts w:hint="default" w:ascii="Courier New" w:hAnsi="Courier New" w:eastAsia="Courier New" w:cs="Courier New"/>
                <w:color w:val="000000"/>
                <w:sz w:val="16"/>
                <w:szCs w:val="16"/>
                <w:lang w:val="es-EC"/>
              </w:rPr>
            </w:pPr>
            <w:ins w:id="2751" w:author="marpa" w:date="2026-10-25T14:22:33Z">
              <w:r>
                <w:rPr>
                  <w:rFonts w:hint="default" w:ascii="Courier New" w:hAnsi="Courier New" w:eastAsia="Courier New" w:cs="Courier New"/>
                  <w:color w:val="000000"/>
                  <w:sz w:val="16"/>
                  <w:szCs w:val="16"/>
                  <w:lang w:val="es-EC"/>
                </w:rPr>
                <w:t xml:space="preserve">        try {</w:t>
              </w:r>
            </w:ins>
          </w:p>
          <w:p w14:paraId="5A1B643B">
            <w:pPr>
              <w:spacing w:before="0" w:after="0" w:line="240" w:lineRule="auto"/>
              <w:rPr>
                <w:ins w:id="2752" w:author="marpa" w:date="2026-10-25T14:22:33Z"/>
                <w:rFonts w:hint="default" w:ascii="Courier New" w:hAnsi="Courier New" w:eastAsia="Courier New" w:cs="Courier New"/>
                <w:color w:val="000000"/>
                <w:sz w:val="16"/>
                <w:szCs w:val="16"/>
                <w:lang w:val="es-EC"/>
              </w:rPr>
            </w:pPr>
            <w:ins w:id="2753" w:author="marpa" w:date="2026-10-25T14:22:33Z">
              <w:r>
                <w:rPr>
                  <w:rFonts w:hint="default" w:ascii="Courier New" w:hAnsi="Courier New" w:eastAsia="Courier New" w:cs="Courier New"/>
                  <w:color w:val="000000"/>
                  <w:sz w:val="16"/>
                  <w:szCs w:val="16"/>
                  <w:lang w:val="es-EC"/>
                </w:rPr>
                <w:t xml:space="preserve">            AdministradorTokens adminTokens = CDI.current().select(AdministradorTokens.class).get();</w:t>
              </w:r>
            </w:ins>
          </w:p>
          <w:p w14:paraId="1CAA7F53">
            <w:pPr>
              <w:spacing w:before="0" w:after="0" w:line="240" w:lineRule="auto"/>
              <w:rPr>
                <w:ins w:id="2754" w:author="marpa" w:date="2026-10-25T14:22:33Z"/>
                <w:rFonts w:hint="default" w:ascii="Courier New" w:hAnsi="Courier New" w:eastAsia="Courier New" w:cs="Courier New"/>
                <w:color w:val="000000"/>
                <w:sz w:val="16"/>
                <w:szCs w:val="16"/>
                <w:lang w:val="es-EC"/>
              </w:rPr>
            </w:pPr>
            <w:ins w:id="2755" w:author="marpa" w:date="2026-10-25T14:22:33Z">
              <w:r>
                <w:rPr>
                  <w:rFonts w:hint="default" w:ascii="Courier New" w:hAnsi="Courier New" w:eastAsia="Courier New" w:cs="Courier New"/>
                  <w:color w:val="000000"/>
                  <w:sz w:val="16"/>
                  <w:szCs w:val="16"/>
                  <w:lang w:val="es-EC"/>
                </w:rPr>
                <w:t xml:space="preserve">            SOAPMessage mensajeSOAP = contexto.getMessage();</w:t>
              </w:r>
            </w:ins>
          </w:p>
          <w:p w14:paraId="7C08C4B2">
            <w:pPr>
              <w:spacing w:before="0" w:after="0" w:line="240" w:lineRule="auto"/>
              <w:rPr>
                <w:ins w:id="2756" w:author="marpa" w:date="2026-10-25T14:22:33Z"/>
                <w:rFonts w:hint="default" w:ascii="Courier New" w:hAnsi="Courier New" w:eastAsia="Courier New" w:cs="Courier New"/>
                <w:color w:val="000000"/>
                <w:sz w:val="16"/>
                <w:szCs w:val="16"/>
                <w:lang w:val="es-EC"/>
              </w:rPr>
            </w:pPr>
            <w:ins w:id="2757" w:author="marpa" w:date="2026-10-25T14:22:33Z">
              <w:r>
                <w:rPr>
                  <w:rFonts w:hint="default" w:ascii="Courier New" w:hAnsi="Courier New" w:eastAsia="Courier New" w:cs="Courier New"/>
                  <w:color w:val="000000"/>
                  <w:sz w:val="16"/>
                  <w:szCs w:val="16"/>
                  <w:lang w:val="es-EC"/>
                </w:rPr>
                <w:t xml:space="preserve">            SOAPBody cuerpo = mensajeSOAP.getSOAPBody();</w:t>
              </w:r>
            </w:ins>
          </w:p>
          <w:p w14:paraId="342B0305">
            <w:pPr>
              <w:spacing w:before="0" w:after="0" w:line="240" w:lineRule="auto"/>
              <w:rPr>
                <w:ins w:id="2758" w:author="marpa" w:date="2026-10-25T14:22:33Z"/>
                <w:rFonts w:hint="default" w:ascii="Courier New" w:hAnsi="Courier New" w:eastAsia="Courier New" w:cs="Courier New"/>
                <w:color w:val="000000"/>
                <w:sz w:val="16"/>
                <w:szCs w:val="16"/>
                <w:lang w:val="es-EC"/>
              </w:rPr>
            </w:pPr>
          </w:p>
          <w:p w14:paraId="01F6A187">
            <w:pPr>
              <w:spacing w:before="0" w:after="0" w:line="240" w:lineRule="auto"/>
              <w:rPr>
                <w:ins w:id="2759" w:author="marpa" w:date="2026-10-25T14:22:33Z"/>
                <w:rFonts w:hint="default" w:ascii="Courier New" w:hAnsi="Courier New" w:eastAsia="Courier New" w:cs="Courier New"/>
                <w:color w:val="000000"/>
                <w:sz w:val="16"/>
                <w:szCs w:val="16"/>
                <w:lang w:val="es-EC"/>
              </w:rPr>
            </w:pPr>
            <w:ins w:id="2760" w:author="marpa" w:date="2026-10-25T14:22:33Z">
              <w:r>
                <w:rPr>
                  <w:rFonts w:hint="default" w:ascii="Courier New" w:hAnsi="Courier New" w:eastAsia="Courier New" w:cs="Courier New"/>
                  <w:color w:val="000000"/>
                  <w:sz w:val="16"/>
                  <w:szCs w:val="16"/>
                  <w:lang w:val="es-EC"/>
                </w:rPr>
                <w:t xml:space="preserve">            if ("login".equals(nombrePrimerElemento(cuerpo))) {</w:t>
              </w:r>
            </w:ins>
          </w:p>
          <w:p w14:paraId="187CC613">
            <w:pPr>
              <w:spacing w:before="0" w:after="0" w:line="240" w:lineRule="auto"/>
              <w:rPr>
                <w:ins w:id="2761" w:author="marpa" w:date="2026-10-25T14:22:33Z"/>
                <w:rFonts w:hint="default" w:ascii="Courier New" w:hAnsi="Courier New" w:eastAsia="Courier New" w:cs="Courier New"/>
                <w:color w:val="000000"/>
                <w:sz w:val="16"/>
                <w:szCs w:val="16"/>
                <w:lang w:val="es-EC"/>
              </w:rPr>
            </w:pPr>
            <w:ins w:id="2762" w:author="marpa" w:date="2026-10-25T14:22:33Z">
              <w:r>
                <w:rPr>
                  <w:rFonts w:hint="default" w:ascii="Courier New" w:hAnsi="Courier New" w:eastAsia="Courier New" w:cs="Courier New"/>
                  <w:color w:val="000000"/>
                  <w:sz w:val="16"/>
                  <w:szCs w:val="16"/>
                  <w:lang w:val="es-EC"/>
                </w:rPr>
                <w:t xml:space="preserve">                return true;</w:t>
              </w:r>
            </w:ins>
          </w:p>
          <w:p w14:paraId="294F3482">
            <w:pPr>
              <w:spacing w:before="0" w:after="0" w:line="240" w:lineRule="auto"/>
              <w:rPr>
                <w:ins w:id="2763" w:author="marpa" w:date="2026-10-25T14:22:33Z"/>
                <w:rFonts w:hint="default" w:ascii="Courier New" w:hAnsi="Courier New" w:eastAsia="Courier New" w:cs="Courier New"/>
                <w:color w:val="000000"/>
                <w:sz w:val="16"/>
                <w:szCs w:val="16"/>
                <w:lang w:val="es-EC"/>
              </w:rPr>
            </w:pPr>
            <w:ins w:id="2764" w:author="marpa" w:date="2026-10-25T14:22:33Z">
              <w:r>
                <w:rPr>
                  <w:rFonts w:hint="default" w:ascii="Courier New" w:hAnsi="Courier New" w:eastAsia="Courier New" w:cs="Courier New"/>
                  <w:color w:val="000000"/>
                  <w:sz w:val="16"/>
                  <w:szCs w:val="16"/>
                  <w:lang w:val="es-EC"/>
                </w:rPr>
                <w:t xml:space="preserve">            }</w:t>
              </w:r>
            </w:ins>
          </w:p>
          <w:p w14:paraId="664D86E6">
            <w:pPr>
              <w:spacing w:before="0" w:after="0" w:line="240" w:lineRule="auto"/>
              <w:rPr>
                <w:ins w:id="2765" w:author="marpa" w:date="2026-10-25T14:22:33Z"/>
                <w:rFonts w:hint="default" w:ascii="Courier New" w:hAnsi="Courier New" w:eastAsia="Courier New" w:cs="Courier New"/>
                <w:color w:val="000000"/>
                <w:sz w:val="16"/>
                <w:szCs w:val="16"/>
                <w:lang w:val="es-EC"/>
              </w:rPr>
            </w:pPr>
          </w:p>
          <w:p w14:paraId="644E31E2">
            <w:pPr>
              <w:spacing w:before="0" w:after="0" w:line="240" w:lineRule="auto"/>
              <w:rPr>
                <w:ins w:id="2766" w:author="marpa" w:date="2026-10-25T14:22:33Z"/>
                <w:rFonts w:hint="default" w:ascii="Courier New" w:hAnsi="Courier New" w:eastAsia="Courier New" w:cs="Courier New"/>
                <w:color w:val="000000"/>
                <w:sz w:val="16"/>
                <w:szCs w:val="16"/>
                <w:lang w:val="es-EC"/>
              </w:rPr>
            </w:pPr>
            <w:ins w:id="2767" w:author="marpa" w:date="2026-10-25T14:22:33Z">
              <w:r>
                <w:rPr>
                  <w:rFonts w:hint="default" w:ascii="Courier New" w:hAnsi="Courier New" w:eastAsia="Courier New" w:cs="Courier New"/>
                  <w:color w:val="000000"/>
                  <w:sz w:val="16"/>
                  <w:szCs w:val="16"/>
                  <w:lang w:val="es-EC"/>
                </w:rPr>
                <w:t xml:space="preserve">            SOAPHeader encabezado = mensajeSOAP.getSOAPHeader();</w:t>
              </w:r>
            </w:ins>
          </w:p>
          <w:p w14:paraId="00962667">
            <w:pPr>
              <w:spacing w:before="0" w:after="0" w:line="240" w:lineRule="auto"/>
              <w:rPr>
                <w:ins w:id="2768" w:author="marpa" w:date="2026-10-25T14:22:33Z"/>
                <w:rFonts w:hint="default" w:ascii="Courier New" w:hAnsi="Courier New" w:eastAsia="Courier New" w:cs="Courier New"/>
                <w:color w:val="000000"/>
                <w:sz w:val="16"/>
                <w:szCs w:val="16"/>
                <w:lang w:val="es-EC"/>
              </w:rPr>
            </w:pPr>
          </w:p>
          <w:p w14:paraId="56286274">
            <w:pPr>
              <w:spacing w:before="0" w:after="0" w:line="240" w:lineRule="auto"/>
              <w:rPr>
                <w:ins w:id="2769" w:author="marpa" w:date="2026-10-25T14:22:33Z"/>
                <w:rFonts w:hint="default" w:ascii="Courier New" w:hAnsi="Courier New" w:eastAsia="Courier New" w:cs="Courier New"/>
                <w:color w:val="000000"/>
                <w:sz w:val="16"/>
                <w:szCs w:val="16"/>
                <w:lang w:val="es-EC"/>
              </w:rPr>
            </w:pPr>
            <w:ins w:id="2770" w:author="marpa" w:date="2026-10-25T14:22:33Z">
              <w:r>
                <w:rPr>
                  <w:rFonts w:hint="default" w:ascii="Courier New" w:hAnsi="Courier New" w:eastAsia="Courier New" w:cs="Courier New"/>
                  <w:color w:val="000000"/>
                  <w:sz w:val="16"/>
                  <w:szCs w:val="16"/>
                  <w:lang w:val="es-EC"/>
                </w:rPr>
                <w:t xml:space="preserve">            if (encabezado == null) {</w:t>
              </w:r>
            </w:ins>
          </w:p>
          <w:p w14:paraId="7D66AC9E">
            <w:pPr>
              <w:spacing w:before="0" w:after="0" w:line="240" w:lineRule="auto"/>
              <w:rPr>
                <w:ins w:id="2771" w:author="marpa" w:date="2026-10-25T14:22:33Z"/>
                <w:rFonts w:hint="default" w:ascii="Courier New" w:hAnsi="Courier New" w:eastAsia="Courier New" w:cs="Courier New"/>
                <w:color w:val="000000"/>
                <w:sz w:val="16"/>
                <w:szCs w:val="16"/>
                <w:lang w:val="es-EC"/>
              </w:rPr>
            </w:pPr>
            <w:ins w:id="2772" w:author="marpa" w:date="2026-10-25T14:22:33Z">
              <w:r>
                <w:rPr>
                  <w:rFonts w:hint="default" w:ascii="Courier New" w:hAnsi="Courier New" w:eastAsia="Courier New" w:cs="Courier New"/>
                  <w:color w:val="000000"/>
                  <w:sz w:val="16"/>
                  <w:szCs w:val="16"/>
                  <w:lang w:val="es-EC"/>
                </w:rPr>
                <w:t xml:space="preserve">                throw fault("Acceso denegado: Se requiere encabezado SOAP con el token de seguridad.");</w:t>
              </w:r>
            </w:ins>
          </w:p>
          <w:p w14:paraId="63205687">
            <w:pPr>
              <w:spacing w:before="0" w:after="0" w:line="240" w:lineRule="auto"/>
              <w:rPr>
                <w:ins w:id="2773" w:author="marpa" w:date="2026-10-25T14:22:33Z"/>
                <w:rFonts w:hint="default" w:ascii="Courier New" w:hAnsi="Courier New" w:eastAsia="Courier New" w:cs="Courier New"/>
                <w:color w:val="000000"/>
                <w:sz w:val="16"/>
                <w:szCs w:val="16"/>
                <w:lang w:val="es-EC"/>
              </w:rPr>
            </w:pPr>
            <w:ins w:id="2774" w:author="marpa" w:date="2026-10-25T14:22:33Z">
              <w:r>
                <w:rPr>
                  <w:rFonts w:hint="default" w:ascii="Courier New" w:hAnsi="Courier New" w:eastAsia="Courier New" w:cs="Courier New"/>
                  <w:color w:val="000000"/>
                  <w:sz w:val="16"/>
                  <w:szCs w:val="16"/>
                  <w:lang w:val="es-EC"/>
                </w:rPr>
                <w:t xml:space="preserve">            }</w:t>
              </w:r>
            </w:ins>
          </w:p>
          <w:p w14:paraId="0C964CE8">
            <w:pPr>
              <w:spacing w:before="0" w:after="0" w:line="240" w:lineRule="auto"/>
              <w:rPr>
                <w:ins w:id="2775" w:author="marpa" w:date="2026-10-25T14:22:33Z"/>
                <w:rFonts w:hint="default" w:ascii="Courier New" w:hAnsi="Courier New" w:eastAsia="Courier New" w:cs="Courier New"/>
                <w:color w:val="000000"/>
                <w:sz w:val="16"/>
                <w:szCs w:val="16"/>
                <w:lang w:val="es-EC"/>
              </w:rPr>
            </w:pPr>
          </w:p>
          <w:p w14:paraId="4CA9BD49">
            <w:pPr>
              <w:spacing w:before="0" w:after="0" w:line="240" w:lineRule="auto"/>
              <w:rPr>
                <w:ins w:id="2776" w:author="marpa" w:date="2026-10-25T14:22:33Z"/>
                <w:rFonts w:hint="default" w:ascii="Courier New" w:hAnsi="Courier New" w:eastAsia="Courier New" w:cs="Courier New"/>
                <w:color w:val="000000"/>
                <w:sz w:val="16"/>
                <w:szCs w:val="16"/>
                <w:lang w:val="es-EC"/>
              </w:rPr>
            </w:pPr>
            <w:ins w:id="2777" w:author="marpa" w:date="2026-10-25T14:22:33Z">
              <w:r>
                <w:rPr>
                  <w:rFonts w:hint="default" w:ascii="Courier New" w:hAnsi="Courier New" w:eastAsia="Courier New" w:cs="Courier New"/>
                  <w:color w:val="000000"/>
                  <w:sz w:val="16"/>
                  <w:szCs w:val="16"/>
                  <w:lang w:val="es-EC"/>
                </w:rPr>
                <w:t xml:space="preserve">            NodeList nodosToken = encabezado.getElementsByTagNameNS("*", "token");</w:t>
              </w:r>
            </w:ins>
          </w:p>
          <w:p w14:paraId="06FAE75E">
            <w:pPr>
              <w:spacing w:before="0" w:after="0" w:line="240" w:lineRule="auto"/>
              <w:rPr>
                <w:ins w:id="2778" w:author="marpa" w:date="2026-10-25T14:22:33Z"/>
                <w:rFonts w:hint="default" w:ascii="Courier New" w:hAnsi="Courier New" w:eastAsia="Courier New" w:cs="Courier New"/>
                <w:color w:val="000000"/>
                <w:sz w:val="16"/>
                <w:szCs w:val="16"/>
                <w:lang w:val="es-EC"/>
              </w:rPr>
            </w:pPr>
          </w:p>
          <w:p w14:paraId="27909EA4">
            <w:pPr>
              <w:spacing w:before="0" w:after="0" w:line="240" w:lineRule="auto"/>
              <w:rPr>
                <w:ins w:id="2779" w:author="marpa" w:date="2026-10-25T14:22:33Z"/>
                <w:rFonts w:hint="default" w:ascii="Courier New" w:hAnsi="Courier New" w:eastAsia="Courier New" w:cs="Courier New"/>
                <w:color w:val="000000"/>
                <w:sz w:val="16"/>
                <w:szCs w:val="16"/>
                <w:lang w:val="es-EC"/>
              </w:rPr>
            </w:pPr>
            <w:ins w:id="2780" w:author="marpa" w:date="2026-10-25T14:22:33Z">
              <w:r>
                <w:rPr>
                  <w:rFonts w:hint="default" w:ascii="Courier New" w:hAnsi="Courier New" w:eastAsia="Courier New" w:cs="Courier New"/>
                  <w:color w:val="000000"/>
                  <w:sz w:val="16"/>
                  <w:szCs w:val="16"/>
                  <w:lang w:val="es-EC"/>
                </w:rPr>
                <w:t xml:space="preserve">            if (nodosToken.getLength() == 0) {</w:t>
              </w:r>
            </w:ins>
          </w:p>
          <w:p w14:paraId="1D16FCC2">
            <w:pPr>
              <w:spacing w:before="0" w:after="0" w:line="240" w:lineRule="auto"/>
              <w:rPr>
                <w:ins w:id="2781" w:author="marpa" w:date="2026-10-25T14:22:33Z"/>
                <w:rFonts w:hint="default" w:ascii="Courier New" w:hAnsi="Courier New" w:eastAsia="Courier New" w:cs="Courier New"/>
                <w:color w:val="000000"/>
                <w:sz w:val="16"/>
                <w:szCs w:val="16"/>
                <w:lang w:val="es-EC"/>
              </w:rPr>
            </w:pPr>
            <w:ins w:id="2782" w:author="marpa" w:date="2026-10-25T14:22:33Z">
              <w:r>
                <w:rPr>
                  <w:rFonts w:hint="default" w:ascii="Courier New" w:hAnsi="Courier New" w:eastAsia="Courier New" w:cs="Courier New"/>
                  <w:color w:val="000000"/>
                  <w:sz w:val="16"/>
                  <w:szCs w:val="16"/>
                  <w:lang w:val="es-EC"/>
                </w:rPr>
                <w:t xml:space="preserve">                throw fault("Acceso denegado: No se encontró el token. Inicie sesión primero.");</w:t>
              </w:r>
            </w:ins>
          </w:p>
          <w:p w14:paraId="77EE4D93">
            <w:pPr>
              <w:spacing w:before="0" w:after="0" w:line="240" w:lineRule="auto"/>
              <w:rPr>
                <w:ins w:id="2783" w:author="marpa" w:date="2026-10-25T14:22:33Z"/>
                <w:rFonts w:hint="default" w:ascii="Courier New" w:hAnsi="Courier New" w:eastAsia="Courier New" w:cs="Courier New"/>
                <w:color w:val="000000"/>
                <w:sz w:val="16"/>
                <w:szCs w:val="16"/>
                <w:lang w:val="es-EC"/>
              </w:rPr>
            </w:pPr>
            <w:ins w:id="2784" w:author="marpa" w:date="2026-10-25T14:22:33Z">
              <w:r>
                <w:rPr>
                  <w:rFonts w:hint="default" w:ascii="Courier New" w:hAnsi="Courier New" w:eastAsia="Courier New" w:cs="Courier New"/>
                  <w:color w:val="000000"/>
                  <w:sz w:val="16"/>
                  <w:szCs w:val="16"/>
                  <w:lang w:val="es-EC"/>
                </w:rPr>
                <w:t xml:space="preserve">            }</w:t>
              </w:r>
            </w:ins>
          </w:p>
          <w:p w14:paraId="50629E1B">
            <w:pPr>
              <w:spacing w:before="0" w:after="0" w:line="240" w:lineRule="auto"/>
              <w:rPr>
                <w:ins w:id="2785" w:author="marpa" w:date="2026-10-25T14:22:33Z"/>
                <w:rFonts w:hint="default" w:ascii="Courier New" w:hAnsi="Courier New" w:eastAsia="Courier New" w:cs="Courier New"/>
                <w:color w:val="000000"/>
                <w:sz w:val="16"/>
                <w:szCs w:val="16"/>
                <w:lang w:val="es-EC"/>
              </w:rPr>
            </w:pPr>
          </w:p>
          <w:p w14:paraId="5E056E90">
            <w:pPr>
              <w:spacing w:before="0" w:after="0" w:line="240" w:lineRule="auto"/>
              <w:rPr>
                <w:ins w:id="2786" w:author="marpa" w:date="2026-10-25T14:22:33Z"/>
                <w:rFonts w:hint="default" w:ascii="Courier New" w:hAnsi="Courier New" w:eastAsia="Courier New" w:cs="Courier New"/>
                <w:color w:val="000000"/>
                <w:sz w:val="16"/>
                <w:szCs w:val="16"/>
                <w:lang w:val="es-EC"/>
              </w:rPr>
            </w:pPr>
            <w:ins w:id="2787" w:author="marpa" w:date="2026-10-25T14:22:33Z">
              <w:r>
                <w:rPr>
                  <w:rFonts w:hint="default" w:ascii="Courier New" w:hAnsi="Courier New" w:eastAsia="Courier New" w:cs="Courier New"/>
                  <w:color w:val="000000"/>
                  <w:sz w:val="16"/>
                  <w:szCs w:val="16"/>
                  <w:lang w:val="es-EC"/>
                </w:rPr>
                <w:t xml:space="preserve">            String token = nodosToken.item(0).getTextContent();</w:t>
              </w:r>
            </w:ins>
          </w:p>
          <w:p w14:paraId="3E31C4F7">
            <w:pPr>
              <w:spacing w:before="0" w:after="0" w:line="240" w:lineRule="auto"/>
              <w:rPr>
                <w:ins w:id="2788" w:author="marpa" w:date="2026-10-25T14:22:33Z"/>
                <w:rFonts w:hint="default" w:ascii="Courier New" w:hAnsi="Courier New" w:eastAsia="Courier New" w:cs="Courier New"/>
                <w:color w:val="000000"/>
                <w:sz w:val="16"/>
                <w:szCs w:val="16"/>
                <w:lang w:val="es-EC"/>
              </w:rPr>
            </w:pPr>
          </w:p>
          <w:p w14:paraId="77A81BB1">
            <w:pPr>
              <w:spacing w:before="0" w:after="0" w:line="240" w:lineRule="auto"/>
              <w:rPr>
                <w:ins w:id="2789" w:author="marpa" w:date="2026-10-25T14:22:33Z"/>
                <w:rFonts w:hint="default" w:ascii="Courier New" w:hAnsi="Courier New" w:eastAsia="Courier New" w:cs="Courier New"/>
                <w:color w:val="000000"/>
                <w:sz w:val="16"/>
                <w:szCs w:val="16"/>
                <w:lang w:val="es-EC"/>
              </w:rPr>
            </w:pPr>
            <w:ins w:id="2790" w:author="marpa" w:date="2026-10-25T14:22:33Z">
              <w:r>
                <w:rPr>
                  <w:rFonts w:hint="default" w:ascii="Courier New" w:hAnsi="Courier New" w:eastAsia="Courier New" w:cs="Courier New"/>
                  <w:color w:val="000000"/>
                  <w:sz w:val="16"/>
                  <w:szCs w:val="16"/>
                  <w:lang w:val="es-EC"/>
                </w:rPr>
                <w:t xml:space="preserve">            if (token == null || !adminTokens.validarToken(token.trim())) {</w:t>
              </w:r>
            </w:ins>
          </w:p>
          <w:p w14:paraId="19ECCE91">
            <w:pPr>
              <w:spacing w:before="0" w:after="0" w:line="240" w:lineRule="auto"/>
              <w:rPr>
                <w:ins w:id="2791" w:author="marpa" w:date="2026-10-25T14:22:33Z"/>
                <w:rFonts w:hint="default" w:ascii="Courier New" w:hAnsi="Courier New" w:eastAsia="Courier New" w:cs="Courier New"/>
                <w:color w:val="000000"/>
                <w:sz w:val="16"/>
                <w:szCs w:val="16"/>
                <w:lang w:val="es-EC"/>
              </w:rPr>
            </w:pPr>
            <w:ins w:id="2792" w:author="marpa" w:date="2026-10-25T14:22:33Z">
              <w:r>
                <w:rPr>
                  <w:rFonts w:hint="default" w:ascii="Courier New" w:hAnsi="Courier New" w:eastAsia="Courier New" w:cs="Courier New"/>
                  <w:color w:val="000000"/>
                  <w:sz w:val="16"/>
                  <w:szCs w:val="16"/>
                  <w:lang w:val="es-EC"/>
                </w:rPr>
                <w:t xml:space="preserve">                throw fault("Acceso denegado: Token inválido o expirado.");</w:t>
              </w:r>
            </w:ins>
          </w:p>
          <w:p w14:paraId="046B9BF6">
            <w:pPr>
              <w:spacing w:before="0" w:after="0" w:line="240" w:lineRule="auto"/>
              <w:rPr>
                <w:ins w:id="2793" w:author="marpa" w:date="2026-10-25T14:22:33Z"/>
                <w:rFonts w:hint="default" w:ascii="Courier New" w:hAnsi="Courier New" w:eastAsia="Courier New" w:cs="Courier New"/>
                <w:color w:val="000000"/>
                <w:sz w:val="16"/>
                <w:szCs w:val="16"/>
                <w:lang w:val="es-EC"/>
              </w:rPr>
            </w:pPr>
            <w:ins w:id="2794" w:author="marpa" w:date="2026-10-25T14:22:33Z">
              <w:r>
                <w:rPr>
                  <w:rFonts w:hint="default" w:ascii="Courier New" w:hAnsi="Courier New" w:eastAsia="Courier New" w:cs="Courier New"/>
                  <w:color w:val="000000"/>
                  <w:sz w:val="16"/>
                  <w:szCs w:val="16"/>
                  <w:lang w:val="es-EC"/>
                </w:rPr>
                <w:t xml:space="preserve">            }</w:t>
              </w:r>
            </w:ins>
          </w:p>
          <w:p w14:paraId="2D44CF01">
            <w:pPr>
              <w:spacing w:before="0" w:after="0" w:line="240" w:lineRule="auto"/>
              <w:rPr>
                <w:ins w:id="2795" w:author="marpa" w:date="2026-10-25T14:22:33Z"/>
                <w:rFonts w:hint="default" w:ascii="Courier New" w:hAnsi="Courier New" w:eastAsia="Courier New" w:cs="Courier New"/>
                <w:color w:val="000000"/>
                <w:sz w:val="16"/>
                <w:szCs w:val="16"/>
                <w:lang w:val="es-EC"/>
              </w:rPr>
            </w:pPr>
          </w:p>
          <w:p w14:paraId="59064C02">
            <w:pPr>
              <w:spacing w:before="0" w:after="0" w:line="240" w:lineRule="auto"/>
              <w:rPr>
                <w:ins w:id="2796" w:author="marpa" w:date="2026-10-25T14:22:33Z"/>
                <w:rFonts w:hint="default" w:ascii="Courier New" w:hAnsi="Courier New" w:eastAsia="Courier New" w:cs="Courier New"/>
                <w:color w:val="000000"/>
                <w:sz w:val="16"/>
                <w:szCs w:val="16"/>
                <w:lang w:val="es-EC"/>
              </w:rPr>
            </w:pPr>
            <w:ins w:id="2797" w:author="marpa" w:date="2026-10-25T14:22:33Z">
              <w:r>
                <w:rPr>
                  <w:rFonts w:hint="default" w:ascii="Courier New" w:hAnsi="Courier New" w:eastAsia="Courier New" w:cs="Courier New"/>
                  <w:color w:val="000000"/>
                  <w:sz w:val="16"/>
                  <w:szCs w:val="16"/>
                  <w:lang w:val="es-EC"/>
                </w:rPr>
                <w:t xml:space="preserve">        } catch (SOAPFaultException e) {</w:t>
              </w:r>
            </w:ins>
          </w:p>
          <w:p w14:paraId="7E8F5AB0">
            <w:pPr>
              <w:spacing w:before="0" w:after="0" w:line="240" w:lineRule="auto"/>
              <w:rPr>
                <w:ins w:id="2798" w:author="marpa" w:date="2026-10-25T14:22:33Z"/>
                <w:rFonts w:hint="default" w:ascii="Courier New" w:hAnsi="Courier New" w:eastAsia="Courier New" w:cs="Courier New"/>
                <w:color w:val="000000"/>
                <w:sz w:val="16"/>
                <w:szCs w:val="16"/>
                <w:lang w:val="es-EC"/>
              </w:rPr>
            </w:pPr>
            <w:ins w:id="2799" w:author="marpa" w:date="2026-10-25T14:22:33Z">
              <w:r>
                <w:rPr>
                  <w:rFonts w:hint="default" w:ascii="Courier New" w:hAnsi="Courier New" w:eastAsia="Courier New" w:cs="Courier New"/>
                  <w:color w:val="000000"/>
                  <w:sz w:val="16"/>
                  <w:szCs w:val="16"/>
                  <w:lang w:val="es-EC"/>
                </w:rPr>
                <w:t xml:space="preserve">            throw e;</w:t>
              </w:r>
            </w:ins>
          </w:p>
          <w:p w14:paraId="34E70E07">
            <w:pPr>
              <w:spacing w:before="0" w:after="0" w:line="240" w:lineRule="auto"/>
              <w:rPr>
                <w:ins w:id="2800" w:author="marpa" w:date="2026-10-25T14:22:33Z"/>
                <w:rFonts w:hint="default" w:ascii="Courier New" w:hAnsi="Courier New" w:eastAsia="Courier New" w:cs="Courier New"/>
                <w:color w:val="000000"/>
                <w:sz w:val="16"/>
                <w:szCs w:val="16"/>
                <w:lang w:val="es-EC"/>
              </w:rPr>
            </w:pPr>
            <w:ins w:id="2801" w:author="marpa" w:date="2026-10-25T14:22:33Z">
              <w:r>
                <w:rPr>
                  <w:rFonts w:hint="default" w:ascii="Courier New" w:hAnsi="Courier New" w:eastAsia="Courier New" w:cs="Courier New"/>
                  <w:color w:val="000000"/>
                  <w:sz w:val="16"/>
                  <w:szCs w:val="16"/>
                  <w:lang w:val="es-EC"/>
                </w:rPr>
                <w:t xml:space="preserve">        } catch (Exception e) {</w:t>
              </w:r>
            </w:ins>
          </w:p>
          <w:p w14:paraId="3F931055">
            <w:pPr>
              <w:spacing w:before="0" w:after="0" w:line="240" w:lineRule="auto"/>
              <w:rPr>
                <w:ins w:id="2802" w:author="marpa" w:date="2026-10-25T14:22:33Z"/>
                <w:rFonts w:hint="default" w:ascii="Courier New" w:hAnsi="Courier New" w:eastAsia="Courier New" w:cs="Courier New"/>
                <w:color w:val="000000"/>
                <w:sz w:val="16"/>
                <w:szCs w:val="16"/>
                <w:lang w:val="es-EC"/>
              </w:rPr>
            </w:pPr>
            <w:ins w:id="2803" w:author="marpa" w:date="2026-10-25T14:22:33Z">
              <w:r>
                <w:rPr>
                  <w:rFonts w:hint="default" w:ascii="Courier New" w:hAnsi="Courier New" w:eastAsia="Courier New" w:cs="Courier New"/>
                  <w:color w:val="000000"/>
                  <w:sz w:val="16"/>
                  <w:szCs w:val="16"/>
                  <w:lang w:val="es-EC"/>
                </w:rPr>
                <w:t xml:space="preserve">            String mensaje = e.getMessage() == null ? e.getClass().getSimpleName() : e.getMessage();</w:t>
              </w:r>
            </w:ins>
          </w:p>
          <w:p w14:paraId="291FB049">
            <w:pPr>
              <w:spacing w:before="0" w:after="0" w:line="240" w:lineRule="auto"/>
              <w:rPr>
                <w:ins w:id="2804" w:author="marpa" w:date="2026-10-25T14:22:33Z"/>
                <w:rFonts w:hint="default" w:ascii="Courier New" w:hAnsi="Courier New" w:eastAsia="Courier New" w:cs="Courier New"/>
                <w:color w:val="000000"/>
                <w:sz w:val="16"/>
                <w:szCs w:val="16"/>
                <w:lang w:val="es-EC"/>
              </w:rPr>
            </w:pPr>
            <w:ins w:id="2805" w:author="marpa" w:date="2026-10-25T14:22:33Z">
              <w:r>
                <w:rPr>
                  <w:rFonts w:hint="default" w:ascii="Courier New" w:hAnsi="Courier New" w:eastAsia="Courier New" w:cs="Courier New"/>
                  <w:color w:val="000000"/>
                  <w:sz w:val="16"/>
                  <w:szCs w:val="16"/>
                  <w:lang w:val="es-EC"/>
                </w:rPr>
                <w:t xml:space="preserve">            throw fault(mensaje);</w:t>
              </w:r>
            </w:ins>
          </w:p>
          <w:p w14:paraId="45F14986">
            <w:pPr>
              <w:spacing w:before="0" w:after="0" w:line="240" w:lineRule="auto"/>
              <w:rPr>
                <w:ins w:id="2806" w:author="marpa" w:date="2026-10-25T14:22:33Z"/>
                <w:rFonts w:hint="default" w:ascii="Courier New" w:hAnsi="Courier New" w:eastAsia="Courier New" w:cs="Courier New"/>
                <w:color w:val="000000"/>
                <w:sz w:val="16"/>
                <w:szCs w:val="16"/>
                <w:lang w:val="es-EC"/>
              </w:rPr>
            </w:pPr>
            <w:ins w:id="2807" w:author="marpa" w:date="2026-10-25T14:22:33Z">
              <w:r>
                <w:rPr>
                  <w:rFonts w:hint="default" w:ascii="Courier New" w:hAnsi="Courier New" w:eastAsia="Courier New" w:cs="Courier New"/>
                  <w:color w:val="000000"/>
                  <w:sz w:val="16"/>
                  <w:szCs w:val="16"/>
                  <w:lang w:val="es-EC"/>
                </w:rPr>
                <w:t xml:space="preserve">        }</w:t>
              </w:r>
            </w:ins>
          </w:p>
          <w:p w14:paraId="6F006087">
            <w:pPr>
              <w:spacing w:before="0" w:after="0" w:line="240" w:lineRule="auto"/>
              <w:rPr>
                <w:ins w:id="2808" w:author="marpa" w:date="2026-10-25T14:22:33Z"/>
                <w:rFonts w:hint="default" w:ascii="Courier New" w:hAnsi="Courier New" w:eastAsia="Courier New" w:cs="Courier New"/>
                <w:color w:val="000000"/>
                <w:sz w:val="16"/>
                <w:szCs w:val="16"/>
                <w:lang w:val="es-EC"/>
              </w:rPr>
            </w:pPr>
            <w:ins w:id="2809" w:author="marpa" w:date="2026-10-25T14:22:33Z">
              <w:r>
                <w:rPr>
                  <w:rFonts w:hint="default" w:ascii="Courier New" w:hAnsi="Courier New" w:eastAsia="Courier New" w:cs="Courier New"/>
                  <w:color w:val="000000"/>
                  <w:sz w:val="16"/>
                  <w:szCs w:val="16"/>
                  <w:lang w:val="es-EC"/>
                </w:rPr>
                <w:t xml:space="preserve">        return true;</w:t>
              </w:r>
            </w:ins>
          </w:p>
          <w:p w14:paraId="156DE4C7">
            <w:pPr>
              <w:spacing w:before="0" w:after="0" w:line="240" w:lineRule="auto"/>
              <w:rPr>
                <w:ins w:id="2810" w:author="marpa" w:date="2026-10-25T14:22:33Z"/>
                <w:rFonts w:hint="default" w:ascii="Courier New" w:hAnsi="Courier New" w:eastAsia="Courier New" w:cs="Courier New"/>
                <w:color w:val="000000"/>
                <w:sz w:val="16"/>
                <w:szCs w:val="16"/>
                <w:lang w:val="es-EC"/>
              </w:rPr>
            </w:pPr>
            <w:ins w:id="2811" w:author="marpa" w:date="2026-10-25T14:22:33Z">
              <w:r>
                <w:rPr>
                  <w:rFonts w:hint="default" w:ascii="Courier New" w:hAnsi="Courier New" w:eastAsia="Courier New" w:cs="Courier New"/>
                  <w:color w:val="000000"/>
                  <w:sz w:val="16"/>
                  <w:szCs w:val="16"/>
                  <w:lang w:val="es-EC"/>
                </w:rPr>
                <w:t xml:space="preserve">    }</w:t>
              </w:r>
            </w:ins>
          </w:p>
          <w:p w14:paraId="04397CFE">
            <w:pPr>
              <w:spacing w:before="0" w:after="0" w:line="240" w:lineRule="auto"/>
              <w:rPr>
                <w:ins w:id="2812" w:author="marpa" w:date="2026-10-25T14:22:33Z"/>
                <w:rFonts w:hint="default" w:ascii="Courier New" w:hAnsi="Courier New" w:eastAsia="Courier New" w:cs="Courier New"/>
                <w:color w:val="000000"/>
                <w:sz w:val="16"/>
                <w:szCs w:val="16"/>
                <w:lang w:val="es-EC"/>
              </w:rPr>
            </w:pPr>
          </w:p>
          <w:p w14:paraId="4E0258EB">
            <w:pPr>
              <w:spacing w:before="0" w:after="0" w:line="240" w:lineRule="auto"/>
              <w:rPr>
                <w:ins w:id="2813" w:author="marpa" w:date="2026-10-25T14:22:33Z"/>
                <w:rFonts w:hint="default" w:ascii="Courier New" w:hAnsi="Courier New" w:eastAsia="Courier New" w:cs="Courier New"/>
                <w:color w:val="000000"/>
                <w:sz w:val="16"/>
                <w:szCs w:val="16"/>
                <w:lang w:val="es-EC"/>
              </w:rPr>
            </w:pPr>
            <w:ins w:id="2814" w:author="marpa" w:date="2026-10-25T14:22:33Z">
              <w:r>
                <w:rPr>
                  <w:rFonts w:hint="default" w:ascii="Courier New" w:hAnsi="Courier New" w:eastAsia="Courier New" w:cs="Courier New"/>
                  <w:color w:val="000000"/>
                  <w:sz w:val="16"/>
                  <w:szCs w:val="16"/>
                  <w:lang w:val="es-EC"/>
                </w:rPr>
                <w:t xml:space="preserve">    private static String nombrePrimerElemento(SOAPElement padre) {</w:t>
              </w:r>
            </w:ins>
          </w:p>
          <w:p w14:paraId="196F4EC4">
            <w:pPr>
              <w:spacing w:before="0" w:after="0" w:line="240" w:lineRule="auto"/>
              <w:rPr>
                <w:ins w:id="2815" w:author="marpa" w:date="2026-10-25T14:22:33Z"/>
                <w:rFonts w:hint="default" w:ascii="Courier New" w:hAnsi="Courier New" w:eastAsia="Courier New" w:cs="Courier New"/>
                <w:color w:val="000000"/>
                <w:sz w:val="16"/>
                <w:szCs w:val="16"/>
                <w:lang w:val="es-EC"/>
              </w:rPr>
            </w:pPr>
            <w:ins w:id="2816" w:author="marpa" w:date="2026-10-25T14:22:33Z">
              <w:r>
                <w:rPr>
                  <w:rFonts w:hint="default" w:ascii="Courier New" w:hAnsi="Courier New" w:eastAsia="Courier New" w:cs="Courier New"/>
                  <w:color w:val="000000"/>
                  <w:sz w:val="16"/>
                  <w:szCs w:val="16"/>
                  <w:lang w:val="es-EC"/>
                </w:rPr>
                <w:t xml:space="preserve">        NodeList hijos = padre.getChildNodes();</w:t>
              </w:r>
            </w:ins>
          </w:p>
          <w:p w14:paraId="21C8A9B0">
            <w:pPr>
              <w:spacing w:before="0" w:after="0" w:line="240" w:lineRule="auto"/>
              <w:rPr>
                <w:ins w:id="2817" w:author="marpa" w:date="2026-10-25T14:22:33Z"/>
                <w:rFonts w:hint="default" w:ascii="Courier New" w:hAnsi="Courier New" w:eastAsia="Courier New" w:cs="Courier New"/>
                <w:color w:val="000000"/>
                <w:sz w:val="16"/>
                <w:szCs w:val="16"/>
                <w:lang w:val="es-EC"/>
              </w:rPr>
            </w:pPr>
            <w:ins w:id="2818" w:author="marpa" w:date="2026-10-25T14:22:33Z">
              <w:r>
                <w:rPr>
                  <w:rFonts w:hint="default" w:ascii="Courier New" w:hAnsi="Courier New" w:eastAsia="Courier New" w:cs="Courier New"/>
                  <w:color w:val="000000"/>
                  <w:sz w:val="16"/>
                  <w:szCs w:val="16"/>
                  <w:lang w:val="es-EC"/>
                </w:rPr>
                <w:t xml:space="preserve">        for (int i = 0; i &lt; hijos.getLength(); i++) {</w:t>
              </w:r>
            </w:ins>
          </w:p>
          <w:p w14:paraId="2A2DB03D">
            <w:pPr>
              <w:spacing w:before="0" w:after="0" w:line="240" w:lineRule="auto"/>
              <w:rPr>
                <w:ins w:id="2819" w:author="marpa" w:date="2026-10-25T14:22:33Z"/>
                <w:rFonts w:hint="default" w:ascii="Courier New" w:hAnsi="Courier New" w:eastAsia="Courier New" w:cs="Courier New"/>
                <w:color w:val="000000"/>
                <w:sz w:val="16"/>
                <w:szCs w:val="16"/>
                <w:lang w:val="es-EC"/>
              </w:rPr>
            </w:pPr>
            <w:ins w:id="2820" w:author="marpa" w:date="2026-10-25T14:22:33Z">
              <w:r>
                <w:rPr>
                  <w:rFonts w:hint="default" w:ascii="Courier New" w:hAnsi="Courier New" w:eastAsia="Courier New" w:cs="Courier New"/>
                  <w:color w:val="000000"/>
                  <w:sz w:val="16"/>
                  <w:szCs w:val="16"/>
                  <w:lang w:val="es-EC"/>
                </w:rPr>
                <w:t xml:space="preserve">            Node hijo = hijos.item(i);</w:t>
              </w:r>
            </w:ins>
          </w:p>
          <w:p w14:paraId="3EAA783F">
            <w:pPr>
              <w:spacing w:before="0" w:after="0" w:line="240" w:lineRule="auto"/>
              <w:rPr>
                <w:ins w:id="2821" w:author="marpa" w:date="2026-10-25T14:22:33Z"/>
                <w:rFonts w:hint="default" w:ascii="Courier New" w:hAnsi="Courier New" w:eastAsia="Courier New" w:cs="Courier New"/>
                <w:color w:val="000000"/>
                <w:sz w:val="16"/>
                <w:szCs w:val="16"/>
                <w:lang w:val="es-EC"/>
              </w:rPr>
            </w:pPr>
            <w:ins w:id="2822" w:author="marpa" w:date="2026-10-25T14:22:33Z">
              <w:r>
                <w:rPr>
                  <w:rFonts w:hint="default" w:ascii="Courier New" w:hAnsi="Courier New" w:eastAsia="Courier New" w:cs="Courier New"/>
                  <w:color w:val="000000"/>
                  <w:sz w:val="16"/>
                  <w:szCs w:val="16"/>
                  <w:lang w:val="es-EC"/>
                </w:rPr>
                <w:t xml:space="preserve">            if (hijo.getNodeType() == Node.ELEMENT_NODE) {</w:t>
              </w:r>
            </w:ins>
          </w:p>
          <w:p w14:paraId="1622B08D">
            <w:pPr>
              <w:spacing w:before="0" w:after="0" w:line="240" w:lineRule="auto"/>
              <w:rPr>
                <w:ins w:id="2823" w:author="marpa" w:date="2026-10-25T14:22:33Z"/>
                <w:rFonts w:hint="default" w:ascii="Courier New" w:hAnsi="Courier New" w:eastAsia="Courier New" w:cs="Courier New"/>
                <w:color w:val="000000"/>
                <w:sz w:val="16"/>
                <w:szCs w:val="16"/>
                <w:lang w:val="es-EC"/>
              </w:rPr>
            </w:pPr>
            <w:ins w:id="2824" w:author="marpa" w:date="2026-10-25T14:22:33Z">
              <w:r>
                <w:rPr>
                  <w:rFonts w:hint="default" w:ascii="Courier New" w:hAnsi="Courier New" w:eastAsia="Courier New" w:cs="Courier New"/>
                  <w:color w:val="000000"/>
                  <w:sz w:val="16"/>
                  <w:szCs w:val="16"/>
                  <w:lang w:val="es-EC"/>
                </w:rPr>
                <w:t xml:space="preserve">                return hijo.getLocalName();</w:t>
              </w:r>
            </w:ins>
          </w:p>
          <w:p w14:paraId="38294DDB">
            <w:pPr>
              <w:spacing w:before="0" w:after="0" w:line="240" w:lineRule="auto"/>
              <w:rPr>
                <w:ins w:id="2825" w:author="marpa" w:date="2026-10-25T14:22:33Z"/>
                <w:rFonts w:hint="default" w:ascii="Courier New" w:hAnsi="Courier New" w:eastAsia="Courier New" w:cs="Courier New"/>
                <w:color w:val="000000"/>
                <w:sz w:val="16"/>
                <w:szCs w:val="16"/>
                <w:lang w:val="es-EC"/>
              </w:rPr>
            </w:pPr>
            <w:ins w:id="2826" w:author="marpa" w:date="2026-10-25T14:22:33Z">
              <w:r>
                <w:rPr>
                  <w:rFonts w:hint="default" w:ascii="Courier New" w:hAnsi="Courier New" w:eastAsia="Courier New" w:cs="Courier New"/>
                  <w:color w:val="000000"/>
                  <w:sz w:val="16"/>
                  <w:szCs w:val="16"/>
                  <w:lang w:val="es-EC"/>
                </w:rPr>
                <w:t xml:space="preserve">            }</w:t>
              </w:r>
            </w:ins>
          </w:p>
          <w:p w14:paraId="33ECBA6C">
            <w:pPr>
              <w:spacing w:before="0" w:after="0" w:line="240" w:lineRule="auto"/>
              <w:rPr>
                <w:ins w:id="2827" w:author="marpa" w:date="2026-10-25T14:22:33Z"/>
                <w:rFonts w:hint="default" w:ascii="Courier New" w:hAnsi="Courier New" w:eastAsia="Courier New" w:cs="Courier New"/>
                <w:color w:val="000000"/>
                <w:sz w:val="16"/>
                <w:szCs w:val="16"/>
                <w:lang w:val="es-EC"/>
              </w:rPr>
            </w:pPr>
            <w:ins w:id="2828" w:author="marpa" w:date="2026-10-25T14:22:33Z">
              <w:r>
                <w:rPr>
                  <w:rFonts w:hint="default" w:ascii="Courier New" w:hAnsi="Courier New" w:eastAsia="Courier New" w:cs="Courier New"/>
                  <w:color w:val="000000"/>
                  <w:sz w:val="16"/>
                  <w:szCs w:val="16"/>
                  <w:lang w:val="es-EC"/>
                </w:rPr>
                <w:t xml:space="preserve">        }</w:t>
              </w:r>
            </w:ins>
          </w:p>
          <w:p w14:paraId="4F52E553">
            <w:pPr>
              <w:spacing w:before="0" w:after="0" w:line="240" w:lineRule="auto"/>
              <w:rPr>
                <w:ins w:id="2829" w:author="marpa" w:date="2026-10-25T14:22:33Z"/>
                <w:rFonts w:hint="default" w:ascii="Courier New" w:hAnsi="Courier New" w:eastAsia="Courier New" w:cs="Courier New"/>
                <w:color w:val="000000"/>
                <w:sz w:val="16"/>
                <w:szCs w:val="16"/>
                <w:lang w:val="es-EC"/>
              </w:rPr>
            </w:pPr>
            <w:ins w:id="2830" w:author="marpa" w:date="2026-10-25T14:22:33Z">
              <w:r>
                <w:rPr>
                  <w:rFonts w:hint="default" w:ascii="Courier New" w:hAnsi="Courier New" w:eastAsia="Courier New" w:cs="Courier New"/>
                  <w:color w:val="000000"/>
                  <w:sz w:val="16"/>
                  <w:szCs w:val="16"/>
                  <w:lang w:val="es-EC"/>
                </w:rPr>
                <w:t xml:space="preserve">        return null;</w:t>
              </w:r>
            </w:ins>
          </w:p>
          <w:p w14:paraId="0AB0553F">
            <w:pPr>
              <w:spacing w:before="0" w:after="0" w:line="240" w:lineRule="auto"/>
              <w:rPr>
                <w:ins w:id="2831" w:author="marpa" w:date="2026-10-25T14:22:33Z"/>
                <w:rFonts w:hint="default" w:ascii="Courier New" w:hAnsi="Courier New" w:eastAsia="Courier New" w:cs="Courier New"/>
                <w:color w:val="000000"/>
                <w:sz w:val="16"/>
                <w:szCs w:val="16"/>
                <w:lang w:val="es-EC"/>
              </w:rPr>
            </w:pPr>
            <w:ins w:id="2832" w:author="marpa" w:date="2026-10-25T14:22:33Z">
              <w:r>
                <w:rPr>
                  <w:rFonts w:hint="default" w:ascii="Courier New" w:hAnsi="Courier New" w:eastAsia="Courier New" w:cs="Courier New"/>
                  <w:color w:val="000000"/>
                  <w:sz w:val="16"/>
                  <w:szCs w:val="16"/>
                  <w:lang w:val="es-EC"/>
                </w:rPr>
                <w:t xml:space="preserve">    }</w:t>
              </w:r>
            </w:ins>
          </w:p>
          <w:p w14:paraId="59C8C847">
            <w:pPr>
              <w:spacing w:before="0" w:after="0" w:line="240" w:lineRule="auto"/>
              <w:rPr>
                <w:ins w:id="2833" w:author="marpa" w:date="2026-10-25T14:22:33Z"/>
                <w:rFonts w:hint="default" w:ascii="Courier New" w:hAnsi="Courier New" w:eastAsia="Courier New" w:cs="Courier New"/>
                <w:color w:val="000000"/>
                <w:sz w:val="16"/>
                <w:szCs w:val="16"/>
                <w:lang w:val="es-EC"/>
              </w:rPr>
            </w:pPr>
          </w:p>
          <w:p w14:paraId="00BEA2F1">
            <w:pPr>
              <w:spacing w:before="0" w:after="0" w:line="240" w:lineRule="auto"/>
              <w:rPr>
                <w:ins w:id="2834" w:author="marpa" w:date="2026-10-25T14:22:33Z"/>
                <w:rFonts w:hint="default" w:ascii="Courier New" w:hAnsi="Courier New" w:eastAsia="Courier New" w:cs="Courier New"/>
                <w:color w:val="000000"/>
                <w:sz w:val="16"/>
                <w:szCs w:val="16"/>
                <w:lang w:val="es-EC"/>
              </w:rPr>
            </w:pPr>
            <w:ins w:id="2835" w:author="marpa" w:date="2026-10-25T14:22:33Z">
              <w:r>
                <w:rPr>
                  <w:rFonts w:hint="default" w:ascii="Courier New" w:hAnsi="Courier New" w:eastAsia="Courier New" w:cs="Courier New"/>
                  <w:color w:val="000000"/>
                  <w:sz w:val="16"/>
                  <w:szCs w:val="16"/>
                  <w:lang w:val="es-EC"/>
                </w:rPr>
                <w:t xml:space="preserve">    private static SOAPFaultException fault(String mensaje) {</w:t>
              </w:r>
            </w:ins>
          </w:p>
          <w:p w14:paraId="05BE4166">
            <w:pPr>
              <w:spacing w:before="0" w:after="0" w:line="240" w:lineRule="auto"/>
              <w:rPr>
                <w:ins w:id="2836" w:author="marpa" w:date="2026-10-25T14:22:33Z"/>
                <w:rFonts w:hint="default" w:ascii="Courier New" w:hAnsi="Courier New" w:eastAsia="Courier New" w:cs="Courier New"/>
                <w:color w:val="000000"/>
                <w:sz w:val="16"/>
                <w:szCs w:val="16"/>
                <w:lang w:val="es-EC"/>
              </w:rPr>
            </w:pPr>
            <w:ins w:id="2837" w:author="marpa" w:date="2026-10-25T14:22:33Z">
              <w:r>
                <w:rPr>
                  <w:rFonts w:hint="default" w:ascii="Courier New" w:hAnsi="Courier New" w:eastAsia="Courier New" w:cs="Courier New"/>
                  <w:color w:val="000000"/>
                  <w:sz w:val="16"/>
                  <w:szCs w:val="16"/>
                  <w:lang w:val="es-EC"/>
                </w:rPr>
                <w:t xml:space="preserve">        try {</w:t>
              </w:r>
            </w:ins>
          </w:p>
          <w:p w14:paraId="1E761A46">
            <w:pPr>
              <w:spacing w:before="0" w:after="0" w:line="240" w:lineRule="auto"/>
              <w:rPr>
                <w:ins w:id="2838" w:author="marpa" w:date="2026-10-25T14:22:33Z"/>
                <w:rFonts w:hint="default" w:ascii="Courier New" w:hAnsi="Courier New" w:eastAsia="Courier New" w:cs="Courier New"/>
                <w:color w:val="000000"/>
                <w:sz w:val="16"/>
                <w:szCs w:val="16"/>
                <w:lang w:val="es-EC"/>
              </w:rPr>
            </w:pPr>
            <w:ins w:id="2839" w:author="marpa" w:date="2026-10-25T14:22:33Z">
              <w:r>
                <w:rPr>
                  <w:rFonts w:hint="default" w:ascii="Courier New" w:hAnsi="Courier New" w:eastAsia="Courier New" w:cs="Courier New"/>
                  <w:color w:val="000000"/>
                  <w:sz w:val="16"/>
                  <w:szCs w:val="16"/>
                  <w:lang w:val="es-EC"/>
                </w:rPr>
                <w:t xml:space="preserve">            SOAPFault falla = SOAPFactory.newInstance(SOAPConstants.SOAP_1_1_PROTOCOL).createFault();</w:t>
              </w:r>
            </w:ins>
          </w:p>
          <w:p w14:paraId="7CE7F2A7">
            <w:pPr>
              <w:spacing w:before="0" w:after="0" w:line="240" w:lineRule="auto"/>
              <w:rPr>
                <w:ins w:id="2840" w:author="marpa" w:date="2026-10-25T14:22:33Z"/>
                <w:rFonts w:hint="default" w:ascii="Courier New" w:hAnsi="Courier New" w:eastAsia="Courier New" w:cs="Courier New"/>
                <w:color w:val="000000"/>
                <w:sz w:val="16"/>
                <w:szCs w:val="16"/>
                <w:lang w:val="es-EC"/>
              </w:rPr>
            </w:pPr>
            <w:ins w:id="2841" w:author="marpa" w:date="2026-10-25T14:22:33Z">
              <w:r>
                <w:rPr>
                  <w:rFonts w:hint="default" w:ascii="Courier New" w:hAnsi="Courier New" w:eastAsia="Courier New" w:cs="Courier New"/>
                  <w:color w:val="000000"/>
                  <w:sz w:val="16"/>
                  <w:szCs w:val="16"/>
                  <w:lang w:val="es-EC"/>
                </w:rPr>
                <w:t xml:space="preserve">            falla.setFaultCode(FAULT_CODE_CLIENT);</w:t>
              </w:r>
            </w:ins>
          </w:p>
          <w:p w14:paraId="10C487D1">
            <w:pPr>
              <w:spacing w:before="0" w:after="0" w:line="240" w:lineRule="auto"/>
              <w:rPr>
                <w:ins w:id="2842" w:author="marpa" w:date="2026-10-25T14:22:33Z"/>
                <w:rFonts w:hint="default" w:ascii="Courier New" w:hAnsi="Courier New" w:eastAsia="Courier New" w:cs="Courier New"/>
                <w:color w:val="000000"/>
                <w:sz w:val="16"/>
                <w:szCs w:val="16"/>
                <w:lang w:val="es-EC"/>
              </w:rPr>
            </w:pPr>
            <w:ins w:id="2843" w:author="marpa" w:date="2026-10-25T14:22:33Z">
              <w:r>
                <w:rPr>
                  <w:rFonts w:hint="default" w:ascii="Courier New" w:hAnsi="Courier New" w:eastAsia="Courier New" w:cs="Courier New"/>
                  <w:color w:val="000000"/>
                  <w:sz w:val="16"/>
                  <w:szCs w:val="16"/>
                  <w:lang w:val="es-EC"/>
                </w:rPr>
                <w:t xml:space="preserve">            falla.setFaultString(mensaje);</w:t>
              </w:r>
            </w:ins>
          </w:p>
          <w:p w14:paraId="1EB496C0">
            <w:pPr>
              <w:spacing w:before="0" w:after="0" w:line="240" w:lineRule="auto"/>
              <w:rPr>
                <w:ins w:id="2844" w:author="marpa" w:date="2026-10-25T14:22:33Z"/>
                <w:rFonts w:hint="default" w:ascii="Courier New" w:hAnsi="Courier New" w:eastAsia="Courier New" w:cs="Courier New"/>
                <w:color w:val="000000"/>
                <w:sz w:val="16"/>
                <w:szCs w:val="16"/>
                <w:lang w:val="es-EC"/>
              </w:rPr>
            </w:pPr>
            <w:ins w:id="2845" w:author="marpa" w:date="2026-10-25T14:22:33Z">
              <w:r>
                <w:rPr>
                  <w:rFonts w:hint="default" w:ascii="Courier New" w:hAnsi="Courier New" w:eastAsia="Courier New" w:cs="Courier New"/>
                  <w:color w:val="000000"/>
                  <w:sz w:val="16"/>
                  <w:szCs w:val="16"/>
                  <w:lang w:val="es-EC"/>
                </w:rPr>
                <w:t xml:space="preserve">            return new SOAPFaultException(falla);</w:t>
              </w:r>
            </w:ins>
          </w:p>
          <w:p w14:paraId="69E0558A">
            <w:pPr>
              <w:spacing w:before="0" w:after="0" w:line="240" w:lineRule="auto"/>
              <w:rPr>
                <w:ins w:id="2846" w:author="marpa" w:date="2026-10-25T14:22:33Z"/>
                <w:rFonts w:hint="default" w:ascii="Courier New" w:hAnsi="Courier New" w:eastAsia="Courier New" w:cs="Courier New"/>
                <w:color w:val="000000"/>
                <w:sz w:val="16"/>
                <w:szCs w:val="16"/>
                <w:lang w:val="es-EC"/>
              </w:rPr>
            </w:pPr>
            <w:ins w:id="2847" w:author="marpa" w:date="2026-10-25T14:22:33Z">
              <w:r>
                <w:rPr>
                  <w:rFonts w:hint="default" w:ascii="Courier New" w:hAnsi="Courier New" w:eastAsia="Courier New" w:cs="Courier New"/>
                  <w:color w:val="000000"/>
                  <w:sz w:val="16"/>
                  <w:szCs w:val="16"/>
                  <w:lang w:val="es-EC"/>
                </w:rPr>
                <w:t xml:space="preserve">        } catch (SOAPException e) {</w:t>
              </w:r>
            </w:ins>
          </w:p>
          <w:p w14:paraId="159EA579">
            <w:pPr>
              <w:spacing w:before="0" w:after="0" w:line="240" w:lineRule="auto"/>
              <w:rPr>
                <w:ins w:id="2848" w:author="marpa" w:date="2026-10-25T14:22:33Z"/>
                <w:rFonts w:hint="default" w:ascii="Courier New" w:hAnsi="Courier New" w:eastAsia="Courier New" w:cs="Courier New"/>
                <w:color w:val="000000"/>
                <w:sz w:val="16"/>
                <w:szCs w:val="16"/>
                <w:lang w:val="es-EC"/>
              </w:rPr>
            </w:pPr>
            <w:ins w:id="2849" w:author="marpa" w:date="2026-10-25T14:22:33Z">
              <w:r>
                <w:rPr>
                  <w:rFonts w:hint="default" w:ascii="Courier New" w:hAnsi="Courier New" w:eastAsia="Courier New" w:cs="Courier New"/>
                  <w:color w:val="000000"/>
                  <w:sz w:val="16"/>
                  <w:szCs w:val="16"/>
                  <w:lang w:val="es-EC"/>
                </w:rPr>
                <w:t xml:space="preserve">            throw new RuntimeException(mensaje, e);</w:t>
              </w:r>
            </w:ins>
          </w:p>
          <w:p w14:paraId="3E230CF5">
            <w:pPr>
              <w:spacing w:before="0" w:after="0" w:line="240" w:lineRule="auto"/>
              <w:rPr>
                <w:ins w:id="2850" w:author="marpa" w:date="2026-10-25T14:22:33Z"/>
                <w:rFonts w:hint="default" w:ascii="Courier New" w:hAnsi="Courier New" w:eastAsia="Courier New" w:cs="Courier New"/>
                <w:color w:val="000000"/>
                <w:sz w:val="16"/>
                <w:szCs w:val="16"/>
                <w:lang w:val="es-EC"/>
              </w:rPr>
            </w:pPr>
            <w:ins w:id="2851" w:author="marpa" w:date="2026-10-25T14:22:33Z">
              <w:r>
                <w:rPr>
                  <w:rFonts w:hint="default" w:ascii="Courier New" w:hAnsi="Courier New" w:eastAsia="Courier New" w:cs="Courier New"/>
                  <w:color w:val="000000"/>
                  <w:sz w:val="16"/>
                  <w:szCs w:val="16"/>
                  <w:lang w:val="es-EC"/>
                </w:rPr>
                <w:t xml:space="preserve">        }</w:t>
              </w:r>
            </w:ins>
          </w:p>
          <w:p w14:paraId="074BE220">
            <w:pPr>
              <w:spacing w:before="0" w:after="0" w:line="240" w:lineRule="auto"/>
              <w:rPr>
                <w:ins w:id="2852" w:author="marpa" w:date="2026-10-25T14:22:33Z"/>
                <w:rFonts w:hint="default" w:ascii="Courier New" w:hAnsi="Courier New" w:eastAsia="Courier New" w:cs="Courier New"/>
                <w:color w:val="000000"/>
                <w:sz w:val="16"/>
                <w:szCs w:val="16"/>
                <w:lang w:val="es-EC"/>
              </w:rPr>
            </w:pPr>
            <w:ins w:id="2853" w:author="marpa" w:date="2026-10-25T14:22:33Z">
              <w:r>
                <w:rPr>
                  <w:rFonts w:hint="default" w:ascii="Courier New" w:hAnsi="Courier New" w:eastAsia="Courier New" w:cs="Courier New"/>
                  <w:color w:val="000000"/>
                  <w:sz w:val="16"/>
                  <w:szCs w:val="16"/>
                  <w:lang w:val="es-EC"/>
                </w:rPr>
                <w:t xml:space="preserve">    }</w:t>
              </w:r>
            </w:ins>
          </w:p>
          <w:p w14:paraId="64A4F66A">
            <w:pPr>
              <w:spacing w:before="0" w:after="0" w:line="240" w:lineRule="auto"/>
              <w:rPr>
                <w:ins w:id="2854" w:author="marpa" w:date="2026-10-25T14:22:33Z"/>
                <w:rFonts w:hint="default" w:ascii="Courier New" w:hAnsi="Courier New" w:eastAsia="Courier New" w:cs="Courier New"/>
                <w:color w:val="000000"/>
                <w:sz w:val="16"/>
                <w:szCs w:val="16"/>
                <w:lang w:val="es-EC"/>
              </w:rPr>
            </w:pPr>
          </w:p>
          <w:p w14:paraId="4F2EE75E">
            <w:pPr>
              <w:spacing w:before="0" w:after="0" w:line="240" w:lineRule="auto"/>
              <w:rPr>
                <w:ins w:id="2855" w:author="marpa" w:date="2026-10-25T14:22:33Z"/>
                <w:rFonts w:hint="default" w:ascii="Courier New" w:hAnsi="Courier New" w:eastAsia="Courier New" w:cs="Courier New"/>
                <w:color w:val="000000"/>
                <w:sz w:val="16"/>
                <w:szCs w:val="16"/>
                <w:lang w:val="es-EC"/>
              </w:rPr>
            </w:pPr>
            <w:ins w:id="2856" w:author="marpa" w:date="2026-10-25T14:22:33Z">
              <w:r>
                <w:rPr>
                  <w:rFonts w:hint="default" w:ascii="Courier New" w:hAnsi="Courier New" w:eastAsia="Courier New" w:cs="Courier New"/>
                  <w:color w:val="000000"/>
                  <w:sz w:val="16"/>
                  <w:szCs w:val="16"/>
                  <w:lang w:val="es-EC"/>
                </w:rPr>
                <w:t xml:space="preserve">    @Override</w:t>
              </w:r>
            </w:ins>
          </w:p>
          <w:p w14:paraId="7B5950B0">
            <w:pPr>
              <w:spacing w:before="0" w:after="0" w:line="240" w:lineRule="auto"/>
              <w:rPr>
                <w:ins w:id="2857" w:author="marpa" w:date="2026-10-25T14:22:33Z"/>
                <w:rFonts w:hint="default" w:ascii="Courier New" w:hAnsi="Courier New" w:eastAsia="Courier New" w:cs="Courier New"/>
                <w:color w:val="000000"/>
                <w:sz w:val="16"/>
                <w:szCs w:val="16"/>
                <w:lang w:val="es-EC"/>
              </w:rPr>
            </w:pPr>
            <w:ins w:id="2858" w:author="marpa" w:date="2026-10-25T14:22:33Z">
              <w:r>
                <w:rPr>
                  <w:rFonts w:hint="default" w:ascii="Courier New" w:hAnsi="Courier New" w:eastAsia="Courier New" w:cs="Courier New"/>
                  <w:color w:val="000000"/>
                  <w:sz w:val="16"/>
                  <w:szCs w:val="16"/>
                  <w:lang w:val="es-EC"/>
                </w:rPr>
                <w:t xml:space="preserve">    public Set&lt;QName&gt; getHeaders() {</w:t>
              </w:r>
            </w:ins>
          </w:p>
          <w:p w14:paraId="3B529854">
            <w:pPr>
              <w:spacing w:before="0" w:after="0" w:line="240" w:lineRule="auto"/>
              <w:rPr>
                <w:ins w:id="2859" w:author="marpa" w:date="2026-10-25T14:22:33Z"/>
                <w:rFonts w:hint="default" w:ascii="Courier New" w:hAnsi="Courier New" w:eastAsia="Courier New" w:cs="Courier New"/>
                <w:color w:val="000000"/>
                <w:sz w:val="16"/>
                <w:szCs w:val="16"/>
                <w:lang w:val="es-EC"/>
              </w:rPr>
            </w:pPr>
            <w:ins w:id="2860" w:author="marpa" w:date="2026-10-25T14:22:33Z">
              <w:r>
                <w:rPr>
                  <w:rFonts w:hint="default" w:ascii="Courier New" w:hAnsi="Courier New" w:eastAsia="Courier New" w:cs="Courier New"/>
                  <w:color w:val="000000"/>
                  <w:sz w:val="16"/>
                  <w:szCs w:val="16"/>
                  <w:lang w:val="es-EC"/>
                </w:rPr>
                <w:t xml:space="preserve">        return Collections.emptySet();</w:t>
              </w:r>
            </w:ins>
          </w:p>
          <w:p w14:paraId="74E2BA99">
            <w:pPr>
              <w:spacing w:before="0" w:after="0" w:line="240" w:lineRule="auto"/>
              <w:rPr>
                <w:ins w:id="2861" w:author="marpa" w:date="2026-10-25T14:22:33Z"/>
                <w:rFonts w:hint="default" w:ascii="Courier New" w:hAnsi="Courier New" w:eastAsia="Courier New" w:cs="Courier New"/>
                <w:color w:val="000000"/>
                <w:sz w:val="16"/>
                <w:szCs w:val="16"/>
                <w:lang w:val="es-EC"/>
              </w:rPr>
            </w:pPr>
            <w:ins w:id="2862" w:author="marpa" w:date="2026-10-25T14:22:33Z">
              <w:r>
                <w:rPr>
                  <w:rFonts w:hint="default" w:ascii="Courier New" w:hAnsi="Courier New" w:eastAsia="Courier New" w:cs="Courier New"/>
                  <w:color w:val="000000"/>
                  <w:sz w:val="16"/>
                  <w:szCs w:val="16"/>
                  <w:lang w:val="es-EC"/>
                </w:rPr>
                <w:t xml:space="preserve">    }</w:t>
              </w:r>
            </w:ins>
          </w:p>
          <w:p w14:paraId="3406CE40">
            <w:pPr>
              <w:spacing w:before="0" w:after="0" w:line="240" w:lineRule="auto"/>
              <w:rPr>
                <w:ins w:id="2863" w:author="marpa" w:date="2026-10-25T14:22:33Z"/>
                <w:rFonts w:hint="default" w:ascii="Courier New" w:hAnsi="Courier New" w:eastAsia="Courier New" w:cs="Courier New"/>
                <w:color w:val="000000"/>
                <w:sz w:val="16"/>
                <w:szCs w:val="16"/>
                <w:lang w:val="es-EC"/>
              </w:rPr>
            </w:pPr>
          </w:p>
          <w:p w14:paraId="12D7D646">
            <w:pPr>
              <w:spacing w:before="0" w:after="0" w:line="240" w:lineRule="auto"/>
              <w:rPr>
                <w:ins w:id="2864" w:author="marpa" w:date="2026-10-25T14:22:33Z"/>
                <w:rFonts w:hint="default" w:ascii="Courier New" w:hAnsi="Courier New" w:eastAsia="Courier New" w:cs="Courier New"/>
                <w:color w:val="000000"/>
                <w:sz w:val="16"/>
                <w:szCs w:val="16"/>
                <w:lang w:val="es-EC"/>
              </w:rPr>
            </w:pPr>
            <w:ins w:id="2865" w:author="marpa" w:date="2026-10-25T14:22:33Z">
              <w:r>
                <w:rPr>
                  <w:rFonts w:hint="default" w:ascii="Courier New" w:hAnsi="Courier New" w:eastAsia="Courier New" w:cs="Courier New"/>
                  <w:color w:val="000000"/>
                  <w:sz w:val="16"/>
                  <w:szCs w:val="16"/>
                  <w:lang w:val="es-EC"/>
                </w:rPr>
                <w:t xml:space="preserve">    @Override</w:t>
              </w:r>
            </w:ins>
          </w:p>
          <w:p w14:paraId="4761E4D8">
            <w:pPr>
              <w:spacing w:before="0" w:after="0" w:line="240" w:lineRule="auto"/>
              <w:rPr>
                <w:ins w:id="2866" w:author="marpa" w:date="2026-10-25T14:22:33Z"/>
                <w:rFonts w:hint="default" w:ascii="Courier New" w:hAnsi="Courier New" w:eastAsia="Courier New" w:cs="Courier New"/>
                <w:color w:val="000000"/>
                <w:sz w:val="16"/>
                <w:szCs w:val="16"/>
                <w:lang w:val="es-EC"/>
              </w:rPr>
            </w:pPr>
            <w:ins w:id="2867" w:author="marpa" w:date="2026-10-25T14:22:33Z">
              <w:r>
                <w:rPr>
                  <w:rFonts w:hint="default" w:ascii="Courier New" w:hAnsi="Courier New" w:eastAsia="Courier New" w:cs="Courier New"/>
                  <w:color w:val="000000"/>
                  <w:sz w:val="16"/>
                  <w:szCs w:val="16"/>
                  <w:lang w:val="es-EC"/>
                </w:rPr>
                <w:t xml:space="preserve">    public boolean handleFault(SOAPMessageContext contexto) {</w:t>
              </w:r>
            </w:ins>
          </w:p>
          <w:p w14:paraId="359FCA98">
            <w:pPr>
              <w:spacing w:before="0" w:after="0" w:line="240" w:lineRule="auto"/>
              <w:rPr>
                <w:ins w:id="2868" w:author="marpa" w:date="2026-10-25T14:22:33Z"/>
                <w:rFonts w:hint="default" w:ascii="Courier New" w:hAnsi="Courier New" w:eastAsia="Courier New" w:cs="Courier New"/>
                <w:color w:val="000000"/>
                <w:sz w:val="16"/>
                <w:szCs w:val="16"/>
                <w:lang w:val="es-EC"/>
              </w:rPr>
            </w:pPr>
            <w:ins w:id="2869" w:author="marpa" w:date="2026-10-25T14:22:33Z">
              <w:r>
                <w:rPr>
                  <w:rFonts w:hint="default" w:ascii="Courier New" w:hAnsi="Courier New" w:eastAsia="Courier New" w:cs="Courier New"/>
                  <w:color w:val="000000"/>
                  <w:sz w:val="16"/>
                  <w:szCs w:val="16"/>
                  <w:lang w:val="es-EC"/>
                </w:rPr>
                <w:t xml:space="preserve">        return true;</w:t>
              </w:r>
            </w:ins>
          </w:p>
          <w:p w14:paraId="2CFA30C1">
            <w:pPr>
              <w:spacing w:before="0" w:after="0" w:line="240" w:lineRule="auto"/>
              <w:rPr>
                <w:ins w:id="2870" w:author="marpa" w:date="2026-10-25T14:22:33Z"/>
                <w:rFonts w:hint="default" w:ascii="Courier New" w:hAnsi="Courier New" w:eastAsia="Courier New" w:cs="Courier New"/>
                <w:color w:val="000000"/>
                <w:sz w:val="16"/>
                <w:szCs w:val="16"/>
                <w:lang w:val="es-EC"/>
              </w:rPr>
            </w:pPr>
            <w:ins w:id="2871" w:author="marpa" w:date="2026-10-25T14:22:33Z">
              <w:r>
                <w:rPr>
                  <w:rFonts w:hint="default" w:ascii="Courier New" w:hAnsi="Courier New" w:eastAsia="Courier New" w:cs="Courier New"/>
                  <w:color w:val="000000"/>
                  <w:sz w:val="16"/>
                  <w:szCs w:val="16"/>
                  <w:lang w:val="es-EC"/>
                </w:rPr>
                <w:t xml:space="preserve">    }</w:t>
              </w:r>
            </w:ins>
          </w:p>
          <w:p w14:paraId="2B292EAD">
            <w:pPr>
              <w:spacing w:before="0" w:after="0" w:line="240" w:lineRule="auto"/>
              <w:rPr>
                <w:ins w:id="2872" w:author="marpa" w:date="2026-10-25T14:22:33Z"/>
                <w:rFonts w:hint="default" w:ascii="Courier New" w:hAnsi="Courier New" w:eastAsia="Courier New" w:cs="Courier New"/>
                <w:color w:val="000000"/>
                <w:sz w:val="16"/>
                <w:szCs w:val="16"/>
                <w:lang w:val="es-EC"/>
              </w:rPr>
            </w:pPr>
          </w:p>
          <w:p w14:paraId="6EDBC953">
            <w:pPr>
              <w:spacing w:before="0" w:after="0" w:line="240" w:lineRule="auto"/>
              <w:rPr>
                <w:ins w:id="2873" w:author="marpa" w:date="2026-10-25T14:22:33Z"/>
                <w:rFonts w:hint="default" w:ascii="Courier New" w:hAnsi="Courier New" w:eastAsia="Courier New" w:cs="Courier New"/>
                <w:color w:val="000000"/>
                <w:sz w:val="16"/>
                <w:szCs w:val="16"/>
                <w:lang w:val="es-EC"/>
              </w:rPr>
            </w:pPr>
            <w:ins w:id="2874" w:author="marpa" w:date="2026-10-25T14:22:33Z">
              <w:r>
                <w:rPr>
                  <w:rFonts w:hint="default" w:ascii="Courier New" w:hAnsi="Courier New" w:eastAsia="Courier New" w:cs="Courier New"/>
                  <w:color w:val="000000"/>
                  <w:sz w:val="16"/>
                  <w:szCs w:val="16"/>
                  <w:lang w:val="es-EC"/>
                </w:rPr>
                <w:t xml:space="preserve">    @Override</w:t>
              </w:r>
            </w:ins>
          </w:p>
          <w:p w14:paraId="4CB4F83D">
            <w:pPr>
              <w:spacing w:before="0" w:after="0" w:line="240" w:lineRule="auto"/>
              <w:rPr>
                <w:ins w:id="2875" w:author="marpa" w:date="2026-10-25T14:22:33Z"/>
                <w:rFonts w:hint="default" w:ascii="Courier New" w:hAnsi="Courier New" w:eastAsia="Courier New" w:cs="Courier New"/>
                <w:color w:val="000000"/>
                <w:sz w:val="16"/>
                <w:szCs w:val="16"/>
                <w:lang w:val="es-EC"/>
              </w:rPr>
            </w:pPr>
            <w:ins w:id="2876" w:author="marpa" w:date="2026-10-25T14:22:33Z">
              <w:r>
                <w:rPr>
                  <w:rFonts w:hint="default" w:ascii="Courier New" w:hAnsi="Courier New" w:eastAsia="Courier New" w:cs="Courier New"/>
                  <w:color w:val="000000"/>
                  <w:sz w:val="16"/>
                  <w:szCs w:val="16"/>
                  <w:lang w:val="es-EC"/>
                </w:rPr>
                <w:t xml:space="preserve">    public void close(MessageContext contexto) {}</w:t>
              </w:r>
            </w:ins>
          </w:p>
          <w:p w14:paraId="25074B26">
            <w:pPr>
              <w:spacing w:before="0" w:after="0" w:line="240" w:lineRule="auto"/>
              <w:rPr>
                <w:ins w:id="2877" w:author="marpa" w:date="2026-10-25T14:22:13Z"/>
                <w:rFonts w:hint="default" w:ascii="Courier New" w:hAnsi="Courier New" w:eastAsia="Courier New" w:cs="Courier New"/>
                <w:color w:val="000000"/>
                <w:sz w:val="16"/>
                <w:szCs w:val="16"/>
                <w:lang w:val="es-EC"/>
              </w:rPr>
            </w:pPr>
            <w:ins w:id="2878" w:author="marpa" w:date="2026-10-25T14:22:33Z">
              <w:r>
                <w:rPr>
                  <w:rFonts w:hint="default" w:ascii="Courier New" w:hAnsi="Courier New" w:eastAsia="Courier New" w:cs="Courier New"/>
                  <w:color w:val="000000"/>
                  <w:sz w:val="16"/>
                  <w:szCs w:val="16"/>
                  <w:lang w:val="es-EC"/>
                </w:rPr>
                <w:t>}</w:t>
              </w:r>
            </w:ins>
          </w:p>
        </w:tc>
      </w:tr>
    </w:tbl>
    <w:p w14:paraId="2B596CF9">
      <w:pPr>
        <w:rPr>
          <w:ins w:id="2879" w:author="marpa" w:date="2026-10-25T14:19:59Z"/>
          <w:rFonts w:hint="default"/>
          <w:lang w:val="es-EC"/>
        </w:rPr>
      </w:pPr>
    </w:p>
    <w:p w14:paraId="4E8BC2AD">
      <w:pPr>
        <w:pStyle w:val="3"/>
        <w:rPr>
          <w:ins w:id="2880" w:author="marpa" w:date="2026-10-25T14:19:32Z"/>
          <w:rFonts w:hint="default"/>
          <w:lang w:val="es-EC"/>
        </w:rPr>
      </w:pPr>
      <w:ins w:id="2881" w:author="marpa" w:date="2026-10-25T14:18:51Z">
        <w:r>
          <w:rPr>
            <w:rFonts w:hint="default"/>
            <w:lang w:val="es-EC"/>
          </w:rPr>
          <w:t>CREACION</w:t>
        </w:r>
      </w:ins>
      <w:ins w:id="2882" w:author="marpa" w:date="2026-10-25T14:18:52Z">
        <w:r>
          <w:rPr>
            <w:rFonts w:hint="default"/>
            <w:lang w:val="es-EC"/>
          </w:rPr>
          <w:t xml:space="preserve"> DE UTILI</w:t>
        </w:r>
      </w:ins>
      <w:ins w:id="2883" w:author="marpa" w:date="2026-10-25T14:18:53Z">
        <w:r>
          <w:rPr>
            <w:rFonts w:hint="default"/>
            <w:lang w:val="es-EC"/>
          </w:rPr>
          <w:t>DAD</w:t>
        </w:r>
      </w:ins>
      <w:ins w:id="2884" w:author="marpa" w:date="2026-10-25T14:18:54Z">
        <w:r>
          <w:rPr>
            <w:rFonts w:hint="default"/>
            <w:lang w:val="es-EC"/>
          </w:rPr>
          <w:t>ES Y M</w:t>
        </w:r>
      </w:ins>
      <w:ins w:id="2885" w:author="marpa" w:date="2026-10-25T14:18:55Z">
        <w:r>
          <w:rPr>
            <w:rFonts w:hint="default"/>
            <w:lang w:val="es-EC"/>
          </w:rPr>
          <w:t>OD</w:t>
        </w:r>
      </w:ins>
      <w:ins w:id="2886" w:author="marpa" w:date="2026-10-25T14:18:56Z">
        <w:r>
          <w:rPr>
            <w:rFonts w:hint="default"/>
            <w:lang w:val="es-EC"/>
          </w:rPr>
          <w:t>ELOS</w:t>
        </w:r>
      </w:ins>
    </w:p>
    <w:p w14:paraId="76BB7E0B">
      <w:pPr>
        <w:rPr>
          <w:ins w:id="2887" w:author="marpa" w:date="2026-10-25T14:23:57Z"/>
          <w:rFonts w:hint="default"/>
          <w:lang w:val="es-EC"/>
        </w:rPr>
      </w:pPr>
      <w:ins w:id="2888" w:author="marpa" w:date="2026-10-25T14:19:35Z">
        <w:r>
          <w:rPr>
            <w:rFonts w:hint="default"/>
            <w:lang w:val="es-EC"/>
          </w:rPr>
          <w:t>Para</w:t>
        </w:r>
      </w:ins>
      <w:ins w:id="2889" w:author="marpa" w:date="2026-10-25T14:19:36Z">
        <w:r>
          <w:rPr>
            <w:rFonts w:hint="default"/>
            <w:lang w:val="es-EC"/>
          </w:rPr>
          <w:t xml:space="preserve"> qu</w:t>
        </w:r>
      </w:ins>
      <w:ins w:id="2890" w:author="marpa" w:date="2026-10-25T14:19:37Z">
        <w:r>
          <w:rPr>
            <w:rFonts w:hint="default"/>
            <w:lang w:val="es-EC"/>
          </w:rPr>
          <w:t>e los s</w:t>
        </w:r>
      </w:ins>
      <w:ins w:id="2891" w:author="marpa" w:date="2026-10-25T14:19:38Z">
        <w:r>
          <w:rPr>
            <w:rFonts w:hint="default"/>
            <w:lang w:val="es-EC"/>
          </w:rPr>
          <w:t>erv</w:t>
        </w:r>
      </w:ins>
      <w:ins w:id="2892" w:author="marpa" w:date="2026-10-25T14:19:39Z">
        <w:r>
          <w:rPr>
            <w:rFonts w:hint="default"/>
            <w:lang w:val="es-EC"/>
          </w:rPr>
          <w:t>icios p</w:t>
        </w:r>
      </w:ins>
      <w:ins w:id="2893" w:author="marpa" w:date="2026-10-25T14:19:40Z">
        <w:r>
          <w:rPr>
            <w:rFonts w:hint="default"/>
            <w:lang w:val="es-EC"/>
          </w:rPr>
          <w:t>ueda</w:t>
        </w:r>
      </w:ins>
      <w:ins w:id="2894" w:author="marpa" w:date="2026-10-25T14:19:41Z">
        <w:r>
          <w:rPr>
            <w:rFonts w:hint="default"/>
            <w:lang w:val="es-EC"/>
          </w:rPr>
          <w:t>n funciona</w:t>
        </w:r>
      </w:ins>
      <w:ins w:id="2895" w:author="marpa" w:date="2026-10-25T14:19:42Z">
        <w:r>
          <w:rPr>
            <w:rFonts w:hint="default"/>
            <w:lang w:val="es-EC"/>
          </w:rPr>
          <w:t>r co</w:t>
        </w:r>
      </w:ins>
      <w:ins w:id="2896" w:author="marpa" w:date="2026-10-25T14:19:43Z">
        <w:r>
          <w:rPr>
            <w:rFonts w:hint="default"/>
            <w:lang w:val="es-EC"/>
          </w:rPr>
          <w:t>rrecta</w:t>
        </w:r>
      </w:ins>
      <w:ins w:id="2897" w:author="marpa" w:date="2026-10-25T14:19:44Z">
        <w:r>
          <w:rPr>
            <w:rFonts w:hint="default"/>
            <w:lang w:val="es-EC"/>
          </w:rPr>
          <w:t>mente, s</w:t>
        </w:r>
      </w:ins>
      <w:ins w:id="2898" w:author="marpa" w:date="2026-10-25T14:19:45Z">
        <w:r>
          <w:rPr>
            <w:rFonts w:hint="default"/>
            <w:lang w:val="es-EC"/>
          </w:rPr>
          <w:t>e ne</w:t>
        </w:r>
      </w:ins>
      <w:ins w:id="2899" w:author="marpa" w:date="2026-10-25T14:19:46Z">
        <w:r>
          <w:rPr>
            <w:rFonts w:hint="default"/>
            <w:lang w:val="es-EC"/>
          </w:rPr>
          <w:t>ce</w:t>
        </w:r>
      </w:ins>
      <w:ins w:id="2900" w:author="marpa" w:date="2026-10-25T14:19:47Z">
        <w:r>
          <w:rPr>
            <w:rFonts w:hint="default"/>
            <w:lang w:val="es-EC"/>
          </w:rPr>
          <w:t>sita de</w:t>
        </w:r>
      </w:ins>
      <w:ins w:id="2901" w:author="marpa" w:date="2026-10-25T14:19:48Z">
        <w:r>
          <w:rPr>
            <w:rFonts w:hint="default"/>
            <w:lang w:val="es-EC"/>
          </w:rPr>
          <w:t xml:space="preserve"> un</w:t>
        </w:r>
      </w:ins>
      <w:ins w:id="2902" w:author="marpa" w:date="2026-10-25T14:19:49Z">
        <w:r>
          <w:rPr>
            <w:rFonts w:hint="default"/>
            <w:lang w:val="es-EC"/>
          </w:rPr>
          <w:t xml:space="preserve"> con</w:t>
        </w:r>
      </w:ins>
      <w:ins w:id="2903" w:author="marpa" w:date="2026-10-25T14:19:50Z">
        <w:r>
          <w:rPr>
            <w:rFonts w:hint="default"/>
            <w:lang w:val="es-EC"/>
          </w:rPr>
          <w:t>junto d</w:t>
        </w:r>
      </w:ins>
      <w:ins w:id="2904" w:author="marpa" w:date="2026-10-25T14:19:51Z">
        <w:r>
          <w:rPr>
            <w:rFonts w:hint="default"/>
            <w:lang w:val="es-EC"/>
          </w:rPr>
          <w:t xml:space="preserve">e </w:t>
        </w:r>
      </w:ins>
      <w:ins w:id="2905" w:author="marpa" w:date="2026-10-25T14:22:51Z">
        <w:r>
          <w:rPr>
            <w:rFonts w:hint="default"/>
            <w:lang w:val="es-EC"/>
          </w:rPr>
          <w:t>clas</w:t>
        </w:r>
      </w:ins>
      <w:ins w:id="2906" w:author="marpa" w:date="2026-10-25T14:22:52Z">
        <w:r>
          <w:rPr>
            <w:rFonts w:hint="default"/>
            <w:lang w:val="es-EC"/>
          </w:rPr>
          <w:t xml:space="preserve">es </w:t>
        </w:r>
      </w:ins>
      <w:ins w:id="2907" w:author="marpa" w:date="2026-10-25T14:22:54Z">
        <w:r>
          <w:rPr>
            <w:rFonts w:hint="default"/>
            <w:lang w:val="es-EC"/>
          </w:rPr>
          <w:t xml:space="preserve">para </w:t>
        </w:r>
      </w:ins>
      <w:ins w:id="2908" w:author="marpa" w:date="2026-10-25T14:22:55Z">
        <w:r>
          <w:rPr>
            <w:rFonts w:hint="default"/>
            <w:lang w:val="es-EC"/>
          </w:rPr>
          <w:t>definir l</w:t>
        </w:r>
      </w:ins>
      <w:ins w:id="2909" w:author="marpa" w:date="2026-10-25T14:22:56Z">
        <w:r>
          <w:rPr>
            <w:rFonts w:hint="default"/>
            <w:lang w:val="es-EC"/>
          </w:rPr>
          <w:t>as entid</w:t>
        </w:r>
      </w:ins>
      <w:ins w:id="2910" w:author="marpa" w:date="2026-10-25T14:22:57Z">
        <w:r>
          <w:rPr>
            <w:rFonts w:hint="default"/>
            <w:lang w:val="es-EC"/>
          </w:rPr>
          <w:t>ades ma</w:t>
        </w:r>
      </w:ins>
      <w:ins w:id="2911" w:author="marpa" w:date="2026-10-25T14:22:58Z">
        <w:r>
          <w:rPr>
            <w:rFonts w:hint="default"/>
            <w:lang w:val="es-EC"/>
          </w:rPr>
          <w:t>nejadas</w:t>
        </w:r>
      </w:ins>
      <w:ins w:id="2912" w:author="marpa" w:date="2026-10-25T14:22:59Z">
        <w:r>
          <w:rPr>
            <w:rFonts w:hint="default"/>
            <w:lang w:val="es-EC"/>
          </w:rPr>
          <w:t xml:space="preserve"> de p</w:t>
        </w:r>
      </w:ins>
      <w:ins w:id="2913" w:author="marpa" w:date="2026-10-25T14:23:00Z">
        <w:r>
          <w:rPr>
            <w:rFonts w:hint="default"/>
            <w:lang w:val="es-EC"/>
          </w:rPr>
          <w:t>etic</w:t>
        </w:r>
      </w:ins>
      <w:ins w:id="2914" w:author="marpa" w:date="2026-10-25T14:23:01Z">
        <w:r>
          <w:rPr>
            <w:rFonts w:hint="default"/>
            <w:lang w:val="es-EC"/>
          </w:rPr>
          <w:t>ion</w:t>
        </w:r>
      </w:ins>
      <w:ins w:id="2915" w:author="marpa" w:date="2026-10-25T14:23:02Z">
        <w:r>
          <w:rPr>
            <w:rFonts w:hint="default"/>
            <w:lang w:val="es-EC"/>
          </w:rPr>
          <w:t>es</w:t>
        </w:r>
      </w:ins>
      <w:ins w:id="2916" w:author="marpa" w:date="2026-10-25T14:23:04Z">
        <w:r>
          <w:rPr>
            <w:rFonts w:hint="default"/>
            <w:lang w:val="es-EC"/>
          </w:rPr>
          <w:t xml:space="preserve"> </w:t>
        </w:r>
      </w:ins>
      <w:ins w:id="2917" w:author="marpa" w:date="2026-10-25T14:23:05Z">
        <w:r>
          <w:rPr>
            <w:rFonts w:hint="default"/>
            <w:lang w:val="es-EC"/>
          </w:rPr>
          <w:t>y resp</w:t>
        </w:r>
      </w:ins>
      <w:ins w:id="2918" w:author="marpa" w:date="2026-10-25T14:23:06Z">
        <w:r>
          <w:rPr>
            <w:rFonts w:hint="default"/>
            <w:lang w:val="es-EC"/>
          </w:rPr>
          <w:t>uestas,</w:t>
        </w:r>
      </w:ins>
      <w:ins w:id="2919" w:author="marpa" w:date="2026-10-25T14:23:07Z">
        <w:r>
          <w:rPr>
            <w:rFonts w:hint="default"/>
            <w:lang w:val="es-EC"/>
          </w:rPr>
          <w:t xml:space="preserve"> así </w:t>
        </w:r>
      </w:ins>
      <w:ins w:id="2920" w:author="marpa" w:date="2026-10-25T14:23:08Z">
        <w:r>
          <w:rPr>
            <w:rFonts w:hint="default"/>
            <w:lang w:val="es-EC"/>
          </w:rPr>
          <w:t>como d</w:t>
        </w:r>
      </w:ins>
      <w:ins w:id="2921" w:author="marpa" w:date="2026-10-25T14:23:09Z">
        <w:r>
          <w:rPr>
            <w:rFonts w:hint="default"/>
            <w:lang w:val="es-EC"/>
          </w:rPr>
          <w:t>e unidad</w:t>
        </w:r>
      </w:ins>
      <w:ins w:id="2922" w:author="marpa" w:date="2026-10-25T14:23:10Z">
        <w:r>
          <w:rPr>
            <w:rFonts w:hint="default"/>
            <w:lang w:val="es-EC"/>
          </w:rPr>
          <w:t>es</w:t>
        </w:r>
      </w:ins>
      <w:ins w:id="2923" w:author="marpa" w:date="2026-10-25T14:23:11Z">
        <w:r>
          <w:rPr>
            <w:rFonts w:hint="default"/>
            <w:lang w:val="es-EC"/>
          </w:rPr>
          <w:t xml:space="preserve">; y </w:t>
        </w:r>
      </w:ins>
      <w:ins w:id="2924" w:author="marpa" w:date="2026-10-25T14:23:14Z">
        <w:r>
          <w:rPr>
            <w:rFonts w:hint="default"/>
            <w:lang w:val="es-EC"/>
          </w:rPr>
          <w:t>uti</w:t>
        </w:r>
      </w:ins>
      <w:ins w:id="2925" w:author="marpa" w:date="2026-10-25T14:23:15Z">
        <w:r>
          <w:rPr>
            <w:rFonts w:hint="default"/>
            <w:lang w:val="es-EC"/>
          </w:rPr>
          <w:t>lidades</w:t>
        </w:r>
      </w:ins>
      <w:ins w:id="2926" w:author="marpa" w:date="2026-10-25T14:23:16Z">
        <w:r>
          <w:rPr>
            <w:rFonts w:hint="default"/>
            <w:lang w:val="es-EC"/>
          </w:rPr>
          <w:t xml:space="preserve"> q</w:t>
        </w:r>
      </w:ins>
      <w:ins w:id="2927" w:author="marpa" w:date="2026-10-25T14:23:17Z">
        <w:r>
          <w:rPr>
            <w:rFonts w:hint="default"/>
            <w:lang w:val="es-EC"/>
          </w:rPr>
          <w:t>ue pr</w:t>
        </w:r>
      </w:ins>
      <w:ins w:id="2928" w:author="marpa" w:date="2026-10-25T14:23:18Z">
        <w:r>
          <w:rPr>
            <w:rFonts w:hint="default"/>
            <w:lang w:val="es-EC"/>
          </w:rPr>
          <w:t>ocese</w:t>
        </w:r>
      </w:ins>
      <w:ins w:id="2929" w:author="marpa" w:date="2026-10-25T14:23:19Z">
        <w:r>
          <w:rPr>
            <w:rFonts w:hint="default"/>
            <w:lang w:val="es-EC"/>
          </w:rPr>
          <w:t>n ló</w:t>
        </w:r>
      </w:ins>
      <w:ins w:id="2930" w:author="marpa" w:date="2026-10-25T14:23:20Z">
        <w:r>
          <w:rPr>
            <w:rFonts w:hint="default"/>
            <w:lang w:val="es-EC"/>
          </w:rPr>
          <w:t>gica ad</w:t>
        </w:r>
      </w:ins>
      <w:ins w:id="2931" w:author="marpa" w:date="2026-10-25T14:23:21Z">
        <w:r>
          <w:rPr>
            <w:rFonts w:hint="default"/>
            <w:lang w:val="es-EC"/>
          </w:rPr>
          <w:t>icional</w:t>
        </w:r>
      </w:ins>
      <w:ins w:id="2932" w:author="marpa" w:date="2026-10-25T14:23:22Z">
        <w:r>
          <w:rPr>
            <w:rFonts w:hint="default"/>
            <w:lang w:val="es-EC"/>
          </w:rPr>
          <w:t xml:space="preserve"> como </w:t>
        </w:r>
      </w:ins>
      <w:ins w:id="2933" w:author="marpa" w:date="2026-10-25T14:23:28Z">
        <w:r>
          <w:rPr>
            <w:rFonts w:hint="default"/>
            <w:lang w:val="es-EC"/>
          </w:rPr>
          <w:t xml:space="preserve">el </w:t>
        </w:r>
      </w:ins>
      <w:ins w:id="2934" w:author="marpa" w:date="2026-10-25T14:23:29Z">
        <w:r>
          <w:rPr>
            <w:rFonts w:hint="default"/>
            <w:lang w:val="es-EC"/>
          </w:rPr>
          <w:t>paso d</w:t>
        </w:r>
      </w:ins>
      <w:ins w:id="2935" w:author="marpa" w:date="2026-10-25T14:23:30Z">
        <w:r>
          <w:rPr>
            <w:rFonts w:hint="default"/>
            <w:lang w:val="es-EC"/>
          </w:rPr>
          <w:t xml:space="preserve">e </w:t>
        </w:r>
      </w:ins>
      <w:ins w:id="2936" w:author="marpa" w:date="2026-10-25T14:23:32Z">
        <w:r>
          <w:rPr>
            <w:rFonts w:hint="default"/>
            <w:lang w:val="es-EC"/>
          </w:rPr>
          <w:t>un</w:t>
        </w:r>
      </w:ins>
      <w:ins w:id="2937" w:author="marpa" w:date="2026-10-25T14:23:33Z">
        <w:r>
          <w:rPr>
            <w:rFonts w:hint="default"/>
            <w:lang w:val="es-EC"/>
          </w:rPr>
          <w:t>a petic</w:t>
        </w:r>
      </w:ins>
      <w:ins w:id="2938" w:author="marpa" w:date="2026-10-25T14:23:34Z">
        <w:r>
          <w:rPr>
            <w:rFonts w:hint="default"/>
            <w:lang w:val="es-EC"/>
          </w:rPr>
          <w:t xml:space="preserve">ión de </w:t>
        </w:r>
      </w:ins>
      <w:ins w:id="2939" w:author="marpa" w:date="2026-10-25T14:23:37Z">
        <w:r>
          <w:rPr>
            <w:rFonts w:hint="default"/>
            <w:lang w:val="es-EC"/>
          </w:rPr>
          <w:t>conver</w:t>
        </w:r>
      </w:ins>
      <w:ins w:id="2940" w:author="marpa" w:date="2026-10-25T14:23:38Z">
        <w:r>
          <w:rPr>
            <w:rFonts w:hint="default"/>
            <w:lang w:val="es-EC"/>
          </w:rPr>
          <w:t>sión</w:t>
        </w:r>
      </w:ins>
      <w:ins w:id="2941" w:author="marpa" w:date="2026-10-25T14:23:39Z">
        <w:r>
          <w:rPr>
            <w:rFonts w:hint="default"/>
            <w:lang w:val="es-EC"/>
          </w:rPr>
          <w:t xml:space="preserve"> a </w:t>
        </w:r>
      </w:ins>
      <w:ins w:id="2942" w:author="marpa" w:date="2026-10-25T14:23:40Z">
        <w:r>
          <w:rPr>
            <w:rFonts w:hint="default"/>
            <w:lang w:val="es-EC"/>
          </w:rPr>
          <w:t>los val</w:t>
        </w:r>
      </w:ins>
      <w:ins w:id="2943" w:author="marpa" w:date="2026-10-25T14:23:41Z">
        <w:r>
          <w:rPr>
            <w:rFonts w:hint="default"/>
            <w:lang w:val="es-EC"/>
          </w:rPr>
          <w:t>ores de las</w:t>
        </w:r>
      </w:ins>
      <w:ins w:id="2944" w:author="marpa" w:date="2026-10-25T14:23:42Z">
        <w:r>
          <w:rPr>
            <w:rFonts w:hint="default"/>
            <w:lang w:val="es-EC"/>
          </w:rPr>
          <w:t xml:space="preserve"> unidade</w:t>
        </w:r>
      </w:ins>
      <w:ins w:id="2945" w:author="marpa" w:date="2026-10-25T14:23:43Z">
        <w:r>
          <w:rPr>
            <w:rFonts w:hint="default"/>
            <w:lang w:val="es-EC"/>
          </w:rPr>
          <w:t xml:space="preserve">s. </w:t>
        </w:r>
      </w:ins>
      <w:ins w:id="2946" w:author="marpa" w:date="2026-10-25T14:23:44Z">
        <w:r>
          <w:rPr>
            <w:rFonts w:hint="default"/>
            <w:lang w:val="es-EC"/>
          </w:rPr>
          <w:t>Estas</w:t>
        </w:r>
      </w:ins>
      <w:ins w:id="2947" w:author="marpa" w:date="2026-10-25T14:23:45Z">
        <w:r>
          <w:rPr>
            <w:rFonts w:hint="default"/>
            <w:lang w:val="es-EC"/>
          </w:rPr>
          <w:t xml:space="preserve"> </w:t>
        </w:r>
      </w:ins>
      <w:ins w:id="2948" w:author="marpa" w:date="2026-10-25T14:23:46Z">
        <w:r>
          <w:rPr>
            <w:rFonts w:hint="default"/>
            <w:lang w:val="es-EC"/>
          </w:rPr>
          <w:t>clase</w:t>
        </w:r>
      </w:ins>
      <w:ins w:id="2949" w:author="marpa" w:date="2026-10-25T14:23:47Z">
        <w:r>
          <w:rPr>
            <w:rFonts w:hint="default"/>
            <w:lang w:val="es-EC"/>
          </w:rPr>
          <w:t>s se cre</w:t>
        </w:r>
      </w:ins>
      <w:ins w:id="2950" w:author="marpa" w:date="2026-10-25T14:23:48Z">
        <w:r>
          <w:rPr>
            <w:rFonts w:hint="default"/>
            <w:lang w:val="es-EC"/>
          </w:rPr>
          <w:t>aron de</w:t>
        </w:r>
      </w:ins>
      <w:ins w:id="2951" w:author="marpa" w:date="2026-10-25T14:23:49Z">
        <w:r>
          <w:rPr>
            <w:rFonts w:hint="default"/>
            <w:lang w:val="es-EC"/>
          </w:rPr>
          <w:t>ntro de</w:t>
        </w:r>
      </w:ins>
      <w:ins w:id="2952" w:author="marpa" w:date="2026-10-25T14:23:50Z">
        <w:r>
          <w:rPr>
            <w:rFonts w:hint="default"/>
            <w:lang w:val="es-EC"/>
          </w:rPr>
          <w:t>l pa</w:t>
        </w:r>
      </w:ins>
      <w:ins w:id="2953" w:author="marpa" w:date="2026-10-25T14:23:51Z">
        <w:r>
          <w:rPr>
            <w:rFonts w:hint="default"/>
            <w:lang w:val="es-EC"/>
          </w:rPr>
          <w:t>quete e</w:t>
        </w:r>
      </w:ins>
      <w:ins w:id="2954" w:author="marpa" w:date="2026-10-25T14:23:53Z">
        <w:r>
          <w:rPr>
            <w:rFonts w:hint="default"/>
            <w:lang w:val="es-EC"/>
          </w:rPr>
          <w:t>c.edu</w:t>
        </w:r>
      </w:ins>
      <w:ins w:id="2955" w:author="marpa" w:date="2026-10-25T14:23:54Z">
        <w:r>
          <w:rPr>
            <w:rFonts w:hint="default"/>
            <w:lang w:val="es-EC"/>
          </w:rPr>
          <w:t>.mon</w:t>
        </w:r>
      </w:ins>
      <w:ins w:id="2956" w:author="marpa" w:date="2026-10-25T14:23:55Z">
        <w:r>
          <w:rPr>
            <w:rFonts w:hint="default"/>
            <w:lang w:val="es-EC"/>
          </w:rPr>
          <w:t>ster.m</w:t>
        </w:r>
      </w:ins>
      <w:ins w:id="2957" w:author="marpa" w:date="2026-10-25T14:23:56Z">
        <w:r>
          <w:rPr>
            <w:rFonts w:hint="default"/>
            <w:lang w:val="es-EC"/>
          </w:rPr>
          <w:t>odelos</w:t>
        </w:r>
      </w:ins>
      <w:ins w:id="2958" w:author="marpa" w:date="2026-10-25T14:23:57Z">
        <w:r>
          <w:rPr>
            <w:rFonts w:hint="default"/>
            <w:lang w:val="es-EC"/>
          </w:rPr>
          <w:t>:</w:t>
        </w:r>
      </w:ins>
    </w:p>
    <w:p w14:paraId="6C334806">
      <w:pPr>
        <w:spacing w:line="240" w:lineRule="auto"/>
        <w:jc w:val="center"/>
        <w:rPr>
          <w:ins w:id="2959" w:author="marpa" w:date="2026-10-25T14:24:09Z"/>
          <w:i/>
          <w:iCs/>
          <w:color w:val="1F497D"/>
          <w:sz w:val="18"/>
          <w:szCs w:val="18"/>
        </w:rPr>
      </w:pPr>
      <w:ins w:id="2960" w:author="marpa" w:date="2026-10-25T14:25:18Z">
        <w:r>
          <w:rPr/>
          <w:drawing>
            <wp:inline distT="0" distB="0" distL="114300" distR="114300">
              <wp:extent cx="2488565" cy="1589405"/>
              <wp:effectExtent l="0" t="0" r="635" b="10795"/>
              <wp:docPr id="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1"/>
                      <pic:cNvPicPr>
                        <a:picLocks noChangeAspect="1"/>
                      </pic:cNvPicPr>
                    </pic:nvPicPr>
                    <pic:blipFill>
                      <a:blip r:embed="rId37"/>
                      <a:stretch>
                        <a:fillRect/>
                      </a:stretch>
                    </pic:blipFill>
                    <pic:spPr>
                      <a:xfrm>
                        <a:off x="0" y="0"/>
                        <a:ext cx="2488565" cy="1589405"/>
                      </a:xfrm>
                      <a:prstGeom prst="rect">
                        <a:avLst/>
                      </a:prstGeom>
                      <a:noFill/>
                      <a:ln>
                        <a:noFill/>
                      </a:ln>
                    </pic:spPr>
                  </pic:pic>
                </a:graphicData>
              </a:graphic>
            </wp:inline>
          </w:drawing>
        </w:r>
      </w:ins>
    </w:p>
    <w:p w14:paraId="29D82806">
      <w:pPr>
        <w:pStyle w:val="5"/>
        <w:rPr>
          <w:ins w:id="2962" w:author="marpa" w:date="2026-10-25T14:24:09Z"/>
          <w:rFonts w:hint="default"/>
          <w:lang w:val="es-EC"/>
        </w:rPr>
      </w:pPr>
      <w:ins w:id="2963" w:author="marpa" w:date="2026-10-25T14:24:09Z">
        <w:r>
          <w:rPr/>
          <w:t xml:space="preserve">Figura </w:t>
        </w:r>
      </w:ins>
      <w:ins w:id="2964" w:author="marpa" w:date="2026-10-25T14:24:47Z">
        <w:r>
          <w:rPr>
            <w:rFonts w:hint="default"/>
            <w:lang w:val="es-EC"/>
          </w:rPr>
          <w:t>21</w:t>
        </w:r>
      </w:ins>
      <w:ins w:id="2965" w:author="marpa" w:date="2026-10-25T14:24:09Z">
        <w:r>
          <w:rPr/>
          <w:t xml:space="preserve">. </w:t>
        </w:r>
      </w:ins>
      <w:ins w:id="2966" w:author="marpa" w:date="2026-10-25T14:24:51Z">
        <w:r>
          <w:rPr>
            <w:rFonts w:hint="default"/>
            <w:lang w:val="es-EC"/>
          </w:rPr>
          <w:t>Es</w:t>
        </w:r>
      </w:ins>
      <w:ins w:id="2967" w:author="marpa" w:date="2026-10-25T14:24:52Z">
        <w:r>
          <w:rPr>
            <w:rFonts w:hint="default"/>
            <w:lang w:val="es-EC"/>
          </w:rPr>
          <w:t>tructur</w:t>
        </w:r>
      </w:ins>
      <w:ins w:id="2968" w:author="marpa" w:date="2026-10-25T14:24:53Z">
        <w:r>
          <w:rPr>
            <w:rFonts w:hint="default"/>
            <w:lang w:val="es-EC"/>
          </w:rPr>
          <w:t>a de P</w:t>
        </w:r>
      </w:ins>
      <w:ins w:id="2969" w:author="marpa" w:date="2026-10-25T14:24:54Z">
        <w:r>
          <w:rPr>
            <w:rFonts w:hint="default"/>
            <w:lang w:val="es-EC"/>
          </w:rPr>
          <w:t>aquetes</w:t>
        </w:r>
      </w:ins>
      <w:ins w:id="2970" w:author="marpa" w:date="2026-10-25T14:24:55Z">
        <w:r>
          <w:rPr>
            <w:rFonts w:hint="default"/>
            <w:lang w:val="es-EC"/>
          </w:rPr>
          <w:t xml:space="preserve">  - Mo</w:t>
        </w:r>
      </w:ins>
      <w:ins w:id="2971" w:author="marpa" w:date="2026-10-25T14:24:56Z">
        <w:r>
          <w:rPr>
            <w:rFonts w:hint="default"/>
            <w:lang w:val="es-EC"/>
          </w:rPr>
          <w:t>delos</w:t>
        </w:r>
      </w:ins>
    </w:p>
    <w:p w14:paraId="1D0A9D34">
      <w:pPr>
        <w:pStyle w:val="6"/>
        <w:rPr>
          <w:ins w:id="2972" w:author="marpa" w:date="2026-10-25T14:26:54Z"/>
          <w:rFonts w:hint="default"/>
          <w:lang w:val="es-EC"/>
        </w:rPr>
      </w:pPr>
      <w:ins w:id="2973" w:author="marpa" w:date="2026-10-25T14:26:54Z">
        <w:r>
          <w:rPr/>
          <w:t xml:space="preserve">Tabla </w:t>
        </w:r>
      </w:ins>
      <w:ins w:id="2974" w:author="marpa" w:date="2026-10-25T14:27:03Z">
        <w:r>
          <w:rPr>
            <w:rFonts w:hint="default"/>
            <w:lang w:val="es-EC"/>
          </w:rPr>
          <w:t>10</w:t>
        </w:r>
      </w:ins>
      <w:ins w:id="2975" w:author="marpa" w:date="2026-10-25T14:26:54Z">
        <w:r>
          <w:rPr/>
          <w:t xml:space="preserve">. Clase </w:t>
        </w:r>
      </w:ins>
      <w:ins w:id="2976" w:author="marpa" w:date="2026-10-25T14:28:03Z">
        <w:r>
          <w:rPr>
            <w:rFonts w:hint="default"/>
            <w:b w:val="0"/>
            <w:bCs w:val="0"/>
            <w:lang w:val="es-EC"/>
          </w:rPr>
          <w:t>ConversorLongitud</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6C8C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977" w:author="marpa" w:date="2026-10-25T14:26:54Z"/>
        </w:trPr>
        <w:tc>
          <w:tcPr>
            <w:tcW w:w="8494" w:type="dxa"/>
            <w:shd w:val="clear" w:color="auto" w:fill="D9D9D9"/>
          </w:tcPr>
          <w:p w14:paraId="75E450E7">
            <w:pPr>
              <w:spacing w:before="0" w:after="0" w:line="240" w:lineRule="auto"/>
              <w:rPr>
                <w:ins w:id="2978" w:author="marpa" w:date="2026-10-25T14:28:09Z"/>
                <w:rFonts w:hint="default" w:ascii="Courier New" w:hAnsi="Courier New" w:eastAsia="Courier New" w:cs="Courier New"/>
                <w:color w:val="000000"/>
                <w:sz w:val="16"/>
                <w:szCs w:val="16"/>
                <w:lang w:val="es-EC"/>
              </w:rPr>
            </w:pPr>
            <w:ins w:id="2979" w:author="marpa" w:date="2026-10-25T14:28:09Z">
              <w:r>
                <w:rPr>
                  <w:rFonts w:hint="default" w:ascii="Courier New" w:hAnsi="Courier New" w:eastAsia="Courier New" w:cs="Courier New"/>
                  <w:color w:val="000000"/>
                  <w:sz w:val="16"/>
                  <w:szCs w:val="16"/>
                  <w:lang w:val="es-EC"/>
                </w:rPr>
                <w:t>package ec.edu.monster.modelos.utilidades;</w:t>
              </w:r>
            </w:ins>
          </w:p>
          <w:p w14:paraId="39018B3D">
            <w:pPr>
              <w:spacing w:before="0" w:after="0" w:line="240" w:lineRule="auto"/>
              <w:rPr>
                <w:ins w:id="2980" w:author="marpa" w:date="2026-10-25T14:28:09Z"/>
                <w:rFonts w:hint="default" w:ascii="Courier New" w:hAnsi="Courier New" w:eastAsia="Courier New" w:cs="Courier New"/>
                <w:color w:val="000000"/>
                <w:sz w:val="16"/>
                <w:szCs w:val="16"/>
                <w:lang w:val="es-EC"/>
              </w:rPr>
            </w:pPr>
          </w:p>
          <w:p w14:paraId="65EC3402">
            <w:pPr>
              <w:spacing w:before="0" w:after="0" w:line="240" w:lineRule="auto"/>
              <w:rPr>
                <w:ins w:id="2981" w:author="marpa" w:date="2026-10-25T14:28:09Z"/>
                <w:rFonts w:hint="default" w:ascii="Courier New" w:hAnsi="Courier New" w:eastAsia="Courier New" w:cs="Courier New"/>
                <w:color w:val="000000"/>
                <w:sz w:val="16"/>
                <w:szCs w:val="16"/>
                <w:lang w:val="es-EC"/>
              </w:rPr>
            </w:pPr>
            <w:ins w:id="2982" w:author="marpa" w:date="2026-10-25T14:28:09Z">
              <w:r>
                <w:rPr>
                  <w:rFonts w:hint="default" w:ascii="Courier New" w:hAnsi="Courier New" w:eastAsia="Courier New" w:cs="Courier New"/>
                  <w:color w:val="000000"/>
                  <w:sz w:val="16"/>
                  <w:szCs w:val="16"/>
                  <w:lang w:val="es-EC"/>
                </w:rPr>
                <w:t>/**</w:t>
              </w:r>
            </w:ins>
          </w:p>
          <w:p w14:paraId="3DA2842F">
            <w:pPr>
              <w:spacing w:before="0" w:after="0" w:line="240" w:lineRule="auto"/>
              <w:rPr>
                <w:ins w:id="2983" w:author="marpa" w:date="2026-10-25T14:28:09Z"/>
                <w:rFonts w:hint="default" w:ascii="Courier New" w:hAnsi="Courier New" w:eastAsia="Courier New" w:cs="Courier New"/>
                <w:color w:val="000000"/>
                <w:sz w:val="16"/>
                <w:szCs w:val="16"/>
                <w:lang w:val="es-EC"/>
              </w:rPr>
            </w:pPr>
            <w:ins w:id="2984" w:author="marpa" w:date="2026-10-25T14:28:09Z">
              <w:r>
                <w:rPr>
                  <w:rFonts w:hint="default" w:ascii="Courier New" w:hAnsi="Courier New" w:eastAsia="Courier New" w:cs="Courier New"/>
                  <w:color w:val="000000"/>
                  <w:sz w:val="16"/>
                  <w:szCs w:val="16"/>
                  <w:lang w:val="es-EC"/>
                </w:rPr>
                <w:t xml:space="preserve"> *</w:t>
              </w:r>
            </w:ins>
          </w:p>
          <w:p w14:paraId="7CE1660D">
            <w:pPr>
              <w:spacing w:before="0" w:after="0" w:line="240" w:lineRule="auto"/>
              <w:rPr>
                <w:ins w:id="2985" w:author="marpa" w:date="2026-10-25T14:28:09Z"/>
                <w:rFonts w:hint="default" w:ascii="Courier New" w:hAnsi="Courier New" w:eastAsia="Courier New" w:cs="Courier New"/>
                <w:color w:val="000000"/>
                <w:sz w:val="16"/>
                <w:szCs w:val="16"/>
                <w:lang w:val="es-EC"/>
              </w:rPr>
            </w:pPr>
            <w:ins w:id="2986" w:author="marpa" w:date="2026-10-25T14:28:09Z">
              <w:r>
                <w:rPr>
                  <w:rFonts w:hint="default" w:ascii="Courier New" w:hAnsi="Courier New" w:eastAsia="Courier New" w:cs="Courier New"/>
                  <w:color w:val="000000"/>
                  <w:sz w:val="16"/>
                  <w:szCs w:val="16"/>
                  <w:lang w:val="es-EC"/>
                </w:rPr>
                <w:t xml:space="preserve"> * @author USER</w:t>
              </w:r>
            </w:ins>
          </w:p>
          <w:p w14:paraId="743ECC7E">
            <w:pPr>
              <w:spacing w:before="0" w:after="0" w:line="240" w:lineRule="auto"/>
              <w:rPr>
                <w:ins w:id="2987" w:author="marpa" w:date="2026-10-25T14:28:09Z"/>
                <w:rFonts w:hint="default" w:ascii="Courier New" w:hAnsi="Courier New" w:eastAsia="Courier New" w:cs="Courier New"/>
                <w:color w:val="000000"/>
                <w:sz w:val="16"/>
                <w:szCs w:val="16"/>
                <w:lang w:val="es-EC"/>
              </w:rPr>
            </w:pPr>
            <w:ins w:id="2988" w:author="marpa" w:date="2026-10-25T14:28:09Z">
              <w:r>
                <w:rPr>
                  <w:rFonts w:hint="default" w:ascii="Courier New" w:hAnsi="Courier New" w:eastAsia="Courier New" w:cs="Courier New"/>
                  <w:color w:val="000000"/>
                  <w:sz w:val="16"/>
                  <w:szCs w:val="16"/>
                  <w:lang w:val="es-EC"/>
                </w:rPr>
                <w:t xml:space="preserve"> */</w:t>
              </w:r>
            </w:ins>
          </w:p>
          <w:p w14:paraId="6E80C916">
            <w:pPr>
              <w:spacing w:before="0" w:after="0" w:line="240" w:lineRule="auto"/>
              <w:rPr>
                <w:ins w:id="2989" w:author="marpa" w:date="2026-10-25T14:28:09Z"/>
                <w:rFonts w:hint="default" w:ascii="Courier New" w:hAnsi="Courier New" w:eastAsia="Courier New" w:cs="Courier New"/>
                <w:color w:val="000000"/>
                <w:sz w:val="16"/>
                <w:szCs w:val="16"/>
                <w:lang w:val="es-EC"/>
              </w:rPr>
            </w:pPr>
            <w:ins w:id="2990" w:author="marpa" w:date="2026-10-25T14:28:09Z">
              <w:r>
                <w:rPr>
                  <w:rFonts w:hint="default" w:ascii="Courier New" w:hAnsi="Courier New" w:eastAsia="Courier New" w:cs="Courier New"/>
                  <w:color w:val="000000"/>
                  <w:sz w:val="16"/>
                  <w:szCs w:val="16"/>
                  <w:lang w:val="es-EC"/>
                </w:rPr>
                <w:t>import ec.edu.monster.modelos.utilidades.enums.UnidadLongitud;</w:t>
              </w:r>
            </w:ins>
          </w:p>
          <w:p w14:paraId="6C85F291">
            <w:pPr>
              <w:spacing w:before="0" w:after="0" w:line="240" w:lineRule="auto"/>
              <w:rPr>
                <w:ins w:id="2991" w:author="marpa" w:date="2026-10-25T14:28:09Z"/>
                <w:rFonts w:hint="default" w:ascii="Courier New" w:hAnsi="Courier New" w:eastAsia="Courier New" w:cs="Courier New"/>
                <w:color w:val="000000"/>
                <w:sz w:val="16"/>
                <w:szCs w:val="16"/>
                <w:lang w:val="es-EC"/>
              </w:rPr>
            </w:pPr>
            <w:ins w:id="2992" w:author="marpa" w:date="2026-10-25T14:28:09Z">
              <w:r>
                <w:rPr>
                  <w:rFonts w:hint="default" w:ascii="Courier New" w:hAnsi="Courier New" w:eastAsia="Courier New" w:cs="Courier New"/>
                  <w:color w:val="000000"/>
                  <w:sz w:val="16"/>
                  <w:szCs w:val="16"/>
                  <w:lang w:val="es-EC"/>
                </w:rPr>
                <w:t>import java.util.Map;</w:t>
              </w:r>
            </w:ins>
          </w:p>
          <w:p w14:paraId="5A984525">
            <w:pPr>
              <w:spacing w:before="0" w:after="0" w:line="240" w:lineRule="auto"/>
              <w:rPr>
                <w:ins w:id="2993" w:author="marpa" w:date="2026-10-25T14:28:09Z"/>
                <w:rFonts w:hint="default" w:ascii="Courier New" w:hAnsi="Courier New" w:eastAsia="Courier New" w:cs="Courier New"/>
                <w:color w:val="000000"/>
                <w:sz w:val="16"/>
                <w:szCs w:val="16"/>
                <w:lang w:val="es-EC"/>
              </w:rPr>
            </w:pPr>
          </w:p>
          <w:p w14:paraId="78D98A2E">
            <w:pPr>
              <w:spacing w:before="0" w:after="0" w:line="240" w:lineRule="auto"/>
              <w:rPr>
                <w:ins w:id="2994" w:author="marpa" w:date="2026-10-25T14:28:09Z"/>
                <w:rFonts w:hint="default" w:ascii="Courier New" w:hAnsi="Courier New" w:eastAsia="Courier New" w:cs="Courier New"/>
                <w:color w:val="000000"/>
                <w:sz w:val="16"/>
                <w:szCs w:val="16"/>
                <w:lang w:val="es-EC"/>
              </w:rPr>
            </w:pPr>
            <w:ins w:id="2995" w:author="marpa" w:date="2026-10-25T14:28:09Z">
              <w:r>
                <w:rPr>
                  <w:rFonts w:hint="default" w:ascii="Courier New" w:hAnsi="Courier New" w:eastAsia="Courier New" w:cs="Courier New"/>
                  <w:color w:val="000000"/>
                  <w:sz w:val="16"/>
                  <w:szCs w:val="16"/>
                  <w:lang w:val="es-EC"/>
                </w:rPr>
                <w:t>public class ConversorLongitud implements IConversor&lt;UnidadLongitud&gt; {</w:t>
              </w:r>
            </w:ins>
          </w:p>
          <w:p w14:paraId="5940CE9D">
            <w:pPr>
              <w:spacing w:before="0" w:after="0" w:line="240" w:lineRule="auto"/>
              <w:rPr>
                <w:ins w:id="2996" w:author="marpa" w:date="2026-10-25T14:28:09Z"/>
                <w:rFonts w:hint="default" w:ascii="Courier New" w:hAnsi="Courier New" w:eastAsia="Courier New" w:cs="Courier New"/>
                <w:color w:val="000000"/>
                <w:sz w:val="16"/>
                <w:szCs w:val="16"/>
                <w:lang w:val="es-EC"/>
              </w:rPr>
            </w:pPr>
          </w:p>
          <w:p w14:paraId="6A28A7F4">
            <w:pPr>
              <w:spacing w:before="0" w:after="0" w:line="240" w:lineRule="auto"/>
              <w:rPr>
                <w:ins w:id="2997" w:author="marpa" w:date="2026-10-25T14:28:09Z"/>
                <w:rFonts w:hint="default" w:ascii="Courier New" w:hAnsi="Courier New" w:eastAsia="Courier New" w:cs="Courier New"/>
                <w:color w:val="000000"/>
                <w:sz w:val="16"/>
                <w:szCs w:val="16"/>
                <w:lang w:val="es-EC"/>
              </w:rPr>
            </w:pPr>
            <w:ins w:id="2998" w:author="marpa" w:date="2026-10-25T14:28:09Z">
              <w:r>
                <w:rPr>
                  <w:rFonts w:hint="default" w:ascii="Courier New" w:hAnsi="Courier New" w:eastAsia="Courier New" w:cs="Courier New"/>
                  <w:color w:val="000000"/>
                  <w:sz w:val="16"/>
                  <w:szCs w:val="16"/>
                  <w:lang w:val="es-EC"/>
                </w:rPr>
                <w:t xml:space="preserve">    private final Map&lt;UnidadLongitud, Double&gt; factores = Map.of(</w:t>
              </w:r>
            </w:ins>
          </w:p>
          <w:p w14:paraId="750D4CD3">
            <w:pPr>
              <w:spacing w:before="0" w:after="0" w:line="240" w:lineRule="auto"/>
              <w:rPr>
                <w:ins w:id="2999" w:author="marpa" w:date="2026-10-25T14:28:09Z"/>
                <w:rFonts w:hint="default" w:ascii="Courier New" w:hAnsi="Courier New" w:eastAsia="Courier New" w:cs="Courier New"/>
                <w:color w:val="000000"/>
                <w:sz w:val="16"/>
                <w:szCs w:val="16"/>
                <w:lang w:val="es-EC"/>
              </w:rPr>
            </w:pPr>
            <w:ins w:id="3000" w:author="marpa" w:date="2026-10-25T14:28:09Z">
              <w:r>
                <w:rPr>
                  <w:rFonts w:hint="default" w:ascii="Courier New" w:hAnsi="Courier New" w:eastAsia="Courier New" w:cs="Courier New"/>
                  <w:color w:val="000000"/>
                  <w:sz w:val="16"/>
                  <w:szCs w:val="16"/>
                  <w:lang w:val="es-EC"/>
                </w:rPr>
                <w:t xml:space="preserve">        UnidadLongitud.PIE, 30.48,</w:t>
              </w:r>
            </w:ins>
          </w:p>
          <w:p w14:paraId="210AD36F">
            <w:pPr>
              <w:spacing w:before="0" w:after="0" w:line="240" w:lineRule="auto"/>
              <w:rPr>
                <w:ins w:id="3001" w:author="marpa" w:date="2026-10-25T14:28:09Z"/>
                <w:rFonts w:hint="default" w:ascii="Courier New" w:hAnsi="Courier New" w:eastAsia="Courier New" w:cs="Courier New"/>
                <w:color w:val="000000"/>
                <w:sz w:val="16"/>
                <w:szCs w:val="16"/>
                <w:lang w:val="es-EC"/>
              </w:rPr>
            </w:pPr>
            <w:ins w:id="3002" w:author="marpa" w:date="2026-10-25T14:28:09Z">
              <w:r>
                <w:rPr>
                  <w:rFonts w:hint="default" w:ascii="Courier New" w:hAnsi="Courier New" w:eastAsia="Courier New" w:cs="Courier New"/>
                  <w:color w:val="000000"/>
                  <w:sz w:val="16"/>
                  <w:szCs w:val="16"/>
                  <w:lang w:val="es-EC"/>
                </w:rPr>
                <w:t xml:space="preserve">        UnidadLongitud.CENTIMETRO, 1.0,</w:t>
              </w:r>
            </w:ins>
          </w:p>
          <w:p w14:paraId="48855840">
            <w:pPr>
              <w:spacing w:before="0" w:after="0" w:line="240" w:lineRule="auto"/>
              <w:rPr>
                <w:ins w:id="3003" w:author="marpa" w:date="2026-10-25T14:28:09Z"/>
                <w:rFonts w:hint="default" w:ascii="Courier New" w:hAnsi="Courier New" w:eastAsia="Courier New" w:cs="Courier New"/>
                <w:color w:val="000000"/>
                <w:sz w:val="16"/>
                <w:szCs w:val="16"/>
                <w:lang w:val="es-EC"/>
              </w:rPr>
            </w:pPr>
            <w:ins w:id="3004" w:author="marpa" w:date="2026-10-25T14:28:09Z">
              <w:r>
                <w:rPr>
                  <w:rFonts w:hint="default" w:ascii="Courier New" w:hAnsi="Courier New" w:eastAsia="Courier New" w:cs="Courier New"/>
                  <w:color w:val="000000"/>
                  <w:sz w:val="16"/>
                  <w:szCs w:val="16"/>
                  <w:lang w:val="es-EC"/>
                </w:rPr>
                <w:t xml:space="preserve">        UnidadLongitud.METRO, 100.0,</w:t>
              </w:r>
            </w:ins>
          </w:p>
          <w:p w14:paraId="3FEF24AE">
            <w:pPr>
              <w:spacing w:before="0" w:after="0" w:line="240" w:lineRule="auto"/>
              <w:rPr>
                <w:ins w:id="3005" w:author="marpa" w:date="2026-10-25T14:28:09Z"/>
                <w:rFonts w:hint="default" w:ascii="Courier New" w:hAnsi="Courier New" w:eastAsia="Courier New" w:cs="Courier New"/>
                <w:color w:val="000000"/>
                <w:sz w:val="16"/>
                <w:szCs w:val="16"/>
                <w:lang w:val="es-EC"/>
              </w:rPr>
            </w:pPr>
            <w:ins w:id="3006" w:author="marpa" w:date="2026-10-25T14:28:09Z">
              <w:r>
                <w:rPr>
                  <w:rFonts w:hint="default" w:ascii="Courier New" w:hAnsi="Courier New" w:eastAsia="Courier New" w:cs="Courier New"/>
                  <w:color w:val="000000"/>
                  <w:sz w:val="16"/>
                  <w:szCs w:val="16"/>
                  <w:lang w:val="es-EC"/>
                </w:rPr>
                <w:t xml:space="preserve">        UnidadLongitud.MILLA, 160900.0,</w:t>
              </w:r>
            </w:ins>
          </w:p>
          <w:p w14:paraId="4332C33D">
            <w:pPr>
              <w:spacing w:before="0" w:after="0" w:line="240" w:lineRule="auto"/>
              <w:rPr>
                <w:ins w:id="3007" w:author="marpa" w:date="2026-10-25T14:28:09Z"/>
                <w:rFonts w:hint="default" w:ascii="Courier New" w:hAnsi="Courier New" w:eastAsia="Courier New" w:cs="Courier New"/>
                <w:color w:val="000000"/>
                <w:sz w:val="16"/>
                <w:szCs w:val="16"/>
                <w:lang w:val="es-EC"/>
              </w:rPr>
            </w:pPr>
            <w:ins w:id="3008" w:author="marpa" w:date="2026-10-25T14:28:09Z">
              <w:r>
                <w:rPr>
                  <w:rFonts w:hint="default" w:ascii="Courier New" w:hAnsi="Courier New" w:eastAsia="Courier New" w:cs="Courier New"/>
                  <w:color w:val="000000"/>
                  <w:sz w:val="16"/>
                  <w:szCs w:val="16"/>
                  <w:lang w:val="es-EC"/>
                </w:rPr>
                <w:t xml:space="preserve">        UnidadLongitud.YARDA, 91.44</w:t>
              </w:r>
            </w:ins>
          </w:p>
          <w:p w14:paraId="09C72322">
            <w:pPr>
              <w:spacing w:before="0" w:after="0" w:line="240" w:lineRule="auto"/>
              <w:rPr>
                <w:ins w:id="3009" w:author="marpa" w:date="2026-10-25T14:28:09Z"/>
                <w:rFonts w:hint="default" w:ascii="Courier New" w:hAnsi="Courier New" w:eastAsia="Courier New" w:cs="Courier New"/>
                <w:color w:val="000000"/>
                <w:sz w:val="16"/>
                <w:szCs w:val="16"/>
                <w:lang w:val="es-EC"/>
              </w:rPr>
            </w:pPr>
            <w:ins w:id="3010" w:author="marpa" w:date="2026-10-25T14:28:09Z">
              <w:r>
                <w:rPr>
                  <w:rFonts w:hint="default" w:ascii="Courier New" w:hAnsi="Courier New" w:eastAsia="Courier New" w:cs="Courier New"/>
                  <w:color w:val="000000"/>
                  <w:sz w:val="16"/>
                  <w:szCs w:val="16"/>
                  <w:lang w:val="es-EC"/>
                </w:rPr>
                <w:t xml:space="preserve">    );</w:t>
              </w:r>
            </w:ins>
          </w:p>
          <w:p w14:paraId="27966B13">
            <w:pPr>
              <w:spacing w:before="0" w:after="0" w:line="240" w:lineRule="auto"/>
              <w:rPr>
                <w:ins w:id="3011" w:author="marpa" w:date="2026-10-25T14:28:09Z"/>
                <w:rFonts w:hint="default" w:ascii="Courier New" w:hAnsi="Courier New" w:eastAsia="Courier New" w:cs="Courier New"/>
                <w:color w:val="000000"/>
                <w:sz w:val="16"/>
                <w:szCs w:val="16"/>
                <w:lang w:val="es-EC"/>
              </w:rPr>
            </w:pPr>
          </w:p>
          <w:p w14:paraId="4BA5DFE1">
            <w:pPr>
              <w:spacing w:before="0" w:after="0" w:line="240" w:lineRule="auto"/>
              <w:rPr>
                <w:ins w:id="3012" w:author="marpa" w:date="2026-10-25T14:28:09Z"/>
                <w:rFonts w:hint="default" w:ascii="Courier New" w:hAnsi="Courier New" w:eastAsia="Courier New" w:cs="Courier New"/>
                <w:color w:val="000000"/>
                <w:sz w:val="16"/>
                <w:szCs w:val="16"/>
                <w:lang w:val="es-EC"/>
              </w:rPr>
            </w:pPr>
            <w:ins w:id="3013" w:author="marpa" w:date="2026-10-25T14:28:09Z">
              <w:r>
                <w:rPr>
                  <w:rFonts w:hint="default" w:ascii="Courier New" w:hAnsi="Courier New" w:eastAsia="Courier New" w:cs="Courier New"/>
                  <w:color w:val="000000"/>
                  <w:sz w:val="16"/>
                  <w:szCs w:val="16"/>
                  <w:lang w:val="es-EC"/>
                </w:rPr>
                <w:t xml:space="preserve">    public ConversorLongitud() {}</w:t>
              </w:r>
            </w:ins>
          </w:p>
          <w:p w14:paraId="52950D5D">
            <w:pPr>
              <w:spacing w:before="0" w:after="0" w:line="240" w:lineRule="auto"/>
              <w:rPr>
                <w:ins w:id="3014" w:author="marpa" w:date="2026-10-25T14:28:09Z"/>
                <w:rFonts w:hint="default" w:ascii="Courier New" w:hAnsi="Courier New" w:eastAsia="Courier New" w:cs="Courier New"/>
                <w:color w:val="000000"/>
                <w:sz w:val="16"/>
                <w:szCs w:val="16"/>
                <w:lang w:val="es-EC"/>
              </w:rPr>
            </w:pPr>
          </w:p>
          <w:p w14:paraId="4A7290BF">
            <w:pPr>
              <w:spacing w:before="0" w:after="0" w:line="240" w:lineRule="auto"/>
              <w:rPr>
                <w:ins w:id="3015" w:author="marpa" w:date="2026-10-25T14:28:09Z"/>
                <w:rFonts w:hint="default" w:ascii="Courier New" w:hAnsi="Courier New" w:eastAsia="Courier New" w:cs="Courier New"/>
                <w:color w:val="000000"/>
                <w:sz w:val="16"/>
                <w:szCs w:val="16"/>
                <w:lang w:val="es-EC"/>
              </w:rPr>
            </w:pPr>
            <w:ins w:id="3016" w:author="marpa" w:date="2026-10-25T14:28:09Z">
              <w:r>
                <w:rPr>
                  <w:rFonts w:hint="default" w:ascii="Courier New" w:hAnsi="Courier New" w:eastAsia="Courier New" w:cs="Courier New"/>
                  <w:color w:val="000000"/>
                  <w:sz w:val="16"/>
                  <w:szCs w:val="16"/>
                  <w:lang w:val="es-EC"/>
                </w:rPr>
                <w:t xml:space="preserve">    @Override</w:t>
              </w:r>
            </w:ins>
          </w:p>
          <w:p w14:paraId="48EDC878">
            <w:pPr>
              <w:spacing w:before="0" w:after="0" w:line="240" w:lineRule="auto"/>
              <w:rPr>
                <w:ins w:id="3017" w:author="marpa" w:date="2026-10-25T14:28:09Z"/>
                <w:rFonts w:hint="default" w:ascii="Courier New" w:hAnsi="Courier New" w:eastAsia="Courier New" w:cs="Courier New"/>
                <w:color w:val="000000"/>
                <w:sz w:val="16"/>
                <w:szCs w:val="16"/>
                <w:lang w:val="es-EC"/>
              </w:rPr>
            </w:pPr>
            <w:ins w:id="3018" w:author="marpa" w:date="2026-10-25T14:28:09Z">
              <w:r>
                <w:rPr>
                  <w:rFonts w:hint="default" w:ascii="Courier New" w:hAnsi="Courier New" w:eastAsia="Courier New" w:cs="Courier New"/>
                  <w:color w:val="000000"/>
                  <w:sz w:val="16"/>
                  <w:szCs w:val="16"/>
                  <w:lang w:val="es-EC"/>
                </w:rPr>
                <w:t xml:space="preserve">    public double convertir(double valor, UnidadLongitud unidadOrigen, UnidadLongitud unidadFinal) {</w:t>
              </w:r>
            </w:ins>
          </w:p>
          <w:p w14:paraId="1F7EE245">
            <w:pPr>
              <w:spacing w:before="0" w:after="0" w:line="240" w:lineRule="auto"/>
              <w:rPr>
                <w:ins w:id="3019" w:author="marpa" w:date="2026-10-25T14:28:09Z"/>
                <w:rFonts w:hint="default" w:ascii="Courier New" w:hAnsi="Courier New" w:eastAsia="Courier New" w:cs="Courier New"/>
                <w:color w:val="000000"/>
                <w:sz w:val="16"/>
                <w:szCs w:val="16"/>
                <w:lang w:val="es-EC"/>
              </w:rPr>
            </w:pPr>
          </w:p>
          <w:p w14:paraId="5DC3A5A0">
            <w:pPr>
              <w:spacing w:before="0" w:after="0" w:line="240" w:lineRule="auto"/>
              <w:rPr>
                <w:ins w:id="3020" w:author="marpa" w:date="2026-10-25T14:28:09Z"/>
                <w:rFonts w:hint="default" w:ascii="Courier New" w:hAnsi="Courier New" w:eastAsia="Courier New" w:cs="Courier New"/>
                <w:color w:val="000000"/>
                <w:sz w:val="16"/>
                <w:szCs w:val="16"/>
                <w:lang w:val="es-EC"/>
              </w:rPr>
            </w:pPr>
            <w:ins w:id="3021" w:author="marpa" w:date="2026-10-25T14:28:09Z">
              <w:r>
                <w:rPr>
                  <w:rFonts w:hint="default" w:ascii="Courier New" w:hAnsi="Courier New" w:eastAsia="Courier New" w:cs="Courier New"/>
                  <w:color w:val="000000"/>
                  <w:sz w:val="16"/>
                  <w:szCs w:val="16"/>
                  <w:lang w:val="es-EC"/>
                </w:rPr>
                <w:t xml:space="preserve">        if (unidadOrigen == null || unidadFinal == null) {</w:t>
              </w:r>
            </w:ins>
          </w:p>
          <w:p w14:paraId="729166B2">
            <w:pPr>
              <w:spacing w:before="0" w:after="0" w:line="240" w:lineRule="auto"/>
              <w:rPr>
                <w:ins w:id="3022" w:author="marpa" w:date="2026-10-25T14:28:09Z"/>
                <w:rFonts w:hint="default" w:ascii="Courier New" w:hAnsi="Courier New" w:eastAsia="Courier New" w:cs="Courier New"/>
                <w:color w:val="000000"/>
                <w:sz w:val="16"/>
                <w:szCs w:val="16"/>
                <w:lang w:val="es-EC"/>
              </w:rPr>
            </w:pPr>
            <w:ins w:id="3023" w:author="marpa" w:date="2026-10-25T14:28:09Z">
              <w:r>
                <w:rPr>
                  <w:rFonts w:hint="default" w:ascii="Courier New" w:hAnsi="Courier New" w:eastAsia="Courier New" w:cs="Courier New"/>
                  <w:color w:val="000000"/>
                  <w:sz w:val="16"/>
                  <w:szCs w:val="16"/>
                  <w:lang w:val="es-EC"/>
                </w:rPr>
                <w:t xml:space="preserve">            throw new IllegalArgumentException("Debe enviarse una unidad de entrada y una de salida.");</w:t>
              </w:r>
            </w:ins>
          </w:p>
          <w:p w14:paraId="24D196B9">
            <w:pPr>
              <w:spacing w:before="0" w:after="0" w:line="240" w:lineRule="auto"/>
              <w:rPr>
                <w:ins w:id="3024" w:author="marpa" w:date="2026-10-25T14:28:09Z"/>
                <w:rFonts w:hint="default" w:ascii="Courier New" w:hAnsi="Courier New" w:eastAsia="Courier New" w:cs="Courier New"/>
                <w:color w:val="000000"/>
                <w:sz w:val="16"/>
                <w:szCs w:val="16"/>
                <w:lang w:val="es-EC"/>
              </w:rPr>
            </w:pPr>
            <w:ins w:id="3025" w:author="marpa" w:date="2026-10-25T14:28:09Z">
              <w:r>
                <w:rPr>
                  <w:rFonts w:hint="default" w:ascii="Courier New" w:hAnsi="Courier New" w:eastAsia="Courier New" w:cs="Courier New"/>
                  <w:color w:val="000000"/>
                  <w:sz w:val="16"/>
                  <w:szCs w:val="16"/>
                  <w:lang w:val="es-EC"/>
                </w:rPr>
                <w:t xml:space="preserve">        }</w:t>
              </w:r>
            </w:ins>
          </w:p>
          <w:p w14:paraId="4EA4B7CA">
            <w:pPr>
              <w:spacing w:before="0" w:after="0" w:line="240" w:lineRule="auto"/>
              <w:rPr>
                <w:ins w:id="3026" w:author="marpa" w:date="2026-10-25T14:28:09Z"/>
                <w:rFonts w:hint="default" w:ascii="Courier New" w:hAnsi="Courier New" w:eastAsia="Courier New" w:cs="Courier New"/>
                <w:color w:val="000000"/>
                <w:sz w:val="16"/>
                <w:szCs w:val="16"/>
                <w:lang w:val="es-EC"/>
              </w:rPr>
            </w:pPr>
            <w:ins w:id="3027" w:author="marpa" w:date="2026-10-25T14:28:09Z">
              <w:r>
                <w:rPr>
                  <w:rFonts w:hint="default" w:ascii="Courier New" w:hAnsi="Courier New" w:eastAsia="Courier New" w:cs="Courier New"/>
                  <w:color w:val="000000"/>
                  <w:sz w:val="16"/>
                  <w:szCs w:val="16"/>
                  <w:lang w:val="es-EC"/>
                </w:rPr>
                <w:t xml:space="preserve">        if (!factores.containsKey(unidadOrigen) || !factores.containsKey(unidadFinal)) {</w:t>
              </w:r>
            </w:ins>
          </w:p>
          <w:p w14:paraId="4D72A993">
            <w:pPr>
              <w:spacing w:before="0" w:after="0" w:line="240" w:lineRule="auto"/>
              <w:rPr>
                <w:ins w:id="3028" w:author="marpa" w:date="2026-10-25T14:28:09Z"/>
                <w:rFonts w:hint="default" w:ascii="Courier New" w:hAnsi="Courier New" w:eastAsia="Courier New" w:cs="Courier New"/>
                <w:color w:val="000000"/>
                <w:sz w:val="16"/>
                <w:szCs w:val="16"/>
                <w:lang w:val="es-EC"/>
              </w:rPr>
            </w:pPr>
            <w:ins w:id="3029" w:author="marpa" w:date="2026-10-25T14:28:09Z">
              <w:r>
                <w:rPr>
                  <w:rFonts w:hint="default" w:ascii="Courier New" w:hAnsi="Courier New" w:eastAsia="Courier New" w:cs="Courier New"/>
                  <w:color w:val="000000"/>
                  <w:sz w:val="16"/>
                  <w:szCs w:val="16"/>
                  <w:lang w:val="es-EC"/>
                </w:rPr>
                <w:t xml:space="preserve">            throw new IllegalArgumentException("Unidad no soportada");</w:t>
              </w:r>
            </w:ins>
          </w:p>
          <w:p w14:paraId="3EE30DD2">
            <w:pPr>
              <w:spacing w:before="0" w:after="0" w:line="240" w:lineRule="auto"/>
              <w:rPr>
                <w:ins w:id="3030" w:author="marpa" w:date="2026-10-25T14:28:09Z"/>
                <w:rFonts w:hint="default" w:ascii="Courier New" w:hAnsi="Courier New" w:eastAsia="Courier New" w:cs="Courier New"/>
                <w:color w:val="000000"/>
                <w:sz w:val="16"/>
                <w:szCs w:val="16"/>
                <w:lang w:val="es-EC"/>
              </w:rPr>
            </w:pPr>
            <w:ins w:id="3031" w:author="marpa" w:date="2026-10-25T14:28:09Z">
              <w:r>
                <w:rPr>
                  <w:rFonts w:hint="default" w:ascii="Courier New" w:hAnsi="Courier New" w:eastAsia="Courier New" w:cs="Courier New"/>
                  <w:color w:val="000000"/>
                  <w:sz w:val="16"/>
                  <w:szCs w:val="16"/>
                  <w:lang w:val="es-EC"/>
                </w:rPr>
                <w:t xml:space="preserve">        }</w:t>
              </w:r>
            </w:ins>
          </w:p>
          <w:p w14:paraId="5FD56AAF">
            <w:pPr>
              <w:spacing w:before="0" w:after="0" w:line="240" w:lineRule="auto"/>
              <w:rPr>
                <w:ins w:id="3032" w:author="marpa" w:date="2026-10-25T14:28:09Z"/>
                <w:rFonts w:hint="default" w:ascii="Courier New" w:hAnsi="Courier New" w:eastAsia="Courier New" w:cs="Courier New"/>
                <w:color w:val="000000"/>
                <w:sz w:val="16"/>
                <w:szCs w:val="16"/>
                <w:lang w:val="es-EC"/>
              </w:rPr>
            </w:pPr>
            <w:ins w:id="3033" w:author="marpa" w:date="2026-10-25T14:28:09Z">
              <w:r>
                <w:rPr>
                  <w:rFonts w:hint="default" w:ascii="Courier New" w:hAnsi="Courier New" w:eastAsia="Courier New" w:cs="Courier New"/>
                  <w:color w:val="000000"/>
                  <w:sz w:val="16"/>
                  <w:szCs w:val="16"/>
                  <w:lang w:val="es-EC"/>
                </w:rPr>
                <w:t xml:space="preserve">        if (!Double.isFinite(valor) || valor&lt;0)</w:t>
              </w:r>
            </w:ins>
          </w:p>
          <w:p w14:paraId="68DC9E7F">
            <w:pPr>
              <w:spacing w:before="0" w:after="0" w:line="240" w:lineRule="auto"/>
              <w:rPr>
                <w:ins w:id="3034" w:author="marpa" w:date="2026-10-25T14:28:09Z"/>
                <w:rFonts w:hint="default" w:ascii="Courier New" w:hAnsi="Courier New" w:eastAsia="Courier New" w:cs="Courier New"/>
                <w:color w:val="000000"/>
                <w:sz w:val="16"/>
                <w:szCs w:val="16"/>
                <w:lang w:val="es-EC"/>
              </w:rPr>
            </w:pPr>
            <w:ins w:id="3035" w:author="marpa" w:date="2026-10-25T14:28:09Z">
              <w:r>
                <w:rPr>
                  <w:rFonts w:hint="default" w:ascii="Courier New" w:hAnsi="Courier New" w:eastAsia="Courier New" w:cs="Courier New"/>
                  <w:color w:val="000000"/>
                  <w:sz w:val="16"/>
                  <w:szCs w:val="16"/>
                  <w:lang w:val="es-EC"/>
                </w:rPr>
                <w:t xml:space="preserve">        {</w:t>
              </w:r>
            </w:ins>
          </w:p>
          <w:p w14:paraId="1D1C942D">
            <w:pPr>
              <w:spacing w:before="0" w:after="0" w:line="240" w:lineRule="auto"/>
              <w:rPr>
                <w:ins w:id="3036" w:author="marpa" w:date="2026-10-25T14:28:09Z"/>
                <w:rFonts w:hint="default" w:ascii="Courier New" w:hAnsi="Courier New" w:eastAsia="Courier New" w:cs="Courier New"/>
                <w:color w:val="000000"/>
                <w:sz w:val="16"/>
                <w:szCs w:val="16"/>
                <w:lang w:val="es-EC"/>
              </w:rPr>
            </w:pPr>
            <w:ins w:id="3037" w:author="marpa" w:date="2026-10-25T14:28:09Z">
              <w:r>
                <w:rPr>
                  <w:rFonts w:hint="default" w:ascii="Courier New" w:hAnsi="Courier New" w:eastAsia="Courier New" w:cs="Courier New"/>
                  <w:color w:val="000000"/>
                  <w:sz w:val="16"/>
                  <w:szCs w:val="16"/>
                  <w:lang w:val="es-EC"/>
                </w:rPr>
                <w:t xml:space="preserve">            throw new IllegalArgumentException("No se permite ingresar valores negativos");</w:t>
              </w:r>
            </w:ins>
          </w:p>
          <w:p w14:paraId="3DCCE3FF">
            <w:pPr>
              <w:spacing w:before="0" w:after="0" w:line="240" w:lineRule="auto"/>
              <w:rPr>
                <w:ins w:id="3038" w:author="marpa" w:date="2026-10-25T14:28:09Z"/>
                <w:rFonts w:hint="default" w:ascii="Courier New" w:hAnsi="Courier New" w:eastAsia="Courier New" w:cs="Courier New"/>
                <w:color w:val="000000"/>
                <w:sz w:val="16"/>
                <w:szCs w:val="16"/>
                <w:lang w:val="es-EC"/>
              </w:rPr>
            </w:pPr>
            <w:ins w:id="3039" w:author="marpa" w:date="2026-10-25T14:28:09Z">
              <w:r>
                <w:rPr>
                  <w:rFonts w:hint="default" w:ascii="Courier New" w:hAnsi="Courier New" w:eastAsia="Courier New" w:cs="Courier New"/>
                  <w:color w:val="000000"/>
                  <w:sz w:val="16"/>
                  <w:szCs w:val="16"/>
                  <w:lang w:val="es-EC"/>
                </w:rPr>
                <w:t xml:space="preserve">        }</w:t>
              </w:r>
            </w:ins>
          </w:p>
          <w:p w14:paraId="3164C9FD">
            <w:pPr>
              <w:spacing w:before="0" w:after="0" w:line="240" w:lineRule="auto"/>
              <w:rPr>
                <w:ins w:id="3040" w:author="marpa" w:date="2026-10-25T14:28:09Z"/>
                <w:rFonts w:hint="default" w:ascii="Courier New" w:hAnsi="Courier New" w:eastAsia="Courier New" w:cs="Courier New"/>
                <w:color w:val="000000"/>
                <w:sz w:val="16"/>
                <w:szCs w:val="16"/>
                <w:lang w:val="es-EC"/>
              </w:rPr>
            </w:pPr>
          </w:p>
          <w:p w14:paraId="084A2C1F">
            <w:pPr>
              <w:spacing w:before="0" w:after="0" w:line="240" w:lineRule="auto"/>
              <w:rPr>
                <w:ins w:id="3041" w:author="marpa" w:date="2026-10-25T14:28:09Z"/>
                <w:rFonts w:hint="default" w:ascii="Courier New" w:hAnsi="Courier New" w:eastAsia="Courier New" w:cs="Courier New"/>
                <w:color w:val="000000"/>
                <w:sz w:val="16"/>
                <w:szCs w:val="16"/>
                <w:lang w:val="es-EC"/>
              </w:rPr>
            </w:pPr>
            <w:ins w:id="3042" w:author="marpa" w:date="2026-10-25T14:28:09Z">
              <w:r>
                <w:rPr>
                  <w:rFonts w:hint="default" w:ascii="Courier New" w:hAnsi="Courier New" w:eastAsia="Courier New" w:cs="Courier New"/>
                  <w:color w:val="000000"/>
                  <w:sz w:val="16"/>
                  <w:szCs w:val="16"/>
                  <w:lang w:val="es-EC"/>
                </w:rPr>
                <w:t xml:space="preserve">        double valorEnBase = valor * factores.get(unidadOrigen);</w:t>
              </w:r>
            </w:ins>
          </w:p>
          <w:p w14:paraId="65A99896">
            <w:pPr>
              <w:spacing w:before="0" w:after="0" w:line="240" w:lineRule="auto"/>
              <w:rPr>
                <w:ins w:id="3043" w:author="marpa" w:date="2026-10-25T14:28:09Z"/>
                <w:rFonts w:hint="default" w:ascii="Courier New" w:hAnsi="Courier New" w:eastAsia="Courier New" w:cs="Courier New"/>
                <w:color w:val="000000"/>
                <w:sz w:val="16"/>
                <w:szCs w:val="16"/>
                <w:lang w:val="es-EC"/>
              </w:rPr>
            </w:pPr>
          </w:p>
          <w:p w14:paraId="516CC375">
            <w:pPr>
              <w:spacing w:before="0" w:after="0" w:line="240" w:lineRule="auto"/>
              <w:rPr>
                <w:ins w:id="3044" w:author="marpa" w:date="2026-10-25T14:28:09Z"/>
                <w:rFonts w:hint="default" w:ascii="Courier New" w:hAnsi="Courier New" w:eastAsia="Courier New" w:cs="Courier New"/>
                <w:color w:val="000000"/>
                <w:sz w:val="16"/>
                <w:szCs w:val="16"/>
                <w:lang w:val="es-EC"/>
              </w:rPr>
            </w:pPr>
            <w:ins w:id="3045" w:author="marpa" w:date="2026-10-25T14:28:09Z">
              <w:r>
                <w:rPr>
                  <w:rFonts w:hint="default" w:ascii="Courier New" w:hAnsi="Courier New" w:eastAsia="Courier New" w:cs="Courier New"/>
                  <w:color w:val="000000"/>
                  <w:sz w:val="16"/>
                  <w:szCs w:val="16"/>
                  <w:lang w:val="es-EC"/>
                </w:rPr>
                <w:t xml:space="preserve">        return valorEnBase / factores.get(unidadFinal);</w:t>
              </w:r>
            </w:ins>
          </w:p>
          <w:p w14:paraId="441CB97E">
            <w:pPr>
              <w:spacing w:before="0" w:after="0" w:line="240" w:lineRule="auto"/>
              <w:rPr>
                <w:ins w:id="3046" w:author="marpa" w:date="2026-10-25T14:28:09Z"/>
                <w:rFonts w:hint="default" w:ascii="Courier New" w:hAnsi="Courier New" w:eastAsia="Courier New" w:cs="Courier New"/>
                <w:color w:val="000000"/>
                <w:sz w:val="16"/>
                <w:szCs w:val="16"/>
                <w:lang w:val="es-EC"/>
              </w:rPr>
            </w:pPr>
            <w:ins w:id="3047" w:author="marpa" w:date="2026-10-25T14:28:09Z">
              <w:r>
                <w:rPr>
                  <w:rFonts w:hint="default" w:ascii="Courier New" w:hAnsi="Courier New" w:eastAsia="Courier New" w:cs="Courier New"/>
                  <w:color w:val="000000"/>
                  <w:sz w:val="16"/>
                  <w:szCs w:val="16"/>
                  <w:lang w:val="es-EC"/>
                </w:rPr>
                <w:t xml:space="preserve">    }</w:t>
              </w:r>
            </w:ins>
          </w:p>
          <w:p w14:paraId="0974A18C">
            <w:pPr>
              <w:spacing w:before="0" w:after="0" w:line="240" w:lineRule="auto"/>
              <w:rPr>
                <w:ins w:id="3048" w:author="marpa" w:date="2026-10-25T14:26:54Z"/>
                <w:rFonts w:hint="default" w:ascii="Courier New" w:hAnsi="Courier New" w:eastAsia="Courier New" w:cs="Courier New"/>
                <w:color w:val="000000"/>
                <w:sz w:val="16"/>
                <w:szCs w:val="16"/>
                <w:lang w:val="es-EC"/>
              </w:rPr>
            </w:pPr>
            <w:ins w:id="3049" w:author="marpa" w:date="2026-10-25T14:28:09Z">
              <w:r>
                <w:rPr>
                  <w:rFonts w:hint="default" w:ascii="Courier New" w:hAnsi="Courier New" w:eastAsia="Courier New" w:cs="Courier New"/>
                  <w:color w:val="000000"/>
                  <w:sz w:val="16"/>
                  <w:szCs w:val="16"/>
                  <w:lang w:val="es-EC"/>
                </w:rPr>
                <w:t>}</w:t>
              </w:r>
            </w:ins>
          </w:p>
        </w:tc>
      </w:tr>
    </w:tbl>
    <w:p w14:paraId="7A2076E6">
      <w:pPr>
        <w:pStyle w:val="6"/>
        <w:rPr>
          <w:ins w:id="3050" w:author="marpa" w:date="2026-10-25T14:26:55Z"/>
          <w:rFonts w:hint="default"/>
          <w:lang w:val="es-EC"/>
        </w:rPr>
      </w:pPr>
      <w:ins w:id="3051" w:author="marpa" w:date="2026-10-25T14:26:55Z">
        <w:r>
          <w:rPr/>
          <w:t xml:space="preserve">Tabla </w:t>
        </w:r>
      </w:ins>
      <w:ins w:id="3052" w:author="marpa" w:date="2026-10-25T14:27:06Z">
        <w:r>
          <w:rPr>
            <w:rFonts w:hint="default"/>
            <w:lang w:val="es-EC"/>
          </w:rPr>
          <w:t>11</w:t>
        </w:r>
      </w:ins>
      <w:ins w:id="3053" w:author="marpa" w:date="2026-10-25T14:26:55Z">
        <w:r>
          <w:rPr/>
          <w:t xml:space="preserve">. Clase </w:t>
        </w:r>
      </w:ins>
      <w:ins w:id="3054" w:author="marpa" w:date="2026-10-25T14:28:22Z">
        <w:r>
          <w:rPr>
            <w:rFonts w:hint="default"/>
            <w:b w:val="0"/>
            <w:bCs w:val="0"/>
            <w:lang w:val="es-EC"/>
          </w:rPr>
          <w:t>ConversorMasa</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CA70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055" w:author="marpa" w:date="2026-10-25T14:26:55Z"/>
        </w:trPr>
        <w:tc>
          <w:tcPr>
            <w:tcW w:w="8494" w:type="dxa"/>
            <w:shd w:val="clear" w:color="auto" w:fill="D9D9D9"/>
          </w:tcPr>
          <w:p w14:paraId="55E8A260">
            <w:pPr>
              <w:spacing w:before="0" w:after="0" w:line="240" w:lineRule="auto"/>
              <w:rPr>
                <w:ins w:id="3056" w:author="marpa" w:date="2026-10-25T14:28:29Z"/>
                <w:rFonts w:hint="default" w:ascii="Courier New" w:hAnsi="Courier New" w:eastAsia="Courier New" w:cs="Courier New"/>
                <w:color w:val="000000"/>
                <w:sz w:val="16"/>
                <w:szCs w:val="16"/>
                <w:lang w:val="es-EC"/>
              </w:rPr>
            </w:pPr>
            <w:ins w:id="3057" w:author="marpa" w:date="2026-10-25T14:28:29Z">
              <w:r>
                <w:rPr>
                  <w:rFonts w:hint="default" w:ascii="Courier New" w:hAnsi="Courier New" w:eastAsia="Courier New" w:cs="Courier New"/>
                  <w:color w:val="000000"/>
                  <w:sz w:val="16"/>
                  <w:szCs w:val="16"/>
                  <w:lang w:val="es-EC"/>
                </w:rPr>
                <w:t>package ec.edu.monster.modelos.utilidades;</w:t>
              </w:r>
            </w:ins>
          </w:p>
          <w:p w14:paraId="09B2B5B1">
            <w:pPr>
              <w:spacing w:before="0" w:after="0" w:line="240" w:lineRule="auto"/>
              <w:rPr>
                <w:ins w:id="3058" w:author="marpa" w:date="2026-10-25T14:28:29Z"/>
                <w:rFonts w:hint="default" w:ascii="Courier New" w:hAnsi="Courier New" w:eastAsia="Courier New" w:cs="Courier New"/>
                <w:color w:val="000000"/>
                <w:sz w:val="16"/>
                <w:szCs w:val="16"/>
                <w:lang w:val="es-EC"/>
              </w:rPr>
            </w:pPr>
          </w:p>
          <w:p w14:paraId="11B651C3">
            <w:pPr>
              <w:spacing w:before="0" w:after="0" w:line="240" w:lineRule="auto"/>
              <w:rPr>
                <w:ins w:id="3059" w:author="marpa" w:date="2026-10-25T14:28:29Z"/>
                <w:rFonts w:hint="default" w:ascii="Courier New" w:hAnsi="Courier New" w:eastAsia="Courier New" w:cs="Courier New"/>
                <w:color w:val="000000"/>
                <w:sz w:val="16"/>
                <w:szCs w:val="16"/>
                <w:lang w:val="es-EC"/>
              </w:rPr>
            </w:pPr>
            <w:ins w:id="3060" w:author="marpa" w:date="2026-10-25T14:28:29Z">
              <w:r>
                <w:rPr>
                  <w:rFonts w:hint="default" w:ascii="Courier New" w:hAnsi="Courier New" w:eastAsia="Courier New" w:cs="Courier New"/>
                  <w:color w:val="000000"/>
                  <w:sz w:val="16"/>
                  <w:szCs w:val="16"/>
                  <w:lang w:val="es-EC"/>
                </w:rPr>
                <w:t>/**</w:t>
              </w:r>
            </w:ins>
          </w:p>
          <w:p w14:paraId="2AA8EF43">
            <w:pPr>
              <w:spacing w:before="0" w:after="0" w:line="240" w:lineRule="auto"/>
              <w:rPr>
                <w:ins w:id="3061" w:author="marpa" w:date="2026-10-25T14:28:29Z"/>
                <w:rFonts w:hint="default" w:ascii="Courier New" w:hAnsi="Courier New" w:eastAsia="Courier New" w:cs="Courier New"/>
                <w:color w:val="000000"/>
                <w:sz w:val="16"/>
                <w:szCs w:val="16"/>
                <w:lang w:val="es-EC"/>
              </w:rPr>
            </w:pPr>
            <w:ins w:id="3062" w:author="marpa" w:date="2026-10-25T14:28:29Z">
              <w:r>
                <w:rPr>
                  <w:rFonts w:hint="default" w:ascii="Courier New" w:hAnsi="Courier New" w:eastAsia="Courier New" w:cs="Courier New"/>
                  <w:color w:val="000000"/>
                  <w:sz w:val="16"/>
                  <w:szCs w:val="16"/>
                  <w:lang w:val="es-EC"/>
                </w:rPr>
                <w:t xml:space="preserve"> *</w:t>
              </w:r>
            </w:ins>
          </w:p>
          <w:p w14:paraId="320C2132">
            <w:pPr>
              <w:spacing w:before="0" w:after="0" w:line="240" w:lineRule="auto"/>
              <w:rPr>
                <w:ins w:id="3063" w:author="marpa" w:date="2026-10-25T14:28:29Z"/>
                <w:rFonts w:hint="default" w:ascii="Courier New" w:hAnsi="Courier New" w:eastAsia="Courier New" w:cs="Courier New"/>
                <w:color w:val="000000"/>
                <w:sz w:val="16"/>
                <w:szCs w:val="16"/>
                <w:lang w:val="es-EC"/>
              </w:rPr>
            </w:pPr>
            <w:ins w:id="3064" w:author="marpa" w:date="2026-10-25T14:28:29Z">
              <w:r>
                <w:rPr>
                  <w:rFonts w:hint="default" w:ascii="Courier New" w:hAnsi="Courier New" w:eastAsia="Courier New" w:cs="Courier New"/>
                  <w:color w:val="000000"/>
                  <w:sz w:val="16"/>
                  <w:szCs w:val="16"/>
                  <w:lang w:val="es-EC"/>
                </w:rPr>
                <w:t xml:space="preserve"> * @author USER</w:t>
              </w:r>
            </w:ins>
          </w:p>
          <w:p w14:paraId="1A179DEE">
            <w:pPr>
              <w:spacing w:before="0" w:after="0" w:line="240" w:lineRule="auto"/>
              <w:rPr>
                <w:ins w:id="3065" w:author="marpa" w:date="2026-10-25T14:28:29Z"/>
                <w:rFonts w:hint="default" w:ascii="Courier New" w:hAnsi="Courier New" w:eastAsia="Courier New" w:cs="Courier New"/>
                <w:color w:val="000000"/>
                <w:sz w:val="16"/>
                <w:szCs w:val="16"/>
                <w:lang w:val="es-EC"/>
              </w:rPr>
            </w:pPr>
            <w:ins w:id="3066" w:author="marpa" w:date="2026-10-25T14:28:29Z">
              <w:r>
                <w:rPr>
                  <w:rFonts w:hint="default" w:ascii="Courier New" w:hAnsi="Courier New" w:eastAsia="Courier New" w:cs="Courier New"/>
                  <w:color w:val="000000"/>
                  <w:sz w:val="16"/>
                  <w:szCs w:val="16"/>
                  <w:lang w:val="es-EC"/>
                </w:rPr>
                <w:t xml:space="preserve"> */</w:t>
              </w:r>
            </w:ins>
          </w:p>
          <w:p w14:paraId="6A61CFD0">
            <w:pPr>
              <w:spacing w:before="0" w:after="0" w:line="240" w:lineRule="auto"/>
              <w:rPr>
                <w:ins w:id="3067" w:author="marpa" w:date="2026-10-25T14:28:29Z"/>
                <w:rFonts w:hint="default" w:ascii="Courier New" w:hAnsi="Courier New" w:eastAsia="Courier New" w:cs="Courier New"/>
                <w:color w:val="000000"/>
                <w:sz w:val="16"/>
                <w:szCs w:val="16"/>
                <w:lang w:val="es-EC"/>
              </w:rPr>
            </w:pPr>
            <w:ins w:id="3068" w:author="marpa" w:date="2026-10-25T14:28:29Z">
              <w:r>
                <w:rPr>
                  <w:rFonts w:hint="default" w:ascii="Courier New" w:hAnsi="Courier New" w:eastAsia="Courier New" w:cs="Courier New"/>
                  <w:color w:val="000000"/>
                  <w:sz w:val="16"/>
                  <w:szCs w:val="16"/>
                  <w:lang w:val="es-EC"/>
                </w:rPr>
                <w:t>import ec.edu.monster.modelos.utilidades.enums.UnidadMasa;</w:t>
              </w:r>
            </w:ins>
          </w:p>
          <w:p w14:paraId="257C45EE">
            <w:pPr>
              <w:spacing w:before="0" w:after="0" w:line="240" w:lineRule="auto"/>
              <w:rPr>
                <w:ins w:id="3069" w:author="marpa" w:date="2026-10-25T14:28:29Z"/>
                <w:rFonts w:hint="default" w:ascii="Courier New" w:hAnsi="Courier New" w:eastAsia="Courier New" w:cs="Courier New"/>
                <w:color w:val="000000"/>
                <w:sz w:val="16"/>
                <w:szCs w:val="16"/>
                <w:lang w:val="es-EC"/>
              </w:rPr>
            </w:pPr>
            <w:ins w:id="3070" w:author="marpa" w:date="2026-10-25T14:28:29Z">
              <w:r>
                <w:rPr>
                  <w:rFonts w:hint="default" w:ascii="Courier New" w:hAnsi="Courier New" w:eastAsia="Courier New" w:cs="Courier New"/>
                  <w:color w:val="000000"/>
                  <w:sz w:val="16"/>
                  <w:szCs w:val="16"/>
                  <w:lang w:val="es-EC"/>
                </w:rPr>
                <w:t>import java.util.Map;</w:t>
              </w:r>
            </w:ins>
          </w:p>
          <w:p w14:paraId="08DA46F0">
            <w:pPr>
              <w:spacing w:before="0" w:after="0" w:line="240" w:lineRule="auto"/>
              <w:rPr>
                <w:ins w:id="3071" w:author="marpa" w:date="2026-10-25T14:28:29Z"/>
                <w:rFonts w:hint="default" w:ascii="Courier New" w:hAnsi="Courier New" w:eastAsia="Courier New" w:cs="Courier New"/>
                <w:color w:val="000000"/>
                <w:sz w:val="16"/>
                <w:szCs w:val="16"/>
                <w:lang w:val="es-EC"/>
              </w:rPr>
            </w:pPr>
          </w:p>
          <w:p w14:paraId="36CAE515">
            <w:pPr>
              <w:spacing w:before="0" w:after="0" w:line="240" w:lineRule="auto"/>
              <w:rPr>
                <w:ins w:id="3072" w:author="marpa" w:date="2026-10-25T14:28:29Z"/>
                <w:rFonts w:hint="default" w:ascii="Courier New" w:hAnsi="Courier New" w:eastAsia="Courier New" w:cs="Courier New"/>
                <w:color w:val="000000"/>
                <w:sz w:val="16"/>
                <w:szCs w:val="16"/>
                <w:lang w:val="es-EC"/>
              </w:rPr>
            </w:pPr>
            <w:ins w:id="3073" w:author="marpa" w:date="2026-10-25T14:28:29Z">
              <w:r>
                <w:rPr>
                  <w:rFonts w:hint="default" w:ascii="Courier New" w:hAnsi="Courier New" w:eastAsia="Courier New" w:cs="Courier New"/>
                  <w:color w:val="000000"/>
                  <w:sz w:val="16"/>
                  <w:szCs w:val="16"/>
                  <w:lang w:val="es-EC"/>
                </w:rPr>
                <w:t>public class ConversorMasa implements IConversor&lt;UnidadMasa&gt; {</w:t>
              </w:r>
            </w:ins>
          </w:p>
          <w:p w14:paraId="2EE7B866">
            <w:pPr>
              <w:spacing w:before="0" w:after="0" w:line="240" w:lineRule="auto"/>
              <w:rPr>
                <w:ins w:id="3074" w:author="marpa" w:date="2026-10-25T14:28:29Z"/>
                <w:rFonts w:hint="default" w:ascii="Courier New" w:hAnsi="Courier New" w:eastAsia="Courier New" w:cs="Courier New"/>
                <w:color w:val="000000"/>
                <w:sz w:val="16"/>
                <w:szCs w:val="16"/>
                <w:lang w:val="es-EC"/>
              </w:rPr>
            </w:pPr>
          </w:p>
          <w:p w14:paraId="4327EBCE">
            <w:pPr>
              <w:spacing w:before="0" w:after="0" w:line="240" w:lineRule="auto"/>
              <w:rPr>
                <w:ins w:id="3075" w:author="marpa" w:date="2026-10-25T14:28:29Z"/>
                <w:rFonts w:hint="default" w:ascii="Courier New" w:hAnsi="Courier New" w:eastAsia="Courier New" w:cs="Courier New"/>
                <w:color w:val="000000"/>
                <w:sz w:val="16"/>
                <w:szCs w:val="16"/>
                <w:lang w:val="es-EC"/>
              </w:rPr>
            </w:pPr>
            <w:ins w:id="3076" w:author="marpa" w:date="2026-10-25T14:28:29Z">
              <w:r>
                <w:rPr>
                  <w:rFonts w:hint="default" w:ascii="Courier New" w:hAnsi="Courier New" w:eastAsia="Courier New" w:cs="Courier New"/>
                  <w:color w:val="000000"/>
                  <w:sz w:val="16"/>
                  <w:szCs w:val="16"/>
                  <w:lang w:val="es-EC"/>
                </w:rPr>
                <w:t xml:space="preserve">    private final Map&lt;UnidadMasa, Double&gt; factores = Map.of(</w:t>
              </w:r>
            </w:ins>
          </w:p>
          <w:p w14:paraId="079F890D">
            <w:pPr>
              <w:spacing w:before="0" w:after="0" w:line="240" w:lineRule="auto"/>
              <w:rPr>
                <w:ins w:id="3077" w:author="marpa" w:date="2026-10-25T14:28:29Z"/>
                <w:rFonts w:hint="default" w:ascii="Courier New" w:hAnsi="Courier New" w:eastAsia="Courier New" w:cs="Courier New"/>
                <w:color w:val="000000"/>
                <w:sz w:val="16"/>
                <w:szCs w:val="16"/>
                <w:lang w:val="es-EC"/>
              </w:rPr>
            </w:pPr>
            <w:ins w:id="3078" w:author="marpa" w:date="2026-10-25T14:28:29Z">
              <w:r>
                <w:rPr>
                  <w:rFonts w:hint="default" w:ascii="Courier New" w:hAnsi="Courier New" w:eastAsia="Courier New" w:cs="Courier New"/>
                  <w:color w:val="000000"/>
                  <w:sz w:val="16"/>
                  <w:szCs w:val="16"/>
                  <w:lang w:val="es-EC"/>
                </w:rPr>
                <w:t xml:space="preserve">        UnidadMasa.MILIGRAMO, 0.001,</w:t>
              </w:r>
            </w:ins>
          </w:p>
          <w:p w14:paraId="25AF0B26">
            <w:pPr>
              <w:spacing w:before="0" w:after="0" w:line="240" w:lineRule="auto"/>
              <w:rPr>
                <w:ins w:id="3079" w:author="marpa" w:date="2026-10-25T14:28:29Z"/>
                <w:rFonts w:hint="default" w:ascii="Courier New" w:hAnsi="Courier New" w:eastAsia="Courier New" w:cs="Courier New"/>
                <w:color w:val="000000"/>
                <w:sz w:val="16"/>
                <w:szCs w:val="16"/>
                <w:lang w:val="es-EC"/>
              </w:rPr>
            </w:pPr>
            <w:ins w:id="3080" w:author="marpa" w:date="2026-10-25T14:28:29Z">
              <w:r>
                <w:rPr>
                  <w:rFonts w:hint="default" w:ascii="Courier New" w:hAnsi="Courier New" w:eastAsia="Courier New" w:cs="Courier New"/>
                  <w:color w:val="000000"/>
                  <w:sz w:val="16"/>
                  <w:szCs w:val="16"/>
                  <w:lang w:val="es-EC"/>
                </w:rPr>
                <w:t xml:space="preserve">        UnidadMasa.GRAMO, 1.0,</w:t>
              </w:r>
            </w:ins>
          </w:p>
          <w:p w14:paraId="4D2FB978">
            <w:pPr>
              <w:spacing w:before="0" w:after="0" w:line="240" w:lineRule="auto"/>
              <w:rPr>
                <w:ins w:id="3081" w:author="marpa" w:date="2026-10-25T14:28:29Z"/>
                <w:rFonts w:hint="default" w:ascii="Courier New" w:hAnsi="Courier New" w:eastAsia="Courier New" w:cs="Courier New"/>
                <w:color w:val="000000"/>
                <w:sz w:val="16"/>
                <w:szCs w:val="16"/>
                <w:lang w:val="es-EC"/>
              </w:rPr>
            </w:pPr>
            <w:ins w:id="3082" w:author="marpa" w:date="2026-10-25T14:28:29Z">
              <w:r>
                <w:rPr>
                  <w:rFonts w:hint="default" w:ascii="Courier New" w:hAnsi="Courier New" w:eastAsia="Courier New" w:cs="Courier New"/>
                  <w:color w:val="000000"/>
                  <w:sz w:val="16"/>
                  <w:szCs w:val="16"/>
                  <w:lang w:val="es-EC"/>
                </w:rPr>
                <w:t xml:space="preserve">        UnidadMasa.KILOGRAMO, 1000.0,</w:t>
              </w:r>
            </w:ins>
          </w:p>
          <w:p w14:paraId="4AB68618">
            <w:pPr>
              <w:spacing w:before="0" w:after="0" w:line="240" w:lineRule="auto"/>
              <w:rPr>
                <w:ins w:id="3083" w:author="marpa" w:date="2026-10-25T14:28:29Z"/>
                <w:rFonts w:hint="default" w:ascii="Courier New" w:hAnsi="Courier New" w:eastAsia="Courier New" w:cs="Courier New"/>
                <w:color w:val="000000"/>
                <w:sz w:val="16"/>
                <w:szCs w:val="16"/>
                <w:lang w:val="es-EC"/>
              </w:rPr>
            </w:pPr>
            <w:ins w:id="3084" w:author="marpa" w:date="2026-10-25T14:28:29Z">
              <w:r>
                <w:rPr>
                  <w:rFonts w:hint="default" w:ascii="Courier New" w:hAnsi="Courier New" w:eastAsia="Courier New" w:cs="Courier New"/>
                  <w:color w:val="000000"/>
                  <w:sz w:val="16"/>
                  <w:szCs w:val="16"/>
                  <w:lang w:val="es-EC"/>
                </w:rPr>
                <w:t xml:space="preserve">        UnidadMasa.TONELADA, 1_000_000.0,</w:t>
              </w:r>
            </w:ins>
          </w:p>
          <w:p w14:paraId="5BEECBDE">
            <w:pPr>
              <w:spacing w:before="0" w:after="0" w:line="240" w:lineRule="auto"/>
              <w:rPr>
                <w:ins w:id="3085" w:author="marpa" w:date="2026-10-25T14:28:29Z"/>
                <w:rFonts w:hint="default" w:ascii="Courier New" w:hAnsi="Courier New" w:eastAsia="Courier New" w:cs="Courier New"/>
                <w:color w:val="000000"/>
                <w:sz w:val="16"/>
                <w:szCs w:val="16"/>
                <w:lang w:val="es-EC"/>
              </w:rPr>
            </w:pPr>
            <w:ins w:id="3086" w:author="marpa" w:date="2026-10-25T14:28:29Z">
              <w:r>
                <w:rPr>
                  <w:rFonts w:hint="default" w:ascii="Courier New" w:hAnsi="Courier New" w:eastAsia="Courier New" w:cs="Courier New"/>
                  <w:color w:val="000000"/>
                  <w:sz w:val="16"/>
                  <w:szCs w:val="16"/>
                  <w:lang w:val="es-EC"/>
                </w:rPr>
                <w:t xml:space="preserve">        UnidadMasa.ONZA, 28.3495</w:t>
              </w:r>
            </w:ins>
          </w:p>
          <w:p w14:paraId="30A232F5">
            <w:pPr>
              <w:spacing w:before="0" w:after="0" w:line="240" w:lineRule="auto"/>
              <w:rPr>
                <w:ins w:id="3087" w:author="marpa" w:date="2026-10-25T14:28:29Z"/>
                <w:rFonts w:hint="default" w:ascii="Courier New" w:hAnsi="Courier New" w:eastAsia="Courier New" w:cs="Courier New"/>
                <w:color w:val="000000"/>
                <w:sz w:val="16"/>
                <w:szCs w:val="16"/>
                <w:lang w:val="es-EC"/>
              </w:rPr>
            </w:pPr>
            <w:ins w:id="3088" w:author="marpa" w:date="2026-10-25T14:28:29Z">
              <w:r>
                <w:rPr>
                  <w:rFonts w:hint="default" w:ascii="Courier New" w:hAnsi="Courier New" w:eastAsia="Courier New" w:cs="Courier New"/>
                  <w:color w:val="000000"/>
                  <w:sz w:val="16"/>
                  <w:szCs w:val="16"/>
                  <w:lang w:val="es-EC"/>
                </w:rPr>
                <w:t xml:space="preserve">    );</w:t>
              </w:r>
            </w:ins>
          </w:p>
          <w:p w14:paraId="354F2387">
            <w:pPr>
              <w:spacing w:before="0" w:after="0" w:line="240" w:lineRule="auto"/>
              <w:rPr>
                <w:ins w:id="3089" w:author="marpa" w:date="2026-10-25T14:28:29Z"/>
                <w:rFonts w:hint="default" w:ascii="Courier New" w:hAnsi="Courier New" w:eastAsia="Courier New" w:cs="Courier New"/>
                <w:color w:val="000000"/>
                <w:sz w:val="16"/>
                <w:szCs w:val="16"/>
                <w:lang w:val="es-EC"/>
              </w:rPr>
            </w:pPr>
          </w:p>
          <w:p w14:paraId="1E55AEB6">
            <w:pPr>
              <w:spacing w:before="0" w:after="0" w:line="240" w:lineRule="auto"/>
              <w:rPr>
                <w:ins w:id="3090" w:author="marpa" w:date="2026-10-25T14:28:29Z"/>
                <w:rFonts w:hint="default" w:ascii="Courier New" w:hAnsi="Courier New" w:eastAsia="Courier New" w:cs="Courier New"/>
                <w:color w:val="000000"/>
                <w:sz w:val="16"/>
                <w:szCs w:val="16"/>
                <w:lang w:val="es-EC"/>
              </w:rPr>
            </w:pPr>
            <w:ins w:id="3091" w:author="marpa" w:date="2026-10-25T14:28:29Z">
              <w:r>
                <w:rPr>
                  <w:rFonts w:hint="default" w:ascii="Courier New" w:hAnsi="Courier New" w:eastAsia="Courier New" w:cs="Courier New"/>
                  <w:color w:val="000000"/>
                  <w:sz w:val="16"/>
                  <w:szCs w:val="16"/>
                  <w:lang w:val="es-EC"/>
                </w:rPr>
                <w:t xml:space="preserve">    public ConversorMasa() {}</w:t>
              </w:r>
            </w:ins>
          </w:p>
          <w:p w14:paraId="706169CE">
            <w:pPr>
              <w:spacing w:before="0" w:after="0" w:line="240" w:lineRule="auto"/>
              <w:rPr>
                <w:ins w:id="3092" w:author="marpa" w:date="2026-10-25T14:28:29Z"/>
                <w:rFonts w:hint="default" w:ascii="Courier New" w:hAnsi="Courier New" w:eastAsia="Courier New" w:cs="Courier New"/>
                <w:color w:val="000000"/>
                <w:sz w:val="16"/>
                <w:szCs w:val="16"/>
                <w:lang w:val="es-EC"/>
              </w:rPr>
            </w:pPr>
          </w:p>
          <w:p w14:paraId="7E0B3B75">
            <w:pPr>
              <w:spacing w:before="0" w:after="0" w:line="240" w:lineRule="auto"/>
              <w:rPr>
                <w:ins w:id="3093" w:author="marpa" w:date="2026-10-25T14:28:29Z"/>
                <w:rFonts w:hint="default" w:ascii="Courier New" w:hAnsi="Courier New" w:eastAsia="Courier New" w:cs="Courier New"/>
                <w:color w:val="000000"/>
                <w:sz w:val="16"/>
                <w:szCs w:val="16"/>
                <w:lang w:val="es-EC"/>
              </w:rPr>
            </w:pPr>
            <w:ins w:id="3094" w:author="marpa" w:date="2026-10-25T14:28:29Z">
              <w:r>
                <w:rPr>
                  <w:rFonts w:hint="default" w:ascii="Courier New" w:hAnsi="Courier New" w:eastAsia="Courier New" w:cs="Courier New"/>
                  <w:color w:val="000000"/>
                  <w:sz w:val="16"/>
                  <w:szCs w:val="16"/>
                  <w:lang w:val="es-EC"/>
                </w:rPr>
                <w:t xml:space="preserve">    @Override</w:t>
              </w:r>
            </w:ins>
          </w:p>
          <w:p w14:paraId="3C68BA08">
            <w:pPr>
              <w:spacing w:before="0" w:after="0" w:line="240" w:lineRule="auto"/>
              <w:rPr>
                <w:ins w:id="3095" w:author="marpa" w:date="2026-10-25T14:28:29Z"/>
                <w:rFonts w:hint="default" w:ascii="Courier New" w:hAnsi="Courier New" w:eastAsia="Courier New" w:cs="Courier New"/>
                <w:color w:val="000000"/>
                <w:sz w:val="16"/>
                <w:szCs w:val="16"/>
                <w:lang w:val="es-EC"/>
              </w:rPr>
            </w:pPr>
            <w:ins w:id="3096" w:author="marpa" w:date="2026-10-25T14:28:29Z">
              <w:r>
                <w:rPr>
                  <w:rFonts w:hint="default" w:ascii="Courier New" w:hAnsi="Courier New" w:eastAsia="Courier New" w:cs="Courier New"/>
                  <w:color w:val="000000"/>
                  <w:sz w:val="16"/>
                  <w:szCs w:val="16"/>
                  <w:lang w:val="es-EC"/>
                </w:rPr>
                <w:t xml:space="preserve">    public double convertir(double valor, UnidadMasa unidadOrigen, UnidadMasa unidadFinal) {</w:t>
              </w:r>
            </w:ins>
          </w:p>
          <w:p w14:paraId="76BB92BD">
            <w:pPr>
              <w:spacing w:before="0" w:after="0" w:line="240" w:lineRule="auto"/>
              <w:rPr>
                <w:ins w:id="3097" w:author="marpa" w:date="2026-10-25T14:28:29Z"/>
                <w:rFonts w:hint="default" w:ascii="Courier New" w:hAnsi="Courier New" w:eastAsia="Courier New" w:cs="Courier New"/>
                <w:color w:val="000000"/>
                <w:sz w:val="16"/>
                <w:szCs w:val="16"/>
                <w:lang w:val="es-EC"/>
              </w:rPr>
            </w:pPr>
          </w:p>
          <w:p w14:paraId="64CDE812">
            <w:pPr>
              <w:spacing w:before="0" w:after="0" w:line="240" w:lineRule="auto"/>
              <w:rPr>
                <w:ins w:id="3098" w:author="marpa" w:date="2026-10-25T14:28:29Z"/>
                <w:rFonts w:hint="default" w:ascii="Courier New" w:hAnsi="Courier New" w:eastAsia="Courier New" w:cs="Courier New"/>
                <w:color w:val="000000"/>
                <w:sz w:val="16"/>
                <w:szCs w:val="16"/>
                <w:lang w:val="es-EC"/>
              </w:rPr>
            </w:pPr>
            <w:ins w:id="3099" w:author="marpa" w:date="2026-10-25T14:28:29Z">
              <w:r>
                <w:rPr>
                  <w:rFonts w:hint="default" w:ascii="Courier New" w:hAnsi="Courier New" w:eastAsia="Courier New" w:cs="Courier New"/>
                  <w:color w:val="000000"/>
                  <w:sz w:val="16"/>
                  <w:szCs w:val="16"/>
                  <w:lang w:val="es-EC"/>
                </w:rPr>
                <w:t xml:space="preserve">        if (unidadOrigen == null || unidadFinal == null) {</w:t>
              </w:r>
            </w:ins>
          </w:p>
          <w:p w14:paraId="447CECF7">
            <w:pPr>
              <w:spacing w:before="0" w:after="0" w:line="240" w:lineRule="auto"/>
              <w:rPr>
                <w:ins w:id="3100" w:author="marpa" w:date="2026-10-25T14:28:29Z"/>
                <w:rFonts w:hint="default" w:ascii="Courier New" w:hAnsi="Courier New" w:eastAsia="Courier New" w:cs="Courier New"/>
                <w:color w:val="000000"/>
                <w:sz w:val="16"/>
                <w:szCs w:val="16"/>
                <w:lang w:val="es-EC"/>
              </w:rPr>
            </w:pPr>
            <w:ins w:id="3101" w:author="marpa" w:date="2026-10-25T14:28:29Z">
              <w:r>
                <w:rPr>
                  <w:rFonts w:hint="default" w:ascii="Courier New" w:hAnsi="Courier New" w:eastAsia="Courier New" w:cs="Courier New"/>
                  <w:color w:val="000000"/>
                  <w:sz w:val="16"/>
                  <w:szCs w:val="16"/>
                  <w:lang w:val="es-EC"/>
                </w:rPr>
                <w:t xml:space="preserve">            throw new IllegalArgumentException("Las unidades no pueden ser null");</w:t>
              </w:r>
            </w:ins>
          </w:p>
          <w:p w14:paraId="2DCC9D5A">
            <w:pPr>
              <w:spacing w:before="0" w:after="0" w:line="240" w:lineRule="auto"/>
              <w:rPr>
                <w:ins w:id="3102" w:author="marpa" w:date="2026-10-25T14:28:29Z"/>
                <w:rFonts w:hint="default" w:ascii="Courier New" w:hAnsi="Courier New" w:eastAsia="Courier New" w:cs="Courier New"/>
                <w:color w:val="000000"/>
                <w:sz w:val="16"/>
                <w:szCs w:val="16"/>
                <w:lang w:val="es-EC"/>
              </w:rPr>
            </w:pPr>
            <w:ins w:id="3103" w:author="marpa" w:date="2026-10-25T14:28:29Z">
              <w:r>
                <w:rPr>
                  <w:rFonts w:hint="default" w:ascii="Courier New" w:hAnsi="Courier New" w:eastAsia="Courier New" w:cs="Courier New"/>
                  <w:color w:val="000000"/>
                  <w:sz w:val="16"/>
                  <w:szCs w:val="16"/>
                  <w:lang w:val="es-EC"/>
                </w:rPr>
                <w:t xml:space="preserve">        }</w:t>
              </w:r>
            </w:ins>
          </w:p>
          <w:p w14:paraId="42C81B67">
            <w:pPr>
              <w:spacing w:before="0" w:after="0" w:line="240" w:lineRule="auto"/>
              <w:rPr>
                <w:ins w:id="3104" w:author="marpa" w:date="2026-10-25T14:28:29Z"/>
                <w:rFonts w:hint="default" w:ascii="Courier New" w:hAnsi="Courier New" w:eastAsia="Courier New" w:cs="Courier New"/>
                <w:color w:val="000000"/>
                <w:sz w:val="16"/>
                <w:szCs w:val="16"/>
                <w:lang w:val="es-EC"/>
              </w:rPr>
            </w:pPr>
            <w:ins w:id="3105" w:author="marpa" w:date="2026-10-25T14:28:29Z">
              <w:r>
                <w:rPr>
                  <w:rFonts w:hint="default" w:ascii="Courier New" w:hAnsi="Courier New" w:eastAsia="Courier New" w:cs="Courier New"/>
                  <w:color w:val="000000"/>
                  <w:sz w:val="16"/>
                  <w:szCs w:val="16"/>
                  <w:lang w:val="es-EC"/>
                </w:rPr>
                <w:t xml:space="preserve">        if (!factores.containsKey(unidadOrigen) || !factores.containsKey(unidadFinal)) {</w:t>
              </w:r>
            </w:ins>
          </w:p>
          <w:p w14:paraId="2240676A">
            <w:pPr>
              <w:spacing w:before="0" w:after="0" w:line="240" w:lineRule="auto"/>
              <w:rPr>
                <w:ins w:id="3106" w:author="marpa" w:date="2026-10-25T14:28:29Z"/>
                <w:rFonts w:hint="default" w:ascii="Courier New" w:hAnsi="Courier New" w:eastAsia="Courier New" w:cs="Courier New"/>
                <w:color w:val="000000"/>
                <w:sz w:val="16"/>
                <w:szCs w:val="16"/>
                <w:lang w:val="es-EC"/>
              </w:rPr>
            </w:pPr>
            <w:ins w:id="3107" w:author="marpa" w:date="2026-10-25T14:28:29Z">
              <w:r>
                <w:rPr>
                  <w:rFonts w:hint="default" w:ascii="Courier New" w:hAnsi="Courier New" w:eastAsia="Courier New" w:cs="Courier New"/>
                  <w:color w:val="000000"/>
                  <w:sz w:val="16"/>
                  <w:szCs w:val="16"/>
                  <w:lang w:val="es-EC"/>
                </w:rPr>
                <w:t xml:space="preserve">            throw new IllegalArgumentException("Unidad no soportada");</w:t>
              </w:r>
            </w:ins>
          </w:p>
          <w:p w14:paraId="37E37F0E">
            <w:pPr>
              <w:spacing w:before="0" w:after="0" w:line="240" w:lineRule="auto"/>
              <w:rPr>
                <w:ins w:id="3108" w:author="marpa" w:date="2026-10-25T14:28:29Z"/>
                <w:rFonts w:hint="default" w:ascii="Courier New" w:hAnsi="Courier New" w:eastAsia="Courier New" w:cs="Courier New"/>
                <w:color w:val="000000"/>
                <w:sz w:val="16"/>
                <w:szCs w:val="16"/>
                <w:lang w:val="es-EC"/>
              </w:rPr>
            </w:pPr>
            <w:ins w:id="3109" w:author="marpa" w:date="2026-10-25T14:28:29Z">
              <w:r>
                <w:rPr>
                  <w:rFonts w:hint="default" w:ascii="Courier New" w:hAnsi="Courier New" w:eastAsia="Courier New" w:cs="Courier New"/>
                  <w:color w:val="000000"/>
                  <w:sz w:val="16"/>
                  <w:szCs w:val="16"/>
                  <w:lang w:val="es-EC"/>
                </w:rPr>
                <w:t xml:space="preserve">        }</w:t>
              </w:r>
            </w:ins>
          </w:p>
          <w:p w14:paraId="14DD3173">
            <w:pPr>
              <w:spacing w:before="0" w:after="0" w:line="240" w:lineRule="auto"/>
              <w:rPr>
                <w:ins w:id="3110" w:author="marpa" w:date="2026-10-25T14:28:29Z"/>
                <w:rFonts w:hint="default" w:ascii="Courier New" w:hAnsi="Courier New" w:eastAsia="Courier New" w:cs="Courier New"/>
                <w:color w:val="000000"/>
                <w:sz w:val="16"/>
                <w:szCs w:val="16"/>
                <w:lang w:val="es-EC"/>
              </w:rPr>
            </w:pPr>
            <w:ins w:id="3111" w:author="marpa" w:date="2026-10-25T14:28:29Z">
              <w:r>
                <w:rPr>
                  <w:rFonts w:hint="default" w:ascii="Courier New" w:hAnsi="Courier New" w:eastAsia="Courier New" w:cs="Courier New"/>
                  <w:color w:val="000000"/>
                  <w:sz w:val="16"/>
                  <w:szCs w:val="16"/>
                  <w:lang w:val="es-EC"/>
                </w:rPr>
                <w:t xml:space="preserve">        if (!Double.isFinite(valor) || valor &lt; 0) {</w:t>
              </w:r>
            </w:ins>
          </w:p>
          <w:p w14:paraId="3E5FE941">
            <w:pPr>
              <w:spacing w:before="0" w:after="0" w:line="240" w:lineRule="auto"/>
              <w:rPr>
                <w:ins w:id="3112" w:author="marpa" w:date="2026-10-25T14:28:29Z"/>
                <w:rFonts w:hint="default" w:ascii="Courier New" w:hAnsi="Courier New" w:eastAsia="Courier New" w:cs="Courier New"/>
                <w:color w:val="000000"/>
                <w:sz w:val="16"/>
                <w:szCs w:val="16"/>
                <w:lang w:val="es-EC"/>
              </w:rPr>
            </w:pPr>
            <w:ins w:id="3113" w:author="marpa" w:date="2026-10-25T14:28:29Z">
              <w:r>
                <w:rPr>
                  <w:rFonts w:hint="default" w:ascii="Courier New" w:hAnsi="Courier New" w:eastAsia="Courier New" w:cs="Courier New"/>
                  <w:color w:val="000000"/>
                  <w:sz w:val="16"/>
                  <w:szCs w:val="16"/>
                  <w:lang w:val="es-EC"/>
                </w:rPr>
                <w:t xml:space="preserve">            throw new IllegalArgumentException(</w:t>
              </w:r>
            </w:ins>
          </w:p>
          <w:p w14:paraId="5F5FA12B">
            <w:pPr>
              <w:spacing w:before="0" w:after="0" w:line="240" w:lineRule="auto"/>
              <w:rPr>
                <w:ins w:id="3114" w:author="marpa" w:date="2026-10-25T14:28:29Z"/>
                <w:rFonts w:hint="default" w:ascii="Courier New" w:hAnsi="Courier New" w:eastAsia="Courier New" w:cs="Courier New"/>
                <w:color w:val="000000"/>
                <w:sz w:val="16"/>
                <w:szCs w:val="16"/>
                <w:lang w:val="es-EC"/>
              </w:rPr>
            </w:pPr>
            <w:ins w:id="3115" w:author="marpa" w:date="2026-10-25T14:28:29Z">
              <w:r>
                <w:rPr>
                  <w:rFonts w:hint="default" w:ascii="Courier New" w:hAnsi="Courier New" w:eastAsia="Courier New" w:cs="Courier New"/>
                  <w:color w:val="000000"/>
                  <w:sz w:val="16"/>
                  <w:szCs w:val="16"/>
                  <w:lang w:val="es-EC"/>
                </w:rPr>
                <w:t xml:space="preserve">                    "El valor de masa debe ser un número finito mayor o igual a cero");</w:t>
              </w:r>
            </w:ins>
          </w:p>
          <w:p w14:paraId="5FFDA476">
            <w:pPr>
              <w:spacing w:before="0" w:after="0" w:line="240" w:lineRule="auto"/>
              <w:rPr>
                <w:ins w:id="3116" w:author="marpa" w:date="2026-10-25T14:28:29Z"/>
                <w:rFonts w:hint="default" w:ascii="Courier New" w:hAnsi="Courier New" w:eastAsia="Courier New" w:cs="Courier New"/>
                <w:color w:val="000000"/>
                <w:sz w:val="16"/>
                <w:szCs w:val="16"/>
                <w:lang w:val="es-EC"/>
              </w:rPr>
            </w:pPr>
            <w:ins w:id="3117" w:author="marpa" w:date="2026-10-25T14:28:29Z">
              <w:r>
                <w:rPr>
                  <w:rFonts w:hint="default" w:ascii="Courier New" w:hAnsi="Courier New" w:eastAsia="Courier New" w:cs="Courier New"/>
                  <w:color w:val="000000"/>
                  <w:sz w:val="16"/>
                  <w:szCs w:val="16"/>
                  <w:lang w:val="es-EC"/>
                </w:rPr>
                <w:t xml:space="preserve">        }</w:t>
              </w:r>
            </w:ins>
          </w:p>
          <w:p w14:paraId="34D154F1">
            <w:pPr>
              <w:spacing w:before="0" w:after="0" w:line="240" w:lineRule="auto"/>
              <w:rPr>
                <w:ins w:id="3118" w:author="marpa" w:date="2026-10-25T14:28:29Z"/>
                <w:rFonts w:hint="default" w:ascii="Courier New" w:hAnsi="Courier New" w:eastAsia="Courier New" w:cs="Courier New"/>
                <w:color w:val="000000"/>
                <w:sz w:val="16"/>
                <w:szCs w:val="16"/>
                <w:lang w:val="es-EC"/>
              </w:rPr>
            </w:pPr>
          </w:p>
          <w:p w14:paraId="65084C60">
            <w:pPr>
              <w:spacing w:before="0" w:after="0" w:line="240" w:lineRule="auto"/>
              <w:rPr>
                <w:ins w:id="3119" w:author="marpa" w:date="2026-10-25T14:28:29Z"/>
                <w:rFonts w:hint="default" w:ascii="Courier New" w:hAnsi="Courier New" w:eastAsia="Courier New" w:cs="Courier New"/>
                <w:color w:val="000000"/>
                <w:sz w:val="16"/>
                <w:szCs w:val="16"/>
                <w:lang w:val="es-EC"/>
              </w:rPr>
            </w:pPr>
            <w:ins w:id="3120" w:author="marpa" w:date="2026-10-25T14:28:29Z">
              <w:r>
                <w:rPr>
                  <w:rFonts w:hint="default" w:ascii="Courier New" w:hAnsi="Courier New" w:eastAsia="Courier New" w:cs="Courier New"/>
                  <w:color w:val="000000"/>
                  <w:sz w:val="16"/>
                  <w:szCs w:val="16"/>
                  <w:lang w:val="es-EC"/>
                </w:rPr>
                <w:t xml:space="preserve">        double valorEnBase = valor * factores.get(unidadOrigen);</w:t>
              </w:r>
            </w:ins>
          </w:p>
          <w:p w14:paraId="012982CB">
            <w:pPr>
              <w:spacing w:before="0" w:after="0" w:line="240" w:lineRule="auto"/>
              <w:rPr>
                <w:ins w:id="3121" w:author="marpa" w:date="2026-10-25T14:28:29Z"/>
                <w:rFonts w:hint="default" w:ascii="Courier New" w:hAnsi="Courier New" w:eastAsia="Courier New" w:cs="Courier New"/>
                <w:color w:val="000000"/>
                <w:sz w:val="16"/>
                <w:szCs w:val="16"/>
                <w:lang w:val="es-EC"/>
              </w:rPr>
            </w:pPr>
          </w:p>
          <w:p w14:paraId="475D21EE">
            <w:pPr>
              <w:spacing w:before="0" w:after="0" w:line="240" w:lineRule="auto"/>
              <w:rPr>
                <w:ins w:id="3122" w:author="marpa" w:date="2026-10-25T14:28:29Z"/>
                <w:rFonts w:hint="default" w:ascii="Courier New" w:hAnsi="Courier New" w:eastAsia="Courier New" w:cs="Courier New"/>
                <w:color w:val="000000"/>
                <w:sz w:val="16"/>
                <w:szCs w:val="16"/>
                <w:lang w:val="es-EC"/>
              </w:rPr>
            </w:pPr>
            <w:ins w:id="3123" w:author="marpa" w:date="2026-10-25T14:28:29Z">
              <w:r>
                <w:rPr>
                  <w:rFonts w:hint="default" w:ascii="Courier New" w:hAnsi="Courier New" w:eastAsia="Courier New" w:cs="Courier New"/>
                  <w:color w:val="000000"/>
                  <w:sz w:val="16"/>
                  <w:szCs w:val="16"/>
                  <w:lang w:val="es-EC"/>
                </w:rPr>
                <w:t xml:space="preserve">        return valorEnBase / factores.get(unidadFinal);</w:t>
              </w:r>
            </w:ins>
          </w:p>
          <w:p w14:paraId="6A859AEC">
            <w:pPr>
              <w:spacing w:before="0" w:after="0" w:line="240" w:lineRule="auto"/>
              <w:rPr>
                <w:ins w:id="3124" w:author="marpa" w:date="2026-10-25T14:28:29Z"/>
                <w:rFonts w:hint="default" w:ascii="Courier New" w:hAnsi="Courier New" w:eastAsia="Courier New" w:cs="Courier New"/>
                <w:color w:val="000000"/>
                <w:sz w:val="16"/>
                <w:szCs w:val="16"/>
                <w:lang w:val="es-EC"/>
              </w:rPr>
            </w:pPr>
            <w:ins w:id="3125" w:author="marpa" w:date="2026-10-25T14:28:29Z">
              <w:r>
                <w:rPr>
                  <w:rFonts w:hint="default" w:ascii="Courier New" w:hAnsi="Courier New" w:eastAsia="Courier New" w:cs="Courier New"/>
                  <w:color w:val="000000"/>
                  <w:sz w:val="16"/>
                  <w:szCs w:val="16"/>
                  <w:lang w:val="es-EC"/>
                </w:rPr>
                <w:t xml:space="preserve">    }</w:t>
              </w:r>
            </w:ins>
          </w:p>
          <w:p w14:paraId="302F5FCB">
            <w:pPr>
              <w:spacing w:before="0" w:after="0" w:line="240" w:lineRule="auto"/>
              <w:rPr>
                <w:ins w:id="3126" w:author="marpa" w:date="2026-10-25T14:26:55Z"/>
                <w:rFonts w:hint="default" w:ascii="Courier New" w:hAnsi="Courier New" w:eastAsia="Courier New" w:cs="Courier New"/>
                <w:color w:val="000000"/>
                <w:sz w:val="16"/>
                <w:szCs w:val="16"/>
                <w:lang w:val="es-EC"/>
              </w:rPr>
            </w:pPr>
            <w:ins w:id="3127" w:author="marpa" w:date="2026-10-25T14:28:29Z">
              <w:r>
                <w:rPr>
                  <w:rFonts w:hint="default" w:ascii="Courier New" w:hAnsi="Courier New" w:eastAsia="Courier New" w:cs="Courier New"/>
                  <w:color w:val="000000"/>
                  <w:sz w:val="16"/>
                  <w:szCs w:val="16"/>
                  <w:lang w:val="es-EC"/>
                </w:rPr>
                <w:t>}</w:t>
              </w:r>
            </w:ins>
          </w:p>
        </w:tc>
      </w:tr>
    </w:tbl>
    <w:p w14:paraId="2FB67590">
      <w:pPr>
        <w:pStyle w:val="6"/>
        <w:rPr>
          <w:ins w:id="3128" w:author="marpa" w:date="2026-10-25T14:26:56Z"/>
          <w:rFonts w:hint="default"/>
          <w:lang w:val="es-EC"/>
        </w:rPr>
      </w:pPr>
      <w:ins w:id="3129" w:author="marpa" w:date="2026-10-25T14:26:56Z">
        <w:r>
          <w:rPr/>
          <w:t xml:space="preserve">Tabla </w:t>
        </w:r>
      </w:ins>
      <w:ins w:id="3130" w:author="marpa" w:date="2026-10-25T14:27:10Z">
        <w:r>
          <w:rPr>
            <w:rFonts w:hint="default"/>
            <w:lang w:val="es-EC"/>
          </w:rPr>
          <w:t>12</w:t>
        </w:r>
      </w:ins>
      <w:ins w:id="3131" w:author="marpa" w:date="2026-10-25T14:26:56Z">
        <w:r>
          <w:rPr/>
          <w:t xml:space="preserve">. Clase </w:t>
        </w:r>
      </w:ins>
      <w:ins w:id="3132" w:author="marpa" w:date="2026-10-25T14:28:47Z">
        <w:r>
          <w:rPr>
            <w:rFonts w:hint="default"/>
            <w:b w:val="0"/>
            <w:bCs w:val="0"/>
            <w:lang w:val="es-EC"/>
          </w:rPr>
          <w:t>ConversorTemperatura</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D73D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133" w:author="marpa" w:date="2026-10-25T14:26:56Z"/>
        </w:trPr>
        <w:tc>
          <w:tcPr>
            <w:tcW w:w="8494" w:type="dxa"/>
            <w:shd w:val="clear" w:color="auto" w:fill="D9D9D9"/>
          </w:tcPr>
          <w:p w14:paraId="377B0C3E">
            <w:pPr>
              <w:spacing w:before="0" w:after="0" w:line="240" w:lineRule="auto"/>
              <w:rPr>
                <w:ins w:id="3134" w:author="marpa" w:date="2026-10-25T14:28:58Z"/>
                <w:rFonts w:hint="default" w:ascii="Courier New" w:hAnsi="Courier New" w:eastAsia="Courier New" w:cs="Courier New"/>
                <w:color w:val="000000"/>
                <w:sz w:val="16"/>
                <w:szCs w:val="16"/>
                <w:lang w:val="es-EC"/>
              </w:rPr>
            </w:pPr>
            <w:ins w:id="3135" w:author="marpa" w:date="2026-10-25T14:28:58Z">
              <w:r>
                <w:rPr>
                  <w:rFonts w:hint="default" w:ascii="Courier New" w:hAnsi="Courier New" w:eastAsia="Courier New" w:cs="Courier New"/>
                  <w:color w:val="000000"/>
                  <w:sz w:val="16"/>
                  <w:szCs w:val="16"/>
                  <w:lang w:val="es-EC"/>
                </w:rPr>
                <w:t>package ec.edu.monster.modelos.utilidades;</w:t>
              </w:r>
            </w:ins>
          </w:p>
          <w:p w14:paraId="76D2C5DF">
            <w:pPr>
              <w:spacing w:before="0" w:after="0" w:line="240" w:lineRule="auto"/>
              <w:rPr>
                <w:ins w:id="3136" w:author="marpa" w:date="2026-10-25T14:28:58Z"/>
                <w:rFonts w:hint="default" w:ascii="Courier New" w:hAnsi="Courier New" w:eastAsia="Courier New" w:cs="Courier New"/>
                <w:color w:val="000000"/>
                <w:sz w:val="16"/>
                <w:szCs w:val="16"/>
                <w:lang w:val="es-EC"/>
              </w:rPr>
            </w:pPr>
          </w:p>
          <w:p w14:paraId="7E276B38">
            <w:pPr>
              <w:spacing w:before="0" w:after="0" w:line="240" w:lineRule="auto"/>
              <w:rPr>
                <w:ins w:id="3137" w:author="marpa" w:date="2026-10-25T14:28:58Z"/>
                <w:rFonts w:hint="default" w:ascii="Courier New" w:hAnsi="Courier New" w:eastAsia="Courier New" w:cs="Courier New"/>
                <w:color w:val="000000"/>
                <w:sz w:val="16"/>
                <w:szCs w:val="16"/>
                <w:lang w:val="es-EC"/>
              </w:rPr>
            </w:pPr>
            <w:ins w:id="3138" w:author="marpa" w:date="2026-10-25T14:28:58Z">
              <w:r>
                <w:rPr>
                  <w:rFonts w:hint="default" w:ascii="Courier New" w:hAnsi="Courier New" w:eastAsia="Courier New" w:cs="Courier New"/>
                  <w:color w:val="000000"/>
                  <w:sz w:val="16"/>
                  <w:szCs w:val="16"/>
                  <w:lang w:val="es-EC"/>
                </w:rPr>
                <w:t>/**</w:t>
              </w:r>
            </w:ins>
          </w:p>
          <w:p w14:paraId="20F5AC17">
            <w:pPr>
              <w:spacing w:before="0" w:after="0" w:line="240" w:lineRule="auto"/>
              <w:rPr>
                <w:ins w:id="3139" w:author="marpa" w:date="2026-10-25T14:28:58Z"/>
                <w:rFonts w:hint="default" w:ascii="Courier New" w:hAnsi="Courier New" w:eastAsia="Courier New" w:cs="Courier New"/>
                <w:color w:val="000000"/>
                <w:sz w:val="16"/>
                <w:szCs w:val="16"/>
                <w:lang w:val="es-EC"/>
              </w:rPr>
            </w:pPr>
            <w:ins w:id="3140" w:author="marpa" w:date="2026-10-25T14:28:58Z">
              <w:r>
                <w:rPr>
                  <w:rFonts w:hint="default" w:ascii="Courier New" w:hAnsi="Courier New" w:eastAsia="Courier New" w:cs="Courier New"/>
                  <w:color w:val="000000"/>
                  <w:sz w:val="16"/>
                  <w:szCs w:val="16"/>
                  <w:lang w:val="es-EC"/>
                </w:rPr>
                <w:t xml:space="preserve"> *</w:t>
              </w:r>
            </w:ins>
          </w:p>
          <w:p w14:paraId="67919BB4">
            <w:pPr>
              <w:spacing w:before="0" w:after="0" w:line="240" w:lineRule="auto"/>
              <w:rPr>
                <w:ins w:id="3141" w:author="marpa" w:date="2026-10-25T14:28:58Z"/>
                <w:rFonts w:hint="default" w:ascii="Courier New" w:hAnsi="Courier New" w:eastAsia="Courier New" w:cs="Courier New"/>
                <w:color w:val="000000"/>
                <w:sz w:val="16"/>
                <w:szCs w:val="16"/>
                <w:lang w:val="es-EC"/>
              </w:rPr>
            </w:pPr>
            <w:ins w:id="3142" w:author="marpa" w:date="2026-10-25T14:28:58Z">
              <w:r>
                <w:rPr>
                  <w:rFonts w:hint="default" w:ascii="Courier New" w:hAnsi="Courier New" w:eastAsia="Courier New" w:cs="Courier New"/>
                  <w:color w:val="000000"/>
                  <w:sz w:val="16"/>
                  <w:szCs w:val="16"/>
                  <w:lang w:val="es-EC"/>
                </w:rPr>
                <w:t xml:space="preserve"> * @author USER</w:t>
              </w:r>
            </w:ins>
          </w:p>
          <w:p w14:paraId="2091B751">
            <w:pPr>
              <w:spacing w:before="0" w:after="0" w:line="240" w:lineRule="auto"/>
              <w:rPr>
                <w:ins w:id="3143" w:author="marpa" w:date="2026-10-25T14:28:58Z"/>
                <w:rFonts w:hint="default" w:ascii="Courier New" w:hAnsi="Courier New" w:eastAsia="Courier New" w:cs="Courier New"/>
                <w:color w:val="000000"/>
                <w:sz w:val="16"/>
                <w:szCs w:val="16"/>
                <w:lang w:val="es-EC"/>
              </w:rPr>
            </w:pPr>
            <w:ins w:id="3144" w:author="marpa" w:date="2026-10-25T14:28:58Z">
              <w:r>
                <w:rPr>
                  <w:rFonts w:hint="default" w:ascii="Courier New" w:hAnsi="Courier New" w:eastAsia="Courier New" w:cs="Courier New"/>
                  <w:color w:val="000000"/>
                  <w:sz w:val="16"/>
                  <w:szCs w:val="16"/>
                  <w:lang w:val="es-EC"/>
                </w:rPr>
                <w:t xml:space="preserve"> */</w:t>
              </w:r>
            </w:ins>
          </w:p>
          <w:p w14:paraId="7D54FE96">
            <w:pPr>
              <w:spacing w:before="0" w:after="0" w:line="240" w:lineRule="auto"/>
              <w:rPr>
                <w:ins w:id="3145" w:author="marpa" w:date="2026-10-25T14:28:58Z"/>
                <w:rFonts w:hint="default" w:ascii="Courier New" w:hAnsi="Courier New" w:eastAsia="Courier New" w:cs="Courier New"/>
                <w:color w:val="000000"/>
                <w:sz w:val="16"/>
                <w:szCs w:val="16"/>
                <w:lang w:val="es-EC"/>
              </w:rPr>
            </w:pPr>
            <w:ins w:id="3146" w:author="marpa" w:date="2026-10-25T14:28:58Z">
              <w:r>
                <w:rPr>
                  <w:rFonts w:hint="default" w:ascii="Courier New" w:hAnsi="Courier New" w:eastAsia="Courier New" w:cs="Courier New"/>
                  <w:color w:val="000000"/>
                  <w:sz w:val="16"/>
                  <w:szCs w:val="16"/>
                  <w:lang w:val="es-EC"/>
                </w:rPr>
                <w:t>import ec.edu.monster.modelos.utilidades.enums.UnidadTemperatura;</w:t>
              </w:r>
            </w:ins>
          </w:p>
          <w:p w14:paraId="2930D27E">
            <w:pPr>
              <w:spacing w:before="0" w:after="0" w:line="240" w:lineRule="auto"/>
              <w:rPr>
                <w:ins w:id="3147" w:author="marpa" w:date="2026-10-25T14:28:58Z"/>
                <w:rFonts w:hint="default" w:ascii="Courier New" w:hAnsi="Courier New" w:eastAsia="Courier New" w:cs="Courier New"/>
                <w:color w:val="000000"/>
                <w:sz w:val="16"/>
                <w:szCs w:val="16"/>
                <w:lang w:val="es-EC"/>
              </w:rPr>
            </w:pPr>
            <w:ins w:id="3148" w:author="marpa" w:date="2026-10-25T14:28:58Z">
              <w:r>
                <w:rPr>
                  <w:rFonts w:hint="default" w:ascii="Courier New" w:hAnsi="Courier New" w:eastAsia="Courier New" w:cs="Courier New"/>
                  <w:color w:val="000000"/>
                  <w:sz w:val="16"/>
                  <w:szCs w:val="16"/>
                  <w:lang w:val="es-EC"/>
                </w:rPr>
                <w:t>import static ec.edu.monster.modelos.utilidades.enums.UnidadTemperatura.CELSIUS;</w:t>
              </w:r>
            </w:ins>
          </w:p>
          <w:p w14:paraId="1D30D933">
            <w:pPr>
              <w:spacing w:before="0" w:after="0" w:line="240" w:lineRule="auto"/>
              <w:rPr>
                <w:ins w:id="3149" w:author="marpa" w:date="2026-10-25T14:28:58Z"/>
                <w:rFonts w:hint="default" w:ascii="Courier New" w:hAnsi="Courier New" w:eastAsia="Courier New" w:cs="Courier New"/>
                <w:color w:val="000000"/>
                <w:sz w:val="16"/>
                <w:szCs w:val="16"/>
                <w:lang w:val="es-EC"/>
              </w:rPr>
            </w:pPr>
            <w:ins w:id="3150" w:author="marpa" w:date="2026-10-25T14:28:58Z">
              <w:r>
                <w:rPr>
                  <w:rFonts w:hint="default" w:ascii="Courier New" w:hAnsi="Courier New" w:eastAsia="Courier New" w:cs="Courier New"/>
                  <w:color w:val="000000"/>
                  <w:sz w:val="16"/>
                  <w:szCs w:val="16"/>
                  <w:lang w:val="es-EC"/>
                </w:rPr>
                <w:t>import static ec.edu.monster.modelos.utilidades.enums.UnidadTemperatura.FAHRENHEIT;</w:t>
              </w:r>
            </w:ins>
          </w:p>
          <w:p w14:paraId="538F2B66">
            <w:pPr>
              <w:spacing w:before="0" w:after="0" w:line="240" w:lineRule="auto"/>
              <w:rPr>
                <w:ins w:id="3151" w:author="marpa" w:date="2026-10-25T14:28:58Z"/>
                <w:rFonts w:hint="default" w:ascii="Courier New" w:hAnsi="Courier New" w:eastAsia="Courier New" w:cs="Courier New"/>
                <w:color w:val="000000"/>
                <w:sz w:val="16"/>
                <w:szCs w:val="16"/>
                <w:lang w:val="es-EC"/>
              </w:rPr>
            </w:pPr>
            <w:ins w:id="3152" w:author="marpa" w:date="2026-10-25T14:28:58Z">
              <w:r>
                <w:rPr>
                  <w:rFonts w:hint="default" w:ascii="Courier New" w:hAnsi="Courier New" w:eastAsia="Courier New" w:cs="Courier New"/>
                  <w:color w:val="000000"/>
                  <w:sz w:val="16"/>
                  <w:szCs w:val="16"/>
                  <w:lang w:val="es-EC"/>
                </w:rPr>
                <w:t>import static ec.edu.monster.modelos.utilidades.enums.UnidadTemperatura.KELVIN;</w:t>
              </w:r>
            </w:ins>
          </w:p>
          <w:p w14:paraId="79D9BFA6">
            <w:pPr>
              <w:spacing w:before="0" w:after="0" w:line="240" w:lineRule="auto"/>
              <w:rPr>
                <w:ins w:id="3153" w:author="marpa" w:date="2026-10-25T14:28:58Z"/>
                <w:rFonts w:hint="default" w:ascii="Courier New" w:hAnsi="Courier New" w:eastAsia="Courier New" w:cs="Courier New"/>
                <w:color w:val="000000"/>
                <w:sz w:val="16"/>
                <w:szCs w:val="16"/>
                <w:lang w:val="es-EC"/>
              </w:rPr>
            </w:pPr>
            <w:ins w:id="3154" w:author="marpa" w:date="2026-10-25T14:28:58Z">
              <w:r>
                <w:rPr>
                  <w:rFonts w:hint="default" w:ascii="Courier New" w:hAnsi="Courier New" w:eastAsia="Courier New" w:cs="Courier New"/>
                  <w:color w:val="000000"/>
                  <w:sz w:val="16"/>
                  <w:szCs w:val="16"/>
                  <w:lang w:val="es-EC"/>
                </w:rPr>
                <w:t>import static ec.edu.monster.modelos.utilidades.enums.UnidadTemperatura.RANKINE;</w:t>
              </w:r>
            </w:ins>
          </w:p>
          <w:p w14:paraId="42FF62E8">
            <w:pPr>
              <w:spacing w:before="0" w:after="0" w:line="240" w:lineRule="auto"/>
              <w:rPr>
                <w:ins w:id="3155" w:author="marpa" w:date="2026-10-25T14:28:58Z"/>
                <w:rFonts w:hint="default" w:ascii="Courier New" w:hAnsi="Courier New" w:eastAsia="Courier New" w:cs="Courier New"/>
                <w:color w:val="000000"/>
                <w:sz w:val="16"/>
                <w:szCs w:val="16"/>
                <w:lang w:val="es-EC"/>
              </w:rPr>
            </w:pPr>
          </w:p>
          <w:p w14:paraId="6EABA82E">
            <w:pPr>
              <w:spacing w:before="0" w:after="0" w:line="240" w:lineRule="auto"/>
              <w:rPr>
                <w:ins w:id="3156" w:author="marpa" w:date="2026-10-25T14:28:58Z"/>
                <w:rFonts w:hint="default" w:ascii="Courier New" w:hAnsi="Courier New" w:eastAsia="Courier New" w:cs="Courier New"/>
                <w:color w:val="000000"/>
                <w:sz w:val="16"/>
                <w:szCs w:val="16"/>
                <w:lang w:val="es-EC"/>
              </w:rPr>
            </w:pPr>
            <w:ins w:id="3157" w:author="marpa" w:date="2026-10-25T14:28:58Z">
              <w:r>
                <w:rPr>
                  <w:rFonts w:hint="default" w:ascii="Courier New" w:hAnsi="Courier New" w:eastAsia="Courier New" w:cs="Courier New"/>
                  <w:color w:val="000000"/>
                  <w:sz w:val="16"/>
                  <w:szCs w:val="16"/>
                  <w:lang w:val="es-EC"/>
                </w:rPr>
                <w:t>public class ConversorTemperatura implements IConversor&lt;UnidadTemperatura&gt; {</w:t>
              </w:r>
            </w:ins>
          </w:p>
          <w:p w14:paraId="4939DC85">
            <w:pPr>
              <w:spacing w:before="0" w:after="0" w:line="240" w:lineRule="auto"/>
              <w:rPr>
                <w:ins w:id="3158" w:author="marpa" w:date="2026-10-25T14:28:58Z"/>
                <w:rFonts w:hint="default" w:ascii="Courier New" w:hAnsi="Courier New" w:eastAsia="Courier New" w:cs="Courier New"/>
                <w:color w:val="000000"/>
                <w:sz w:val="16"/>
                <w:szCs w:val="16"/>
                <w:lang w:val="es-EC"/>
              </w:rPr>
            </w:pPr>
          </w:p>
          <w:p w14:paraId="6F38B623">
            <w:pPr>
              <w:spacing w:before="0" w:after="0" w:line="240" w:lineRule="auto"/>
              <w:rPr>
                <w:ins w:id="3159" w:author="marpa" w:date="2026-10-25T14:28:58Z"/>
                <w:rFonts w:hint="default" w:ascii="Courier New" w:hAnsi="Courier New" w:eastAsia="Courier New" w:cs="Courier New"/>
                <w:color w:val="000000"/>
                <w:sz w:val="16"/>
                <w:szCs w:val="16"/>
                <w:lang w:val="es-EC"/>
              </w:rPr>
            </w:pPr>
            <w:ins w:id="3160" w:author="marpa" w:date="2026-10-25T14:28:58Z">
              <w:r>
                <w:rPr>
                  <w:rFonts w:hint="default" w:ascii="Courier New" w:hAnsi="Courier New" w:eastAsia="Courier New" w:cs="Courier New"/>
                  <w:color w:val="000000"/>
                  <w:sz w:val="16"/>
                  <w:szCs w:val="16"/>
                  <w:lang w:val="es-EC"/>
                </w:rPr>
                <w:t xml:space="preserve">    public ConversorTemperatura() {}</w:t>
              </w:r>
            </w:ins>
          </w:p>
          <w:p w14:paraId="22E09EAE">
            <w:pPr>
              <w:spacing w:before="0" w:after="0" w:line="240" w:lineRule="auto"/>
              <w:rPr>
                <w:ins w:id="3161" w:author="marpa" w:date="2026-10-25T14:28:58Z"/>
                <w:rFonts w:hint="default" w:ascii="Courier New" w:hAnsi="Courier New" w:eastAsia="Courier New" w:cs="Courier New"/>
                <w:color w:val="000000"/>
                <w:sz w:val="16"/>
                <w:szCs w:val="16"/>
                <w:lang w:val="es-EC"/>
              </w:rPr>
            </w:pPr>
          </w:p>
          <w:p w14:paraId="4ABB64A6">
            <w:pPr>
              <w:spacing w:before="0" w:after="0" w:line="240" w:lineRule="auto"/>
              <w:rPr>
                <w:ins w:id="3162" w:author="marpa" w:date="2026-10-25T14:28:58Z"/>
                <w:rFonts w:hint="default" w:ascii="Courier New" w:hAnsi="Courier New" w:eastAsia="Courier New" w:cs="Courier New"/>
                <w:color w:val="000000"/>
                <w:sz w:val="16"/>
                <w:szCs w:val="16"/>
                <w:lang w:val="es-EC"/>
              </w:rPr>
            </w:pPr>
            <w:ins w:id="3163" w:author="marpa" w:date="2026-10-25T14:28:58Z">
              <w:r>
                <w:rPr>
                  <w:rFonts w:hint="default" w:ascii="Courier New" w:hAnsi="Courier New" w:eastAsia="Courier New" w:cs="Courier New"/>
                  <w:color w:val="000000"/>
                  <w:sz w:val="16"/>
                  <w:szCs w:val="16"/>
                  <w:lang w:val="es-EC"/>
                </w:rPr>
                <w:t xml:space="preserve">    @Override</w:t>
              </w:r>
            </w:ins>
          </w:p>
          <w:p w14:paraId="475EA709">
            <w:pPr>
              <w:spacing w:before="0" w:after="0" w:line="240" w:lineRule="auto"/>
              <w:rPr>
                <w:ins w:id="3164" w:author="marpa" w:date="2026-10-25T14:28:58Z"/>
                <w:rFonts w:hint="default" w:ascii="Courier New" w:hAnsi="Courier New" w:eastAsia="Courier New" w:cs="Courier New"/>
                <w:color w:val="000000"/>
                <w:sz w:val="16"/>
                <w:szCs w:val="16"/>
                <w:lang w:val="es-EC"/>
              </w:rPr>
            </w:pPr>
            <w:ins w:id="3165" w:author="marpa" w:date="2026-10-25T14:28:58Z">
              <w:r>
                <w:rPr>
                  <w:rFonts w:hint="default" w:ascii="Courier New" w:hAnsi="Courier New" w:eastAsia="Courier New" w:cs="Courier New"/>
                  <w:color w:val="000000"/>
                  <w:sz w:val="16"/>
                  <w:szCs w:val="16"/>
                  <w:lang w:val="es-EC"/>
                </w:rPr>
                <w:t xml:space="preserve">    public double convertir(double valor, UnidadTemperatura origen, UnidadTemperatura destino) {</w:t>
              </w:r>
            </w:ins>
          </w:p>
          <w:p w14:paraId="624B4E91">
            <w:pPr>
              <w:spacing w:before="0" w:after="0" w:line="240" w:lineRule="auto"/>
              <w:rPr>
                <w:ins w:id="3166" w:author="marpa" w:date="2026-10-25T14:28:58Z"/>
                <w:rFonts w:hint="default" w:ascii="Courier New" w:hAnsi="Courier New" w:eastAsia="Courier New" w:cs="Courier New"/>
                <w:color w:val="000000"/>
                <w:sz w:val="16"/>
                <w:szCs w:val="16"/>
                <w:lang w:val="es-EC"/>
              </w:rPr>
            </w:pPr>
          </w:p>
          <w:p w14:paraId="5554F870">
            <w:pPr>
              <w:spacing w:before="0" w:after="0" w:line="240" w:lineRule="auto"/>
              <w:rPr>
                <w:ins w:id="3167" w:author="marpa" w:date="2026-10-25T14:28:58Z"/>
                <w:rFonts w:hint="default" w:ascii="Courier New" w:hAnsi="Courier New" w:eastAsia="Courier New" w:cs="Courier New"/>
                <w:color w:val="000000"/>
                <w:sz w:val="16"/>
                <w:szCs w:val="16"/>
                <w:lang w:val="es-EC"/>
              </w:rPr>
            </w:pPr>
            <w:ins w:id="3168" w:author="marpa" w:date="2026-10-25T14:28:58Z">
              <w:r>
                <w:rPr>
                  <w:rFonts w:hint="default" w:ascii="Courier New" w:hAnsi="Courier New" w:eastAsia="Courier New" w:cs="Courier New"/>
                  <w:color w:val="000000"/>
                  <w:sz w:val="16"/>
                  <w:szCs w:val="16"/>
                  <w:lang w:val="es-EC"/>
                </w:rPr>
                <w:t xml:space="preserve">        if (origen == null || destino == null) {</w:t>
              </w:r>
            </w:ins>
          </w:p>
          <w:p w14:paraId="2A6EF1AD">
            <w:pPr>
              <w:spacing w:before="0" w:after="0" w:line="240" w:lineRule="auto"/>
              <w:rPr>
                <w:ins w:id="3169" w:author="marpa" w:date="2026-10-25T14:28:58Z"/>
                <w:rFonts w:hint="default" w:ascii="Courier New" w:hAnsi="Courier New" w:eastAsia="Courier New" w:cs="Courier New"/>
                <w:color w:val="000000"/>
                <w:sz w:val="16"/>
                <w:szCs w:val="16"/>
                <w:lang w:val="es-EC"/>
              </w:rPr>
            </w:pPr>
            <w:ins w:id="3170" w:author="marpa" w:date="2026-10-25T14:28:58Z">
              <w:r>
                <w:rPr>
                  <w:rFonts w:hint="default" w:ascii="Courier New" w:hAnsi="Courier New" w:eastAsia="Courier New" w:cs="Courier New"/>
                  <w:color w:val="000000"/>
                  <w:sz w:val="16"/>
                  <w:szCs w:val="16"/>
                  <w:lang w:val="es-EC"/>
                </w:rPr>
                <w:t xml:space="preserve">            throw new IllegalArgumentException("Las unidades no pueden ser null");</w:t>
              </w:r>
            </w:ins>
          </w:p>
          <w:p w14:paraId="7F8681BE">
            <w:pPr>
              <w:spacing w:before="0" w:after="0" w:line="240" w:lineRule="auto"/>
              <w:rPr>
                <w:ins w:id="3171" w:author="marpa" w:date="2026-10-25T14:28:58Z"/>
                <w:rFonts w:hint="default" w:ascii="Courier New" w:hAnsi="Courier New" w:eastAsia="Courier New" w:cs="Courier New"/>
                <w:color w:val="000000"/>
                <w:sz w:val="16"/>
                <w:szCs w:val="16"/>
                <w:lang w:val="es-EC"/>
              </w:rPr>
            </w:pPr>
            <w:ins w:id="3172" w:author="marpa" w:date="2026-10-25T14:28:58Z">
              <w:r>
                <w:rPr>
                  <w:rFonts w:hint="default" w:ascii="Courier New" w:hAnsi="Courier New" w:eastAsia="Courier New" w:cs="Courier New"/>
                  <w:color w:val="000000"/>
                  <w:sz w:val="16"/>
                  <w:szCs w:val="16"/>
                  <w:lang w:val="es-EC"/>
                </w:rPr>
                <w:t xml:space="preserve">        }</w:t>
              </w:r>
            </w:ins>
          </w:p>
          <w:p w14:paraId="31C396BB">
            <w:pPr>
              <w:spacing w:before="0" w:after="0" w:line="240" w:lineRule="auto"/>
              <w:rPr>
                <w:ins w:id="3173" w:author="marpa" w:date="2026-10-25T14:28:58Z"/>
                <w:rFonts w:hint="default" w:ascii="Courier New" w:hAnsi="Courier New" w:eastAsia="Courier New" w:cs="Courier New"/>
                <w:color w:val="000000"/>
                <w:sz w:val="16"/>
                <w:szCs w:val="16"/>
                <w:lang w:val="es-EC"/>
              </w:rPr>
            </w:pPr>
            <w:ins w:id="3174" w:author="marpa" w:date="2026-10-25T14:28:58Z">
              <w:r>
                <w:rPr>
                  <w:rFonts w:hint="default" w:ascii="Courier New" w:hAnsi="Courier New" w:eastAsia="Courier New" w:cs="Courier New"/>
                  <w:color w:val="000000"/>
                  <w:sz w:val="16"/>
                  <w:szCs w:val="16"/>
                  <w:lang w:val="es-EC"/>
                </w:rPr>
                <w:t xml:space="preserve">        if (origen == destino) {</w:t>
              </w:r>
            </w:ins>
          </w:p>
          <w:p w14:paraId="31986997">
            <w:pPr>
              <w:spacing w:before="0" w:after="0" w:line="240" w:lineRule="auto"/>
              <w:rPr>
                <w:ins w:id="3175" w:author="marpa" w:date="2026-10-25T14:28:58Z"/>
                <w:rFonts w:hint="default" w:ascii="Courier New" w:hAnsi="Courier New" w:eastAsia="Courier New" w:cs="Courier New"/>
                <w:color w:val="000000"/>
                <w:sz w:val="16"/>
                <w:szCs w:val="16"/>
                <w:lang w:val="es-EC"/>
              </w:rPr>
            </w:pPr>
            <w:ins w:id="3176" w:author="marpa" w:date="2026-10-25T14:28:58Z">
              <w:r>
                <w:rPr>
                  <w:rFonts w:hint="default" w:ascii="Courier New" w:hAnsi="Courier New" w:eastAsia="Courier New" w:cs="Courier New"/>
                  <w:color w:val="000000"/>
                  <w:sz w:val="16"/>
                  <w:szCs w:val="16"/>
                  <w:lang w:val="es-EC"/>
                </w:rPr>
                <w:t xml:space="preserve">            return valor;</w:t>
              </w:r>
            </w:ins>
          </w:p>
          <w:p w14:paraId="75F523B6">
            <w:pPr>
              <w:spacing w:before="0" w:after="0" w:line="240" w:lineRule="auto"/>
              <w:rPr>
                <w:ins w:id="3177" w:author="marpa" w:date="2026-10-25T14:28:58Z"/>
                <w:rFonts w:hint="default" w:ascii="Courier New" w:hAnsi="Courier New" w:eastAsia="Courier New" w:cs="Courier New"/>
                <w:color w:val="000000"/>
                <w:sz w:val="16"/>
                <w:szCs w:val="16"/>
                <w:lang w:val="es-EC"/>
              </w:rPr>
            </w:pPr>
            <w:ins w:id="3178" w:author="marpa" w:date="2026-10-25T14:28:58Z">
              <w:r>
                <w:rPr>
                  <w:rFonts w:hint="default" w:ascii="Courier New" w:hAnsi="Courier New" w:eastAsia="Courier New" w:cs="Courier New"/>
                  <w:color w:val="000000"/>
                  <w:sz w:val="16"/>
                  <w:szCs w:val="16"/>
                  <w:lang w:val="es-EC"/>
                </w:rPr>
                <w:t xml:space="preserve">        }</w:t>
              </w:r>
            </w:ins>
          </w:p>
          <w:p w14:paraId="0DEC9974">
            <w:pPr>
              <w:spacing w:before="0" w:after="0" w:line="240" w:lineRule="auto"/>
              <w:rPr>
                <w:ins w:id="3179" w:author="marpa" w:date="2026-10-25T14:28:58Z"/>
                <w:rFonts w:hint="default" w:ascii="Courier New" w:hAnsi="Courier New" w:eastAsia="Courier New" w:cs="Courier New"/>
                <w:color w:val="000000"/>
                <w:sz w:val="16"/>
                <w:szCs w:val="16"/>
                <w:lang w:val="es-EC"/>
              </w:rPr>
            </w:pPr>
            <w:ins w:id="3180" w:author="marpa" w:date="2026-10-25T14:28:58Z">
              <w:r>
                <w:rPr>
                  <w:rFonts w:hint="default" w:ascii="Courier New" w:hAnsi="Courier New" w:eastAsia="Courier New" w:cs="Courier New"/>
                  <w:color w:val="000000"/>
                  <w:sz w:val="16"/>
                  <w:szCs w:val="16"/>
                  <w:lang w:val="es-EC"/>
                </w:rPr>
                <w:t xml:space="preserve">        </w:t>
              </w:r>
            </w:ins>
          </w:p>
          <w:p w14:paraId="69BAA7D2">
            <w:pPr>
              <w:spacing w:before="0" w:after="0" w:line="240" w:lineRule="auto"/>
              <w:rPr>
                <w:ins w:id="3181" w:author="marpa" w:date="2026-10-25T14:28:58Z"/>
                <w:rFonts w:hint="default" w:ascii="Courier New" w:hAnsi="Courier New" w:eastAsia="Courier New" w:cs="Courier New"/>
                <w:color w:val="000000"/>
                <w:sz w:val="16"/>
                <w:szCs w:val="16"/>
                <w:lang w:val="es-EC"/>
              </w:rPr>
            </w:pPr>
          </w:p>
          <w:p w14:paraId="2091D8BE">
            <w:pPr>
              <w:spacing w:before="0" w:after="0" w:line="240" w:lineRule="auto"/>
              <w:rPr>
                <w:ins w:id="3182" w:author="marpa" w:date="2026-10-25T14:28:58Z"/>
                <w:rFonts w:hint="default" w:ascii="Courier New" w:hAnsi="Courier New" w:eastAsia="Courier New" w:cs="Courier New"/>
                <w:color w:val="000000"/>
                <w:sz w:val="16"/>
                <w:szCs w:val="16"/>
                <w:lang w:val="es-EC"/>
              </w:rPr>
            </w:pPr>
            <w:ins w:id="3183" w:author="marpa" w:date="2026-10-25T14:28:58Z">
              <w:r>
                <w:rPr>
                  <w:rFonts w:hint="default" w:ascii="Courier New" w:hAnsi="Courier New" w:eastAsia="Courier New" w:cs="Courier New"/>
                  <w:color w:val="000000"/>
                  <w:sz w:val="16"/>
                  <w:szCs w:val="16"/>
                  <w:lang w:val="es-EC"/>
                </w:rPr>
                <w:t xml:space="preserve">        switch (origen) {</w:t>
              </w:r>
            </w:ins>
          </w:p>
          <w:p w14:paraId="7EC1C56A">
            <w:pPr>
              <w:spacing w:before="0" w:after="0" w:line="240" w:lineRule="auto"/>
              <w:rPr>
                <w:ins w:id="3184" w:author="marpa" w:date="2026-10-25T14:28:58Z"/>
                <w:rFonts w:hint="default" w:ascii="Courier New" w:hAnsi="Courier New" w:eastAsia="Courier New" w:cs="Courier New"/>
                <w:color w:val="000000"/>
                <w:sz w:val="16"/>
                <w:szCs w:val="16"/>
                <w:lang w:val="es-EC"/>
              </w:rPr>
            </w:pPr>
            <w:ins w:id="3185" w:author="marpa" w:date="2026-10-25T14:28:58Z">
              <w:r>
                <w:rPr>
                  <w:rFonts w:hint="default" w:ascii="Courier New" w:hAnsi="Courier New" w:eastAsia="Courier New" w:cs="Courier New"/>
                  <w:color w:val="000000"/>
                  <w:sz w:val="16"/>
                  <w:szCs w:val="16"/>
                  <w:lang w:val="es-EC"/>
                </w:rPr>
                <w:t xml:space="preserve">            case CELSIUS -&gt; {</w:t>
              </w:r>
            </w:ins>
          </w:p>
          <w:p w14:paraId="0D485AFB">
            <w:pPr>
              <w:spacing w:before="0" w:after="0" w:line="240" w:lineRule="auto"/>
              <w:rPr>
                <w:ins w:id="3186" w:author="marpa" w:date="2026-10-25T14:28:58Z"/>
                <w:rFonts w:hint="default" w:ascii="Courier New" w:hAnsi="Courier New" w:eastAsia="Courier New" w:cs="Courier New"/>
                <w:color w:val="000000"/>
                <w:sz w:val="16"/>
                <w:szCs w:val="16"/>
                <w:lang w:val="es-EC"/>
              </w:rPr>
            </w:pPr>
            <w:ins w:id="3187" w:author="marpa" w:date="2026-10-25T14:28:58Z">
              <w:r>
                <w:rPr>
                  <w:rFonts w:hint="default" w:ascii="Courier New" w:hAnsi="Courier New" w:eastAsia="Courier New" w:cs="Courier New"/>
                  <w:color w:val="000000"/>
                  <w:sz w:val="16"/>
                  <w:szCs w:val="16"/>
                  <w:lang w:val="es-EC"/>
                </w:rPr>
                <w:t xml:space="preserve">                if (valor &lt; -273.15 || valor &gt; 100)</w:t>
              </w:r>
            </w:ins>
          </w:p>
          <w:p w14:paraId="21F3F661">
            <w:pPr>
              <w:spacing w:before="0" w:after="0" w:line="240" w:lineRule="auto"/>
              <w:rPr>
                <w:ins w:id="3188" w:author="marpa" w:date="2026-10-25T14:28:58Z"/>
                <w:rFonts w:hint="default" w:ascii="Courier New" w:hAnsi="Courier New" w:eastAsia="Courier New" w:cs="Courier New"/>
                <w:color w:val="000000"/>
                <w:sz w:val="16"/>
                <w:szCs w:val="16"/>
                <w:lang w:val="es-EC"/>
              </w:rPr>
            </w:pPr>
            <w:ins w:id="3189" w:author="marpa" w:date="2026-10-25T14:28:58Z">
              <w:r>
                <w:rPr>
                  <w:rFonts w:hint="default" w:ascii="Courier New" w:hAnsi="Courier New" w:eastAsia="Courier New" w:cs="Courier New"/>
                  <w:color w:val="000000"/>
                  <w:sz w:val="16"/>
                  <w:szCs w:val="16"/>
                  <w:lang w:val="es-EC"/>
                </w:rPr>
                <w:t xml:space="preserve">                    throw new IllegalArgumentException("El valor de Celsius debe estar en el rango de -273.15 a 100 ºC");</w:t>
              </w:r>
            </w:ins>
          </w:p>
          <w:p w14:paraId="65BD3A0F">
            <w:pPr>
              <w:spacing w:before="0" w:after="0" w:line="240" w:lineRule="auto"/>
              <w:rPr>
                <w:ins w:id="3190" w:author="marpa" w:date="2026-10-25T14:28:58Z"/>
                <w:rFonts w:hint="default" w:ascii="Courier New" w:hAnsi="Courier New" w:eastAsia="Courier New" w:cs="Courier New"/>
                <w:color w:val="000000"/>
                <w:sz w:val="16"/>
                <w:szCs w:val="16"/>
                <w:lang w:val="es-EC"/>
              </w:rPr>
            </w:pPr>
            <w:ins w:id="3191" w:author="marpa" w:date="2026-10-25T14:28:58Z">
              <w:r>
                <w:rPr>
                  <w:rFonts w:hint="default" w:ascii="Courier New" w:hAnsi="Courier New" w:eastAsia="Courier New" w:cs="Courier New"/>
                  <w:color w:val="000000"/>
                  <w:sz w:val="16"/>
                  <w:szCs w:val="16"/>
                  <w:lang w:val="es-EC"/>
                </w:rPr>
                <w:t xml:space="preserve">            }</w:t>
              </w:r>
            </w:ins>
          </w:p>
          <w:p w14:paraId="646EDAE7">
            <w:pPr>
              <w:spacing w:before="0" w:after="0" w:line="240" w:lineRule="auto"/>
              <w:rPr>
                <w:ins w:id="3192" w:author="marpa" w:date="2026-10-25T14:28:58Z"/>
                <w:rFonts w:hint="default" w:ascii="Courier New" w:hAnsi="Courier New" w:eastAsia="Courier New" w:cs="Courier New"/>
                <w:color w:val="000000"/>
                <w:sz w:val="16"/>
                <w:szCs w:val="16"/>
                <w:lang w:val="es-EC"/>
              </w:rPr>
            </w:pPr>
            <w:ins w:id="3193" w:author="marpa" w:date="2026-10-25T14:28:58Z">
              <w:r>
                <w:rPr>
                  <w:rFonts w:hint="default" w:ascii="Courier New" w:hAnsi="Courier New" w:eastAsia="Courier New" w:cs="Courier New"/>
                  <w:color w:val="000000"/>
                  <w:sz w:val="16"/>
                  <w:szCs w:val="16"/>
                  <w:lang w:val="es-EC"/>
                </w:rPr>
                <w:t xml:space="preserve">            case FAHRENHEIT -&gt; {</w:t>
              </w:r>
            </w:ins>
          </w:p>
          <w:p w14:paraId="78BFE7A9">
            <w:pPr>
              <w:spacing w:before="0" w:after="0" w:line="240" w:lineRule="auto"/>
              <w:rPr>
                <w:ins w:id="3194" w:author="marpa" w:date="2026-10-25T14:28:58Z"/>
                <w:rFonts w:hint="default" w:ascii="Courier New" w:hAnsi="Courier New" w:eastAsia="Courier New" w:cs="Courier New"/>
                <w:color w:val="000000"/>
                <w:sz w:val="16"/>
                <w:szCs w:val="16"/>
                <w:lang w:val="es-EC"/>
              </w:rPr>
            </w:pPr>
            <w:ins w:id="3195" w:author="marpa" w:date="2026-10-25T14:28:58Z">
              <w:r>
                <w:rPr>
                  <w:rFonts w:hint="default" w:ascii="Courier New" w:hAnsi="Courier New" w:eastAsia="Courier New" w:cs="Courier New"/>
                  <w:color w:val="000000"/>
                  <w:sz w:val="16"/>
                  <w:szCs w:val="16"/>
                  <w:lang w:val="es-EC"/>
                </w:rPr>
                <w:t xml:space="preserve">                if (valor &lt; -459.67 || valor &gt; 212)</w:t>
              </w:r>
            </w:ins>
          </w:p>
          <w:p w14:paraId="5285E09F">
            <w:pPr>
              <w:spacing w:before="0" w:after="0" w:line="240" w:lineRule="auto"/>
              <w:rPr>
                <w:ins w:id="3196" w:author="marpa" w:date="2026-10-25T14:28:58Z"/>
                <w:rFonts w:hint="default" w:ascii="Courier New" w:hAnsi="Courier New" w:eastAsia="Courier New" w:cs="Courier New"/>
                <w:color w:val="000000"/>
                <w:sz w:val="16"/>
                <w:szCs w:val="16"/>
                <w:lang w:val="es-EC"/>
              </w:rPr>
            </w:pPr>
            <w:ins w:id="3197" w:author="marpa" w:date="2026-10-25T14:28:58Z">
              <w:r>
                <w:rPr>
                  <w:rFonts w:hint="default" w:ascii="Courier New" w:hAnsi="Courier New" w:eastAsia="Courier New" w:cs="Courier New"/>
                  <w:color w:val="000000"/>
                  <w:sz w:val="16"/>
                  <w:szCs w:val="16"/>
                  <w:lang w:val="es-EC"/>
                </w:rPr>
                <w:t xml:space="preserve">                    throw new IllegalArgumentException("El valor de Fahrenheit debe estar en el rango de -459.67 a 212 ºF");</w:t>
              </w:r>
            </w:ins>
          </w:p>
          <w:p w14:paraId="33A01788">
            <w:pPr>
              <w:spacing w:before="0" w:after="0" w:line="240" w:lineRule="auto"/>
              <w:rPr>
                <w:ins w:id="3198" w:author="marpa" w:date="2026-10-25T14:28:58Z"/>
                <w:rFonts w:hint="default" w:ascii="Courier New" w:hAnsi="Courier New" w:eastAsia="Courier New" w:cs="Courier New"/>
                <w:color w:val="000000"/>
                <w:sz w:val="16"/>
                <w:szCs w:val="16"/>
                <w:lang w:val="es-EC"/>
              </w:rPr>
            </w:pPr>
            <w:ins w:id="3199" w:author="marpa" w:date="2026-10-25T14:28:58Z">
              <w:r>
                <w:rPr>
                  <w:rFonts w:hint="default" w:ascii="Courier New" w:hAnsi="Courier New" w:eastAsia="Courier New" w:cs="Courier New"/>
                  <w:color w:val="000000"/>
                  <w:sz w:val="16"/>
                  <w:szCs w:val="16"/>
                  <w:lang w:val="es-EC"/>
                </w:rPr>
                <w:t xml:space="preserve">            }</w:t>
              </w:r>
            </w:ins>
          </w:p>
          <w:p w14:paraId="55FA4FEE">
            <w:pPr>
              <w:spacing w:before="0" w:after="0" w:line="240" w:lineRule="auto"/>
              <w:rPr>
                <w:ins w:id="3200" w:author="marpa" w:date="2026-10-25T14:28:58Z"/>
                <w:rFonts w:hint="default" w:ascii="Courier New" w:hAnsi="Courier New" w:eastAsia="Courier New" w:cs="Courier New"/>
                <w:color w:val="000000"/>
                <w:sz w:val="16"/>
                <w:szCs w:val="16"/>
                <w:lang w:val="es-EC"/>
              </w:rPr>
            </w:pPr>
            <w:ins w:id="3201" w:author="marpa" w:date="2026-10-25T14:28:58Z">
              <w:r>
                <w:rPr>
                  <w:rFonts w:hint="default" w:ascii="Courier New" w:hAnsi="Courier New" w:eastAsia="Courier New" w:cs="Courier New"/>
                  <w:color w:val="000000"/>
                  <w:sz w:val="16"/>
                  <w:szCs w:val="16"/>
                  <w:lang w:val="es-EC"/>
                </w:rPr>
                <w:t xml:space="preserve">            case KELVIN -&gt; {</w:t>
              </w:r>
            </w:ins>
          </w:p>
          <w:p w14:paraId="09BB7F7B">
            <w:pPr>
              <w:spacing w:before="0" w:after="0" w:line="240" w:lineRule="auto"/>
              <w:rPr>
                <w:ins w:id="3202" w:author="marpa" w:date="2026-10-25T14:28:58Z"/>
                <w:rFonts w:hint="default" w:ascii="Courier New" w:hAnsi="Courier New" w:eastAsia="Courier New" w:cs="Courier New"/>
                <w:color w:val="000000"/>
                <w:sz w:val="16"/>
                <w:szCs w:val="16"/>
                <w:lang w:val="es-EC"/>
              </w:rPr>
            </w:pPr>
            <w:ins w:id="3203" w:author="marpa" w:date="2026-10-25T14:28:58Z">
              <w:r>
                <w:rPr>
                  <w:rFonts w:hint="default" w:ascii="Courier New" w:hAnsi="Courier New" w:eastAsia="Courier New" w:cs="Courier New"/>
                  <w:color w:val="000000"/>
                  <w:sz w:val="16"/>
                  <w:szCs w:val="16"/>
                  <w:lang w:val="es-EC"/>
                </w:rPr>
                <w:t xml:space="preserve">                if (valor &lt; 0 || valor &gt; 373.15)</w:t>
              </w:r>
            </w:ins>
          </w:p>
          <w:p w14:paraId="5E60DB66">
            <w:pPr>
              <w:spacing w:before="0" w:after="0" w:line="240" w:lineRule="auto"/>
              <w:rPr>
                <w:ins w:id="3204" w:author="marpa" w:date="2026-10-25T14:28:58Z"/>
                <w:rFonts w:hint="default" w:ascii="Courier New" w:hAnsi="Courier New" w:eastAsia="Courier New" w:cs="Courier New"/>
                <w:color w:val="000000"/>
                <w:sz w:val="16"/>
                <w:szCs w:val="16"/>
                <w:lang w:val="es-EC"/>
              </w:rPr>
            </w:pPr>
            <w:ins w:id="3205" w:author="marpa" w:date="2026-10-25T14:28:58Z">
              <w:r>
                <w:rPr>
                  <w:rFonts w:hint="default" w:ascii="Courier New" w:hAnsi="Courier New" w:eastAsia="Courier New" w:cs="Courier New"/>
                  <w:color w:val="000000"/>
                  <w:sz w:val="16"/>
                  <w:szCs w:val="16"/>
                  <w:lang w:val="es-EC"/>
                </w:rPr>
                <w:t xml:space="preserve">                    throw new IllegalArgumentException("El valor de Kelvin debe estar en el rango de 0 a 373.15 ºK");</w:t>
              </w:r>
            </w:ins>
          </w:p>
          <w:p w14:paraId="036B5483">
            <w:pPr>
              <w:spacing w:before="0" w:after="0" w:line="240" w:lineRule="auto"/>
              <w:rPr>
                <w:ins w:id="3206" w:author="marpa" w:date="2026-10-25T14:28:58Z"/>
                <w:rFonts w:hint="default" w:ascii="Courier New" w:hAnsi="Courier New" w:eastAsia="Courier New" w:cs="Courier New"/>
                <w:color w:val="000000"/>
                <w:sz w:val="16"/>
                <w:szCs w:val="16"/>
                <w:lang w:val="es-EC"/>
              </w:rPr>
            </w:pPr>
            <w:ins w:id="3207" w:author="marpa" w:date="2026-10-25T14:28:58Z">
              <w:r>
                <w:rPr>
                  <w:rFonts w:hint="default" w:ascii="Courier New" w:hAnsi="Courier New" w:eastAsia="Courier New" w:cs="Courier New"/>
                  <w:color w:val="000000"/>
                  <w:sz w:val="16"/>
                  <w:szCs w:val="16"/>
                  <w:lang w:val="es-EC"/>
                </w:rPr>
                <w:t xml:space="preserve">            }</w:t>
              </w:r>
            </w:ins>
          </w:p>
          <w:p w14:paraId="2D873739">
            <w:pPr>
              <w:spacing w:before="0" w:after="0" w:line="240" w:lineRule="auto"/>
              <w:rPr>
                <w:ins w:id="3208" w:author="marpa" w:date="2026-10-25T14:28:58Z"/>
                <w:rFonts w:hint="default" w:ascii="Courier New" w:hAnsi="Courier New" w:eastAsia="Courier New" w:cs="Courier New"/>
                <w:color w:val="000000"/>
                <w:sz w:val="16"/>
                <w:szCs w:val="16"/>
                <w:lang w:val="es-EC"/>
              </w:rPr>
            </w:pPr>
            <w:ins w:id="3209" w:author="marpa" w:date="2026-10-25T14:28:58Z">
              <w:r>
                <w:rPr>
                  <w:rFonts w:hint="default" w:ascii="Courier New" w:hAnsi="Courier New" w:eastAsia="Courier New" w:cs="Courier New"/>
                  <w:color w:val="000000"/>
                  <w:sz w:val="16"/>
                  <w:szCs w:val="16"/>
                  <w:lang w:val="es-EC"/>
                </w:rPr>
                <w:t xml:space="preserve">            case RANKINE -&gt; {</w:t>
              </w:r>
            </w:ins>
          </w:p>
          <w:p w14:paraId="1871D9C0">
            <w:pPr>
              <w:spacing w:before="0" w:after="0" w:line="240" w:lineRule="auto"/>
              <w:rPr>
                <w:ins w:id="3210" w:author="marpa" w:date="2026-10-25T14:28:58Z"/>
                <w:rFonts w:hint="default" w:ascii="Courier New" w:hAnsi="Courier New" w:eastAsia="Courier New" w:cs="Courier New"/>
                <w:color w:val="000000"/>
                <w:sz w:val="16"/>
                <w:szCs w:val="16"/>
                <w:lang w:val="es-EC"/>
              </w:rPr>
            </w:pPr>
            <w:ins w:id="3211" w:author="marpa" w:date="2026-10-25T14:28:58Z">
              <w:r>
                <w:rPr>
                  <w:rFonts w:hint="default" w:ascii="Courier New" w:hAnsi="Courier New" w:eastAsia="Courier New" w:cs="Courier New"/>
                  <w:color w:val="000000"/>
                  <w:sz w:val="16"/>
                  <w:szCs w:val="16"/>
                  <w:lang w:val="es-EC"/>
                </w:rPr>
                <w:t xml:space="preserve">                if (valor &lt; 0 || valor &gt; 671.67)</w:t>
              </w:r>
            </w:ins>
          </w:p>
          <w:p w14:paraId="559D921E">
            <w:pPr>
              <w:spacing w:before="0" w:after="0" w:line="240" w:lineRule="auto"/>
              <w:rPr>
                <w:ins w:id="3212" w:author="marpa" w:date="2026-10-25T14:28:58Z"/>
                <w:rFonts w:hint="default" w:ascii="Courier New" w:hAnsi="Courier New" w:eastAsia="Courier New" w:cs="Courier New"/>
                <w:color w:val="000000"/>
                <w:sz w:val="16"/>
                <w:szCs w:val="16"/>
                <w:lang w:val="es-EC"/>
              </w:rPr>
            </w:pPr>
            <w:ins w:id="3213" w:author="marpa" w:date="2026-10-25T14:28:58Z">
              <w:r>
                <w:rPr>
                  <w:rFonts w:hint="default" w:ascii="Courier New" w:hAnsi="Courier New" w:eastAsia="Courier New" w:cs="Courier New"/>
                  <w:color w:val="000000"/>
                  <w:sz w:val="16"/>
                  <w:szCs w:val="16"/>
                  <w:lang w:val="es-EC"/>
                </w:rPr>
                <w:t xml:space="preserve">                    throw new IllegalArgumentException("El valor de Rankine debe estar en el rango de 0 a 671.67 ºR");</w:t>
              </w:r>
            </w:ins>
          </w:p>
          <w:p w14:paraId="76BFE5A6">
            <w:pPr>
              <w:spacing w:before="0" w:after="0" w:line="240" w:lineRule="auto"/>
              <w:rPr>
                <w:ins w:id="3214" w:author="marpa" w:date="2026-10-25T14:28:58Z"/>
                <w:rFonts w:hint="default" w:ascii="Courier New" w:hAnsi="Courier New" w:eastAsia="Courier New" w:cs="Courier New"/>
                <w:color w:val="000000"/>
                <w:sz w:val="16"/>
                <w:szCs w:val="16"/>
                <w:lang w:val="es-EC"/>
              </w:rPr>
            </w:pPr>
            <w:ins w:id="3215" w:author="marpa" w:date="2026-10-25T14:28:58Z">
              <w:r>
                <w:rPr>
                  <w:rFonts w:hint="default" w:ascii="Courier New" w:hAnsi="Courier New" w:eastAsia="Courier New" w:cs="Courier New"/>
                  <w:color w:val="000000"/>
                  <w:sz w:val="16"/>
                  <w:szCs w:val="16"/>
                  <w:lang w:val="es-EC"/>
                </w:rPr>
                <w:t xml:space="preserve">            }</w:t>
              </w:r>
            </w:ins>
          </w:p>
          <w:p w14:paraId="2312E887">
            <w:pPr>
              <w:spacing w:before="0" w:after="0" w:line="240" w:lineRule="auto"/>
              <w:rPr>
                <w:ins w:id="3216" w:author="marpa" w:date="2026-10-25T14:28:58Z"/>
                <w:rFonts w:hint="default" w:ascii="Courier New" w:hAnsi="Courier New" w:eastAsia="Courier New" w:cs="Courier New"/>
                <w:color w:val="000000"/>
                <w:sz w:val="16"/>
                <w:szCs w:val="16"/>
                <w:lang w:val="es-EC"/>
              </w:rPr>
            </w:pPr>
            <w:ins w:id="3217" w:author="marpa" w:date="2026-10-25T14:28:58Z">
              <w:r>
                <w:rPr>
                  <w:rFonts w:hint="default" w:ascii="Courier New" w:hAnsi="Courier New" w:eastAsia="Courier New" w:cs="Courier New"/>
                  <w:color w:val="000000"/>
                  <w:sz w:val="16"/>
                  <w:szCs w:val="16"/>
                  <w:lang w:val="es-EC"/>
                </w:rPr>
                <w:t xml:space="preserve">        }</w:t>
              </w:r>
            </w:ins>
          </w:p>
          <w:p w14:paraId="78FBC678">
            <w:pPr>
              <w:spacing w:before="0" w:after="0" w:line="240" w:lineRule="auto"/>
              <w:rPr>
                <w:ins w:id="3218" w:author="marpa" w:date="2026-10-25T14:28:58Z"/>
                <w:rFonts w:hint="default" w:ascii="Courier New" w:hAnsi="Courier New" w:eastAsia="Courier New" w:cs="Courier New"/>
                <w:color w:val="000000"/>
                <w:sz w:val="16"/>
                <w:szCs w:val="16"/>
                <w:lang w:val="es-EC"/>
              </w:rPr>
            </w:pPr>
          </w:p>
          <w:p w14:paraId="7E9E1539">
            <w:pPr>
              <w:spacing w:before="0" w:after="0" w:line="240" w:lineRule="auto"/>
              <w:rPr>
                <w:ins w:id="3219" w:author="marpa" w:date="2026-10-25T14:28:58Z"/>
                <w:rFonts w:hint="default" w:ascii="Courier New" w:hAnsi="Courier New" w:eastAsia="Courier New" w:cs="Courier New"/>
                <w:color w:val="000000"/>
                <w:sz w:val="16"/>
                <w:szCs w:val="16"/>
                <w:lang w:val="es-EC"/>
              </w:rPr>
            </w:pPr>
            <w:ins w:id="3220" w:author="marpa" w:date="2026-10-25T14:28:58Z">
              <w:r>
                <w:rPr>
                  <w:rFonts w:hint="default" w:ascii="Courier New" w:hAnsi="Courier New" w:eastAsia="Courier New" w:cs="Courier New"/>
                  <w:color w:val="000000"/>
                  <w:sz w:val="16"/>
                  <w:szCs w:val="16"/>
                  <w:lang w:val="es-EC"/>
                </w:rPr>
                <w:t xml:space="preserve">        return switch (origen) {</w:t>
              </w:r>
            </w:ins>
          </w:p>
          <w:p w14:paraId="32FA9BA8">
            <w:pPr>
              <w:spacing w:before="0" w:after="0" w:line="240" w:lineRule="auto"/>
              <w:rPr>
                <w:ins w:id="3221" w:author="marpa" w:date="2026-10-25T14:28:58Z"/>
                <w:rFonts w:hint="default" w:ascii="Courier New" w:hAnsi="Courier New" w:eastAsia="Courier New" w:cs="Courier New"/>
                <w:color w:val="000000"/>
                <w:sz w:val="16"/>
                <w:szCs w:val="16"/>
                <w:lang w:val="es-EC"/>
              </w:rPr>
            </w:pPr>
          </w:p>
          <w:p w14:paraId="2AC93BF4">
            <w:pPr>
              <w:spacing w:before="0" w:after="0" w:line="240" w:lineRule="auto"/>
              <w:rPr>
                <w:ins w:id="3222" w:author="marpa" w:date="2026-10-25T14:28:58Z"/>
                <w:rFonts w:hint="default" w:ascii="Courier New" w:hAnsi="Courier New" w:eastAsia="Courier New" w:cs="Courier New"/>
                <w:color w:val="000000"/>
                <w:sz w:val="16"/>
                <w:szCs w:val="16"/>
                <w:lang w:val="es-EC"/>
              </w:rPr>
            </w:pPr>
            <w:ins w:id="3223" w:author="marpa" w:date="2026-10-25T14:28:58Z">
              <w:r>
                <w:rPr>
                  <w:rFonts w:hint="default" w:ascii="Courier New" w:hAnsi="Courier New" w:eastAsia="Courier New" w:cs="Courier New"/>
                  <w:color w:val="000000"/>
                  <w:sz w:val="16"/>
                  <w:szCs w:val="16"/>
                  <w:lang w:val="es-EC"/>
                </w:rPr>
                <w:t xml:space="preserve">            case CELSIUS -&gt; switch (destino) {</w:t>
              </w:r>
            </w:ins>
          </w:p>
          <w:p w14:paraId="22123AC6">
            <w:pPr>
              <w:spacing w:before="0" w:after="0" w:line="240" w:lineRule="auto"/>
              <w:rPr>
                <w:ins w:id="3224" w:author="marpa" w:date="2026-10-25T14:28:58Z"/>
                <w:rFonts w:hint="default" w:ascii="Courier New" w:hAnsi="Courier New" w:eastAsia="Courier New" w:cs="Courier New"/>
                <w:color w:val="000000"/>
                <w:sz w:val="16"/>
                <w:szCs w:val="16"/>
                <w:lang w:val="es-EC"/>
              </w:rPr>
            </w:pPr>
            <w:ins w:id="3225" w:author="marpa" w:date="2026-10-25T14:28:58Z">
              <w:r>
                <w:rPr>
                  <w:rFonts w:hint="default" w:ascii="Courier New" w:hAnsi="Courier New" w:eastAsia="Courier New" w:cs="Courier New"/>
                  <w:color w:val="000000"/>
                  <w:sz w:val="16"/>
                  <w:szCs w:val="16"/>
                  <w:lang w:val="es-EC"/>
                </w:rPr>
                <w:t xml:space="preserve">                case FAHRENHEIT -&gt; (valor * 9 / 5) + 32;</w:t>
              </w:r>
            </w:ins>
          </w:p>
          <w:p w14:paraId="564BE6D0">
            <w:pPr>
              <w:spacing w:before="0" w:after="0" w:line="240" w:lineRule="auto"/>
              <w:rPr>
                <w:ins w:id="3226" w:author="marpa" w:date="2026-10-25T14:28:58Z"/>
                <w:rFonts w:hint="default" w:ascii="Courier New" w:hAnsi="Courier New" w:eastAsia="Courier New" w:cs="Courier New"/>
                <w:color w:val="000000"/>
                <w:sz w:val="16"/>
                <w:szCs w:val="16"/>
                <w:lang w:val="es-EC"/>
              </w:rPr>
            </w:pPr>
            <w:ins w:id="3227" w:author="marpa" w:date="2026-10-25T14:28:58Z">
              <w:r>
                <w:rPr>
                  <w:rFonts w:hint="default" w:ascii="Courier New" w:hAnsi="Courier New" w:eastAsia="Courier New" w:cs="Courier New"/>
                  <w:color w:val="000000"/>
                  <w:sz w:val="16"/>
                  <w:szCs w:val="16"/>
                  <w:lang w:val="es-EC"/>
                </w:rPr>
                <w:t xml:space="preserve">                case KELVIN -&gt; valor + 273.15;</w:t>
              </w:r>
            </w:ins>
          </w:p>
          <w:p w14:paraId="02D86CCF">
            <w:pPr>
              <w:spacing w:before="0" w:after="0" w:line="240" w:lineRule="auto"/>
              <w:rPr>
                <w:ins w:id="3228" w:author="marpa" w:date="2026-10-25T14:28:58Z"/>
                <w:rFonts w:hint="default" w:ascii="Courier New" w:hAnsi="Courier New" w:eastAsia="Courier New" w:cs="Courier New"/>
                <w:color w:val="000000"/>
                <w:sz w:val="16"/>
                <w:szCs w:val="16"/>
                <w:lang w:val="es-EC"/>
              </w:rPr>
            </w:pPr>
            <w:ins w:id="3229" w:author="marpa" w:date="2026-10-25T14:28:58Z">
              <w:r>
                <w:rPr>
                  <w:rFonts w:hint="default" w:ascii="Courier New" w:hAnsi="Courier New" w:eastAsia="Courier New" w:cs="Courier New"/>
                  <w:color w:val="000000"/>
                  <w:sz w:val="16"/>
                  <w:szCs w:val="16"/>
                  <w:lang w:val="es-EC"/>
                </w:rPr>
                <w:t xml:space="preserve">                case RANKINE -&gt; (valor + 273.15) * 9 / 5;</w:t>
              </w:r>
            </w:ins>
          </w:p>
          <w:p w14:paraId="75065852">
            <w:pPr>
              <w:spacing w:before="0" w:after="0" w:line="240" w:lineRule="auto"/>
              <w:rPr>
                <w:ins w:id="3230" w:author="marpa" w:date="2026-10-25T14:28:58Z"/>
                <w:rFonts w:hint="default" w:ascii="Courier New" w:hAnsi="Courier New" w:eastAsia="Courier New" w:cs="Courier New"/>
                <w:color w:val="000000"/>
                <w:sz w:val="16"/>
                <w:szCs w:val="16"/>
                <w:lang w:val="es-EC"/>
              </w:rPr>
            </w:pPr>
            <w:ins w:id="3231"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64130C29">
            <w:pPr>
              <w:spacing w:before="0" w:after="0" w:line="240" w:lineRule="auto"/>
              <w:rPr>
                <w:ins w:id="3232" w:author="marpa" w:date="2026-10-25T14:28:58Z"/>
                <w:rFonts w:hint="default" w:ascii="Courier New" w:hAnsi="Courier New" w:eastAsia="Courier New" w:cs="Courier New"/>
                <w:color w:val="000000"/>
                <w:sz w:val="16"/>
                <w:szCs w:val="16"/>
                <w:lang w:val="es-EC"/>
              </w:rPr>
            </w:pPr>
            <w:ins w:id="3233" w:author="marpa" w:date="2026-10-25T14:28:58Z">
              <w:r>
                <w:rPr>
                  <w:rFonts w:hint="default" w:ascii="Courier New" w:hAnsi="Courier New" w:eastAsia="Courier New" w:cs="Courier New"/>
                  <w:color w:val="000000"/>
                  <w:sz w:val="16"/>
                  <w:szCs w:val="16"/>
                  <w:lang w:val="es-EC"/>
                </w:rPr>
                <w:t xml:space="preserve">            };</w:t>
              </w:r>
            </w:ins>
          </w:p>
          <w:p w14:paraId="2B35F28C">
            <w:pPr>
              <w:spacing w:before="0" w:after="0" w:line="240" w:lineRule="auto"/>
              <w:rPr>
                <w:ins w:id="3234" w:author="marpa" w:date="2026-10-25T14:28:58Z"/>
                <w:rFonts w:hint="default" w:ascii="Courier New" w:hAnsi="Courier New" w:eastAsia="Courier New" w:cs="Courier New"/>
                <w:color w:val="000000"/>
                <w:sz w:val="16"/>
                <w:szCs w:val="16"/>
                <w:lang w:val="es-EC"/>
              </w:rPr>
            </w:pPr>
          </w:p>
          <w:p w14:paraId="604E4886">
            <w:pPr>
              <w:spacing w:before="0" w:after="0" w:line="240" w:lineRule="auto"/>
              <w:rPr>
                <w:ins w:id="3235" w:author="marpa" w:date="2026-10-25T14:28:58Z"/>
                <w:rFonts w:hint="default" w:ascii="Courier New" w:hAnsi="Courier New" w:eastAsia="Courier New" w:cs="Courier New"/>
                <w:color w:val="000000"/>
                <w:sz w:val="16"/>
                <w:szCs w:val="16"/>
                <w:lang w:val="es-EC"/>
              </w:rPr>
            </w:pPr>
            <w:ins w:id="3236" w:author="marpa" w:date="2026-10-25T14:28:58Z">
              <w:r>
                <w:rPr>
                  <w:rFonts w:hint="default" w:ascii="Courier New" w:hAnsi="Courier New" w:eastAsia="Courier New" w:cs="Courier New"/>
                  <w:color w:val="000000"/>
                  <w:sz w:val="16"/>
                  <w:szCs w:val="16"/>
                  <w:lang w:val="es-EC"/>
                </w:rPr>
                <w:t xml:space="preserve">            case FAHRENHEIT -&gt; switch (destino) {</w:t>
              </w:r>
            </w:ins>
          </w:p>
          <w:p w14:paraId="653161C7">
            <w:pPr>
              <w:spacing w:before="0" w:after="0" w:line="240" w:lineRule="auto"/>
              <w:rPr>
                <w:ins w:id="3237" w:author="marpa" w:date="2026-10-25T14:28:58Z"/>
                <w:rFonts w:hint="default" w:ascii="Courier New" w:hAnsi="Courier New" w:eastAsia="Courier New" w:cs="Courier New"/>
                <w:color w:val="000000"/>
                <w:sz w:val="16"/>
                <w:szCs w:val="16"/>
                <w:lang w:val="es-EC"/>
              </w:rPr>
            </w:pPr>
            <w:ins w:id="3238" w:author="marpa" w:date="2026-10-25T14:28:58Z">
              <w:r>
                <w:rPr>
                  <w:rFonts w:hint="default" w:ascii="Courier New" w:hAnsi="Courier New" w:eastAsia="Courier New" w:cs="Courier New"/>
                  <w:color w:val="000000"/>
                  <w:sz w:val="16"/>
                  <w:szCs w:val="16"/>
                  <w:lang w:val="es-EC"/>
                </w:rPr>
                <w:t xml:space="preserve">                case CELSIUS -&gt; (valor - 32) * 5 / 9;</w:t>
              </w:r>
            </w:ins>
          </w:p>
          <w:p w14:paraId="38AA930C">
            <w:pPr>
              <w:spacing w:before="0" w:after="0" w:line="240" w:lineRule="auto"/>
              <w:rPr>
                <w:ins w:id="3239" w:author="marpa" w:date="2026-10-25T14:28:58Z"/>
                <w:rFonts w:hint="default" w:ascii="Courier New" w:hAnsi="Courier New" w:eastAsia="Courier New" w:cs="Courier New"/>
                <w:color w:val="000000"/>
                <w:sz w:val="16"/>
                <w:szCs w:val="16"/>
                <w:lang w:val="es-EC"/>
              </w:rPr>
            </w:pPr>
            <w:ins w:id="3240" w:author="marpa" w:date="2026-10-25T14:28:58Z">
              <w:r>
                <w:rPr>
                  <w:rFonts w:hint="default" w:ascii="Courier New" w:hAnsi="Courier New" w:eastAsia="Courier New" w:cs="Courier New"/>
                  <w:color w:val="000000"/>
                  <w:sz w:val="16"/>
                  <w:szCs w:val="16"/>
                  <w:lang w:val="es-EC"/>
                </w:rPr>
                <w:t xml:space="preserve">                case KELVIN -&gt; (valor - 32) * 5 / 9 + 273.15;</w:t>
              </w:r>
            </w:ins>
          </w:p>
          <w:p w14:paraId="1DB6810E">
            <w:pPr>
              <w:spacing w:before="0" w:after="0" w:line="240" w:lineRule="auto"/>
              <w:rPr>
                <w:ins w:id="3241" w:author="marpa" w:date="2026-10-25T14:28:58Z"/>
                <w:rFonts w:hint="default" w:ascii="Courier New" w:hAnsi="Courier New" w:eastAsia="Courier New" w:cs="Courier New"/>
                <w:color w:val="000000"/>
                <w:sz w:val="16"/>
                <w:szCs w:val="16"/>
                <w:lang w:val="es-EC"/>
              </w:rPr>
            </w:pPr>
            <w:ins w:id="3242" w:author="marpa" w:date="2026-10-25T14:28:58Z">
              <w:r>
                <w:rPr>
                  <w:rFonts w:hint="default" w:ascii="Courier New" w:hAnsi="Courier New" w:eastAsia="Courier New" w:cs="Courier New"/>
                  <w:color w:val="000000"/>
                  <w:sz w:val="16"/>
                  <w:szCs w:val="16"/>
                  <w:lang w:val="es-EC"/>
                </w:rPr>
                <w:t xml:space="preserve">                case RANKINE -&gt; valor + 459.67;</w:t>
              </w:r>
            </w:ins>
          </w:p>
          <w:p w14:paraId="72FA2532">
            <w:pPr>
              <w:spacing w:before="0" w:after="0" w:line="240" w:lineRule="auto"/>
              <w:rPr>
                <w:ins w:id="3243" w:author="marpa" w:date="2026-10-25T14:28:58Z"/>
                <w:rFonts w:hint="default" w:ascii="Courier New" w:hAnsi="Courier New" w:eastAsia="Courier New" w:cs="Courier New"/>
                <w:color w:val="000000"/>
                <w:sz w:val="16"/>
                <w:szCs w:val="16"/>
                <w:lang w:val="es-EC"/>
              </w:rPr>
            </w:pPr>
            <w:ins w:id="3244"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1237D78D">
            <w:pPr>
              <w:spacing w:before="0" w:after="0" w:line="240" w:lineRule="auto"/>
              <w:rPr>
                <w:ins w:id="3245" w:author="marpa" w:date="2026-10-25T14:28:58Z"/>
                <w:rFonts w:hint="default" w:ascii="Courier New" w:hAnsi="Courier New" w:eastAsia="Courier New" w:cs="Courier New"/>
                <w:color w:val="000000"/>
                <w:sz w:val="16"/>
                <w:szCs w:val="16"/>
                <w:lang w:val="es-EC"/>
              </w:rPr>
            </w:pPr>
            <w:ins w:id="3246" w:author="marpa" w:date="2026-10-25T14:28:58Z">
              <w:r>
                <w:rPr>
                  <w:rFonts w:hint="default" w:ascii="Courier New" w:hAnsi="Courier New" w:eastAsia="Courier New" w:cs="Courier New"/>
                  <w:color w:val="000000"/>
                  <w:sz w:val="16"/>
                  <w:szCs w:val="16"/>
                  <w:lang w:val="es-EC"/>
                </w:rPr>
                <w:t xml:space="preserve">            };</w:t>
              </w:r>
            </w:ins>
          </w:p>
          <w:p w14:paraId="407F8158">
            <w:pPr>
              <w:spacing w:before="0" w:after="0" w:line="240" w:lineRule="auto"/>
              <w:rPr>
                <w:ins w:id="3247" w:author="marpa" w:date="2026-10-25T14:28:58Z"/>
                <w:rFonts w:hint="default" w:ascii="Courier New" w:hAnsi="Courier New" w:eastAsia="Courier New" w:cs="Courier New"/>
                <w:color w:val="000000"/>
                <w:sz w:val="16"/>
                <w:szCs w:val="16"/>
                <w:lang w:val="es-EC"/>
              </w:rPr>
            </w:pPr>
          </w:p>
          <w:p w14:paraId="29A1371F">
            <w:pPr>
              <w:spacing w:before="0" w:after="0" w:line="240" w:lineRule="auto"/>
              <w:rPr>
                <w:ins w:id="3248" w:author="marpa" w:date="2026-10-25T14:28:58Z"/>
                <w:rFonts w:hint="default" w:ascii="Courier New" w:hAnsi="Courier New" w:eastAsia="Courier New" w:cs="Courier New"/>
                <w:color w:val="000000"/>
                <w:sz w:val="16"/>
                <w:szCs w:val="16"/>
                <w:lang w:val="es-EC"/>
              </w:rPr>
            </w:pPr>
            <w:ins w:id="3249" w:author="marpa" w:date="2026-10-25T14:28:58Z">
              <w:r>
                <w:rPr>
                  <w:rFonts w:hint="default" w:ascii="Courier New" w:hAnsi="Courier New" w:eastAsia="Courier New" w:cs="Courier New"/>
                  <w:color w:val="000000"/>
                  <w:sz w:val="16"/>
                  <w:szCs w:val="16"/>
                  <w:lang w:val="es-EC"/>
                </w:rPr>
                <w:t xml:space="preserve">            case KELVIN -&gt; switch (destino) {</w:t>
              </w:r>
            </w:ins>
          </w:p>
          <w:p w14:paraId="6D26D10A">
            <w:pPr>
              <w:spacing w:before="0" w:after="0" w:line="240" w:lineRule="auto"/>
              <w:rPr>
                <w:ins w:id="3250" w:author="marpa" w:date="2026-10-25T14:28:58Z"/>
                <w:rFonts w:hint="default" w:ascii="Courier New" w:hAnsi="Courier New" w:eastAsia="Courier New" w:cs="Courier New"/>
                <w:color w:val="000000"/>
                <w:sz w:val="16"/>
                <w:szCs w:val="16"/>
                <w:lang w:val="es-EC"/>
              </w:rPr>
            </w:pPr>
            <w:ins w:id="3251" w:author="marpa" w:date="2026-10-25T14:28:58Z">
              <w:r>
                <w:rPr>
                  <w:rFonts w:hint="default" w:ascii="Courier New" w:hAnsi="Courier New" w:eastAsia="Courier New" w:cs="Courier New"/>
                  <w:color w:val="000000"/>
                  <w:sz w:val="16"/>
                  <w:szCs w:val="16"/>
                  <w:lang w:val="es-EC"/>
                </w:rPr>
                <w:t xml:space="preserve">                case CELSIUS -&gt; valor - 273.15;</w:t>
              </w:r>
            </w:ins>
          </w:p>
          <w:p w14:paraId="64D52C1E">
            <w:pPr>
              <w:spacing w:before="0" w:after="0" w:line="240" w:lineRule="auto"/>
              <w:rPr>
                <w:ins w:id="3252" w:author="marpa" w:date="2026-10-25T14:28:58Z"/>
                <w:rFonts w:hint="default" w:ascii="Courier New" w:hAnsi="Courier New" w:eastAsia="Courier New" w:cs="Courier New"/>
                <w:color w:val="000000"/>
                <w:sz w:val="16"/>
                <w:szCs w:val="16"/>
                <w:lang w:val="es-EC"/>
              </w:rPr>
            </w:pPr>
            <w:ins w:id="3253" w:author="marpa" w:date="2026-10-25T14:28:58Z">
              <w:r>
                <w:rPr>
                  <w:rFonts w:hint="default" w:ascii="Courier New" w:hAnsi="Courier New" w:eastAsia="Courier New" w:cs="Courier New"/>
                  <w:color w:val="000000"/>
                  <w:sz w:val="16"/>
                  <w:szCs w:val="16"/>
                  <w:lang w:val="es-EC"/>
                </w:rPr>
                <w:t xml:space="preserve">                case FAHRENHEIT -&gt; (valor - 273.15) * 9 / 5 + 32;</w:t>
              </w:r>
            </w:ins>
          </w:p>
          <w:p w14:paraId="57CCED9B">
            <w:pPr>
              <w:spacing w:before="0" w:after="0" w:line="240" w:lineRule="auto"/>
              <w:rPr>
                <w:ins w:id="3254" w:author="marpa" w:date="2026-10-25T14:28:58Z"/>
                <w:rFonts w:hint="default" w:ascii="Courier New" w:hAnsi="Courier New" w:eastAsia="Courier New" w:cs="Courier New"/>
                <w:color w:val="000000"/>
                <w:sz w:val="16"/>
                <w:szCs w:val="16"/>
                <w:lang w:val="es-EC"/>
              </w:rPr>
            </w:pPr>
            <w:ins w:id="3255" w:author="marpa" w:date="2026-10-25T14:28:58Z">
              <w:r>
                <w:rPr>
                  <w:rFonts w:hint="default" w:ascii="Courier New" w:hAnsi="Courier New" w:eastAsia="Courier New" w:cs="Courier New"/>
                  <w:color w:val="000000"/>
                  <w:sz w:val="16"/>
                  <w:szCs w:val="16"/>
                  <w:lang w:val="es-EC"/>
                </w:rPr>
                <w:t xml:space="preserve">                case RANKINE -&gt; valor * 9 / 5;</w:t>
              </w:r>
            </w:ins>
          </w:p>
          <w:p w14:paraId="4DE48D37">
            <w:pPr>
              <w:spacing w:before="0" w:after="0" w:line="240" w:lineRule="auto"/>
              <w:rPr>
                <w:ins w:id="3256" w:author="marpa" w:date="2026-10-25T14:28:58Z"/>
                <w:rFonts w:hint="default" w:ascii="Courier New" w:hAnsi="Courier New" w:eastAsia="Courier New" w:cs="Courier New"/>
                <w:color w:val="000000"/>
                <w:sz w:val="16"/>
                <w:szCs w:val="16"/>
                <w:lang w:val="es-EC"/>
              </w:rPr>
            </w:pPr>
            <w:ins w:id="3257"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707203E3">
            <w:pPr>
              <w:spacing w:before="0" w:after="0" w:line="240" w:lineRule="auto"/>
              <w:rPr>
                <w:ins w:id="3258" w:author="marpa" w:date="2026-10-25T14:28:58Z"/>
                <w:rFonts w:hint="default" w:ascii="Courier New" w:hAnsi="Courier New" w:eastAsia="Courier New" w:cs="Courier New"/>
                <w:color w:val="000000"/>
                <w:sz w:val="16"/>
                <w:szCs w:val="16"/>
                <w:lang w:val="es-EC"/>
              </w:rPr>
            </w:pPr>
            <w:ins w:id="3259" w:author="marpa" w:date="2026-10-25T14:28:58Z">
              <w:r>
                <w:rPr>
                  <w:rFonts w:hint="default" w:ascii="Courier New" w:hAnsi="Courier New" w:eastAsia="Courier New" w:cs="Courier New"/>
                  <w:color w:val="000000"/>
                  <w:sz w:val="16"/>
                  <w:szCs w:val="16"/>
                  <w:lang w:val="es-EC"/>
                </w:rPr>
                <w:t xml:space="preserve">            };</w:t>
              </w:r>
            </w:ins>
          </w:p>
          <w:p w14:paraId="46582E29">
            <w:pPr>
              <w:spacing w:before="0" w:after="0" w:line="240" w:lineRule="auto"/>
              <w:rPr>
                <w:ins w:id="3260" w:author="marpa" w:date="2026-10-25T14:28:58Z"/>
                <w:rFonts w:hint="default" w:ascii="Courier New" w:hAnsi="Courier New" w:eastAsia="Courier New" w:cs="Courier New"/>
                <w:color w:val="000000"/>
                <w:sz w:val="16"/>
                <w:szCs w:val="16"/>
                <w:lang w:val="es-EC"/>
              </w:rPr>
            </w:pPr>
          </w:p>
          <w:p w14:paraId="5A5154B9">
            <w:pPr>
              <w:spacing w:before="0" w:after="0" w:line="240" w:lineRule="auto"/>
              <w:rPr>
                <w:ins w:id="3261" w:author="marpa" w:date="2026-10-25T14:28:58Z"/>
                <w:rFonts w:hint="default" w:ascii="Courier New" w:hAnsi="Courier New" w:eastAsia="Courier New" w:cs="Courier New"/>
                <w:color w:val="000000"/>
                <w:sz w:val="16"/>
                <w:szCs w:val="16"/>
                <w:lang w:val="es-EC"/>
              </w:rPr>
            </w:pPr>
            <w:ins w:id="3262" w:author="marpa" w:date="2026-10-25T14:28:58Z">
              <w:r>
                <w:rPr>
                  <w:rFonts w:hint="default" w:ascii="Courier New" w:hAnsi="Courier New" w:eastAsia="Courier New" w:cs="Courier New"/>
                  <w:color w:val="000000"/>
                  <w:sz w:val="16"/>
                  <w:szCs w:val="16"/>
                  <w:lang w:val="es-EC"/>
                </w:rPr>
                <w:t xml:space="preserve">            case RANKINE -&gt; switch (destino) {</w:t>
              </w:r>
            </w:ins>
          </w:p>
          <w:p w14:paraId="509C7A19">
            <w:pPr>
              <w:spacing w:before="0" w:after="0" w:line="240" w:lineRule="auto"/>
              <w:rPr>
                <w:ins w:id="3263" w:author="marpa" w:date="2026-10-25T14:28:58Z"/>
                <w:rFonts w:hint="default" w:ascii="Courier New" w:hAnsi="Courier New" w:eastAsia="Courier New" w:cs="Courier New"/>
                <w:color w:val="000000"/>
                <w:sz w:val="16"/>
                <w:szCs w:val="16"/>
                <w:lang w:val="es-EC"/>
              </w:rPr>
            </w:pPr>
            <w:ins w:id="3264" w:author="marpa" w:date="2026-10-25T14:28:58Z">
              <w:r>
                <w:rPr>
                  <w:rFonts w:hint="default" w:ascii="Courier New" w:hAnsi="Courier New" w:eastAsia="Courier New" w:cs="Courier New"/>
                  <w:color w:val="000000"/>
                  <w:sz w:val="16"/>
                  <w:szCs w:val="16"/>
                  <w:lang w:val="es-EC"/>
                </w:rPr>
                <w:t xml:space="preserve">                case CELSIUS -&gt; (valor - 491.67) * 5 / 9;</w:t>
              </w:r>
            </w:ins>
          </w:p>
          <w:p w14:paraId="523B8A6A">
            <w:pPr>
              <w:spacing w:before="0" w:after="0" w:line="240" w:lineRule="auto"/>
              <w:rPr>
                <w:ins w:id="3265" w:author="marpa" w:date="2026-10-25T14:28:58Z"/>
                <w:rFonts w:hint="default" w:ascii="Courier New" w:hAnsi="Courier New" w:eastAsia="Courier New" w:cs="Courier New"/>
                <w:color w:val="000000"/>
                <w:sz w:val="16"/>
                <w:szCs w:val="16"/>
                <w:lang w:val="es-EC"/>
              </w:rPr>
            </w:pPr>
            <w:ins w:id="3266" w:author="marpa" w:date="2026-10-25T14:28:58Z">
              <w:r>
                <w:rPr>
                  <w:rFonts w:hint="default" w:ascii="Courier New" w:hAnsi="Courier New" w:eastAsia="Courier New" w:cs="Courier New"/>
                  <w:color w:val="000000"/>
                  <w:sz w:val="16"/>
                  <w:szCs w:val="16"/>
                  <w:lang w:val="es-EC"/>
                </w:rPr>
                <w:t xml:space="preserve">                case FAHRENHEIT -&gt; valor - 459.67;</w:t>
              </w:r>
            </w:ins>
          </w:p>
          <w:p w14:paraId="0922662D">
            <w:pPr>
              <w:spacing w:before="0" w:after="0" w:line="240" w:lineRule="auto"/>
              <w:rPr>
                <w:ins w:id="3267" w:author="marpa" w:date="2026-10-25T14:28:58Z"/>
                <w:rFonts w:hint="default" w:ascii="Courier New" w:hAnsi="Courier New" w:eastAsia="Courier New" w:cs="Courier New"/>
                <w:color w:val="000000"/>
                <w:sz w:val="16"/>
                <w:szCs w:val="16"/>
                <w:lang w:val="es-EC"/>
              </w:rPr>
            </w:pPr>
            <w:ins w:id="3268" w:author="marpa" w:date="2026-10-25T14:28:58Z">
              <w:r>
                <w:rPr>
                  <w:rFonts w:hint="default" w:ascii="Courier New" w:hAnsi="Courier New" w:eastAsia="Courier New" w:cs="Courier New"/>
                  <w:color w:val="000000"/>
                  <w:sz w:val="16"/>
                  <w:szCs w:val="16"/>
                  <w:lang w:val="es-EC"/>
                </w:rPr>
                <w:t xml:space="preserve">                case KELVIN -&gt; valor * 5 / 9;</w:t>
              </w:r>
            </w:ins>
          </w:p>
          <w:p w14:paraId="201177D8">
            <w:pPr>
              <w:spacing w:before="0" w:after="0" w:line="240" w:lineRule="auto"/>
              <w:rPr>
                <w:ins w:id="3269" w:author="marpa" w:date="2026-10-25T14:28:58Z"/>
                <w:rFonts w:hint="default" w:ascii="Courier New" w:hAnsi="Courier New" w:eastAsia="Courier New" w:cs="Courier New"/>
                <w:color w:val="000000"/>
                <w:sz w:val="16"/>
                <w:szCs w:val="16"/>
                <w:lang w:val="es-EC"/>
              </w:rPr>
            </w:pPr>
            <w:ins w:id="3270"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26AAB609">
            <w:pPr>
              <w:spacing w:before="0" w:after="0" w:line="240" w:lineRule="auto"/>
              <w:rPr>
                <w:ins w:id="3271" w:author="marpa" w:date="2026-10-25T14:28:58Z"/>
                <w:rFonts w:hint="default" w:ascii="Courier New" w:hAnsi="Courier New" w:eastAsia="Courier New" w:cs="Courier New"/>
                <w:color w:val="000000"/>
                <w:sz w:val="16"/>
                <w:szCs w:val="16"/>
                <w:lang w:val="es-EC"/>
              </w:rPr>
            </w:pPr>
            <w:ins w:id="3272" w:author="marpa" w:date="2026-10-25T14:28:58Z">
              <w:r>
                <w:rPr>
                  <w:rFonts w:hint="default" w:ascii="Courier New" w:hAnsi="Courier New" w:eastAsia="Courier New" w:cs="Courier New"/>
                  <w:color w:val="000000"/>
                  <w:sz w:val="16"/>
                  <w:szCs w:val="16"/>
                  <w:lang w:val="es-EC"/>
                </w:rPr>
                <w:t xml:space="preserve">            };</w:t>
              </w:r>
            </w:ins>
          </w:p>
          <w:p w14:paraId="50BA7B15">
            <w:pPr>
              <w:spacing w:before="0" w:after="0" w:line="240" w:lineRule="auto"/>
              <w:rPr>
                <w:ins w:id="3273" w:author="marpa" w:date="2026-10-25T14:28:58Z"/>
                <w:rFonts w:hint="default" w:ascii="Courier New" w:hAnsi="Courier New" w:eastAsia="Courier New" w:cs="Courier New"/>
                <w:color w:val="000000"/>
                <w:sz w:val="16"/>
                <w:szCs w:val="16"/>
                <w:lang w:val="es-EC"/>
              </w:rPr>
            </w:pPr>
            <w:ins w:id="3274" w:author="marpa" w:date="2026-10-25T14:28:58Z">
              <w:r>
                <w:rPr>
                  <w:rFonts w:hint="default" w:ascii="Courier New" w:hAnsi="Courier New" w:eastAsia="Courier New" w:cs="Courier New"/>
                  <w:color w:val="000000"/>
                  <w:sz w:val="16"/>
                  <w:szCs w:val="16"/>
                  <w:lang w:val="es-EC"/>
                </w:rPr>
                <w:t xml:space="preserve">        };</w:t>
              </w:r>
            </w:ins>
          </w:p>
          <w:p w14:paraId="0569BBA8">
            <w:pPr>
              <w:spacing w:before="0" w:after="0" w:line="240" w:lineRule="auto"/>
              <w:rPr>
                <w:ins w:id="3275" w:author="marpa" w:date="2026-10-25T14:28:58Z"/>
                <w:rFonts w:hint="default" w:ascii="Courier New" w:hAnsi="Courier New" w:eastAsia="Courier New" w:cs="Courier New"/>
                <w:color w:val="000000"/>
                <w:sz w:val="16"/>
                <w:szCs w:val="16"/>
                <w:lang w:val="es-EC"/>
              </w:rPr>
            </w:pPr>
            <w:ins w:id="3276" w:author="marpa" w:date="2026-10-25T14:28:58Z">
              <w:r>
                <w:rPr>
                  <w:rFonts w:hint="default" w:ascii="Courier New" w:hAnsi="Courier New" w:eastAsia="Courier New" w:cs="Courier New"/>
                  <w:color w:val="000000"/>
                  <w:sz w:val="16"/>
                  <w:szCs w:val="16"/>
                  <w:lang w:val="es-EC"/>
                </w:rPr>
                <w:t xml:space="preserve">    }</w:t>
              </w:r>
            </w:ins>
          </w:p>
          <w:p w14:paraId="1E09325A">
            <w:pPr>
              <w:spacing w:before="0" w:after="0" w:line="240" w:lineRule="auto"/>
              <w:rPr>
                <w:ins w:id="3277" w:author="marpa" w:date="2026-10-25T14:26:56Z"/>
                <w:rFonts w:hint="default" w:ascii="Courier New" w:hAnsi="Courier New" w:eastAsia="Courier New" w:cs="Courier New"/>
                <w:color w:val="000000"/>
                <w:sz w:val="16"/>
                <w:szCs w:val="16"/>
                <w:lang w:val="es-EC"/>
              </w:rPr>
            </w:pPr>
            <w:ins w:id="3278" w:author="marpa" w:date="2026-10-25T14:28:58Z">
              <w:r>
                <w:rPr>
                  <w:rFonts w:hint="default" w:ascii="Courier New" w:hAnsi="Courier New" w:eastAsia="Courier New" w:cs="Courier New"/>
                  <w:color w:val="000000"/>
                  <w:sz w:val="16"/>
                  <w:szCs w:val="16"/>
                  <w:lang w:val="es-EC"/>
                </w:rPr>
                <w:t>}</w:t>
              </w:r>
            </w:ins>
          </w:p>
        </w:tc>
      </w:tr>
    </w:tbl>
    <w:p w14:paraId="66DC421A">
      <w:pPr>
        <w:pStyle w:val="6"/>
        <w:rPr>
          <w:ins w:id="3279" w:author="marpa" w:date="2026-10-25T14:26:57Z"/>
          <w:rFonts w:hint="default"/>
          <w:lang w:val="es-EC"/>
        </w:rPr>
      </w:pPr>
      <w:ins w:id="3280" w:author="marpa" w:date="2026-10-25T14:26:57Z">
        <w:r>
          <w:rPr/>
          <w:t xml:space="preserve">Tabla </w:t>
        </w:r>
      </w:ins>
      <w:ins w:id="3281" w:author="marpa" w:date="2026-10-25T14:27:13Z">
        <w:r>
          <w:rPr>
            <w:rFonts w:hint="default"/>
            <w:lang w:val="es-EC"/>
          </w:rPr>
          <w:t>13</w:t>
        </w:r>
      </w:ins>
      <w:ins w:id="3282" w:author="marpa" w:date="2026-10-25T14:26:57Z">
        <w:r>
          <w:rPr/>
          <w:t xml:space="preserve">. </w:t>
        </w:r>
      </w:ins>
      <w:ins w:id="3283" w:author="marpa" w:date="2026-10-25T14:29:15Z">
        <w:r>
          <w:rPr>
            <w:rFonts w:hint="default"/>
            <w:lang w:val="es-EC"/>
          </w:rPr>
          <w:t>Interf</w:t>
        </w:r>
      </w:ins>
      <w:ins w:id="3284" w:author="marpa" w:date="2026-10-25T14:29:16Z">
        <w:r>
          <w:rPr>
            <w:rFonts w:hint="default"/>
            <w:lang w:val="es-EC"/>
          </w:rPr>
          <w:t xml:space="preserve">az </w:t>
        </w:r>
      </w:ins>
      <w:ins w:id="3285" w:author="marpa" w:date="2026-10-25T14:29:20Z">
        <w:r>
          <w:rPr>
            <w:rFonts w:hint="default"/>
            <w:b w:val="0"/>
            <w:bCs w:val="0"/>
            <w:lang w:val="es-EC"/>
          </w:rPr>
          <w:t>IConversor</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500F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286" w:author="marpa" w:date="2026-10-25T14:26:57Z"/>
        </w:trPr>
        <w:tc>
          <w:tcPr>
            <w:tcW w:w="8494" w:type="dxa"/>
            <w:shd w:val="clear" w:color="auto" w:fill="D9D9D9"/>
          </w:tcPr>
          <w:p w14:paraId="2259B8C8">
            <w:pPr>
              <w:spacing w:before="0" w:after="0" w:line="240" w:lineRule="auto"/>
              <w:rPr>
                <w:ins w:id="3287" w:author="marpa" w:date="2026-10-25T14:29:30Z"/>
                <w:rFonts w:hint="default" w:ascii="Courier New" w:hAnsi="Courier New" w:eastAsia="Courier New" w:cs="Courier New"/>
                <w:color w:val="000000"/>
                <w:sz w:val="16"/>
                <w:szCs w:val="16"/>
                <w:lang w:val="es-EC"/>
              </w:rPr>
            </w:pPr>
            <w:ins w:id="3288" w:author="marpa" w:date="2026-10-25T14:29:30Z">
              <w:r>
                <w:rPr>
                  <w:rFonts w:hint="default" w:ascii="Courier New" w:hAnsi="Courier New" w:eastAsia="Courier New" w:cs="Courier New"/>
                  <w:color w:val="000000"/>
                  <w:sz w:val="16"/>
                  <w:szCs w:val="16"/>
                  <w:lang w:val="es-EC"/>
                </w:rPr>
                <w:t>package ec.edu.monster.modelos.utilidades;</w:t>
              </w:r>
            </w:ins>
          </w:p>
          <w:p w14:paraId="399A811E">
            <w:pPr>
              <w:spacing w:before="0" w:after="0" w:line="240" w:lineRule="auto"/>
              <w:rPr>
                <w:ins w:id="3289" w:author="marpa" w:date="2026-10-25T14:29:30Z"/>
                <w:rFonts w:hint="default" w:ascii="Courier New" w:hAnsi="Courier New" w:eastAsia="Courier New" w:cs="Courier New"/>
                <w:color w:val="000000"/>
                <w:sz w:val="16"/>
                <w:szCs w:val="16"/>
                <w:lang w:val="es-EC"/>
              </w:rPr>
            </w:pPr>
          </w:p>
          <w:p w14:paraId="4D3A9AD2">
            <w:pPr>
              <w:spacing w:before="0" w:after="0" w:line="240" w:lineRule="auto"/>
              <w:rPr>
                <w:ins w:id="3290" w:author="marpa" w:date="2026-10-25T14:29:30Z"/>
                <w:rFonts w:hint="default" w:ascii="Courier New" w:hAnsi="Courier New" w:eastAsia="Courier New" w:cs="Courier New"/>
                <w:color w:val="000000"/>
                <w:sz w:val="16"/>
                <w:szCs w:val="16"/>
                <w:lang w:val="es-EC"/>
              </w:rPr>
            </w:pPr>
            <w:ins w:id="3291" w:author="marpa" w:date="2026-10-25T14:29:30Z">
              <w:r>
                <w:rPr>
                  <w:rFonts w:hint="default" w:ascii="Courier New" w:hAnsi="Courier New" w:eastAsia="Courier New" w:cs="Courier New"/>
                  <w:color w:val="000000"/>
                  <w:sz w:val="16"/>
                  <w:szCs w:val="16"/>
                  <w:lang w:val="es-EC"/>
                </w:rPr>
                <w:t>/**</w:t>
              </w:r>
            </w:ins>
          </w:p>
          <w:p w14:paraId="2ACF450B">
            <w:pPr>
              <w:spacing w:before="0" w:after="0" w:line="240" w:lineRule="auto"/>
              <w:rPr>
                <w:ins w:id="3292" w:author="marpa" w:date="2026-10-25T14:29:30Z"/>
                <w:rFonts w:hint="default" w:ascii="Courier New" w:hAnsi="Courier New" w:eastAsia="Courier New" w:cs="Courier New"/>
                <w:color w:val="000000"/>
                <w:sz w:val="16"/>
                <w:szCs w:val="16"/>
                <w:lang w:val="es-EC"/>
              </w:rPr>
            </w:pPr>
            <w:ins w:id="3293" w:author="marpa" w:date="2026-10-25T14:29:30Z">
              <w:r>
                <w:rPr>
                  <w:rFonts w:hint="default" w:ascii="Courier New" w:hAnsi="Courier New" w:eastAsia="Courier New" w:cs="Courier New"/>
                  <w:color w:val="000000"/>
                  <w:sz w:val="16"/>
                  <w:szCs w:val="16"/>
                  <w:lang w:val="es-EC"/>
                </w:rPr>
                <w:t xml:space="preserve"> *</w:t>
              </w:r>
            </w:ins>
          </w:p>
          <w:p w14:paraId="20CB9575">
            <w:pPr>
              <w:spacing w:before="0" w:after="0" w:line="240" w:lineRule="auto"/>
              <w:rPr>
                <w:ins w:id="3294" w:author="marpa" w:date="2026-10-25T14:29:30Z"/>
                <w:rFonts w:hint="default" w:ascii="Courier New" w:hAnsi="Courier New" w:eastAsia="Courier New" w:cs="Courier New"/>
                <w:color w:val="000000"/>
                <w:sz w:val="16"/>
                <w:szCs w:val="16"/>
                <w:lang w:val="es-EC"/>
              </w:rPr>
            </w:pPr>
            <w:ins w:id="3295" w:author="marpa" w:date="2026-10-25T14:29:30Z">
              <w:r>
                <w:rPr>
                  <w:rFonts w:hint="default" w:ascii="Courier New" w:hAnsi="Courier New" w:eastAsia="Courier New" w:cs="Courier New"/>
                  <w:color w:val="000000"/>
                  <w:sz w:val="16"/>
                  <w:szCs w:val="16"/>
                  <w:lang w:val="es-EC"/>
                </w:rPr>
                <w:t xml:space="preserve"> * @author USER</w:t>
              </w:r>
            </w:ins>
          </w:p>
          <w:p w14:paraId="20D898C6">
            <w:pPr>
              <w:spacing w:before="0" w:after="0" w:line="240" w:lineRule="auto"/>
              <w:rPr>
                <w:ins w:id="3296" w:author="marpa" w:date="2026-10-25T14:29:30Z"/>
                <w:rFonts w:hint="default" w:ascii="Courier New" w:hAnsi="Courier New" w:eastAsia="Courier New" w:cs="Courier New"/>
                <w:color w:val="000000"/>
                <w:sz w:val="16"/>
                <w:szCs w:val="16"/>
                <w:lang w:val="es-EC"/>
              </w:rPr>
            </w:pPr>
            <w:ins w:id="3297" w:author="marpa" w:date="2026-10-25T14:29:30Z">
              <w:r>
                <w:rPr>
                  <w:rFonts w:hint="default" w:ascii="Courier New" w:hAnsi="Courier New" w:eastAsia="Courier New" w:cs="Courier New"/>
                  <w:color w:val="000000"/>
                  <w:sz w:val="16"/>
                  <w:szCs w:val="16"/>
                  <w:lang w:val="es-EC"/>
                </w:rPr>
                <w:t xml:space="preserve"> */</w:t>
              </w:r>
            </w:ins>
          </w:p>
          <w:p w14:paraId="42022051">
            <w:pPr>
              <w:spacing w:before="0" w:after="0" w:line="240" w:lineRule="auto"/>
              <w:rPr>
                <w:ins w:id="3298" w:author="marpa" w:date="2026-10-25T14:29:30Z"/>
                <w:rFonts w:hint="default" w:ascii="Courier New" w:hAnsi="Courier New" w:eastAsia="Courier New" w:cs="Courier New"/>
                <w:color w:val="000000"/>
                <w:sz w:val="16"/>
                <w:szCs w:val="16"/>
                <w:lang w:val="es-EC"/>
              </w:rPr>
            </w:pPr>
            <w:ins w:id="3299" w:author="marpa" w:date="2026-10-25T14:29:30Z">
              <w:r>
                <w:rPr>
                  <w:rFonts w:hint="default" w:ascii="Courier New" w:hAnsi="Courier New" w:eastAsia="Courier New" w:cs="Courier New"/>
                  <w:color w:val="000000"/>
                  <w:sz w:val="16"/>
                  <w:szCs w:val="16"/>
                  <w:lang w:val="es-EC"/>
                </w:rPr>
                <w:t>public interface IConversor&lt;T&gt; {</w:t>
              </w:r>
            </w:ins>
          </w:p>
          <w:p w14:paraId="25A76E48">
            <w:pPr>
              <w:spacing w:before="0" w:after="0" w:line="240" w:lineRule="auto"/>
              <w:rPr>
                <w:ins w:id="3300" w:author="marpa" w:date="2026-10-25T14:29:30Z"/>
                <w:rFonts w:hint="default" w:ascii="Courier New" w:hAnsi="Courier New" w:eastAsia="Courier New" w:cs="Courier New"/>
                <w:color w:val="000000"/>
                <w:sz w:val="16"/>
                <w:szCs w:val="16"/>
                <w:lang w:val="es-EC"/>
              </w:rPr>
            </w:pPr>
          </w:p>
          <w:p w14:paraId="7D24DC36">
            <w:pPr>
              <w:spacing w:before="0" w:after="0" w:line="240" w:lineRule="auto"/>
              <w:rPr>
                <w:ins w:id="3301" w:author="marpa" w:date="2026-10-25T14:29:30Z"/>
                <w:rFonts w:hint="default" w:ascii="Courier New" w:hAnsi="Courier New" w:eastAsia="Courier New" w:cs="Courier New"/>
                <w:color w:val="000000"/>
                <w:sz w:val="16"/>
                <w:szCs w:val="16"/>
                <w:lang w:val="es-EC"/>
              </w:rPr>
            </w:pPr>
            <w:ins w:id="3302" w:author="marpa" w:date="2026-10-25T14:29:30Z">
              <w:r>
                <w:rPr>
                  <w:rFonts w:hint="default" w:ascii="Courier New" w:hAnsi="Courier New" w:eastAsia="Courier New" w:cs="Courier New"/>
                  <w:color w:val="000000"/>
                  <w:sz w:val="16"/>
                  <w:szCs w:val="16"/>
                  <w:lang w:val="es-EC"/>
                </w:rPr>
                <w:t xml:space="preserve">    public double convertir(double valor, T unidadInicial, T unidadFinal);</w:t>
              </w:r>
            </w:ins>
          </w:p>
          <w:p w14:paraId="3F1084E2">
            <w:pPr>
              <w:spacing w:before="0" w:after="0" w:line="240" w:lineRule="auto"/>
              <w:rPr>
                <w:ins w:id="3303" w:author="marpa" w:date="2026-10-25T14:29:30Z"/>
                <w:rFonts w:hint="default" w:ascii="Courier New" w:hAnsi="Courier New" w:eastAsia="Courier New" w:cs="Courier New"/>
                <w:color w:val="000000"/>
                <w:sz w:val="16"/>
                <w:szCs w:val="16"/>
                <w:lang w:val="es-EC"/>
              </w:rPr>
            </w:pPr>
            <w:ins w:id="3304" w:author="marpa" w:date="2026-10-25T14:29:30Z">
              <w:r>
                <w:rPr>
                  <w:rFonts w:hint="default" w:ascii="Courier New" w:hAnsi="Courier New" w:eastAsia="Courier New" w:cs="Courier New"/>
                  <w:color w:val="000000"/>
                  <w:sz w:val="16"/>
                  <w:szCs w:val="16"/>
                  <w:lang w:val="es-EC"/>
                </w:rPr>
                <w:t xml:space="preserve">    </w:t>
              </w:r>
            </w:ins>
          </w:p>
          <w:p w14:paraId="250E9297">
            <w:pPr>
              <w:spacing w:before="0" w:after="0" w:line="240" w:lineRule="auto"/>
              <w:rPr>
                <w:ins w:id="3305" w:author="marpa" w:date="2026-10-25T14:26:57Z"/>
                <w:rFonts w:hint="default" w:ascii="Courier New" w:hAnsi="Courier New" w:eastAsia="Courier New" w:cs="Courier New"/>
                <w:color w:val="000000"/>
                <w:sz w:val="16"/>
                <w:szCs w:val="16"/>
                <w:lang w:val="es-EC"/>
              </w:rPr>
            </w:pPr>
            <w:ins w:id="3306" w:author="marpa" w:date="2026-10-25T14:29:30Z">
              <w:r>
                <w:rPr>
                  <w:rFonts w:hint="default" w:ascii="Courier New" w:hAnsi="Courier New" w:eastAsia="Courier New" w:cs="Courier New"/>
                  <w:color w:val="000000"/>
                  <w:sz w:val="16"/>
                  <w:szCs w:val="16"/>
                  <w:lang w:val="es-EC"/>
                </w:rPr>
                <w:t>}</w:t>
              </w:r>
            </w:ins>
          </w:p>
        </w:tc>
      </w:tr>
    </w:tbl>
    <w:p w14:paraId="2A72F49A">
      <w:pPr>
        <w:pStyle w:val="6"/>
        <w:rPr>
          <w:ins w:id="3307" w:author="marpa" w:date="2026-10-25T14:26:57Z"/>
          <w:rFonts w:hint="default"/>
          <w:lang w:val="es-EC"/>
        </w:rPr>
      </w:pPr>
      <w:ins w:id="3308" w:author="marpa" w:date="2026-10-25T14:26:57Z">
        <w:r>
          <w:rPr/>
          <w:t xml:space="preserve">Tabla </w:t>
        </w:r>
      </w:ins>
      <w:ins w:id="3309" w:author="marpa" w:date="2026-10-25T14:27:17Z">
        <w:r>
          <w:rPr>
            <w:rFonts w:hint="default"/>
            <w:lang w:val="es-EC"/>
          </w:rPr>
          <w:t>14</w:t>
        </w:r>
      </w:ins>
      <w:ins w:id="3310" w:author="marpa" w:date="2026-10-25T14:26:57Z">
        <w:r>
          <w:rPr/>
          <w:t xml:space="preserve">. </w:t>
        </w:r>
      </w:ins>
      <w:ins w:id="3311" w:author="marpa" w:date="2026-10-25T14:30:04Z">
        <w:r>
          <w:rPr>
            <w:rFonts w:hint="default"/>
            <w:lang w:val="es-EC"/>
          </w:rPr>
          <w:t>Enu</w:t>
        </w:r>
      </w:ins>
      <w:ins w:id="3312" w:author="marpa" w:date="2026-10-25T14:30:05Z">
        <w:r>
          <w:rPr>
            <w:rFonts w:hint="default"/>
            <w:lang w:val="es-EC"/>
          </w:rPr>
          <w:t xml:space="preserve">m </w:t>
        </w:r>
      </w:ins>
      <w:ins w:id="3313" w:author="marpa" w:date="2026-10-25T14:30:06Z">
        <w:r>
          <w:rPr>
            <w:rFonts w:hint="default"/>
            <w:b w:val="0"/>
            <w:bCs w:val="0"/>
            <w:lang w:val="es-EC"/>
          </w:rPr>
          <w:t>UnidadLongitud</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9CB1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314" w:author="marpa" w:date="2026-10-25T14:26:57Z"/>
        </w:trPr>
        <w:tc>
          <w:tcPr>
            <w:tcW w:w="8494" w:type="dxa"/>
            <w:shd w:val="clear" w:color="auto" w:fill="D9D9D9"/>
          </w:tcPr>
          <w:p w14:paraId="107D36A8">
            <w:pPr>
              <w:spacing w:before="0" w:after="0" w:line="240" w:lineRule="auto"/>
              <w:rPr>
                <w:ins w:id="3315" w:author="marpa" w:date="2026-10-25T14:30:14Z"/>
                <w:rFonts w:hint="default" w:ascii="Courier New" w:hAnsi="Courier New" w:eastAsia="Courier New" w:cs="Courier New"/>
                <w:color w:val="000000"/>
                <w:sz w:val="16"/>
                <w:szCs w:val="16"/>
                <w:lang w:val="es-EC"/>
              </w:rPr>
            </w:pPr>
            <w:ins w:id="3316" w:author="marpa" w:date="2026-10-25T14:30:14Z">
              <w:r>
                <w:rPr>
                  <w:rFonts w:hint="default" w:ascii="Courier New" w:hAnsi="Courier New" w:eastAsia="Courier New" w:cs="Courier New"/>
                  <w:color w:val="000000"/>
                  <w:sz w:val="16"/>
                  <w:szCs w:val="16"/>
                  <w:lang w:val="es-EC"/>
                </w:rPr>
                <w:t>package ec.edu.monster.modelos.utilidades.enums;</w:t>
              </w:r>
            </w:ins>
          </w:p>
          <w:p w14:paraId="7F2DB9FF">
            <w:pPr>
              <w:spacing w:before="0" w:after="0" w:line="240" w:lineRule="auto"/>
              <w:rPr>
                <w:ins w:id="3317" w:author="marpa" w:date="2026-10-25T14:30:14Z"/>
                <w:rFonts w:hint="default" w:ascii="Courier New" w:hAnsi="Courier New" w:eastAsia="Courier New" w:cs="Courier New"/>
                <w:color w:val="000000"/>
                <w:sz w:val="16"/>
                <w:szCs w:val="16"/>
                <w:lang w:val="es-EC"/>
              </w:rPr>
            </w:pPr>
          </w:p>
          <w:p w14:paraId="262EAA6E">
            <w:pPr>
              <w:spacing w:before="0" w:after="0" w:line="240" w:lineRule="auto"/>
              <w:rPr>
                <w:ins w:id="3318" w:author="marpa" w:date="2026-10-25T14:30:14Z"/>
                <w:rFonts w:hint="default" w:ascii="Courier New" w:hAnsi="Courier New" w:eastAsia="Courier New" w:cs="Courier New"/>
                <w:color w:val="000000"/>
                <w:sz w:val="16"/>
                <w:szCs w:val="16"/>
                <w:lang w:val="es-EC"/>
              </w:rPr>
            </w:pPr>
            <w:ins w:id="3319" w:author="marpa" w:date="2026-10-25T14:30:14Z">
              <w:r>
                <w:rPr>
                  <w:rFonts w:hint="default" w:ascii="Courier New" w:hAnsi="Courier New" w:eastAsia="Courier New" w:cs="Courier New"/>
                  <w:color w:val="000000"/>
                  <w:sz w:val="16"/>
                  <w:szCs w:val="16"/>
                  <w:lang w:val="es-EC"/>
                </w:rPr>
                <w:t>/**</w:t>
              </w:r>
            </w:ins>
          </w:p>
          <w:p w14:paraId="1B59F161">
            <w:pPr>
              <w:spacing w:before="0" w:after="0" w:line="240" w:lineRule="auto"/>
              <w:rPr>
                <w:ins w:id="3320" w:author="marpa" w:date="2026-10-25T14:30:14Z"/>
                <w:rFonts w:hint="default" w:ascii="Courier New" w:hAnsi="Courier New" w:eastAsia="Courier New" w:cs="Courier New"/>
                <w:color w:val="000000"/>
                <w:sz w:val="16"/>
                <w:szCs w:val="16"/>
                <w:lang w:val="es-EC"/>
              </w:rPr>
            </w:pPr>
            <w:ins w:id="3321" w:author="marpa" w:date="2026-10-25T14:30:14Z">
              <w:r>
                <w:rPr>
                  <w:rFonts w:hint="default" w:ascii="Courier New" w:hAnsi="Courier New" w:eastAsia="Courier New" w:cs="Courier New"/>
                  <w:color w:val="000000"/>
                  <w:sz w:val="16"/>
                  <w:szCs w:val="16"/>
                  <w:lang w:val="es-EC"/>
                </w:rPr>
                <w:t xml:space="preserve"> *</w:t>
              </w:r>
            </w:ins>
          </w:p>
          <w:p w14:paraId="029E627F">
            <w:pPr>
              <w:spacing w:before="0" w:after="0" w:line="240" w:lineRule="auto"/>
              <w:rPr>
                <w:ins w:id="3322" w:author="marpa" w:date="2026-10-25T14:30:14Z"/>
                <w:rFonts w:hint="default" w:ascii="Courier New" w:hAnsi="Courier New" w:eastAsia="Courier New" w:cs="Courier New"/>
                <w:color w:val="000000"/>
                <w:sz w:val="16"/>
                <w:szCs w:val="16"/>
                <w:lang w:val="es-EC"/>
              </w:rPr>
            </w:pPr>
            <w:ins w:id="3323" w:author="marpa" w:date="2026-10-25T14:30:14Z">
              <w:r>
                <w:rPr>
                  <w:rFonts w:hint="default" w:ascii="Courier New" w:hAnsi="Courier New" w:eastAsia="Courier New" w:cs="Courier New"/>
                  <w:color w:val="000000"/>
                  <w:sz w:val="16"/>
                  <w:szCs w:val="16"/>
                  <w:lang w:val="es-EC"/>
                </w:rPr>
                <w:t xml:space="preserve"> * @author USER</w:t>
              </w:r>
            </w:ins>
          </w:p>
          <w:p w14:paraId="5B5D53AF">
            <w:pPr>
              <w:spacing w:before="0" w:after="0" w:line="240" w:lineRule="auto"/>
              <w:rPr>
                <w:ins w:id="3324" w:author="marpa" w:date="2026-10-25T14:30:14Z"/>
                <w:rFonts w:hint="default" w:ascii="Courier New" w:hAnsi="Courier New" w:eastAsia="Courier New" w:cs="Courier New"/>
                <w:color w:val="000000"/>
                <w:sz w:val="16"/>
                <w:szCs w:val="16"/>
                <w:lang w:val="es-EC"/>
              </w:rPr>
            </w:pPr>
            <w:ins w:id="3325" w:author="marpa" w:date="2026-10-25T14:30:14Z">
              <w:r>
                <w:rPr>
                  <w:rFonts w:hint="default" w:ascii="Courier New" w:hAnsi="Courier New" w:eastAsia="Courier New" w:cs="Courier New"/>
                  <w:color w:val="000000"/>
                  <w:sz w:val="16"/>
                  <w:szCs w:val="16"/>
                  <w:lang w:val="es-EC"/>
                </w:rPr>
                <w:t xml:space="preserve"> */</w:t>
              </w:r>
            </w:ins>
          </w:p>
          <w:p w14:paraId="3B0F2F68">
            <w:pPr>
              <w:spacing w:before="0" w:after="0" w:line="240" w:lineRule="auto"/>
              <w:rPr>
                <w:ins w:id="3326" w:author="marpa" w:date="2026-10-25T14:30:14Z"/>
                <w:rFonts w:hint="default" w:ascii="Courier New" w:hAnsi="Courier New" w:eastAsia="Courier New" w:cs="Courier New"/>
                <w:color w:val="000000"/>
                <w:sz w:val="16"/>
                <w:szCs w:val="16"/>
                <w:lang w:val="es-EC"/>
              </w:rPr>
            </w:pPr>
            <w:ins w:id="3327" w:author="marpa" w:date="2026-10-25T14:30:14Z">
              <w:r>
                <w:rPr>
                  <w:rFonts w:hint="default" w:ascii="Courier New" w:hAnsi="Courier New" w:eastAsia="Courier New" w:cs="Courier New"/>
                  <w:color w:val="000000"/>
                  <w:sz w:val="16"/>
                  <w:szCs w:val="16"/>
                  <w:lang w:val="es-EC"/>
                </w:rPr>
                <w:t>public enum UnidadLongitud {</w:t>
              </w:r>
            </w:ins>
          </w:p>
          <w:p w14:paraId="307778FE">
            <w:pPr>
              <w:spacing w:before="0" w:after="0" w:line="240" w:lineRule="auto"/>
              <w:rPr>
                <w:ins w:id="3328" w:author="marpa" w:date="2026-10-25T14:30:14Z"/>
                <w:rFonts w:hint="default" w:ascii="Courier New" w:hAnsi="Courier New" w:eastAsia="Courier New" w:cs="Courier New"/>
                <w:color w:val="000000"/>
                <w:sz w:val="16"/>
                <w:szCs w:val="16"/>
                <w:lang w:val="es-EC"/>
              </w:rPr>
            </w:pPr>
            <w:ins w:id="3329" w:author="marpa" w:date="2026-10-25T14:30:14Z">
              <w:r>
                <w:rPr>
                  <w:rFonts w:hint="default" w:ascii="Courier New" w:hAnsi="Courier New" w:eastAsia="Courier New" w:cs="Courier New"/>
                  <w:color w:val="000000"/>
                  <w:sz w:val="16"/>
                  <w:szCs w:val="16"/>
                  <w:lang w:val="es-EC"/>
                </w:rPr>
                <w:t xml:space="preserve">    PIE,</w:t>
              </w:r>
            </w:ins>
          </w:p>
          <w:p w14:paraId="5A309AD1">
            <w:pPr>
              <w:spacing w:before="0" w:after="0" w:line="240" w:lineRule="auto"/>
              <w:rPr>
                <w:ins w:id="3330" w:author="marpa" w:date="2026-10-25T14:30:14Z"/>
                <w:rFonts w:hint="default" w:ascii="Courier New" w:hAnsi="Courier New" w:eastAsia="Courier New" w:cs="Courier New"/>
                <w:color w:val="000000"/>
                <w:sz w:val="16"/>
                <w:szCs w:val="16"/>
                <w:lang w:val="es-EC"/>
              </w:rPr>
            </w:pPr>
            <w:ins w:id="3331" w:author="marpa" w:date="2026-10-25T14:30:14Z">
              <w:r>
                <w:rPr>
                  <w:rFonts w:hint="default" w:ascii="Courier New" w:hAnsi="Courier New" w:eastAsia="Courier New" w:cs="Courier New"/>
                  <w:color w:val="000000"/>
                  <w:sz w:val="16"/>
                  <w:szCs w:val="16"/>
                  <w:lang w:val="es-EC"/>
                </w:rPr>
                <w:t xml:space="preserve">    CENTIMETRO,</w:t>
              </w:r>
            </w:ins>
          </w:p>
          <w:p w14:paraId="6E03C5F2">
            <w:pPr>
              <w:spacing w:before="0" w:after="0" w:line="240" w:lineRule="auto"/>
              <w:rPr>
                <w:ins w:id="3332" w:author="marpa" w:date="2026-10-25T14:30:14Z"/>
                <w:rFonts w:hint="default" w:ascii="Courier New" w:hAnsi="Courier New" w:eastAsia="Courier New" w:cs="Courier New"/>
                <w:color w:val="000000"/>
                <w:sz w:val="16"/>
                <w:szCs w:val="16"/>
                <w:lang w:val="es-EC"/>
              </w:rPr>
            </w:pPr>
            <w:ins w:id="3333" w:author="marpa" w:date="2026-10-25T14:30:14Z">
              <w:r>
                <w:rPr>
                  <w:rFonts w:hint="default" w:ascii="Courier New" w:hAnsi="Courier New" w:eastAsia="Courier New" w:cs="Courier New"/>
                  <w:color w:val="000000"/>
                  <w:sz w:val="16"/>
                  <w:szCs w:val="16"/>
                  <w:lang w:val="es-EC"/>
                </w:rPr>
                <w:t xml:space="preserve">    METRO,</w:t>
              </w:r>
            </w:ins>
          </w:p>
          <w:p w14:paraId="79151B02">
            <w:pPr>
              <w:spacing w:before="0" w:after="0" w:line="240" w:lineRule="auto"/>
              <w:rPr>
                <w:ins w:id="3334" w:author="marpa" w:date="2026-10-25T14:30:14Z"/>
                <w:rFonts w:hint="default" w:ascii="Courier New" w:hAnsi="Courier New" w:eastAsia="Courier New" w:cs="Courier New"/>
                <w:color w:val="000000"/>
                <w:sz w:val="16"/>
                <w:szCs w:val="16"/>
                <w:lang w:val="es-EC"/>
              </w:rPr>
            </w:pPr>
            <w:ins w:id="3335" w:author="marpa" w:date="2026-10-25T14:30:14Z">
              <w:r>
                <w:rPr>
                  <w:rFonts w:hint="default" w:ascii="Courier New" w:hAnsi="Courier New" w:eastAsia="Courier New" w:cs="Courier New"/>
                  <w:color w:val="000000"/>
                  <w:sz w:val="16"/>
                  <w:szCs w:val="16"/>
                  <w:lang w:val="es-EC"/>
                </w:rPr>
                <w:t xml:space="preserve">    MILLA,</w:t>
              </w:r>
            </w:ins>
          </w:p>
          <w:p w14:paraId="29504196">
            <w:pPr>
              <w:spacing w:before="0" w:after="0" w:line="240" w:lineRule="auto"/>
              <w:rPr>
                <w:ins w:id="3336" w:author="marpa" w:date="2026-10-25T14:30:14Z"/>
                <w:rFonts w:hint="default" w:ascii="Courier New" w:hAnsi="Courier New" w:eastAsia="Courier New" w:cs="Courier New"/>
                <w:color w:val="000000"/>
                <w:sz w:val="16"/>
                <w:szCs w:val="16"/>
                <w:lang w:val="es-EC"/>
              </w:rPr>
            </w:pPr>
            <w:ins w:id="3337" w:author="marpa" w:date="2026-10-25T14:30:14Z">
              <w:r>
                <w:rPr>
                  <w:rFonts w:hint="default" w:ascii="Courier New" w:hAnsi="Courier New" w:eastAsia="Courier New" w:cs="Courier New"/>
                  <w:color w:val="000000"/>
                  <w:sz w:val="16"/>
                  <w:szCs w:val="16"/>
                  <w:lang w:val="es-EC"/>
                </w:rPr>
                <w:t xml:space="preserve">    YARDA</w:t>
              </w:r>
            </w:ins>
          </w:p>
          <w:p w14:paraId="759628F1">
            <w:pPr>
              <w:spacing w:before="0" w:after="0" w:line="240" w:lineRule="auto"/>
              <w:rPr>
                <w:ins w:id="3338" w:author="marpa" w:date="2026-10-25T14:26:57Z"/>
                <w:rFonts w:hint="default" w:ascii="Courier New" w:hAnsi="Courier New" w:eastAsia="Courier New" w:cs="Courier New"/>
                <w:color w:val="000000"/>
                <w:sz w:val="16"/>
                <w:szCs w:val="16"/>
                <w:lang w:val="es-EC"/>
              </w:rPr>
            </w:pPr>
            <w:ins w:id="3339" w:author="marpa" w:date="2026-10-25T14:30:14Z">
              <w:r>
                <w:rPr>
                  <w:rFonts w:hint="default" w:ascii="Courier New" w:hAnsi="Courier New" w:eastAsia="Courier New" w:cs="Courier New"/>
                  <w:color w:val="000000"/>
                  <w:sz w:val="16"/>
                  <w:szCs w:val="16"/>
                  <w:lang w:val="es-EC"/>
                </w:rPr>
                <w:t>}</w:t>
              </w:r>
            </w:ins>
          </w:p>
        </w:tc>
      </w:tr>
    </w:tbl>
    <w:p w14:paraId="571EF7B8">
      <w:pPr>
        <w:pStyle w:val="6"/>
        <w:rPr>
          <w:ins w:id="3340" w:author="marpa" w:date="2026-10-25T14:26:57Z"/>
          <w:rFonts w:hint="default"/>
          <w:lang w:val="es-EC"/>
        </w:rPr>
      </w:pPr>
      <w:ins w:id="3341" w:author="marpa" w:date="2026-10-25T14:26:57Z">
        <w:r>
          <w:rPr/>
          <w:t xml:space="preserve">Tabla </w:t>
        </w:r>
      </w:ins>
      <w:ins w:id="3342" w:author="marpa" w:date="2026-10-25T14:27:21Z">
        <w:r>
          <w:rPr>
            <w:rFonts w:hint="default"/>
            <w:lang w:val="es-EC"/>
          </w:rPr>
          <w:t>1</w:t>
        </w:r>
      </w:ins>
      <w:ins w:id="3343" w:author="marpa" w:date="2026-10-25T14:26:57Z">
        <w:r>
          <w:rPr/>
          <w:t xml:space="preserve">5. </w:t>
        </w:r>
      </w:ins>
      <w:ins w:id="3344" w:author="marpa" w:date="2026-10-25T14:30:23Z">
        <w:r>
          <w:rPr>
            <w:rFonts w:hint="default"/>
            <w:lang w:val="es-EC"/>
          </w:rPr>
          <w:t>E</w:t>
        </w:r>
      </w:ins>
      <w:ins w:id="3345" w:author="marpa" w:date="2026-10-25T14:30:24Z">
        <w:r>
          <w:rPr>
            <w:rFonts w:hint="default"/>
            <w:lang w:val="es-EC"/>
          </w:rPr>
          <w:t xml:space="preserve">num </w:t>
        </w:r>
      </w:ins>
      <w:ins w:id="3346" w:author="marpa" w:date="2026-10-25T14:30:26Z">
        <w:r>
          <w:rPr>
            <w:rFonts w:hint="default"/>
            <w:b w:val="0"/>
            <w:bCs w:val="0"/>
            <w:lang w:val="es-EC"/>
          </w:rPr>
          <w:t>UnidadMasa</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BCCC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347" w:author="marpa" w:date="2026-10-25T14:26:57Z"/>
        </w:trPr>
        <w:tc>
          <w:tcPr>
            <w:tcW w:w="8494" w:type="dxa"/>
            <w:shd w:val="clear" w:color="auto" w:fill="D9D9D9"/>
          </w:tcPr>
          <w:p w14:paraId="350ADD74">
            <w:pPr>
              <w:spacing w:before="0" w:after="0" w:line="240" w:lineRule="auto"/>
              <w:rPr>
                <w:ins w:id="3348" w:author="marpa" w:date="2026-10-25T14:30:36Z"/>
                <w:rFonts w:hint="default" w:ascii="Courier New" w:hAnsi="Courier New" w:eastAsia="Courier New" w:cs="Courier New"/>
                <w:color w:val="000000"/>
                <w:sz w:val="16"/>
                <w:szCs w:val="16"/>
                <w:lang w:val="es-EC"/>
              </w:rPr>
            </w:pPr>
            <w:ins w:id="3349" w:author="marpa" w:date="2026-10-25T14:30:36Z">
              <w:r>
                <w:rPr>
                  <w:rFonts w:hint="default" w:ascii="Courier New" w:hAnsi="Courier New" w:eastAsia="Courier New" w:cs="Courier New"/>
                  <w:color w:val="000000"/>
                  <w:sz w:val="16"/>
                  <w:szCs w:val="16"/>
                  <w:lang w:val="es-EC"/>
                </w:rPr>
                <w:t>package ec.edu.monster.modelos.utilidades.enums;</w:t>
              </w:r>
            </w:ins>
          </w:p>
          <w:p w14:paraId="46E2396E">
            <w:pPr>
              <w:spacing w:before="0" w:after="0" w:line="240" w:lineRule="auto"/>
              <w:rPr>
                <w:ins w:id="3350" w:author="marpa" w:date="2026-10-25T14:30:36Z"/>
                <w:rFonts w:hint="default" w:ascii="Courier New" w:hAnsi="Courier New" w:eastAsia="Courier New" w:cs="Courier New"/>
                <w:color w:val="000000"/>
                <w:sz w:val="16"/>
                <w:szCs w:val="16"/>
                <w:lang w:val="es-EC"/>
              </w:rPr>
            </w:pPr>
          </w:p>
          <w:p w14:paraId="2E64BF4E">
            <w:pPr>
              <w:spacing w:before="0" w:after="0" w:line="240" w:lineRule="auto"/>
              <w:rPr>
                <w:ins w:id="3351" w:author="marpa" w:date="2026-10-25T14:30:36Z"/>
                <w:rFonts w:hint="default" w:ascii="Courier New" w:hAnsi="Courier New" w:eastAsia="Courier New" w:cs="Courier New"/>
                <w:color w:val="000000"/>
                <w:sz w:val="16"/>
                <w:szCs w:val="16"/>
                <w:lang w:val="es-EC"/>
              </w:rPr>
            </w:pPr>
            <w:ins w:id="3352" w:author="marpa" w:date="2026-10-25T14:30:36Z">
              <w:r>
                <w:rPr>
                  <w:rFonts w:hint="default" w:ascii="Courier New" w:hAnsi="Courier New" w:eastAsia="Courier New" w:cs="Courier New"/>
                  <w:color w:val="000000"/>
                  <w:sz w:val="16"/>
                  <w:szCs w:val="16"/>
                  <w:lang w:val="es-EC"/>
                </w:rPr>
                <w:t>/**</w:t>
              </w:r>
            </w:ins>
          </w:p>
          <w:p w14:paraId="797ADE3C">
            <w:pPr>
              <w:spacing w:before="0" w:after="0" w:line="240" w:lineRule="auto"/>
              <w:rPr>
                <w:ins w:id="3353" w:author="marpa" w:date="2026-10-25T14:30:36Z"/>
                <w:rFonts w:hint="default" w:ascii="Courier New" w:hAnsi="Courier New" w:eastAsia="Courier New" w:cs="Courier New"/>
                <w:color w:val="000000"/>
                <w:sz w:val="16"/>
                <w:szCs w:val="16"/>
                <w:lang w:val="es-EC"/>
              </w:rPr>
            </w:pPr>
            <w:ins w:id="3354" w:author="marpa" w:date="2026-10-25T14:30:36Z">
              <w:r>
                <w:rPr>
                  <w:rFonts w:hint="default" w:ascii="Courier New" w:hAnsi="Courier New" w:eastAsia="Courier New" w:cs="Courier New"/>
                  <w:color w:val="000000"/>
                  <w:sz w:val="16"/>
                  <w:szCs w:val="16"/>
                  <w:lang w:val="es-EC"/>
                </w:rPr>
                <w:t xml:space="preserve"> *</w:t>
              </w:r>
            </w:ins>
          </w:p>
          <w:p w14:paraId="736EDB6C">
            <w:pPr>
              <w:spacing w:before="0" w:after="0" w:line="240" w:lineRule="auto"/>
              <w:rPr>
                <w:ins w:id="3355" w:author="marpa" w:date="2026-10-25T14:30:36Z"/>
                <w:rFonts w:hint="default" w:ascii="Courier New" w:hAnsi="Courier New" w:eastAsia="Courier New" w:cs="Courier New"/>
                <w:color w:val="000000"/>
                <w:sz w:val="16"/>
                <w:szCs w:val="16"/>
                <w:lang w:val="es-EC"/>
              </w:rPr>
            </w:pPr>
            <w:ins w:id="3356" w:author="marpa" w:date="2026-10-25T14:30:36Z">
              <w:r>
                <w:rPr>
                  <w:rFonts w:hint="default" w:ascii="Courier New" w:hAnsi="Courier New" w:eastAsia="Courier New" w:cs="Courier New"/>
                  <w:color w:val="000000"/>
                  <w:sz w:val="16"/>
                  <w:szCs w:val="16"/>
                  <w:lang w:val="es-EC"/>
                </w:rPr>
                <w:t xml:space="preserve"> * @author USER</w:t>
              </w:r>
            </w:ins>
          </w:p>
          <w:p w14:paraId="316C26F0">
            <w:pPr>
              <w:spacing w:before="0" w:after="0" w:line="240" w:lineRule="auto"/>
              <w:rPr>
                <w:ins w:id="3357" w:author="marpa" w:date="2026-10-25T14:30:36Z"/>
                <w:rFonts w:hint="default" w:ascii="Courier New" w:hAnsi="Courier New" w:eastAsia="Courier New" w:cs="Courier New"/>
                <w:color w:val="000000"/>
                <w:sz w:val="16"/>
                <w:szCs w:val="16"/>
                <w:lang w:val="es-EC"/>
              </w:rPr>
            </w:pPr>
            <w:ins w:id="3358" w:author="marpa" w:date="2026-10-25T14:30:36Z">
              <w:r>
                <w:rPr>
                  <w:rFonts w:hint="default" w:ascii="Courier New" w:hAnsi="Courier New" w:eastAsia="Courier New" w:cs="Courier New"/>
                  <w:color w:val="000000"/>
                  <w:sz w:val="16"/>
                  <w:szCs w:val="16"/>
                  <w:lang w:val="es-EC"/>
                </w:rPr>
                <w:t xml:space="preserve"> */</w:t>
              </w:r>
            </w:ins>
          </w:p>
          <w:p w14:paraId="66C9C7CE">
            <w:pPr>
              <w:spacing w:before="0" w:after="0" w:line="240" w:lineRule="auto"/>
              <w:rPr>
                <w:ins w:id="3359" w:author="marpa" w:date="2026-10-25T14:30:36Z"/>
                <w:rFonts w:hint="default" w:ascii="Courier New" w:hAnsi="Courier New" w:eastAsia="Courier New" w:cs="Courier New"/>
                <w:color w:val="000000"/>
                <w:sz w:val="16"/>
                <w:szCs w:val="16"/>
                <w:lang w:val="es-EC"/>
              </w:rPr>
            </w:pPr>
            <w:ins w:id="3360" w:author="marpa" w:date="2026-10-25T14:30:36Z">
              <w:r>
                <w:rPr>
                  <w:rFonts w:hint="default" w:ascii="Courier New" w:hAnsi="Courier New" w:eastAsia="Courier New" w:cs="Courier New"/>
                  <w:color w:val="000000"/>
                  <w:sz w:val="16"/>
                  <w:szCs w:val="16"/>
                  <w:lang w:val="es-EC"/>
                </w:rPr>
                <w:t>public enum UnidadMasa {</w:t>
              </w:r>
            </w:ins>
          </w:p>
          <w:p w14:paraId="21143EAE">
            <w:pPr>
              <w:spacing w:before="0" w:after="0" w:line="240" w:lineRule="auto"/>
              <w:rPr>
                <w:ins w:id="3361" w:author="marpa" w:date="2026-10-25T14:30:36Z"/>
                <w:rFonts w:hint="default" w:ascii="Courier New" w:hAnsi="Courier New" w:eastAsia="Courier New" w:cs="Courier New"/>
                <w:color w:val="000000"/>
                <w:sz w:val="16"/>
                <w:szCs w:val="16"/>
                <w:lang w:val="es-EC"/>
              </w:rPr>
            </w:pPr>
            <w:ins w:id="3362" w:author="marpa" w:date="2026-10-25T14:30:36Z">
              <w:r>
                <w:rPr>
                  <w:rFonts w:hint="default" w:ascii="Courier New" w:hAnsi="Courier New" w:eastAsia="Courier New" w:cs="Courier New"/>
                  <w:color w:val="000000"/>
                  <w:sz w:val="16"/>
                  <w:szCs w:val="16"/>
                  <w:lang w:val="es-EC"/>
                </w:rPr>
                <w:t xml:space="preserve">    MILIGRAMO,</w:t>
              </w:r>
            </w:ins>
          </w:p>
          <w:p w14:paraId="4BD5B96B">
            <w:pPr>
              <w:spacing w:before="0" w:after="0" w:line="240" w:lineRule="auto"/>
              <w:rPr>
                <w:ins w:id="3363" w:author="marpa" w:date="2026-10-25T14:30:36Z"/>
                <w:rFonts w:hint="default" w:ascii="Courier New" w:hAnsi="Courier New" w:eastAsia="Courier New" w:cs="Courier New"/>
                <w:color w:val="000000"/>
                <w:sz w:val="16"/>
                <w:szCs w:val="16"/>
                <w:lang w:val="es-EC"/>
              </w:rPr>
            </w:pPr>
            <w:ins w:id="3364" w:author="marpa" w:date="2026-10-25T14:30:36Z">
              <w:r>
                <w:rPr>
                  <w:rFonts w:hint="default" w:ascii="Courier New" w:hAnsi="Courier New" w:eastAsia="Courier New" w:cs="Courier New"/>
                  <w:color w:val="000000"/>
                  <w:sz w:val="16"/>
                  <w:szCs w:val="16"/>
                  <w:lang w:val="es-EC"/>
                </w:rPr>
                <w:t xml:space="preserve">    GRAMO,</w:t>
              </w:r>
            </w:ins>
          </w:p>
          <w:p w14:paraId="0518E058">
            <w:pPr>
              <w:spacing w:before="0" w:after="0" w:line="240" w:lineRule="auto"/>
              <w:rPr>
                <w:ins w:id="3365" w:author="marpa" w:date="2026-10-25T14:30:36Z"/>
                <w:rFonts w:hint="default" w:ascii="Courier New" w:hAnsi="Courier New" w:eastAsia="Courier New" w:cs="Courier New"/>
                <w:color w:val="000000"/>
                <w:sz w:val="16"/>
                <w:szCs w:val="16"/>
                <w:lang w:val="es-EC"/>
              </w:rPr>
            </w:pPr>
            <w:ins w:id="3366" w:author="marpa" w:date="2026-10-25T14:30:36Z">
              <w:r>
                <w:rPr>
                  <w:rFonts w:hint="default" w:ascii="Courier New" w:hAnsi="Courier New" w:eastAsia="Courier New" w:cs="Courier New"/>
                  <w:color w:val="000000"/>
                  <w:sz w:val="16"/>
                  <w:szCs w:val="16"/>
                  <w:lang w:val="es-EC"/>
                </w:rPr>
                <w:t xml:space="preserve">    KILOGRAMO,</w:t>
              </w:r>
            </w:ins>
          </w:p>
          <w:p w14:paraId="5BACD43D">
            <w:pPr>
              <w:spacing w:before="0" w:after="0" w:line="240" w:lineRule="auto"/>
              <w:rPr>
                <w:ins w:id="3367" w:author="marpa" w:date="2026-10-25T14:30:36Z"/>
                <w:rFonts w:hint="default" w:ascii="Courier New" w:hAnsi="Courier New" w:eastAsia="Courier New" w:cs="Courier New"/>
                <w:color w:val="000000"/>
                <w:sz w:val="16"/>
                <w:szCs w:val="16"/>
                <w:lang w:val="es-EC"/>
              </w:rPr>
            </w:pPr>
            <w:ins w:id="3368" w:author="marpa" w:date="2026-10-25T14:30:36Z">
              <w:r>
                <w:rPr>
                  <w:rFonts w:hint="default" w:ascii="Courier New" w:hAnsi="Courier New" w:eastAsia="Courier New" w:cs="Courier New"/>
                  <w:color w:val="000000"/>
                  <w:sz w:val="16"/>
                  <w:szCs w:val="16"/>
                  <w:lang w:val="es-EC"/>
                </w:rPr>
                <w:t xml:space="preserve">    TONELADA,</w:t>
              </w:r>
            </w:ins>
          </w:p>
          <w:p w14:paraId="7FA9B266">
            <w:pPr>
              <w:spacing w:before="0" w:after="0" w:line="240" w:lineRule="auto"/>
              <w:rPr>
                <w:ins w:id="3369" w:author="marpa" w:date="2026-10-25T14:30:36Z"/>
                <w:rFonts w:hint="default" w:ascii="Courier New" w:hAnsi="Courier New" w:eastAsia="Courier New" w:cs="Courier New"/>
                <w:color w:val="000000"/>
                <w:sz w:val="16"/>
                <w:szCs w:val="16"/>
                <w:lang w:val="es-EC"/>
              </w:rPr>
            </w:pPr>
            <w:ins w:id="3370" w:author="marpa" w:date="2026-10-25T14:30:36Z">
              <w:r>
                <w:rPr>
                  <w:rFonts w:hint="default" w:ascii="Courier New" w:hAnsi="Courier New" w:eastAsia="Courier New" w:cs="Courier New"/>
                  <w:color w:val="000000"/>
                  <w:sz w:val="16"/>
                  <w:szCs w:val="16"/>
                  <w:lang w:val="es-EC"/>
                </w:rPr>
                <w:t xml:space="preserve">    ONZA</w:t>
              </w:r>
            </w:ins>
          </w:p>
          <w:p w14:paraId="14870B69">
            <w:pPr>
              <w:spacing w:before="0" w:after="0" w:line="240" w:lineRule="auto"/>
              <w:rPr>
                <w:ins w:id="3371" w:author="marpa" w:date="2026-10-25T14:26:57Z"/>
                <w:rFonts w:hint="default" w:ascii="Courier New" w:hAnsi="Courier New" w:eastAsia="Courier New" w:cs="Courier New"/>
                <w:color w:val="000000"/>
                <w:sz w:val="16"/>
                <w:szCs w:val="16"/>
                <w:lang w:val="es-EC"/>
              </w:rPr>
            </w:pPr>
            <w:ins w:id="3372" w:author="marpa" w:date="2026-10-25T14:30:36Z">
              <w:r>
                <w:rPr>
                  <w:rFonts w:hint="default" w:ascii="Courier New" w:hAnsi="Courier New" w:eastAsia="Courier New" w:cs="Courier New"/>
                  <w:color w:val="000000"/>
                  <w:sz w:val="16"/>
                  <w:szCs w:val="16"/>
                  <w:lang w:val="es-EC"/>
                </w:rPr>
                <w:t>}</w:t>
              </w:r>
            </w:ins>
          </w:p>
        </w:tc>
      </w:tr>
    </w:tbl>
    <w:p w14:paraId="3ED646E9">
      <w:pPr>
        <w:pStyle w:val="6"/>
        <w:rPr>
          <w:ins w:id="3373" w:author="marpa" w:date="2026-10-25T14:26:58Z"/>
          <w:rFonts w:hint="default"/>
          <w:lang w:val="es-EC"/>
        </w:rPr>
      </w:pPr>
      <w:ins w:id="3374" w:author="marpa" w:date="2026-10-25T14:26:58Z">
        <w:r>
          <w:rPr/>
          <w:t xml:space="preserve">Tabla </w:t>
        </w:r>
      </w:ins>
      <w:ins w:id="3375" w:author="marpa" w:date="2026-10-25T14:27:24Z">
        <w:r>
          <w:rPr>
            <w:rFonts w:hint="default"/>
            <w:lang w:val="es-EC"/>
          </w:rPr>
          <w:t>16</w:t>
        </w:r>
      </w:ins>
      <w:ins w:id="3376" w:author="marpa" w:date="2026-10-25T14:26:58Z">
        <w:r>
          <w:rPr/>
          <w:t xml:space="preserve">. </w:t>
        </w:r>
      </w:ins>
      <w:ins w:id="3377" w:author="marpa" w:date="2026-10-25T14:30:41Z">
        <w:r>
          <w:rPr>
            <w:rFonts w:hint="default"/>
            <w:lang w:val="es-EC"/>
          </w:rPr>
          <w:t>E</w:t>
        </w:r>
      </w:ins>
      <w:ins w:id="3378" w:author="marpa" w:date="2026-10-25T14:30:42Z">
        <w:r>
          <w:rPr>
            <w:rFonts w:hint="default"/>
            <w:lang w:val="es-EC"/>
          </w:rPr>
          <w:t xml:space="preserve">num </w:t>
        </w:r>
      </w:ins>
      <w:ins w:id="3379" w:author="marpa" w:date="2026-10-25T14:30:49Z">
        <w:r>
          <w:rPr>
            <w:rFonts w:hint="default"/>
            <w:b w:val="0"/>
            <w:bCs w:val="0"/>
            <w:lang w:val="es-EC"/>
          </w:rPr>
          <w:t>UnidadTemperatura</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0D08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380" w:author="marpa" w:date="2026-10-25T14:26:58Z"/>
        </w:trPr>
        <w:tc>
          <w:tcPr>
            <w:tcW w:w="8494" w:type="dxa"/>
            <w:shd w:val="clear" w:color="auto" w:fill="D9D9D9"/>
          </w:tcPr>
          <w:p w14:paraId="7A0FCB95">
            <w:pPr>
              <w:spacing w:before="0" w:after="0" w:line="240" w:lineRule="auto"/>
              <w:rPr>
                <w:ins w:id="3381" w:author="marpa" w:date="2026-10-25T14:30:57Z"/>
                <w:rFonts w:hint="default" w:ascii="Courier New" w:hAnsi="Courier New" w:eastAsia="Courier New" w:cs="Courier New"/>
                <w:color w:val="000000"/>
                <w:sz w:val="16"/>
                <w:szCs w:val="16"/>
                <w:lang w:val="es-EC"/>
              </w:rPr>
            </w:pPr>
            <w:ins w:id="3382" w:author="marpa" w:date="2026-10-25T14:30:57Z">
              <w:r>
                <w:rPr>
                  <w:rFonts w:hint="default" w:ascii="Courier New" w:hAnsi="Courier New" w:eastAsia="Courier New" w:cs="Courier New"/>
                  <w:color w:val="000000"/>
                  <w:sz w:val="16"/>
                  <w:szCs w:val="16"/>
                  <w:lang w:val="es-EC"/>
                </w:rPr>
                <w:t>package ec.edu.monster.modelos.utilidades.enums;</w:t>
              </w:r>
            </w:ins>
          </w:p>
          <w:p w14:paraId="309B4433">
            <w:pPr>
              <w:spacing w:before="0" w:after="0" w:line="240" w:lineRule="auto"/>
              <w:rPr>
                <w:ins w:id="3383" w:author="marpa" w:date="2026-10-25T14:30:57Z"/>
                <w:rFonts w:hint="default" w:ascii="Courier New" w:hAnsi="Courier New" w:eastAsia="Courier New" w:cs="Courier New"/>
                <w:color w:val="000000"/>
                <w:sz w:val="16"/>
                <w:szCs w:val="16"/>
                <w:lang w:val="es-EC"/>
              </w:rPr>
            </w:pPr>
          </w:p>
          <w:p w14:paraId="40541BA2">
            <w:pPr>
              <w:spacing w:before="0" w:after="0" w:line="240" w:lineRule="auto"/>
              <w:rPr>
                <w:ins w:id="3384" w:author="marpa" w:date="2026-10-25T14:30:57Z"/>
                <w:rFonts w:hint="default" w:ascii="Courier New" w:hAnsi="Courier New" w:eastAsia="Courier New" w:cs="Courier New"/>
                <w:color w:val="000000"/>
                <w:sz w:val="16"/>
                <w:szCs w:val="16"/>
                <w:lang w:val="es-EC"/>
              </w:rPr>
            </w:pPr>
            <w:ins w:id="3385" w:author="marpa" w:date="2026-10-25T14:30:57Z">
              <w:r>
                <w:rPr>
                  <w:rFonts w:hint="default" w:ascii="Courier New" w:hAnsi="Courier New" w:eastAsia="Courier New" w:cs="Courier New"/>
                  <w:color w:val="000000"/>
                  <w:sz w:val="16"/>
                  <w:szCs w:val="16"/>
                  <w:lang w:val="es-EC"/>
                </w:rPr>
                <w:t>/**</w:t>
              </w:r>
            </w:ins>
          </w:p>
          <w:p w14:paraId="360B1C57">
            <w:pPr>
              <w:spacing w:before="0" w:after="0" w:line="240" w:lineRule="auto"/>
              <w:rPr>
                <w:ins w:id="3386" w:author="marpa" w:date="2026-10-25T14:30:57Z"/>
                <w:rFonts w:hint="default" w:ascii="Courier New" w:hAnsi="Courier New" w:eastAsia="Courier New" w:cs="Courier New"/>
                <w:color w:val="000000"/>
                <w:sz w:val="16"/>
                <w:szCs w:val="16"/>
                <w:lang w:val="es-EC"/>
              </w:rPr>
            </w:pPr>
            <w:ins w:id="3387" w:author="marpa" w:date="2026-10-25T14:30:57Z">
              <w:r>
                <w:rPr>
                  <w:rFonts w:hint="default" w:ascii="Courier New" w:hAnsi="Courier New" w:eastAsia="Courier New" w:cs="Courier New"/>
                  <w:color w:val="000000"/>
                  <w:sz w:val="16"/>
                  <w:szCs w:val="16"/>
                  <w:lang w:val="es-EC"/>
                </w:rPr>
                <w:t xml:space="preserve"> *</w:t>
              </w:r>
            </w:ins>
          </w:p>
          <w:p w14:paraId="1D0AA8E5">
            <w:pPr>
              <w:spacing w:before="0" w:after="0" w:line="240" w:lineRule="auto"/>
              <w:rPr>
                <w:ins w:id="3388" w:author="marpa" w:date="2026-10-25T14:30:57Z"/>
                <w:rFonts w:hint="default" w:ascii="Courier New" w:hAnsi="Courier New" w:eastAsia="Courier New" w:cs="Courier New"/>
                <w:color w:val="000000"/>
                <w:sz w:val="16"/>
                <w:szCs w:val="16"/>
                <w:lang w:val="es-EC"/>
              </w:rPr>
            </w:pPr>
            <w:ins w:id="3389" w:author="marpa" w:date="2026-10-25T14:30:57Z">
              <w:r>
                <w:rPr>
                  <w:rFonts w:hint="default" w:ascii="Courier New" w:hAnsi="Courier New" w:eastAsia="Courier New" w:cs="Courier New"/>
                  <w:color w:val="000000"/>
                  <w:sz w:val="16"/>
                  <w:szCs w:val="16"/>
                  <w:lang w:val="es-EC"/>
                </w:rPr>
                <w:t xml:space="preserve"> * @author USER</w:t>
              </w:r>
            </w:ins>
          </w:p>
          <w:p w14:paraId="7E874293">
            <w:pPr>
              <w:spacing w:before="0" w:after="0" w:line="240" w:lineRule="auto"/>
              <w:rPr>
                <w:ins w:id="3390" w:author="marpa" w:date="2026-10-25T14:30:57Z"/>
                <w:rFonts w:hint="default" w:ascii="Courier New" w:hAnsi="Courier New" w:eastAsia="Courier New" w:cs="Courier New"/>
                <w:color w:val="000000"/>
                <w:sz w:val="16"/>
                <w:szCs w:val="16"/>
                <w:lang w:val="es-EC"/>
              </w:rPr>
            </w:pPr>
            <w:ins w:id="3391" w:author="marpa" w:date="2026-10-25T14:30:57Z">
              <w:r>
                <w:rPr>
                  <w:rFonts w:hint="default" w:ascii="Courier New" w:hAnsi="Courier New" w:eastAsia="Courier New" w:cs="Courier New"/>
                  <w:color w:val="000000"/>
                  <w:sz w:val="16"/>
                  <w:szCs w:val="16"/>
                  <w:lang w:val="es-EC"/>
                </w:rPr>
                <w:t xml:space="preserve"> */</w:t>
              </w:r>
            </w:ins>
          </w:p>
          <w:p w14:paraId="37A7E3DA">
            <w:pPr>
              <w:spacing w:before="0" w:after="0" w:line="240" w:lineRule="auto"/>
              <w:rPr>
                <w:ins w:id="3392" w:author="marpa" w:date="2026-10-25T14:30:57Z"/>
                <w:rFonts w:hint="default" w:ascii="Courier New" w:hAnsi="Courier New" w:eastAsia="Courier New" w:cs="Courier New"/>
                <w:color w:val="000000"/>
                <w:sz w:val="16"/>
                <w:szCs w:val="16"/>
                <w:lang w:val="es-EC"/>
              </w:rPr>
            </w:pPr>
            <w:ins w:id="3393" w:author="marpa" w:date="2026-10-25T14:30:57Z">
              <w:r>
                <w:rPr>
                  <w:rFonts w:hint="default" w:ascii="Courier New" w:hAnsi="Courier New" w:eastAsia="Courier New" w:cs="Courier New"/>
                  <w:color w:val="000000"/>
                  <w:sz w:val="16"/>
                  <w:szCs w:val="16"/>
                  <w:lang w:val="es-EC"/>
                </w:rPr>
                <w:t>public enum UnidadTemperatura {</w:t>
              </w:r>
            </w:ins>
          </w:p>
          <w:p w14:paraId="1AD17E4A">
            <w:pPr>
              <w:spacing w:before="0" w:after="0" w:line="240" w:lineRule="auto"/>
              <w:rPr>
                <w:ins w:id="3394" w:author="marpa" w:date="2026-10-25T14:30:57Z"/>
                <w:rFonts w:hint="default" w:ascii="Courier New" w:hAnsi="Courier New" w:eastAsia="Courier New" w:cs="Courier New"/>
                <w:color w:val="000000"/>
                <w:sz w:val="16"/>
                <w:szCs w:val="16"/>
                <w:lang w:val="es-EC"/>
              </w:rPr>
            </w:pPr>
            <w:ins w:id="3395" w:author="marpa" w:date="2026-10-25T14:30:57Z">
              <w:r>
                <w:rPr>
                  <w:rFonts w:hint="default" w:ascii="Courier New" w:hAnsi="Courier New" w:eastAsia="Courier New" w:cs="Courier New"/>
                  <w:color w:val="000000"/>
                  <w:sz w:val="16"/>
                  <w:szCs w:val="16"/>
                  <w:lang w:val="es-EC"/>
                </w:rPr>
                <w:t xml:space="preserve">    CELSIUS,</w:t>
              </w:r>
            </w:ins>
          </w:p>
          <w:p w14:paraId="36696E0E">
            <w:pPr>
              <w:spacing w:before="0" w:after="0" w:line="240" w:lineRule="auto"/>
              <w:rPr>
                <w:ins w:id="3396" w:author="marpa" w:date="2026-10-25T14:30:57Z"/>
                <w:rFonts w:hint="default" w:ascii="Courier New" w:hAnsi="Courier New" w:eastAsia="Courier New" w:cs="Courier New"/>
                <w:color w:val="000000"/>
                <w:sz w:val="16"/>
                <w:szCs w:val="16"/>
                <w:lang w:val="es-EC"/>
              </w:rPr>
            </w:pPr>
            <w:ins w:id="3397" w:author="marpa" w:date="2026-10-25T14:30:57Z">
              <w:r>
                <w:rPr>
                  <w:rFonts w:hint="default" w:ascii="Courier New" w:hAnsi="Courier New" w:eastAsia="Courier New" w:cs="Courier New"/>
                  <w:color w:val="000000"/>
                  <w:sz w:val="16"/>
                  <w:szCs w:val="16"/>
                  <w:lang w:val="es-EC"/>
                </w:rPr>
                <w:t xml:space="preserve">    FAHRENHEIT,</w:t>
              </w:r>
            </w:ins>
          </w:p>
          <w:p w14:paraId="1B90CDDB">
            <w:pPr>
              <w:spacing w:before="0" w:after="0" w:line="240" w:lineRule="auto"/>
              <w:rPr>
                <w:ins w:id="3398" w:author="marpa" w:date="2026-10-25T14:30:57Z"/>
                <w:rFonts w:hint="default" w:ascii="Courier New" w:hAnsi="Courier New" w:eastAsia="Courier New" w:cs="Courier New"/>
                <w:color w:val="000000"/>
                <w:sz w:val="16"/>
                <w:szCs w:val="16"/>
                <w:lang w:val="es-EC"/>
              </w:rPr>
            </w:pPr>
            <w:ins w:id="3399" w:author="marpa" w:date="2026-10-25T14:30:57Z">
              <w:r>
                <w:rPr>
                  <w:rFonts w:hint="default" w:ascii="Courier New" w:hAnsi="Courier New" w:eastAsia="Courier New" w:cs="Courier New"/>
                  <w:color w:val="000000"/>
                  <w:sz w:val="16"/>
                  <w:szCs w:val="16"/>
                  <w:lang w:val="es-EC"/>
                </w:rPr>
                <w:t xml:space="preserve">    KELVIN,</w:t>
              </w:r>
            </w:ins>
          </w:p>
          <w:p w14:paraId="14235042">
            <w:pPr>
              <w:spacing w:before="0" w:after="0" w:line="240" w:lineRule="auto"/>
              <w:rPr>
                <w:ins w:id="3400" w:author="marpa" w:date="2026-10-25T14:30:57Z"/>
                <w:rFonts w:hint="default" w:ascii="Courier New" w:hAnsi="Courier New" w:eastAsia="Courier New" w:cs="Courier New"/>
                <w:color w:val="000000"/>
                <w:sz w:val="16"/>
                <w:szCs w:val="16"/>
                <w:lang w:val="es-EC"/>
              </w:rPr>
            </w:pPr>
            <w:ins w:id="3401" w:author="marpa" w:date="2026-10-25T14:30:57Z">
              <w:r>
                <w:rPr>
                  <w:rFonts w:hint="default" w:ascii="Courier New" w:hAnsi="Courier New" w:eastAsia="Courier New" w:cs="Courier New"/>
                  <w:color w:val="000000"/>
                  <w:sz w:val="16"/>
                  <w:szCs w:val="16"/>
                  <w:lang w:val="es-EC"/>
                </w:rPr>
                <w:t xml:space="preserve">    RANKINE</w:t>
              </w:r>
            </w:ins>
          </w:p>
          <w:p w14:paraId="7E5CAD36">
            <w:pPr>
              <w:spacing w:before="0" w:after="0" w:line="240" w:lineRule="auto"/>
              <w:rPr>
                <w:ins w:id="3402" w:author="marpa" w:date="2026-10-25T14:26:58Z"/>
                <w:rFonts w:hint="default" w:ascii="Courier New" w:hAnsi="Courier New" w:eastAsia="Courier New" w:cs="Courier New"/>
                <w:color w:val="000000"/>
                <w:sz w:val="16"/>
                <w:szCs w:val="16"/>
                <w:lang w:val="es-EC"/>
              </w:rPr>
            </w:pPr>
            <w:ins w:id="3403" w:author="marpa" w:date="2026-10-25T14:30:57Z">
              <w:r>
                <w:rPr>
                  <w:rFonts w:hint="default" w:ascii="Courier New" w:hAnsi="Courier New" w:eastAsia="Courier New" w:cs="Courier New"/>
                  <w:color w:val="000000"/>
                  <w:sz w:val="16"/>
                  <w:szCs w:val="16"/>
                  <w:lang w:val="es-EC"/>
                </w:rPr>
                <w:t>}</w:t>
              </w:r>
            </w:ins>
          </w:p>
        </w:tc>
      </w:tr>
    </w:tbl>
    <w:p w14:paraId="40CFE2A3">
      <w:pPr>
        <w:pStyle w:val="6"/>
        <w:rPr>
          <w:ins w:id="3404" w:author="marpa" w:date="2026-10-25T14:27:36Z"/>
          <w:rFonts w:hint="default"/>
          <w:lang w:val="es-EC"/>
        </w:rPr>
      </w:pPr>
      <w:ins w:id="3405" w:author="marpa" w:date="2026-10-25T14:27:36Z">
        <w:r>
          <w:rPr/>
          <w:t xml:space="preserve">Tabla </w:t>
        </w:r>
      </w:ins>
      <w:ins w:id="3406" w:author="marpa" w:date="2026-10-25T14:27:39Z">
        <w:r>
          <w:rPr>
            <w:rFonts w:hint="default"/>
            <w:lang w:val="es-EC"/>
          </w:rPr>
          <w:t>17</w:t>
        </w:r>
      </w:ins>
      <w:ins w:id="3407" w:author="marpa" w:date="2026-10-25T14:27:36Z">
        <w:r>
          <w:rPr/>
          <w:t xml:space="preserve">. Clase </w:t>
        </w:r>
      </w:ins>
      <w:ins w:id="3408" w:author="marpa" w:date="2026-10-25T14:31:06Z">
        <w:r>
          <w:rPr>
            <w:rFonts w:hint="default"/>
            <w:b w:val="0"/>
            <w:bCs w:val="0"/>
            <w:lang w:val="es-EC"/>
          </w:rPr>
          <w:t>UnidadMapper</w:t>
        </w:r>
      </w:ins>
    </w:p>
    <w:tbl>
      <w:tblPr>
        <w:tblStyle w:val="2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7B71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409" w:author="marpa" w:date="2026-10-25T14:27:36Z"/>
        </w:trPr>
        <w:tc>
          <w:tcPr>
            <w:tcW w:w="8494" w:type="dxa"/>
            <w:shd w:val="clear" w:color="auto" w:fill="D9D9D9"/>
          </w:tcPr>
          <w:p w14:paraId="302F3582">
            <w:pPr>
              <w:spacing w:before="0" w:after="0" w:line="240" w:lineRule="auto"/>
              <w:rPr>
                <w:ins w:id="3410" w:author="marpa" w:date="2026-10-25T14:31:14Z"/>
                <w:rFonts w:hint="default" w:ascii="Courier New" w:hAnsi="Courier New" w:eastAsia="Courier New" w:cs="Courier New"/>
                <w:color w:val="000000"/>
                <w:sz w:val="16"/>
                <w:szCs w:val="16"/>
                <w:lang w:val="es-EC"/>
              </w:rPr>
            </w:pPr>
            <w:ins w:id="3411" w:author="marpa" w:date="2026-10-25T14:31:14Z">
              <w:r>
                <w:rPr>
                  <w:rFonts w:hint="default" w:ascii="Courier New" w:hAnsi="Courier New" w:eastAsia="Courier New" w:cs="Courier New"/>
                  <w:color w:val="000000"/>
                  <w:sz w:val="16"/>
                  <w:szCs w:val="16"/>
                  <w:lang w:val="es-EC"/>
                </w:rPr>
                <w:t>package ec.edu.monster.modelos.utilidades.mapeadores;</w:t>
              </w:r>
            </w:ins>
          </w:p>
          <w:p w14:paraId="24CF2EED">
            <w:pPr>
              <w:spacing w:before="0" w:after="0" w:line="240" w:lineRule="auto"/>
              <w:rPr>
                <w:ins w:id="3412" w:author="marpa" w:date="2026-10-25T14:31:14Z"/>
                <w:rFonts w:hint="default" w:ascii="Courier New" w:hAnsi="Courier New" w:eastAsia="Courier New" w:cs="Courier New"/>
                <w:color w:val="000000"/>
                <w:sz w:val="16"/>
                <w:szCs w:val="16"/>
                <w:lang w:val="es-EC"/>
              </w:rPr>
            </w:pPr>
          </w:p>
          <w:p w14:paraId="5A353EFA">
            <w:pPr>
              <w:spacing w:before="0" w:after="0" w:line="240" w:lineRule="auto"/>
              <w:rPr>
                <w:ins w:id="3413" w:author="marpa" w:date="2026-10-25T14:31:14Z"/>
                <w:rFonts w:hint="default" w:ascii="Courier New" w:hAnsi="Courier New" w:eastAsia="Courier New" w:cs="Courier New"/>
                <w:color w:val="000000"/>
                <w:sz w:val="16"/>
                <w:szCs w:val="16"/>
                <w:lang w:val="es-EC"/>
              </w:rPr>
            </w:pPr>
            <w:ins w:id="3414" w:author="marpa" w:date="2026-10-25T14:31:14Z">
              <w:r>
                <w:rPr>
                  <w:rFonts w:hint="default" w:ascii="Courier New" w:hAnsi="Courier New" w:eastAsia="Courier New" w:cs="Courier New"/>
                  <w:color w:val="000000"/>
                  <w:sz w:val="16"/>
                  <w:szCs w:val="16"/>
                  <w:lang w:val="es-EC"/>
                </w:rPr>
                <w:t>import ec.edu.monster.modelos.utilidades.enums.UnidadTemperatura;</w:t>
              </w:r>
            </w:ins>
          </w:p>
          <w:p w14:paraId="4F74B7BF">
            <w:pPr>
              <w:spacing w:before="0" w:after="0" w:line="240" w:lineRule="auto"/>
              <w:rPr>
                <w:ins w:id="3415" w:author="marpa" w:date="2026-10-25T14:31:14Z"/>
                <w:rFonts w:hint="default" w:ascii="Courier New" w:hAnsi="Courier New" w:eastAsia="Courier New" w:cs="Courier New"/>
                <w:color w:val="000000"/>
                <w:sz w:val="16"/>
                <w:szCs w:val="16"/>
                <w:lang w:val="es-EC"/>
              </w:rPr>
            </w:pPr>
            <w:ins w:id="3416" w:author="marpa" w:date="2026-10-25T14:31:14Z">
              <w:r>
                <w:rPr>
                  <w:rFonts w:hint="default" w:ascii="Courier New" w:hAnsi="Courier New" w:eastAsia="Courier New" w:cs="Courier New"/>
                  <w:color w:val="000000"/>
                  <w:sz w:val="16"/>
                  <w:szCs w:val="16"/>
                  <w:lang w:val="es-EC"/>
                </w:rPr>
                <w:t>import ec.edu.monster.modelos.utilidades.enums.UnidadMasa;</w:t>
              </w:r>
            </w:ins>
          </w:p>
          <w:p w14:paraId="6CFA869D">
            <w:pPr>
              <w:spacing w:before="0" w:after="0" w:line="240" w:lineRule="auto"/>
              <w:rPr>
                <w:ins w:id="3417" w:author="marpa" w:date="2026-10-25T14:31:14Z"/>
                <w:rFonts w:hint="default" w:ascii="Courier New" w:hAnsi="Courier New" w:eastAsia="Courier New" w:cs="Courier New"/>
                <w:color w:val="000000"/>
                <w:sz w:val="16"/>
                <w:szCs w:val="16"/>
                <w:lang w:val="es-EC"/>
              </w:rPr>
            </w:pPr>
            <w:ins w:id="3418" w:author="marpa" w:date="2026-10-25T14:31:14Z">
              <w:r>
                <w:rPr>
                  <w:rFonts w:hint="default" w:ascii="Courier New" w:hAnsi="Courier New" w:eastAsia="Courier New" w:cs="Courier New"/>
                  <w:color w:val="000000"/>
                  <w:sz w:val="16"/>
                  <w:szCs w:val="16"/>
                  <w:lang w:val="es-EC"/>
                </w:rPr>
                <w:t>import ec.edu.monster.modelos.utilidades.enums.UnidadLongitud;</w:t>
              </w:r>
            </w:ins>
          </w:p>
          <w:p w14:paraId="20A5E2D1">
            <w:pPr>
              <w:spacing w:before="0" w:after="0" w:line="240" w:lineRule="auto"/>
              <w:rPr>
                <w:ins w:id="3419" w:author="marpa" w:date="2026-10-25T14:31:14Z"/>
                <w:rFonts w:hint="default" w:ascii="Courier New" w:hAnsi="Courier New" w:eastAsia="Courier New" w:cs="Courier New"/>
                <w:color w:val="000000"/>
                <w:sz w:val="16"/>
                <w:szCs w:val="16"/>
                <w:lang w:val="es-EC"/>
              </w:rPr>
            </w:pPr>
          </w:p>
          <w:p w14:paraId="1BCFF48A">
            <w:pPr>
              <w:spacing w:before="0" w:after="0" w:line="240" w:lineRule="auto"/>
              <w:rPr>
                <w:ins w:id="3420" w:author="marpa" w:date="2026-10-25T14:31:14Z"/>
                <w:rFonts w:hint="default" w:ascii="Courier New" w:hAnsi="Courier New" w:eastAsia="Courier New" w:cs="Courier New"/>
                <w:color w:val="000000"/>
                <w:sz w:val="16"/>
                <w:szCs w:val="16"/>
                <w:lang w:val="es-EC"/>
              </w:rPr>
            </w:pPr>
            <w:ins w:id="3421" w:author="marpa" w:date="2026-10-25T14:31:14Z">
              <w:r>
                <w:rPr>
                  <w:rFonts w:hint="default" w:ascii="Courier New" w:hAnsi="Courier New" w:eastAsia="Courier New" w:cs="Courier New"/>
                  <w:color w:val="000000"/>
                  <w:sz w:val="16"/>
                  <w:szCs w:val="16"/>
                  <w:lang w:val="es-EC"/>
                </w:rPr>
                <w:t>public class UnidadMapper {</w:t>
              </w:r>
            </w:ins>
          </w:p>
          <w:p w14:paraId="229740EA">
            <w:pPr>
              <w:spacing w:before="0" w:after="0" w:line="240" w:lineRule="auto"/>
              <w:rPr>
                <w:ins w:id="3422" w:author="marpa" w:date="2026-10-25T14:31:14Z"/>
                <w:rFonts w:hint="default" w:ascii="Courier New" w:hAnsi="Courier New" w:eastAsia="Courier New" w:cs="Courier New"/>
                <w:color w:val="000000"/>
                <w:sz w:val="16"/>
                <w:szCs w:val="16"/>
                <w:lang w:val="es-EC"/>
              </w:rPr>
            </w:pPr>
          </w:p>
          <w:p w14:paraId="78144A8C">
            <w:pPr>
              <w:spacing w:before="0" w:after="0" w:line="240" w:lineRule="auto"/>
              <w:rPr>
                <w:ins w:id="3423" w:author="marpa" w:date="2026-10-25T14:31:14Z"/>
                <w:rFonts w:hint="default" w:ascii="Courier New" w:hAnsi="Courier New" w:eastAsia="Courier New" w:cs="Courier New"/>
                <w:color w:val="000000"/>
                <w:sz w:val="16"/>
                <w:szCs w:val="16"/>
                <w:lang w:val="es-EC"/>
              </w:rPr>
            </w:pPr>
            <w:ins w:id="3424" w:author="marpa" w:date="2026-10-25T14:31:14Z">
              <w:r>
                <w:rPr>
                  <w:rFonts w:hint="default" w:ascii="Courier New" w:hAnsi="Courier New" w:eastAsia="Courier New" w:cs="Courier New"/>
                  <w:color w:val="000000"/>
                  <w:sz w:val="16"/>
                  <w:szCs w:val="16"/>
                  <w:lang w:val="es-EC"/>
                </w:rPr>
                <w:t xml:space="preserve">    public static UnidadLongitud toLongitud(String unidad) {</w:t>
              </w:r>
            </w:ins>
          </w:p>
          <w:p w14:paraId="28B9CBDD">
            <w:pPr>
              <w:spacing w:before="0" w:after="0" w:line="240" w:lineRule="auto"/>
              <w:rPr>
                <w:ins w:id="3425" w:author="marpa" w:date="2026-10-25T14:31:14Z"/>
                <w:rFonts w:hint="default" w:ascii="Courier New" w:hAnsi="Courier New" w:eastAsia="Courier New" w:cs="Courier New"/>
                <w:color w:val="000000"/>
                <w:sz w:val="16"/>
                <w:szCs w:val="16"/>
                <w:lang w:val="es-EC"/>
              </w:rPr>
            </w:pPr>
            <w:ins w:id="3426" w:author="marpa" w:date="2026-10-25T14:31:14Z">
              <w:r>
                <w:rPr>
                  <w:rFonts w:hint="default" w:ascii="Courier New" w:hAnsi="Courier New" w:eastAsia="Courier New" w:cs="Courier New"/>
                  <w:color w:val="000000"/>
                  <w:sz w:val="16"/>
                  <w:szCs w:val="16"/>
                  <w:lang w:val="es-EC"/>
                </w:rPr>
                <w:t xml:space="preserve">        try {</w:t>
              </w:r>
            </w:ins>
          </w:p>
          <w:p w14:paraId="36DE9C09">
            <w:pPr>
              <w:spacing w:before="0" w:after="0" w:line="240" w:lineRule="auto"/>
              <w:rPr>
                <w:ins w:id="3427" w:author="marpa" w:date="2026-10-25T14:31:14Z"/>
                <w:rFonts w:hint="default" w:ascii="Courier New" w:hAnsi="Courier New" w:eastAsia="Courier New" w:cs="Courier New"/>
                <w:color w:val="000000"/>
                <w:sz w:val="16"/>
                <w:szCs w:val="16"/>
                <w:lang w:val="es-EC"/>
              </w:rPr>
            </w:pPr>
            <w:ins w:id="3428" w:author="marpa" w:date="2026-10-25T14:31:14Z">
              <w:r>
                <w:rPr>
                  <w:rFonts w:hint="default" w:ascii="Courier New" w:hAnsi="Courier New" w:eastAsia="Courier New" w:cs="Courier New"/>
                  <w:color w:val="000000"/>
                  <w:sz w:val="16"/>
                  <w:szCs w:val="16"/>
                  <w:lang w:val="es-EC"/>
                </w:rPr>
                <w:t xml:space="preserve">            return UnidadLongitud.valueOf(unidad.trim().toUpperCase());</w:t>
              </w:r>
            </w:ins>
          </w:p>
          <w:p w14:paraId="362939DB">
            <w:pPr>
              <w:spacing w:before="0" w:after="0" w:line="240" w:lineRule="auto"/>
              <w:rPr>
                <w:ins w:id="3429" w:author="marpa" w:date="2026-10-25T14:31:14Z"/>
                <w:rFonts w:hint="default" w:ascii="Courier New" w:hAnsi="Courier New" w:eastAsia="Courier New" w:cs="Courier New"/>
                <w:color w:val="000000"/>
                <w:sz w:val="16"/>
                <w:szCs w:val="16"/>
                <w:lang w:val="es-EC"/>
              </w:rPr>
            </w:pPr>
            <w:ins w:id="3430" w:author="marpa" w:date="2026-10-25T14:31:14Z">
              <w:r>
                <w:rPr>
                  <w:rFonts w:hint="default" w:ascii="Courier New" w:hAnsi="Courier New" w:eastAsia="Courier New" w:cs="Courier New"/>
                  <w:color w:val="000000"/>
                  <w:sz w:val="16"/>
                  <w:szCs w:val="16"/>
                  <w:lang w:val="es-EC"/>
                </w:rPr>
                <w:t xml:space="preserve">        } catch (IllegalArgumentException e) {</w:t>
              </w:r>
            </w:ins>
          </w:p>
          <w:p w14:paraId="1F4992EA">
            <w:pPr>
              <w:spacing w:before="0" w:after="0" w:line="240" w:lineRule="auto"/>
              <w:rPr>
                <w:ins w:id="3431" w:author="marpa" w:date="2026-10-25T14:31:14Z"/>
                <w:rFonts w:hint="default" w:ascii="Courier New" w:hAnsi="Courier New" w:eastAsia="Courier New" w:cs="Courier New"/>
                <w:color w:val="000000"/>
                <w:sz w:val="16"/>
                <w:szCs w:val="16"/>
                <w:lang w:val="es-EC"/>
              </w:rPr>
            </w:pPr>
            <w:ins w:id="3432" w:author="marpa" w:date="2026-10-25T14:31:14Z">
              <w:r>
                <w:rPr>
                  <w:rFonts w:hint="default" w:ascii="Courier New" w:hAnsi="Courier New" w:eastAsia="Courier New" w:cs="Courier New"/>
                  <w:color w:val="000000"/>
                  <w:sz w:val="16"/>
                  <w:szCs w:val="16"/>
                  <w:lang w:val="es-EC"/>
                </w:rPr>
                <w:t xml:space="preserve">            throw new RuntimeException("Unidad de longitud inválida: " + unidad);</w:t>
              </w:r>
            </w:ins>
          </w:p>
          <w:p w14:paraId="5A59F6B5">
            <w:pPr>
              <w:spacing w:before="0" w:after="0" w:line="240" w:lineRule="auto"/>
              <w:rPr>
                <w:ins w:id="3433" w:author="marpa" w:date="2026-10-25T14:31:14Z"/>
                <w:rFonts w:hint="default" w:ascii="Courier New" w:hAnsi="Courier New" w:eastAsia="Courier New" w:cs="Courier New"/>
                <w:color w:val="000000"/>
                <w:sz w:val="16"/>
                <w:szCs w:val="16"/>
                <w:lang w:val="es-EC"/>
              </w:rPr>
            </w:pPr>
            <w:ins w:id="3434" w:author="marpa" w:date="2026-10-25T14:31:14Z">
              <w:r>
                <w:rPr>
                  <w:rFonts w:hint="default" w:ascii="Courier New" w:hAnsi="Courier New" w:eastAsia="Courier New" w:cs="Courier New"/>
                  <w:color w:val="000000"/>
                  <w:sz w:val="16"/>
                  <w:szCs w:val="16"/>
                  <w:lang w:val="es-EC"/>
                </w:rPr>
                <w:t xml:space="preserve">        }</w:t>
              </w:r>
            </w:ins>
          </w:p>
          <w:p w14:paraId="361B63AB">
            <w:pPr>
              <w:spacing w:before="0" w:after="0" w:line="240" w:lineRule="auto"/>
              <w:rPr>
                <w:ins w:id="3435" w:author="marpa" w:date="2026-10-25T14:31:14Z"/>
                <w:rFonts w:hint="default" w:ascii="Courier New" w:hAnsi="Courier New" w:eastAsia="Courier New" w:cs="Courier New"/>
                <w:color w:val="000000"/>
                <w:sz w:val="16"/>
                <w:szCs w:val="16"/>
                <w:lang w:val="es-EC"/>
              </w:rPr>
            </w:pPr>
            <w:ins w:id="3436" w:author="marpa" w:date="2026-10-25T14:31:14Z">
              <w:r>
                <w:rPr>
                  <w:rFonts w:hint="default" w:ascii="Courier New" w:hAnsi="Courier New" w:eastAsia="Courier New" w:cs="Courier New"/>
                  <w:color w:val="000000"/>
                  <w:sz w:val="16"/>
                  <w:szCs w:val="16"/>
                  <w:lang w:val="es-EC"/>
                </w:rPr>
                <w:t xml:space="preserve">    }</w:t>
              </w:r>
            </w:ins>
          </w:p>
          <w:p w14:paraId="2572682A">
            <w:pPr>
              <w:spacing w:before="0" w:after="0" w:line="240" w:lineRule="auto"/>
              <w:rPr>
                <w:ins w:id="3437" w:author="marpa" w:date="2026-10-25T14:31:14Z"/>
                <w:rFonts w:hint="default" w:ascii="Courier New" w:hAnsi="Courier New" w:eastAsia="Courier New" w:cs="Courier New"/>
                <w:color w:val="000000"/>
                <w:sz w:val="16"/>
                <w:szCs w:val="16"/>
                <w:lang w:val="es-EC"/>
              </w:rPr>
            </w:pPr>
          </w:p>
          <w:p w14:paraId="2A4B41C4">
            <w:pPr>
              <w:spacing w:before="0" w:after="0" w:line="240" w:lineRule="auto"/>
              <w:rPr>
                <w:ins w:id="3438" w:author="marpa" w:date="2026-10-25T14:31:14Z"/>
                <w:rFonts w:hint="default" w:ascii="Courier New" w:hAnsi="Courier New" w:eastAsia="Courier New" w:cs="Courier New"/>
                <w:color w:val="000000"/>
                <w:sz w:val="16"/>
                <w:szCs w:val="16"/>
                <w:lang w:val="es-EC"/>
              </w:rPr>
            </w:pPr>
            <w:ins w:id="3439" w:author="marpa" w:date="2026-10-25T14:31:14Z">
              <w:r>
                <w:rPr>
                  <w:rFonts w:hint="default" w:ascii="Courier New" w:hAnsi="Courier New" w:eastAsia="Courier New" w:cs="Courier New"/>
                  <w:color w:val="000000"/>
                  <w:sz w:val="16"/>
                  <w:szCs w:val="16"/>
                  <w:lang w:val="es-EC"/>
                </w:rPr>
                <w:t xml:space="preserve">    public static UnidadMasa toMasa(String unidad) {</w:t>
              </w:r>
            </w:ins>
          </w:p>
          <w:p w14:paraId="21A4981A">
            <w:pPr>
              <w:spacing w:before="0" w:after="0" w:line="240" w:lineRule="auto"/>
              <w:rPr>
                <w:ins w:id="3440" w:author="marpa" w:date="2026-10-25T14:31:14Z"/>
                <w:rFonts w:hint="default" w:ascii="Courier New" w:hAnsi="Courier New" w:eastAsia="Courier New" w:cs="Courier New"/>
                <w:color w:val="000000"/>
                <w:sz w:val="16"/>
                <w:szCs w:val="16"/>
                <w:lang w:val="es-EC"/>
              </w:rPr>
            </w:pPr>
            <w:ins w:id="3441" w:author="marpa" w:date="2026-10-25T14:31:14Z">
              <w:r>
                <w:rPr>
                  <w:rFonts w:hint="default" w:ascii="Courier New" w:hAnsi="Courier New" w:eastAsia="Courier New" w:cs="Courier New"/>
                  <w:color w:val="000000"/>
                  <w:sz w:val="16"/>
                  <w:szCs w:val="16"/>
                  <w:lang w:val="es-EC"/>
                </w:rPr>
                <w:t xml:space="preserve">        try {</w:t>
              </w:r>
            </w:ins>
          </w:p>
          <w:p w14:paraId="51F8D28D">
            <w:pPr>
              <w:spacing w:before="0" w:after="0" w:line="240" w:lineRule="auto"/>
              <w:rPr>
                <w:ins w:id="3442" w:author="marpa" w:date="2026-10-25T14:31:14Z"/>
                <w:rFonts w:hint="default" w:ascii="Courier New" w:hAnsi="Courier New" w:eastAsia="Courier New" w:cs="Courier New"/>
                <w:color w:val="000000"/>
                <w:sz w:val="16"/>
                <w:szCs w:val="16"/>
                <w:lang w:val="es-EC"/>
              </w:rPr>
            </w:pPr>
            <w:ins w:id="3443" w:author="marpa" w:date="2026-10-25T14:31:14Z">
              <w:r>
                <w:rPr>
                  <w:rFonts w:hint="default" w:ascii="Courier New" w:hAnsi="Courier New" w:eastAsia="Courier New" w:cs="Courier New"/>
                  <w:color w:val="000000"/>
                  <w:sz w:val="16"/>
                  <w:szCs w:val="16"/>
                  <w:lang w:val="es-EC"/>
                </w:rPr>
                <w:t xml:space="preserve">            return UnidadMasa.valueOf(unidad.trim().toUpperCase());</w:t>
              </w:r>
            </w:ins>
          </w:p>
          <w:p w14:paraId="2CC39105">
            <w:pPr>
              <w:spacing w:before="0" w:after="0" w:line="240" w:lineRule="auto"/>
              <w:rPr>
                <w:ins w:id="3444" w:author="marpa" w:date="2026-10-25T14:31:14Z"/>
                <w:rFonts w:hint="default" w:ascii="Courier New" w:hAnsi="Courier New" w:eastAsia="Courier New" w:cs="Courier New"/>
                <w:color w:val="000000"/>
                <w:sz w:val="16"/>
                <w:szCs w:val="16"/>
                <w:lang w:val="es-EC"/>
              </w:rPr>
            </w:pPr>
            <w:ins w:id="3445" w:author="marpa" w:date="2026-10-25T14:31:14Z">
              <w:r>
                <w:rPr>
                  <w:rFonts w:hint="default" w:ascii="Courier New" w:hAnsi="Courier New" w:eastAsia="Courier New" w:cs="Courier New"/>
                  <w:color w:val="000000"/>
                  <w:sz w:val="16"/>
                  <w:szCs w:val="16"/>
                  <w:lang w:val="es-EC"/>
                </w:rPr>
                <w:t xml:space="preserve">        } catch (IllegalArgumentException e) {</w:t>
              </w:r>
            </w:ins>
          </w:p>
          <w:p w14:paraId="2C44D0E4">
            <w:pPr>
              <w:spacing w:before="0" w:after="0" w:line="240" w:lineRule="auto"/>
              <w:rPr>
                <w:ins w:id="3446" w:author="marpa" w:date="2026-10-25T14:31:14Z"/>
                <w:rFonts w:hint="default" w:ascii="Courier New" w:hAnsi="Courier New" w:eastAsia="Courier New" w:cs="Courier New"/>
                <w:color w:val="000000"/>
                <w:sz w:val="16"/>
                <w:szCs w:val="16"/>
                <w:lang w:val="es-EC"/>
              </w:rPr>
            </w:pPr>
            <w:ins w:id="3447" w:author="marpa" w:date="2026-10-25T14:31:14Z">
              <w:r>
                <w:rPr>
                  <w:rFonts w:hint="default" w:ascii="Courier New" w:hAnsi="Courier New" w:eastAsia="Courier New" w:cs="Courier New"/>
                  <w:color w:val="000000"/>
                  <w:sz w:val="16"/>
                  <w:szCs w:val="16"/>
                  <w:lang w:val="es-EC"/>
                </w:rPr>
                <w:t xml:space="preserve">            throw new RuntimeException("Unidad de masa inválida: " + unidad);</w:t>
              </w:r>
            </w:ins>
          </w:p>
          <w:p w14:paraId="6804ED8E">
            <w:pPr>
              <w:spacing w:before="0" w:after="0" w:line="240" w:lineRule="auto"/>
              <w:rPr>
                <w:ins w:id="3448" w:author="marpa" w:date="2026-10-25T14:31:14Z"/>
                <w:rFonts w:hint="default" w:ascii="Courier New" w:hAnsi="Courier New" w:eastAsia="Courier New" w:cs="Courier New"/>
                <w:color w:val="000000"/>
                <w:sz w:val="16"/>
                <w:szCs w:val="16"/>
                <w:lang w:val="es-EC"/>
              </w:rPr>
            </w:pPr>
            <w:ins w:id="3449" w:author="marpa" w:date="2026-10-25T14:31:14Z">
              <w:r>
                <w:rPr>
                  <w:rFonts w:hint="default" w:ascii="Courier New" w:hAnsi="Courier New" w:eastAsia="Courier New" w:cs="Courier New"/>
                  <w:color w:val="000000"/>
                  <w:sz w:val="16"/>
                  <w:szCs w:val="16"/>
                  <w:lang w:val="es-EC"/>
                </w:rPr>
                <w:t xml:space="preserve">        }</w:t>
              </w:r>
            </w:ins>
          </w:p>
          <w:p w14:paraId="449039D3">
            <w:pPr>
              <w:spacing w:before="0" w:after="0" w:line="240" w:lineRule="auto"/>
              <w:rPr>
                <w:ins w:id="3450" w:author="marpa" w:date="2026-10-25T14:31:14Z"/>
                <w:rFonts w:hint="default" w:ascii="Courier New" w:hAnsi="Courier New" w:eastAsia="Courier New" w:cs="Courier New"/>
                <w:color w:val="000000"/>
                <w:sz w:val="16"/>
                <w:szCs w:val="16"/>
                <w:lang w:val="es-EC"/>
              </w:rPr>
            </w:pPr>
            <w:ins w:id="3451" w:author="marpa" w:date="2026-10-25T14:31:14Z">
              <w:r>
                <w:rPr>
                  <w:rFonts w:hint="default" w:ascii="Courier New" w:hAnsi="Courier New" w:eastAsia="Courier New" w:cs="Courier New"/>
                  <w:color w:val="000000"/>
                  <w:sz w:val="16"/>
                  <w:szCs w:val="16"/>
                  <w:lang w:val="es-EC"/>
                </w:rPr>
                <w:t xml:space="preserve">    }</w:t>
              </w:r>
            </w:ins>
          </w:p>
          <w:p w14:paraId="1129997D">
            <w:pPr>
              <w:spacing w:before="0" w:after="0" w:line="240" w:lineRule="auto"/>
              <w:rPr>
                <w:ins w:id="3452" w:author="marpa" w:date="2026-10-25T14:31:14Z"/>
                <w:rFonts w:hint="default" w:ascii="Courier New" w:hAnsi="Courier New" w:eastAsia="Courier New" w:cs="Courier New"/>
                <w:color w:val="000000"/>
                <w:sz w:val="16"/>
                <w:szCs w:val="16"/>
                <w:lang w:val="es-EC"/>
              </w:rPr>
            </w:pPr>
          </w:p>
          <w:p w14:paraId="2DB29494">
            <w:pPr>
              <w:spacing w:before="0" w:after="0" w:line="240" w:lineRule="auto"/>
              <w:rPr>
                <w:ins w:id="3453" w:author="marpa" w:date="2026-10-25T14:31:14Z"/>
                <w:rFonts w:hint="default" w:ascii="Courier New" w:hAnsi="Courier New" w:eastAsia="Courier New" w:cs="Courier New"/>
                <w:color w:val="000000"/>
                <w:sz w:val="16"/>
                <w:szCs w:val="16"/>
                <w:lang w:val="es-EC"/>
              </w:rPr>
            </w:pPr>
            <w:ins w:id="3454" w:author="marpa" w:date="2026-10-25T14:31:14Z">
              <w:r>
                <w:rPr>
                  <w:rFonts w:hint="default" w:ascii="Courier New" w:hAnsi="Courier New" w:eastAsia="Courier New" w:cs="Courier New"/>
                  <w:color w:val="000000"/>
                  <w:sz w:val="16"/>
                  <w:szCs w:val="16"/>
                  <w:lang w:val="es-EC"/>
                </w:rPr>
                <w:t xml:space="preserve">    public static UnidadTemperatura toTemperatura(String unidad) {</w:t>
              </w:r>
            </w:ins>
          </w:p>
          <w:p w14:paraId="4253A4D7">
            <w:pPr>
              <w:spacing w:before="0" w:after="0" w:line="240" w:lineRule="auto"/>
              <w:rPr>
                <w:ins w:id="3455" w:author="marpa" w:date="2026-10-25T14:31:14Z"/>
                <w:rFonts w:hint="default" w:ascii="Courier New" w:hAnsi="Courier New" w:eastAsia="Courier New" w:cs="Courier New"/>
                <w:color w:val="000000"/>
                <w:sz w:val="16"/>
                <w:szCs w:val="16"/>
                <w:lang w:val="es-EC"/>
              </w:rPr>
            </w:pPr>
            <w:ins w:id="3456" w:author="marpa" w:date="2026-10-25T14:31:14Z">
              <w:r>
                <w:rPr>
                  <w:rFonts w:hint="default" w:ascii="Courier New" w:hAnsi="Courier New" w:eastAsia="Courier New" w:cs="Courier New"/>
                  <w:color w:val="000000"/>
                  <w:sz w:val="16"/>
                  <w:szCs w:val="16"/>
                  <w:lang w:val="es-EC"/>
                </w:rPr>
                <w:t xml:space="preserve">        try {</w:t>
              </w:r>
            </w:ins>
          </w:p>
          <w:p w14:paraId="6E2000F9">
            <w:pPr>
              <w:spacing w:before="0" w:after="0" w:line="240" w:lineRule="auto"/>
              <w:rPr>
                <w:ins w:id="3457" w:author="marpa" w:date="2026-10-25T14:31:14Z"/>
                <w:rFonts w:hint="default" w:ascii="Courier New" w:hAnsi="Courier New" w:eastAsia="Courier New" w:cs="Courier New"/>
                <w:color w:val="000000"/>
                <w:sz w:val="16"/>
                <w:szCs w:val="16"/>
                <w:lang w:val="es-EC"/>
              </w:rPr>
            </w:pPr>
            <w:ins w:id="3458" w:author="marpa" w:date="2026-10-25T14:31:14Z">
              <w:r>
                <w:rPr>
                  <w:rFonts w:hint="default" w:ascii="Courier New" w:hAnsi="Courier New" w:eastAsia="Courier New" w:cs="Courier New"/>
                  <w:color w:val="000000"/>
                  <w:sz w:val="16"/>
                  <w:szCs w:val="16"/>
                  <w:lang w:val="es-EC"/>
                </w:rPr>
                <w:t xml:space="preserve">            return UnidadTemperatura.valueOf(unidad.trim().toUpperCase());</w:t>
              </w:r>
            </w:ins>
          </w:p>
          <w:p w14:paraId="5B74C24F">
            <w:pPr>
              <w:spacing w:before="0" w:after="0" w:line="240" w:lineRule="auto"/>
              <w:rPr>
                <w:ins w:id="3459" w:author="marpa" w:date="2026-10-25T14:31:14Z"/>
                <w:rFonts w:hint="default" w:ascii="Courier New" w:hAnsi="Courier New" w:eastAsia="Courier New" w:cs="Courier New"/>
                <w:color w:val="000000"/>
                <w:sz w:val="16"/>
                <w:szCs w:val="16"/>
                <w:lang w:val="es-EC"/>
              </w:rPr>
            </w:pPr>
            <w:ins w:id="3460" w:author="marpa" w:date="2026-10-25T14:31:14Z">
              <w:r>
                <w:rPr>
                  <w:rFonts w:hint="default" w:ascii="Courier New" w:hAnsi="Courier New" w:eastAsia="Courier New" w:cs="Courier New"/>
                  <w:color w:val="000000"/>
                  <w:sz w:val="16"/>
                  <w:szCs w:val="16"/>
                  <w:lang w:val="es-EC"/>
                </w:rPr>
                <w:t xml:space="preserve">        } catch (IllegalArgumentException e) {</w:t>
              </w:r>
            </w:ins>
          </w:p>
          <w:p w14:paraId="0D300EEE">
            <w:pPr>
              <w:spacing w:before="0" w:after="0" w:line="240" w:lineRule="auto"/>
              <w:rPr>
                <w:ins w:id="3461" w:author="marpa" w:date="2026-10-25T14:31:14Z"/>
                <w:rFonts w:hint="default" w:ascii="Courier New" w:hAnsi="Courier New" w:eastAsia="Courier New" w:cs="Courier New"/>
                <w:color w:val="000000"/>
                <w:sz w:val="16"/>
                <w:szCs w:val="16"/>
                <w:lang w:val="es-EC"/>
              </w:rPr>
            </w:pPr>
            <w:ins w:id="3462" w:author="marpa" w:date="2026-10-25T14:31:14Z">
              <w:r>
                <w:rPr>
                  <w:rFonts w:hint="default" w:ascii="Courier New" w:hAnsi="Courier New" w:eastAsia="Courier New" w:cs="Courier New"/>
                  <w:color w:val="000000"/>
                  <w:sz w:val="16"/>
                  <w:szCs w:val="16"/>
                  <w:lang w:val="es-EC"/>
                </w:rPr>
                <w:t xml:space="preserve">            throw new RuntimeException("Unidad de temperatura inválida: " + unidad);</w:t>
              </w:r>
            </w:ins>
          </w:p>
          <w:p w14:paraId="5892686E">
            <w:pPr>
              <w:spacing w:before="0" w:after="0" w:line="240" w:lineRule="auto"/>
              <w:rPr>
                <w:ins w:id="3463" w:author="marpa" w:date="2026-10-25T14:31:14Z"/>
                <w:rFonts w:hint="default" w:ascii="Courier New" w:hAnsi="Courier New" w:eastAsia="Courier New" w:cs="Courier New"/>
                <w:color w:val="000000"/>
                <w:sz w:val="16"/>
                <w:szCs w:val="16"/>
                <w:lang w:val="es-EC"/>
              </w:rPr>
            </w:pPr>
            <w:ins w:id="3464" w:author="marpa" w:date="2026-10-25T14:31:14Z">
              <w:r>
                <w:rPr>
                  <w:rFonts w:hint="default" w:ascii="Courier New" w:hAnsi="Courier New" w:eastAsia="Courier New" w:cs="Courier New"/>
                  <w:color w:val="000000"/>
                  <w:sz w:val="16"/>
                  <w:szCs w:val="16"/>
                  <w:lang w:val="es-EC"/>
                </w:rPr>
                <w:t xml:space="preserve">        }</w:t>
              </w:r>
            </w:ins>
          </w:p>
          <w:p w14:paraId="00101379">
            <w:pPr>
              <w:spacing w:before="0" w:after="0" w:line="240" w:lineRule="auto"/>
              <w:rPr>
                <w:ins w:id="3465" w:author="marpa" w:date="2026-10-25T14:31:14Z"/>
                <w:rFonts w:hint="default" w:ascii="Courier New" w:hAnsi="Courier New" w:eastAsia="Courier New" w:cs="Courier New"/>
                <w:color w:val="000000"/>
                <w:sz w:val="16"/>
                <w:szCs w:val="16"/>
                <w:lang w:val="es-EC"/>
              </w:rPr>
            </w:pPr>
            <w:ins w:id="3466" w:author="marpa" w:date="2026-10-25T14:31:14Z">
              <w:r>
                <w:rPr>
                  <w:rFonts w:hint="default" w:ascii="Courier New" w:hAnsi="Courier New" w:eastAsia="Courier New" w:cs="Courier New"/>
                  <w:color w:val="000000"/>
                  <w:sz w:val="16"/>
                  <w:szCs w:val="16"/>
                  <w:lang w:val="es-EC"/>
                </w:rPr>
                <w:t xml:space="preserve">    }</w:t>
              </w:r>
            </w:ins>
          </w:p>
          <w:p w14:paraId="6DCDA3A7">
            <w:pPr>
              <w:spacing w:before="0" w:after="0" w:line="240" w:lineRule="auto"/>
              <w:rPr>
                <w:ins w:id="3467" w:author="marpa" w:date="2026-10-25T14:27:36Z"/>
                <w:rFonts w:hint="default" w:ascii="Courier New" w:hAnsi="Courier New" w:eastAsia="Courier New" w:cs="Courier New"/>
                <w:color w:val="000000"/>
                <w:sz w:val="16"/>
                <w:szCs w:val="16"/>
                <w:lang w:val="es-EC"/>
              </w:rPr>
            </w:pPr>
            <w:ins w:id="3468" w:author="marpa" w:date="2026-10-25T14:31:14Z">
              <w:r>
                <w:rPr>
                  <w:rFonts w:hint="default" w:ascii="Courier New" w:hAnsi="Courier New" w:eastAsia="Courier New" w:cs="Courier New"/>
                  <w:color w:val="000000"/>
                  <w:sz w:val="16"/>
                  <w:szCs w:val="16"/>
                  <w:lang w:val="es-EC"/>
                </w:rPr>
                <w:t>}</w:t>
              </w:r>
            </w:ins>
          </w:p>
        </w:tc>
      </w:tr>
    </w:tbl>
    <w:p w14:paraId="26F3C584">
      <w:pPr>
        <w:rPr>
          <w:ins w:id="3469" w:author="marpa" w:date="2026-10-25T14:08:52Z"/>
        </w:rPr>
      </w:pPr>
    </w:p>
    <w:p w14:paraId="5547383D">
      <w:pPr>
        <w:pStyle w:val="3"/>
      </w:pPr>
      <w:r>
        <w:t>PRUEBAS DE LOS SERVICIOS</w:t>
      </w:r>
      <w:bookmarkEnd w:id="64"/>
    </w:p>
    <w:p w14:paraId="28456403">
      <w:pPr>
        <w:spacing w:before="0" w:after="0" w:line="240" w:lineRule="auto"/>
      </w:pPr>
      <w:r>
        <w:t>Al trabajar con una arquitectura basada en SOAP, la validación de que el servidor está en línea y operando correctamente se realiza verificando la generación del archivo WSDL (Web Services Description Language). Este documento en formato XML es generado automáticamente por el servidor Payara y actúa como el contrato de comunicación que los clientes deberán consumir.</w:t>
      </w:r>
    </w:p>
    <w:p w14:paraId="091A977E">
      <w:pPr>
        <w:spacing w:before="0" w:after="0" w:line="240" w:lineRule="auto"/>
      </w:pPr>
      <w:r>
        <w:t>Analizando la estructura de la aplicación, el sistema expone cuatro servicios web principales (Endpoints) utilizando la especificación JAX-WS:</w:t>
      </w:r>
    </w:p>
    <w:p w14:paraId="5C326C6D">
      <w:pPr>
        <w:numPr>
          <w:ilvl w:val="0"/>
          <w:numId w:val="3"/>
        </w:numPr>
        <w:spacing w:before="0" w:after="0" w:line="240" w:lineRule="auto"/>
      </w:pPr>
      <w:r>
        <w:t>WSLogin: Punto de entrada para el módulo de seguridad. Recibe la petición del cliente y procesa la validación de credenciales para permitir o denegar el acceso a las funciones del servidor.</w:t>
      </w:r>
    </w:p>
    <w:p w14:paraId="15767F85">
      <w:pPr>
        <w:numPr>
          <w:ilvl w:val="0"/>
          <w:numId w:val="3"/>
        </w:numPr>
        <w:spacing w:before="0" w:after="0" w:line="240" w:lineRule="auto"/>
      </w:pPr>
      <w:r>
        <w:t>WS</w:t>
      </w:r>
      <w:ins w:id="3470" w:author="marpa" w:date="2026-10-25T14:33:19Z">
        <w:r>
          <w:rPr>
            <w:rFonts w:hint="default"/>
            <w:lang w:val="es-EC"/>
          </w:rPr>
          <w:t>C</w:t>
        </w:r>
      </w:ins>
      <w:ins w:id="3471" w:author="marpa" w:date="2026-10-25T14:33:16Z">
        <w:r>
          <w:rPr>
            <w:rFonts w:hint="default"/>
            <w:lang w:val="es-EC"/>
          </w:rPr>
          <w:t>onverti</w:t>
        </w:r>
      </w:ins>
      <w:ins w:id="3472" w:author="marpa" w:date="2026-10-25T14:33:17Z">
        <w:r>
          <w:rPr>
            <w:rFonts w:hint="default"/>
            <w:lang w:val="es-EC"/>
          </w:rPr>
          <w:t>r</w:t>
        </w:r>
      </w:ins>
      <w:r>
        <w:t>Longitud: Expone las operaciones matemáticas para las conversiones de medidas de longitud soportadas por el sistema (centímetros, metros, pies, yardas y millas).</w:t>
      </w:r>
    </w:p>
    <w:p w14:paraId="7E06D6B2">
      <w:pPr>
        <w:numPr>
          <w:ilvl w:val="0"/>
          <w:numId w:val="3"/>
        </w:numPr>
        <w:spacing w:before="0" w:after="0" w:line="240" w:lineRule="auto"/>
      </w:pPr>
      <w:r>
        <w:t>WS</w:t>
      </w:r>
      <w:ins w:id="3473" w:author="marpa" w:date="2026-10-25T14:33:23Z">
        <w:r>
          <w:rPr>
            <w:rFonts w:hint="default"/>
            <w:lang w:val="es-EC"/>
          </w:rPr>
          <w:t>Con</w:t>
        </w:r>
      </w:ins>
      <w:ins w:id="3474" w:author="marpa" w:date="2026-10-25T14:33:24Z">
        <w:r>
          <w:rPr>
            <w:rFonts w:hint="default"/>
            <w:lang w:val="es-EC"/>
          </w:rPr>
          <w:t>vert</w:t>
        </w:r>
      </w:ins>
      <w:ins w:id="3475" w:author="marpa" w:date="2026-10-25T14:33:25Z">
        <w:r>
          <w:rPr>
            <w:rFonts w:hint="default"/>
            <w:lang w:val="es-EC"/>
          </w:rPr>
          <w:t>irM</w:t>
        </w:r>
      </w:ins>
      <w:del w:id="3476" w:author="marpa" w:date="2026-10-25T14:33:23Z">
        <w:r>
          <w:rPr/>
          <w:delText>M</w:delText>
        </w:r>
      </w:del>
      <w:r>
        <w:t xml:space="preserve">asa: Se encarga de recibir los parámetros y retornar las transformaciones entre las distintas unidades de masa (gramos, kilogramos, </w:t>
      </w:r>
      <w:ins w:id="3477" w:author="marpa" w:date="2026-10-25T14:34:04Z">
        <w:r>
          <w:rPr>
            <w:rFonts w:hint="default"/>
            <w:lang w:val="es-EC"/>
          </w:rPr>
          <w:t>t</w:t>
        </w:r>
      </w:ins>
      <w:ins w:id="3478" w:author="marpa" w:date="2026-10-25T14:34:05Z">
        <w:r>
          <w:rPr>
            <w:rFonts w:hint="default"/>
            <w:lang w:val="es-EC"/>
          </w:rPr>
          <w:t>onela</w:t>
        </w:r>
      </w:ins>
      <w:ins w:id="3479" w:author="marpa" w:date="2026-10-25T14:34:06Z">
        <w:r>
          <w:rPr>
            <w:rFonts w:hint="default"/>
            <w:lang w:val="es-EC"/>
          </w:rPr>
          <w:t>das</w:t>
        </w:r>
      </w:ins>
      <w:ins w:id="3480" w:author="marpa" w:date="2026-10-25T14:34:10Z">
        <w:r>
          <w:rPr>
            <w:rFonts w:hint="default"/>
            <w:lang w:val="es-EC"/>
          </w:rPr>
          <w:t>,</w:t>
        </w:r>
      </w:ins>
      <w:ins w:id="3481" w:author="marpa" w:date="2026-10-25T14:34:06Z">
        <w:r>
          <w:rPr>
            <w:rFonts w:hint="default"/>
            <w:lang w:val="es-EC"/>
          </w:rPr>
          <w:t xml:space="preserve"> </w:t>
        </w:r>
      </w:ins>
      <w:r>
        <w:t>onzas</w:t>
      </w:r>
      <w:ins w:id="3482" w:author="marpa" w:date="2026-10-25T14:33:53Z">
        <w:r>
          <w:rPr>
            <w:rFonts w:hint="default"/>
            <w:lang w:val="es-EC"/>
          </w:rPr>
          <w:t xml:space="preserve"> y m</w:t>
        </w:r>
      </w:ins>
      <w:ins w:id="3483" w:author="marpa" w:date="2026-10-25T14:33:54Z">
        <w:r>
          <w:rPr>
            <w:rFonts w:hint="default"/>
            <w:lang w:val="es-EC"/>
          </w:rPr>
          <w:t>iligram</w:t>
        </w:r>
      </w:ins>
      <w:ins w:id="3484" w:author="marpa" w:date="2026-10-25T14:33:55Z">
        <w:r>
          <w:rPr>
            <w:rFonts w:hint="default"/>
            <w:lang w:val="es-EC"/>
          </w:rPr>
          <w:t>os</w:t>
        </w:r>
      </w:ins>
      <w:del w:id="3485" w:author="marpa" w:date="2026-10-25T14:33:53Z">
        <w:r>
          <w:rPr/>
          <w:delText xml:space="preserve">, </w:delText>
        </w:r>
      </w:del>
      <w:del w:id="3486" w:author="marpa" w:date="2026-10-25T14:33:45Z">
        <w:r>
          <w:rPr/>
          <w:delText>l</w:delText>
        </w:r>
      </w:del>
      <w:del w:id="3487" w:author="marpa" w:date="2026-10-25T14:33:44Z">
        <w:r>
          <w:rPr/>
          <w:delText>ibras</w:delText>
        </w:r>
      </w:del>
      <w:del w:id="3488" w:author="marpa" w:date="2026-10-25T14:33:43Z">
        <w:r>
          <w:rPr/>
          <w:delText xml:space="preserve"> y</w:delText>
        </w:r>
      </w:del>
      <w:del w:id="3489" w:author="marpa" w:date="2026-10-25T14:33:42Z">
        <w:r>
          <w:rPr/>
          <w:delText xml:space="preserve"> quintales</w:delText>
        </w:r>
      </w:del>
      <w:r>
        <w:t>).</w:t>
      </w:r>
    </w:p>
    <w:p w14:paraId="67677282">
      <w:pPr>
        <w:numPr>
          <w:ilvl w:val="0"/>
          <w:numId w:val="3"/>
        </w:numPr>
        <w:spacing w:before="0" w:after="0" w:line="240" w:lineRule="auto"/>
      </w:pPr>
      <w:r>
        <w:t>WS</w:t>
      </w:r>
      <w:ins w:id="3490" w:author="marpa" w:date="2026-10-25T14:33:27Z">
        <w:r>
          <w:rPr>
            <w:rFonts w:hint="default"/>
            <w:lang w:val="es-EC"/>
          </w:rPr>
          <w:t>Con</w:t>
        </w:r>
      </w:ins>
      <w:ins w:id="3491" w:author="marpa" w:date="2026-10-25T14:33:28Z">
        <w:r>
          <w:rPr>
            <w:rFonts w:hint="default"/>
            <w:lang w:val="es-EC"/>
          </w:rPr>
          <w:t>vertir</w:t>
        </w:r>
      </w:ins>
      <w:r>
        <w:t>Temperatura: Maneja las peticiones referentes a las variaciones térmicas, permitiendo convertir entre Fahrenheit, Kelvin, Celsius</w:t>
      </w:r>
      <w:ins w:id="3492" w:author="marpa" w:date="2026-10-25T14:33:35Z">
        <w:r>
          <w:rPr>
            <w:rFonts w:hint="default"/>
            <w:lang w:val="es-EC"/>
          </w:rPr>
          <w:t xml:space="preserve"> y </w:t>
        </w:r>
      </w:ins>
      <w:ins w:id="3493" w:author="marpa" w:date="2026-10-25T14:33:36Z">
        <w:r>
          <w:rPr>
            <w:rFonts w:hint="default"/>
            <w:lang w:val="es-EC"/>
          </w:rPr>
          <w:t>Rankin</w:t>
        </w:r>
      </w:ins>
      <w:ins w:id="3494" w:author="marpa" w:date="2026-10-25T14:33:37Z">
        <w:r>
          <w:rPr>
            <w:rFonts w:hint="default"/>
            <w:lang w:val="es-EC"/>
          </w:rPr>
          <w:t>e.</w:t>
        </w:r>
      </w:ins>
      <w:del w:id="3495" w:author="marpa" w:date="2026-10-25T14:33:35Z">
        <w:r>
          <w:rPr/>
          <w:delText>,</w:delText>
        </w:r>
      </w:del>
      <w:del w:id="3496" w:author="marpa" w:date="2026-10-25T14:33:34Z">
        <w:r>
          <w:rPr/>
          <w:delText xml:space="preserve"> Newton y Réaumur.</w:delText>
        </w:r>
      </w:del>
    </w:p>
    <w:p w14:paraId="06A0CB35">
      <w:pPr>
        <w:spacing w:before="0" w:after="0" w:line="240" w:lineRule="auto"/>
        <w:rPr>
          <w:rFonts w:hint="default"/>
          <w:lang w:val="es-EC"/>
        </w:rPr>
      </w:pPr>
      <w:r>
        <w:t xml:space="preserve">Para probar la correcta exposición de los métodos, se </w:t>
      </w:r>
      <w:del w:id="3497" w:author="marpa" w:date="2026-10-25T14:35:08Z">
        <w:r>
          <w:rPr>
            <w:rFonts w:hint="default"/>
            <w:lang w:val="en-US"/>
          </w:rPr>
          <w:delText>utilizó la herramienta de prueba de Web Services de NetBeans, la cual despliega el archivo WSDL en el navegador.</w:delText>
        </w:r>
      </w:del>
      <w:ins w:id="3498" w:author="marpa" w:date="2026-10-25T14:35:14Z">
        <w:r>
          <w:rPr>
            <w:rFonts w:hint="default"/>
            <w:lang w:val="es-EC"/>
          </w:rPr>
          <w:t>de</w:t>
        </w:r>
      </w:ins>
      <w:ins w:id="3499" w:author="marpa" w:date="2026-10-25T14:35:15Z">
        <w:r>
          <w:rPr>
            <w:rFonts w:hint="default"/>
            <w:lang w:val="es-EC"/>
          </w:rPr>
          <w:t>s</w:t>
        </w:r>
      </w:ins>
      <w:ins w:id="3500" w:author="marpa" w:date="2026-10-25T14:35:16Z">
        <w:r>
          <w:rPr>
            <w:rFonts w:hint="default"/>
            <w:lang w:val="es-EC"/>
          </w:rPr>
          <w:t xml:space="preserve">plegó el </w:t>
        </w:r>
      </w:ins>
      <w:ins w:id="3501" w:author="marpa" w:date="2026-10-25T14:35:17Z">
        <w:r>
          <w:rPr>
            <w:rFonts w:hint="default"/>
            <w:lang w:val="es-EC"/>
          </w:rPr>
          <w:t>servicio</w:t>
        </w:r>
      </w:ins>
      <w:ins w:id="3502" w:author="marpa" w:date="2026-10-25T14:35:18Z">
        <w:r>
          <w:rPr>
            <w:rFonts w:hint="default"/>
            <w:lang w:val="es-EC"/>
          </w:rPr>
          <w:t xml:space="preserve"> web </w:t>
        </w:r>
      </w:ins>
      <w:ins w:id="3503" w:author="marpa" w:date="2026-10-25T14:35:19Z">
        <w:r>
          <w:rPr>
            <w:rFonts w:hint="default"/>
            <w:lang w:val="es-EC"/>
          </w:rPr>
          <w:t xml:space="preserve">desde </w:t>
        </w:r>
      </w:ins>
      <w:ins w:id="3504" w:author="marpa" w:date="2026-10-25T14:35:20Z">
        <w:r>
          <w:rPr>
            <w:rFonts w:hint="default"/>
            <w:lang w:val="es-EC"/>
          </w:rPr>
          <w:t xml:space="preserve">docker </w:t>
        </w:r>
      </w:ins>
      <w:ins w:id="3505" w:author="marpa" w:date="2026-10-25T14:35:21Z">
        <w:r>
          <w:rPr>
            <w:rFonts w:hint="default"/>
            <w:lang w:val="es-EC"/>
          </w:rPr>
          <w:t xml:space="preserve">para </w:t>
        </w:r>
      </w:ins>
      <w:ins w:id="3506" w:author="marpa" w:date="2026-10-25T14:35:24Z">
        <w:r>
          <w:rPr>
            <w:rFonts w:hint="default"/>
            <w:lang w:val="es-EC"/>
          </w:rPr>
          <w:t>co</w:t>
        </w:r>
      </w:ins>
      <w:ins w:id="3507" w:author="marpa" w:date="2026-10-25T14:35:25Z">
        <w:r>
          <w:rPr>
            <w:rFonts w:hint="default"/>
            <w:lang w:val="es-EC"/>
          </w:rPr>
          <w:t>rre</w:t>
        </w:r>
      </w:ins>
      <w:ins w:id="3508" w:author="marpa" w:date="2026-10-25T14:35:26Z">
        <w:r>
          <w:rPr>
            <w:rFonts w:hint="default"/>
            <w:lang w:val="es-EC"/>
          </w:rPr>
          <w:t>rl</w:t>
        </w:r>
      </w:ins>
      <w:ins w:id="3509" w:author="marpa" w:date="2026-10-25T14:35:27Z">
        <w:r>
          <w:rPr>
            <w:rFonts w:hint="default"/>
            <w:lang w:val="es-EC"/>
          </w:rPr>
          <w:t xml:space="preserve">o en el </w:t>
        </w:r>
      </w:ins>
      <w:ins w:id="3510" w:author="marpa" w:date="2026-10-25T14:35:31Z">
        <w:r>
          <w:rPr>
            <w:rFonts w:hint="default"/>
            <w:lang w:val="es-EC"/>
          </w:rPr>
          <w:t>nave</w:t>
        </w:r>
      </w:ins>
      <w:ins w:id="3511" w:author="marpa" w:date="2026-10-25T14:35:32Z">
        <w:r>
          <w:rPr>
            <w:rFonts w:hint="default"/>
            <w:lang w:val="es-EC"/>
          </w:rPr>
          <w:t>gador</w:t>
        </w:r>
      </w:ins>
      <w:ins w:id="3512" w:author="marpa" w:date="2026-10-25T14:37:05Z">
        <w:r>
          <w:rPr>
            <w:rFonts w:hint="default"/>
            <w:lang w:val="es-EC"/>
          </w:rPr>
          <w:t xml:space="preserve">, </w:t>
        </w:r>
      </w:ins>
      <w:ins w:id="3513" w:author="marpa" w:date="2026-10-25T14:37:06Z">
        <w:r>
          <w:rPr>
            <w:rFonts w:hint="default"/>
            <w:lang w:val="es-EC"/>
          </w:rPr>
          <w:t>se a</w:t>
        </w:r>
      </w:ins>
      <w:ins w:id="3514" w:author="marpa" w:date="2026-10-25T14:37:07Z">
        <w:r>
          <w:rPr>
            <w:rFonts w:hint="default"/>
            <w:lang w:val="es-EC"/>
          </w:rPr>
          <w:t xml:space="preserve">brió </w:t>
        </w:r>
      </w:ins>
      <w:ins w:id="3515" w:author="marpa" w:date="2026-10-25T14:37:08Z">
        <w:r>
          <w:rPr>
            <w:rFonts w:hint="default"/>
            <w:lang w:val="es-EC"/>
          </w:rPr>
          <w:t>el archi</w:t>
        </w:r>
      </w:ins>
      <w:ins w:id="3516" w:author="marpa" w:date="2026-10-25T14:37:09Z">
        <w:r>
          <w:rPr>
            <w:rFonts w:hint="default"/>
            <w:lang w:val="es-EC"/>
          </w:rPr>
          <w:t>vo</w:t>
        </w:r>
      </w:ins>
      <w:ins w:id="3517" w:author="marpa" w:date="2026-10-25T14:37:13Z">
        <w:r>
          <w:rPr>
            <w:rFonts w:hint="default"/>
            <w:lang w:val="es-EC"/>
          </w:rPr>
          <w:t xml:space="preserve"> WS</w:t>
        </w:r>
      </w:ins>
      <w:ins w:id="3518" w:author="marpa" w:date="2026-10-25T14:37:15Z">
        <w:r>
          <w:rPr>
            <w:rFonts w:hint="default"/>
            <w:lang w:val="es-EC"/>
          </w:rPr>
          <w:t xml:space="preserve">DL </w:t>
        </w:r>
      </w:ins>
      <w:ins w:id="3519" w:author="marpa" w:date="2026-10-25T14:37:21Z">
        <w:r>
          <w:rPr>
            <w:rFonts w:hint="default"/>
            <w:lang w:val="es-EC"/>
          </w:rPr>
          <w:t>se p</w:t>
        </w:r>
      </w:ins>
      <w:ins w:id="3520" w:author="marpa" w:date="2026-10-25T14:37:22Z">
        <w:r>
          <w:rPr>
            <w:rFonts w:hint="default"/>
            <w:lang w:val="es-EC"/>
          </w:rPr>
          <w:t>r</w:t>
        </w:r>
      </w:ins>
      <w:ins w:id="3521" w:author="marpa" w:date="2026-10-25T14:37:23Z">
        <w:r>
          <w:rPr>
            <w:rFonts w:hint="default"/>
            <w:lang w:val="es-EC"/>
          </w:rPr>
          <w:t>obó c</w:t>
        </w:r>
      </w:ins>
      <w:ins w:id="3522" w:author="marpa" w:date="2026-10-25T14:37:24Z">
        <w:r>
          <w:rPr>
            <w:rFonts w:hint="default"/>
            <w:lang w:val="es-EC"/>
          </w:rPr>
          <w:t xml:space="preserve">on la </w:t>
        </w:r>
      </w:ins>
      <w:ins w:id="3523" w:author="marpa" w:date="2026-10-25T14:37:26Z">
        <w:r>
          <w:rPr>
            <w:rFonts w:hint="default"/>
            <w:lang w:val="es-EC"/>
          </w:rPr>
          <w:t>herramie</w:t>
        </w:r>
      </w:ins>
      <w:ins w:id="3524" w:author="marpa" w:date="2026-10-25T14:37:27Z">
        <w:r>
          <w:rPr>
            <w:rFonts w:hint="default"/>
            <w:lang w:val="es-EC"/>
          </w:rPr>
          <w:t xml:space="preserve">nta </w:t>
        </w:r>
      </w:ins>
      <w:ins w:id="3525" w:author="marpa" w:date="2026-10-25T14:37:28Z">
        <w:r>
          <w:rPr>
            <w:rFonts w:hint="default"/>
            <w:lang w:val="es-EC"/>
          </w:rPr>
          <w:t>S</w:t>
        </w:r>
      </w:ins>
      <w:ins w:id="3526" w:author="marpa" w:date="2026-10-25T14:37:35Z">
        <w:r>
          <w:rPr>
            <w:rFonts w:hint="default"/>
            <w:lang w:val="es-EC"/>
          </w:rPr>
          <w:t>oa</w:t>
        </w:r>
      </w:ins>
      <w:ins w:id="3527" w:author="marpa" w:date="2026-10-25T14:37:36Z">
        <w:r>
          <w:rPr>
            <w:rFonts w:hint="default"/>
            <w:lang w:val="es-EC"/>
          </w:rPr>
          <w:t>p</w:t>
        </w:r>
      </w:ins>
      <w:ins w:id="3528" w:author="marpa" w:date="2026-10-25T14:37:29Z">
        <w:r>
          <w:rPr>
            <w:rFonts w:hint="default"/>
            <w:lang w:val="es-EC"/>
          </w:rPr>
          <w:t>U</w:t>
        </w:r>
      </w:ins>
      <w:ins w:id="3529" w:author="marpa" w:date="2026-10-25T14:37:31Z">
        <w:r>
          <w:rPr>
            <w:rFonts w:hint="default"/>
            <w:lang w:val="es-EC"/>
          </w:rPr>
          <w:t>I</w:t>
        </w:r>
      </w:ins>
      <w:ins w:id="3530" w:author="marpa" w:date="2026-10-25T14:40:15Z">
        <w:r>
          <w:rPr>
            <w:rFonts w:hint="default"/>
            <w:lang w:val="es-EC"/>
          </w:rPr>
          <w:t>.</w:t>
        </w:r>
      </w:ins>
    </w:p>
    <w:p w14:paraId="61A06BE5">
      <w:pPr>
        <w:jc w:val="center"/>
        <w:pPrChange w:id="3531" w:author="marpa" w:date="2026-10-25T14:36:49Z">
          <w:pPr/>
        </w:pPrChange>
      </w:pPr>
      <w:ins w:id="3532" w:author="marpa" w:date="2026-10-25T14:36:50Z">
        <w:r>
          <w:rPr/>
          <w:drawing>
            <wp:inline distT="0" distB="0" distL="114300" distR="114300">
              <wp:extent cx="4829175" cy="1082675"/>
              <wp:effectExtent l="0" t="0" r="9525" b="9525"/>
              <wp:docPr id="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
                      <pic:cNvPicPr>
                        <a:picLocks noChangeAspect="1"/>
                      </pic:cNvPicPr>
                    </pic:nvPicPr>
                    <pic:blipFill>
                      <a:blip r:embed="rId38"/>
                      <a:stretch>
                        <a:fillRect/>
                      </a:stretch>
                    </pic:blipFill>
                    <pic:spPr>
                      <a:xfrm>
                        <a:off x="0" y="0"/>
                        <a:ext cx="4829434" cy="1082902"/>
                      </a:xfrm>
                      <a:prstGeom prst="rect">
                        <a:avLst/>
                      </a:prstGeom>
                    </pic:spPr>
                  </pic:pic>
                </a:graphicData>
              </a:graphic>
            </wp:inline>
          </w:drawing>
        </w:r>
      </w:ins>
      <w:del w:id="3534" w:author="marpa" w:date="2026-10-25T14:35:35Z">
        <w:r>
          <w:rPr/>
          <w:drawing>
            <wp:inline distT="114300" distB="114300" distL="114300" distR="114300">
              <wp:extent cx="4544060" cy="1578610"/>
              <wp:effectExtent l="0" t="0" r="0" b="0"/>
              <wp:docPr id="63" name="image10.png"/>
              <wp:cNvGraphicFramePr/>
              <a:graphic xmlns:a="http://schemas.openxmlformats.org/drawingml/2006/main">
                <a:graphicData uri="http://schemas.openxmlformats.org/drawingml/2006/picture">
                  <pic:pic xmlns:pic="http://schemas.openxmlformats.org/drawingml/2006/picture">
                    <pic:nvPicPr>
                      <pic:cNvPr id="63" name="image10.png"/>
                      <pic:cNvPicPr preferRelativeResize="0"/>
                    </pic:nvPicPr>
                    <pic:blipFill>
                      <a:blip r:embed="rId39"/>
                      <a:srcRect/>
                      <a:stretch>
                        <a:fillRect/>
                      </a:stretch>
                    </pic:blipFill>
                    <pic:spPr>
                      <a:xfrm>
                        <a:off x="0" y="0"/>
                        <a:ext cx="4544378" cy="1578911"/>
                      </a:xfrm>
                      <a:prstGeom prst="rect">
                        <a:avLst/>
                      </a:prstGeom>
                    </pic:spPr>
                  </pic:pic>
                </a:graphicData>
              </a:graphic>
            </wp:inline>
          </w:drawing>
        </w:r>
      </w:del>
    </w:p>
    <w:p w14:paraId="62582082">
      <w:pPr>
        <w:pStyle w:val="5"/>
        <w:rPr>
          <w:rFonts w:hint="default"/>
          <w:lang w:val="es-EC"/>
        </w:rPr>
      </w:pPr>
      <w:bookmarkStart w:id="65" w:name="_Toc8275"/>
      <w:r>
        <w:t xml:space="preserve">Figura </w:t>
      </w:r>
      <w:ins w:id="3536" w:author="marpa" w:date="2026-10-25T14:35:49Z">
        <w:r>
          <w:rPr>
            <w:rFonts w:hint="default"/>
            <w:lang w:val="es-EC"/>
          </w:rPr>
          <w:t>22</w:t>
        </w:r>
      </w:ins>
      <w:del w:id="3537" w:author="marpa" w:date="2026-10-25T14:35:48Z">
        <w:r>
          <w:rPr/>
          <w:delText>18</w:delText>
        </w:r>
      </w:del>
      <w:r>
        <w:t xml:space="preserve">. Archivo </w:t>
      </w:r>
      <w:del w:id="3538" w:author="marpa" w:date="2026-10-25T14:35:55Z">
        <w:r>
          <w:rPr>
            <w:rFonts w:hint="default"/>
            <w:lang w:val="en-US"/>
          </w:rPr>
          <w:delText>WSDL generado por el servidor Payara detallando el esquema XML de los endpoints.</w:delText>
        </w:r>
        <w:bookmarkEnd w:id="65"/>
      </w:del>
      <w:ins w:id="3539" w:author="marpa" w:date="2026-10-25T14:35:55Z">
        <w:r>
          <w:rPr>
            <w:rFonts w:hint="default"/>
            <w:lang w:val="es-EC"/>
          </w:rPr>
          <w:t xml:space="preserve">en el </w:t>
        </w:r>
      </w:ins>
      <w:ins w:id="3540" w:author="marpa" w:date="2026-10-25T14:35:56Z">
        <w:r>
          <w:rPr>
            <w:rFonts w:hint="default"/>
            <w:lang w:val="es-EC"/>
          </w:rPr>
          <w:t>na</w:t>
        </w:r>
      </w:ins>
      <w:ins w:id="3541" w:author="marpa" w:date="2026-10-25T14:35:57Z">
        <w:r>
          <w:rPr>
            <w:rFonts w:hint="default"/>
            <w:lang w:val="es-EC"/>
          </w:rPr>
          <w:t>veg</w:t>
        </w:r>
      </w:ins>
      <w:ins w:id="3542" w:author="marpa" w:date="2026-10-25T14:35:58Z">
        <w:r>
          <w:rPr>
            <w:rFonts w:hint="default"/>
            <w:lang w:val="es-EC"/>
          </w:rPr>
          <w:t xml:space="preserve">ador, </w:t>
        </w:r>
      </w:ins>
      <w:ins w:id="3543" w:author="marpa" w:date="2026-10-25T14:35:59Z">
        <w:r>
          <w:rPr>
            <w:rFonts w:hint="default"/>
            <w:lang w:val="es-EC"/>
          </w:rPr>
          <w:t>genera</w:t>
        </w:r>
      </w:ins>
      <w:ins w:id="3544" w:author="marpa" w:date="2026-10-25T14:36:00Z">
        <w:r>
          <w:rPr>
            <w:rFonts w:hint="default"/>
            <w:lang w:val="es-EC"/>
          </w:rPr>
          <w:t>do tras</w:t>
        </w:r>
      </w:ins>
      <w:ins w:id="3545" w:author="marpa" w:date="2026-10-25T14:36:01Z">
        <w:r>
          <w:rPr>
            <w:rFonts w:hint="default"/>
            <w:lang w:val="es-EC"/>
          </w:rPr>
          <w:t xml:space="preserve"> </w:t>
        </w:r>
      </w:ins>
      <w:ins w:id="3546" w:author="marpa" w:date="2026-10-25T14:36:14Z">
        <w:r>
          <w:rPr>
            <w:rFonts w:hint="default"/>
            <w:lang w:val="es-EC"/>
          </w:rPr>
          <w:t>des</w:t>
        </w:r>
      </w:ins>
      <w:ins w:id="3547" w:author="marpa" w:date="2026-10-25T14:36:15Z">
        <w:r>
          <w:rPr>
            <w:rFonts w:hint="default"/>
            <w:lang w:val="es-EC"/>
          </w:rPr>
          <w:t>plegar</w:t>
        </w:r>
      </w:ins>
      <w:ins w:id="3548" w:author="marpa" w:date="2026-10-25T14:36:16Z">
        <w:r>
          <w:rPr>
            <w:rFonts w:hint="default"/>
            <w:lang w:val="es-EC"/>
          </w:rPr>
          <w:t xml:space="preserve"> el servi</w:t>
        </w:r>
      </w:ins>
      <w:ins w:id="3549" w:author="marpa" w:date="2026-10-25T14:36:17Z">
        <w:r>
          <w:rPr>
            <w:rFonts w:hint="default"/>
            <w:lang w:val="es-EC"/>
          </w:rPr>
          <w:t xml:space="preserve">cio </w:t>
        </w:r>
      </w:ins>
      <w:ins w:id="3550" w:author="marpa" w:date="2026-10-25T14:36:18Z">
        <w:r>
          <w:rPr>
            <w:rFonts w:hint="default"/>
            <w:lang w:val="es-EC"/>
          </w:rPr>
          <w:t xml:space="preserve">web en </w:t>
        </w:r>
      </w:ins>
      <w:ins w:id="3551" w:author="marpa" w:date="2026-10-25T14:36:19Z">
        <w:r>
          <w:rPr>
            <w:rFonts w:hint="default"/>
            <w:lang w:val="es-EC"/>
          </w:rPr>
          <w:t>Net</w:t>
        </w:r>
      </w:ins>
      <w:ins w:id="3552" w:author="marpa" w:date="2026-10-25T14:36:20Z">
        <w:r>
          <w:rPr>
            <w:rFonts w:hint="default"/>
            <w:lang w:val="es-EC"/>
          </w:rPr>
          <w:t>Beans</w:t>
        </w:r>
      </w:ins>
    </w:p>
    <w:p w14:paraId="69E3FFC7">
      <w:pPr>
        <w:spacing w:line="240" w:lineRule="auto"/>
        <w:jc w:val="center"/>
        <w:rPr>
          <w:i/>
          <w:iCs/>
          <w:color w:val="1F497D"/>
          <w:sz w:val="18"/>
          <w:szCs w:val="18"/>
        </w:rPr>
      </w:pPr>
      <w:ins w:id="3553" w:author="marpa" w:date="2026-10-25T14:40:02Z">
        <w:bookmarkStart w:id="66" w:name="_za6mirwyhgzz" w:colFirst="0" w:colLast="0"/>
        <w:bookmarkEnd w:id="66"/>
        <w:r>
          <w:rPr/>
          <w:drawing>
            <wp:inline distT="0" distB="0" distL="114300" distR="114300">
              <wp:extent cx="4595495" cy="3669665"/>
              <wp:effectExtent l="0" t="0" r="1905" b="635"/>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
                      <pic:cNvPicPr>
                        <a:picLocks noChangeAspect="1"/>
                      </pic:cNvPicPr>
                    </pic:nvPicPr>
                    <pic:blipFill>
                      <a:blip r:embed="rId40"/>
                      <a:stretch>
                        <a:fillRect/>
                      </a:stretch>
                    </pic:blipFill>
                    <pic:spPr>
                      <a:xfrm>
                        <a:off x="0" y="0"/>
                        <a:ext cx="4596085" cy="3669957"/>
                      </a:xfrm>
                      <a:prstGeom prst="rect">
                        <a:avLst/>
                      </a:prstGeom>
                    </pic:spPr>
                  </pic:pic>
                </a:graphicData>
              </a:graphic>
            </wp:inline>
          </w:drawing>
        </w:r>
      </w:ins>
      <w:del w:id="3555" w:author="marpa" w:date="2026-10-25T14:39:54Z">
        <w:r>
          <w:rPr>
            <w:i/>
            <w:iCs/>
            <w:color w:val="1F497D"/>
            <w:sz w:val="18"/>
            <w:szCs w:val="18"/>
          </w:rPr>
          <w:drawing>
            <wp:inline distT="114300" distB="114300" distL="114300" distR="114300">
              <wp:extent cx="2849245" cy="2075815"/>
              <wp:effectExtent l="0" t="0" r="0" b="0"/>
              <wp:docPr id="64" name="image19.png"/>
              <wp:cNvGraphicFramePr/>
              <a:graphic xmlns:a="http://schemas.openxmlformats.org/drawingml/2006/main">
                <a:graphicData uri="http://schemas.openxmlformats.org/drawingml/2006/picture">
                  <pic:pic xmlns:pic="http://schemas.openxmlformats.org/drawingml/2006/picture">
                    <pic:nvPicPr>
                      <pic:cNvPr id="64" name="image19.png"/>
                      <pic:cNvPicPr preferRelativeResize="0"/>
                    </pic:nvPicPr>
                    <pic:blipFill>
                      <a:blip r:embed="rId41"/>
                      <a:srcRect/>
                      <a:stretch>
                        <a:fillRect/>
                      </a:stretch>
                    </pic:blipFill>
                    <pic:spPr>
                      <a:xfrm>
                        <a:off x="0" y="0"/>
                        <a:ext cx="2849400" cy="2075897"/>
                      </a:xfrm>
                      <a:prstGeom prst="rect">
                        <a:avLst/>
                      </a:prstGeom>
                    </pic:spPr>
                  </pic:pic>
                </a:graphicData>
              </a:graphic>
            </wp:inline>
          </w:drawing>
        </w:r>
      </w:del>
    </w:p>
    <w:p w14:paraId="6AD86C5A">
      <w:pPr>
        <w:pStyle w:val="5"/>
        <w:rPr>
          <w:rFonts w:hint="default"/>
          <w:lang w:val="es-EC"/>
        </w:rPr>
      </w:pPr>
      <w:bookmarkStart w:id="67" w:name="_Toc12005"/>
      <w:r>
        <w:t xml:space="preserve">Figura </w:t>
      </w:r>
      <w:ins w:id="3557" w:author="marpa" w:date="2026-10-25T14:37:01Z">
        <w:r>
          <w:rPr>
            <w:rFonts w:hint="default"/>
            <w:lang w:val="es-EC"/>
          </w:rPr>
          <w:t>2</w:t>
        </w:r>
      </w:ins>
      <w:ins w:id="3558" w:author="marpa" w:date="2026-10-25T14:39:44Z">
        <w:r>
          <w:rPr>
            <w:rFonts w:hint="default"/>
            <w:lang w:val="es-EC"/>
          </w:rPr>
          <w:t>3</w:t>
        </w:r>
      </w:ins>
      <w:del w:id="3559" w:author="marpa" w:date="2026-10-25T14:37:00Z">
        <w:r>
          <w:rPr/>
          <w:delText>19</w:delText>
        </w:r>
      </w:del>
      <w:r>
        <w:t xml:space="preserve">. </w:t>
      </w:r>
      <w:del w:id="3560" w:author="marpa" w:date="2026-10-25T14:39:47Z">
        <w:r>
          <w:rPr>
            <w:rFonts w:hint="default"/>
            <w:lang w:val="en-US"/>
          </w:rPr>
          <w:delText>Prueba 1: Login.</w:delText>
        </w:r>
        <w:bookmarkEnd w:id="67"/>
      </w:del>
      <w:ins w:id="3561" w:author="marpa" w:date="2026-10-25T14:39:47Z">
        <w:r>
          <w:rPr>
            <w:rFonts w:hint="default"/>
            <w:lang w:val="es-EC"/>
          </w:rPr>
          <w:t>Archivo</w:t>
        </w:r>
      </w:ins>
      <w:ins w:id="3562" w:author="marpa" w:date="2026-10-25T14:39:48Z">
        <w:r>
          <w:rPr>
            <w:rFonts w:hint="default"/>
            <w:lang w:val="es-EC"/>
          </w:rPr>
          <w:t xml:space="preserve"> WS</w:t>
        </w:r>
      </w:ins>
      <w:ins w:id="3563" w:author="marpa" w:date="2026-10-25T14:39:49Z">
        <w:r>
          <w:rPr>
            <w:rFonts w:hint="default"/>
            <w:lang w:val="es-EC"/>
          </w:rPr>
          <w:t>DL d</w:t>
        </w:r>
      </w:ins>
      <w:ins w:id="3564" w:author="marpa" w:date="2026-10-25T14:39:50Z">
        <w:r>
          <w:rPr>
            <w:rFonts w:hint="default"/>
            <w:lang w:val="es-EC"/>
          </w:rPr>
          <w:t>el servi</w:t>
        </w:r>
      </w:ins>
      <w:ins w:id="3565" w:author="marpa" w:date="2026-10-25T14:39:51Z">
        <w:r>
          <w:rPr>
            <w:rFonts w:hint="default"/>
            <w:lang w:val="es-EC"/>
          </w:rPr>
          <w:t>cio web</w:t>
        </w:r>
      </w:ins>
    </w:p>
    <w:p w14:paraId="0BC1AA97">
      <w:pPr>
        <w:spacing w:line="240" w:lineRule="auto"/>
        <w:jc w:val="center"/>
        <w:rPr>
          <w:i/>
          <w:iCs/>
          <w:color w:val="1F497D"/>
          <w:sz w:val="18"/>
          <w:szCs w:val="18"/>
        </w:rPr>
      </w:pPr>
      <w:ins w:id="3566" w:author="marpa" w:date="2026-10-25T14:42:23Z">
        <w:bookmarkStart w:id="68" w:name="_dwwvpfsulqez" w:colFirst="0" w:colLast="0"/>
        <w:bookmarkEnd w:id="68"/>
        <w:r>
          <w:rPr/>
          <w:drawing>
            <wp:inline distT="0" distB="0" distL="114300" distR="114300">
              <wp:extent cx="2295525" cy="1228725"/>
              <wp:effectExtent l="0" t="0" r="3175" b="3175"/>
              <wp:docPr id="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2"/>
                      <pic:cNvPicPr>
                        <a:picLocks noChangeAspect="1"/>
                      </pic:cNvPicPr>
                    </pic:nvPicPr>
                    <pic:blipFill>
                      <a:blip r:embed="rId42"/>
                      <a:stretch>
                        <a:fillRect/>
                      </a:stretch>
                    </pic:blipFill>
                    <pic:spPr>
                      <a:xfrm>
                        <a:off x="0" y="0"/>
                        <a:ext cx="2295525" cy="1228725"/>
                      </a:xfrm>
                      <a:prstGeom prst="rect">
                        <a:avLst/>
                      </a:prstGeom>
                      <a:noFill/>
                      <a:ln>
                        <a:noFill/>
                      </a:ln>
                    </pic:spPr>
                  </pic:pic>
                </a:graphicData>
              </a:graphic>
            </wp:inline>
          </w:drawing>
        </w:r>
      </w:ins>
      <w:del w:id="3568" w:author="marpa" w:date="2026-10-25T14:40:11Z">
        <w:r>
          <w:rPr>
            <w:i/>
            <w:iCs/>
            <w:color w:val="1F497D"/>
            <w:sz w:val="18"/>
            <w:szCs w:val="18"/>
          </w:rPr>
          <w:drawing>
            <wp:inline distT="114300" distB="114300" distL="114300" distR="114300">
              <wp:extent cx="2868295" cy="237744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36" name="image25.png"/>
                      <pic:cNvPicPr preferRelativeResize="0"/>
                    </pic:nvPicPr>
                    <pic:blipFill>
                      <a:blip r:embed="rId43"/>
                      <a:srcRect/>
                      <a:stretch>
                        <a:fillRect/>
                      </a:stretch>
                    </pic:blipFill>
                    <pic:spPr>
                      <a:xfrm>
                        <a:off x="0" y="0"/>
                        <a:ext cx="2868450" cy="2377683"/>
                      </a:xfrm>
                      <a:prstGeom prst="rect">
                        <a:avLst/>
                      </a:prstGeom>
                    </pic:spPr>
                  </pic:pic>
                </a:graphicData>
              </a:graphic>
            </wp:inline>
          </w:drawing>
        </w:r>
      </w:del>
    </w:p>
    <w:p w14:paraId="1FBA19EE">
      <w:pPr>
        <w:pStyle w:val="5"/>
      </w:pPr>
      <w:bookmarkStart w:id="69" w:name="_Toc9100"/>
      <w:r>
        <w:t>Figura 2</w:t>
      </w:r>
      <w:ins w:id="3570" w:author="marpa" w:date="2026-10-25T14:42:57Z">
        <w:r>
          <w:rPr>
            <w:rFonts w:hint="default"/>
            <w:lang w:val="es-EC"/>
          </w:rPr>
          <w:t>4</w:t>
        </w:r>
      </w:ins>
      <w:del w:id="3571" w:author="marpa" w:date="2026-10-25T14:42:57Z">
        <w:r>
          <w:rPr/>
          <w:delText>0</w:delText>
        </w:r>
      </w:del>
      <w:r>
        <w:t xml:space="preserve">. </w:t>
      </w:r>
      <w:ins w:id="3572" w:author="marpa" w:date="2026-10-25T14:42:17Z">
        <w:r>
          <w:rPr>
            <w:rFonts w:hint="default"/>
            <w:lang w:val="es-EC"/>
          </w:rPr>
          <w:t>Carg</w:t>
        </w:r>
      </w:ins>
      <w:ins w:id="3573" w:author="marpa" w:date="2026-10-25T14:42:18Z">
        <w:r>
          <w:rPr>
            <w:rFonts w:hint="default"/>
            <w:lang w:val="es-EC"/>
          </w:rPr>
          <w:t xml:space="preserve">a del </w:t>
        </w:r>
      </w:ins>
      <w:ins w:id="3574" w:author="marpa" w:date="2026-10-25T14:42:19Z">
        <w:r>
          <w:rPr>
            <w:rFonts w:hint="default"/>
            <w:lang w:val="es-EC"/>
          </w:rPr>
          <w:t>WSD</w:t>
        </w:r>
      </w:ins>
      <w:ins w:id="3575" w:author="marpa" w:date="2026-10-25T14:42:20Z">
        <w:r>
          <w:rPr>
            <w:rFonts w:hint="default"/>
            <w:lang w:val="es-EC"/>
          </w:rPr>
          <w:t xml:space="preserve">L en </w:t>
        </w:r>
      </w:ins>
      <w:ins w:id="3576" w:author="marpa" w:date="2026-10-25T14:42:21Z">
        <w:r>
          <w:rPr>
            <w:rFonts w:hint="default"/>
            <w:lang w:val="es-EC"/>
          </w:rPr>
          <w:t>Soap</w:t>
        </w:r>
      </w:ins>
      <w:ins w:id="3577" w:author="marpa" w:date="2026-10-25T14:42:22Z">
        <w:r>
          <w:rPr>
            <w:rFonts w:hint="default"/>
            <w:lang w:val="es-EC"/>
          </w:rPr>
          <w:t>UI</w:t>
        </w:r>
      </w:ins>
      <w:del w:id="3578" w:author="marpa" w:date="2026-10-25T14:42:17Z">
        <w:r>
          <w:rPr/>
          <w:delText>Pru</w:delText>
        </w:r>
      </w:del>
      <w:del w:id="3579" w:author="marpa" w:date="2026-10-25T14:42:16Z">
        <w:r>
          <w:rPr/>
          <w:delText>eba 2: Conversor</w:delText>
        </w:r>
      </w:del>
      <w:del w:id="3580" w:author="marpa" w:date="2026-10-25T14:42:15Z">
        <w:r>
          <w:rPr/>
          <w:delText xml:space="preserve"> de Longitud</w:delText>
        </w:r>
      </w:del>
      <w:r>
        <w:t>.</w:t>
      </w:r>
      <w:bookmarkEnd w:id="69"/>
    </w:p>
    <w:p w14:paraId="41818658">
      <w:pPr>
        <w:spacing w:line="240" w:lineRule="auto"/>
        <w:jc w:val="center"/>
        <w:rPr>
          <w:i/>
          <w:iCs/>
          <w:color w:val="1F497D"/>
          <w:sz w:val="18"/>
          <w:szCs w:val="18"/>
        </w:rPr>
      </w:pPr>
      <w:ins w:id="3581" w:author="marpa" w:date="2026-10-25T14:43:31Z">
        <w:bookmarkStart w:id="70" w:name="_x916l42kj9uv" w:colFirst="0" w:colLast="0"/>
        <w:bookmarkEnd w:id="70"/>
        <w:r>
          <w:rPr/>
          <w:drawing>
            <wp:inline distT="0" distB="0" distL="114300" distR="114300">
              <wp:extent cx="5394325" cy="1268730"/>
              <wp:effectExtent l="0" t="0" r="3175" b="1270"/>
              <wp:docPr id="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3"/>
                      <pic:cNvPicPr>
                        <a:picLocks noChangeAspect="1"/>
                      </pic:cNvPicPr>
                    </pic:nvPicPr>
                    <pic:blipFill>
                      <a:blip r:embed="rId44"/>
                      <a:stretch>
                        <a:fillRect/>
                      </a:stretch>
                    </pic:blipFill>
                    <pic:spPr>
                      <a:xfrm>
                        <a:off x="0" y="0"/>
                        <a:ext cx="5394325" cy="1268730"/>
                      </a:xfrm>
                      <a:prstGeom prst="rect">
                        <a:avLst/>
                      </a:prstGeom>
                      <a:noFill/>
                      <a:ln>
                        <a:noFill/>
                      </a:ln>
                    </pic:spPr>
                  </pic:pic>
                </a:graphicData>
              </a:graphic>
            </wp:inline>
          </w:drawing>
        </w:r>
      </w:ins>
      <w:del w:id="3583" w:author="marpa" w:date="2026-10-25T14:42:27Z">
        <w:r>
          <w:rPr>
            <w:i/>
            <w:iCs/>
            <w:color w:val="1F497D"/>
            <w:sz w:val="18"/>
            <w:szCs w:val="18"/>
          </w:rPr>
          <w:drawing>
            <wp:inline distT="114300" distB="114300" distL="114300" distR="114300">
              <wp:extent cx="3011170" cy="2571115"/>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52" name="image46.png"/>
                      <pic:cNvPicPr preferRelativeResize="0"/>
                    </pic:nvPicPr>
                    <pic:blipFill>
                      <a:blip r:embed="rId45"/>
                      <a:srcRect/>
                      <a:stretch>
                        <a:fillRect/>
                      </a:stretch>
                    </pic:blipFill>
                    <pic:spPr>
                      <a:xfrm>
                        <a:off x="0" y="0"/>
                        <a:ext cx="3011325" cy="2571716"/>
                      </a:xfrm>
                      <a:prstGeom prst="rect">
                        <a:avLst/>
                      </a:prstGeom>
                    </pic:spPr>
                  </pic:pic>
                </a:graphicData>
              </a:graphic>
            </wp:inline>
          </w:drawing>
        </w:r>
      </w:del>
    </w:p>
    <w:p w14:paraId="210BB15E">
      <w:pPr>
        <w:pStyle w:val="5"/>
        <w:rPr>
          <w:rFonts w:hint="default"/>
          <w:lang w:val="es-EC"/>
        </w:rPr>
      </w:pPr>
      <w:bookmarkStart w:id="71" w:name="_Toc2929"/>
      <w:r>
        <w:t>Figura 2</w:t>
      </w:r>
      <w:ins w:id="3585" w:author="marpa" w:date="2026-10-25T14:44:23Z">
        <w:r>
          <w:rPr>
            <w:rFonts w:hint="default"/>
            <w:lang w:val="es-EC"/>
          </w:rPr>
          <w:t>5</w:t>
        </w:r>
      </w:ins>
      <w:del w:id="3586" w:author="marpa" w:date="2026-10-25T14:44:23Z">
        <w:r>
          <w:rPr/>
          <w:delText>1</w:delText>
        </w:r>
      </w:del>
      <w:r>
        <w:t xml:space="preserve">. Prueba </w:t>
      </w:r>
      <w:ins w:id="3587" w:author="marpa" w:date="2026-10-25T14:43:00Z">
        <w:r>
          <w:rPr>
            <w:rFonts w:hint="default"/>
            <w:lang w:val="es-EC"/>
          </w:rPr>
          <w:t>1</w:t>
        </w:r>
      </w:ins>
      <w:del w:id="3588" w:author="marpa" w:date="2026-10-25T14:43:00Z">
        <w:r>
          <w:rPr/>
          <w:delText>3</w:delText>
        </w:r>
      </w:del>
      <w:r>
        <w:t xml:space="preserve">: </w:t>
      </w:r>
      <w:del w:id="3589" w:author="marpa" w:date="2026-10-25T14:43:03Z">
        <w:r>
          <w:rPr>
            <w:rFonts w:hint="default"/>
            <w:lang w:val="en-US"/>
          </w:rPr>
          <w:delText>Conversor de masa.</w:delText>
        </w:r>
        <w:bookmarkEnd w:id="71"/>
      </w:del>
      <w:ins w:id="3590" w:author="marpa" w:date="2026-10-25T14:43:03Z">
        <w:r>
          <w:rPr>
            <w:rFonts w:hint="default"/>
            <w:lang w:val="es-EC"/>
          </w:rPr>
          <w:t>L</w:t>
        </w:r>
      </w:ins>
      <w:ins w:id="3591" w:author="marpa" w:date="2026-10-25T14:43:04Z">
        <w:r>
          <w:rPr>
            <w:rFonts w:hint="default"/>
            <w:lang w:val="es-EC"/>
          </w:rPr>
          <w:t>ogin</w:t>
        </w:r>
      </w:ins>
    </w:p>
    <w:p w14:paraId="62BC4AE1">
      <w:pPr>
        <w:spacing w:line="240" w:lineRule="auto"/>
        <w:jc w:val="center"/>
        <w:rPr>
          <w:ins w:id="3592" w:author="marpa" w:date="2026-10-25T14:44:16Z"/>
        </w:rPr>
      </w:pPr>
      <w:ins w:id="3593" w:author="marpa" w:date="2026-10-25T14:52:32Z">
        <w:bookmarkStart w:id="72" w:name="_16dxss4y9y1x" w:colFirst="0" w:colLast="0"/>
        <w:bookmarkEnd w:id="72"/>
        <w:r>
          <w:rPr/>
          <w:drawing>
            <wp:inline distT="0" distB="0" distL="114300" distR="114300">
              <wp:extent cx="5400040" cy="1247775"/>
              <wp:effectExtent l="0" t="0" r="10160" b="9525"/>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46"/>
                      <a:stretch>
                        <a:fillRect/>
                      </a:stretch>
                    </pic:blipFill>
                    <pic:spPr>
                      <a:xfrm>
                        <a:off x="0" y="0"/>
                        <a:ext cx="5400040" cy="1247775"/>
                      </a:xfrm>
                      <a:prstGeom prst="rect">
                        <a:avLst/>
                      </a:prstGeom>
                      <a:noFill/>
                      <a:ln>
                        <a:noFill/>
                      </a:ln>
                    </pic:spPr>
                  </pic:pic>
                </a:graphicData>
              </a:graphic>
            </wp:inline>
          </w:drawing>
        </w:r>
      </w:ins>
    </w:p>
    <w:p w14:paraId="2F5806D9">
      <w:pPr>
        <w:pStyle w:val="5"/>
        <w:rPr>
          <w:ins w:id="3595" w:author="marpa" w:date="2026-10-25T14:44:19Z"/>
          <w:rFonts w:hint="default"/>
          <w:lang w:val="es-EC"/>
        </w:rPr>
      </w:pPr>
      <w:ins w:id="3596" w:author="marpa" w:date="2026-10-25T14:44:19Z">
        <w:r>
          <w:rPr/>
          <w:t>Figura 2</w:t>
        </w:r>
      </w:ins>
      <w:ins w:id="3597" w:author="marpa" w:date="2026-10-25T14:44:26Z">
        <w:r>
          <w:rPr>
            <w:rFonts w:hint="default"/>
            <w:lang w:val="es-EC"/>
          </w:rPr>
          <w:t>6</w:t>
        </w:r>
      </w:ins>
      <w:ins w:id="3598" w:author="marpa" w:date="2026-10-25T14:44:19Z">
        <w:r>
          <w:rPr/>
          <w:t xml:space="preserve">. Prueba </w:t>
        </w:r>
      </w:ins>
      <w:ins w:id="3599" w:author="marpa" w:date="2026-10-25T14:44:28Z">
        <w:r>
          <w:rPr>
            <w:rFonts w:hint="default"/>
            <w:lang w:val="es-EC"/>
          </w:rPr>
          <w:t>2</w:t>
        </w:r>
      </w:ins>
      <w:ins w:id="3600" w:author="marpa" w:date="2026-10-25T14:44:19Z">
        <w:r>
          <w:rPr/>
          <w:t xml:space="preserve">: </w:t>
        </w:r>
      </w:ins>
      <w:ins w:id="3601" w:author="marpa" w:date="2026-10-25T14:44:29Z">
        <w:r>
          <w:rPr>
            <w:rFonts w:hint="default"/>
            <w:lang w:val="es-EC"/>
          </w:rPr>
          <w:t>Conv</w:t>
        </w:r>
      </w:ins>
      <w:ins w:id="3602" w:author="marpa" w:date="2026-10-25T14:44:30Z">
        <w:r>
          <w:rPr>
            <w:rFonts w:hint="default"/>
            <w:lang w:val="es-EC"/>
          </w:rPr>
          <w:t>ertir</w:t>
        </w:r>
      </w:ins>
      <w:ins w:id="3603" w:author="marpa" w:date="2026-10-25T14:44:34Z">
        <w:r>
          <w:rPr>
            <w:rFonts w:hint="default"/>
            <w:lang w:val="es-EC"/>
          </w:rPr>
          <w:t xml:space="preserve"> Long</w:t>
        </w:r>
      </w:ins>
      <w:ins w:id="3604" w:author="marpa" w:date="2026-10-25T14:44:35Z">
        <w:r>
          <w:rPr>
            <w:rFonts w:hint="default"/>
            <w:lang w:val="es-EC"/>
          </w:rPr>
          <w:t>i</w:t>
        </w:r>
      </w:ins>
      <w:ins w:id="3605" w:author="marpa" w:date="2026-10-25T14:44:36Z">
        <w:r>
          <w:rPr>
            <w:rFonts w:hint="default"/>
            <w:lang w:val="es-EC"/>
          </w:rPr>
          <w:t>tu</w:t>
        </w:r>
      </w:ins>
      <w:ins w:id="3606" w:author="marpa" w:date="2026-10-25T14:44:37Z">
        <w:r>
          <w:rPr>
            <w:rFonts w:hint="default"/>
            <w:lang w:val="es-EC"/>
          </w:rPr>
          <w:t>d</w:t>
        </w:r>
      </w:ins>
    </w:p>
    <w:p w14:paraId="2DB04CA9">
      <w:pPr>
        <w:spacing w:line="240" w:lineRule="auto"/>
        <w:jc w:val="center"/>
        <w:rPr>
          <w:ins w:id="3607" w:author="marpa" w:date="2026-10-25T14:44:05Z"/>
        </w:rPr>
      </w:pPr>
    </w:p>
    <w:p w14:paraId="04605BE8">
      <w:pPr>
        <w:spacing w:line="240" w:lineRule="auto"/>
        <w:jc w:val="center"/>
        <w:rPr>
          <w:ins w:id="3608" w:author="marpa" w:date="2026-10-25T14:52:37Z"/>
        </w:rPr>
      </w:pPr>
      <w:ins w:id="3609" w:author="marpa" w:date="2026-10-25T14:54:10Z">
        <w:r>
          <w:rPr/>
          <w:drawing>
            <wp:inline distT="0" distB="0" distL="114300" distR="114300">
              <wp:extent cx="5398135" cy="1359535"/>
              <wp:effectExtent l="0" t="0" r="12065" b="12065"/>
              <wp:docPr id="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5"/>
                      <pic:cNvPicPr>
                        <a:picLocks noChangeAspect="1"/>
                      </pic:cNvPicPr>
                    </pic:nvPicPr>
                    <pic:blipFill>
                      <a:blip r:embed="rId47"/>
                      <a:stretch>
                        <a:fillRect/>
                      </a:stretch>
                    </pic:blipFill>
                    <pic:spPr>
                      <a:xfrm>
                        <a:off x="0" y="0"/>
                        <a:ext cx="5398135" cy="1359535"/>
                      </a:xfrm>
                      <a:prstGeom prst="rect">
                        <a:avLst/>
                      </a:prstGeom>
                      <a:noFill/>
                      <a:ln>
                        <a:noFill/>
                      </a:ln>
                    </pic:spPr>
                  </pic:pic>
                </a:graphicData>
              </a:graphic>
            </wp:inline>
          </w:drawing>
        </w:r>
      </w:ins>
    </w:p>
    <w:p w14:paraId="0E5FB6A8">
      <w:pPr>
        <w:pStyle w:val="5"/>
        <w:rPr>
          <w:ins w:id="3612" w:author="marpa" w:date="2026-10-25T14:44:07Z"/>
        </w:rPr>
        <w:pPrChange w:id="3611" w:author="marpa" w:date="2026-10-25T14:54:18Z">
          <w:pPr>
            <w:spacing w:line="240" w:lineRule="auto"/>
            <w:jc w:val="center"/>
          </w:pPr>
        </w:pPrChange>
      </w:pPr>
      <w:ins w:id="3613" w:author="marpa" w:date="2026-10-25T14:52:40Z">
        <w:r>
          <w:rPr/>
          <w:t>Figura 2</w:t>
        </w:r>
      </w:ins>
      <w:ins w:id="3614" w:author="marpa" w:date="2026-10-25T14:54:40Z">
        <w:r>
          <w:rPr>
            <w:rFonts w:hint="default"/>
            <w:lang w:val="es-EC"/>
          </w:rPr>
          <w:t>7</w:t>
        </w:r>
      </w:ins>
      <w:ins w:id="3615" w:author="marpa" w:date="2026-10-25T14:52:40Z">
        <w:r>
          <w:rPr/>
          <w:t xml:space="preserve">. Prueba </w:t>
        </w:r>
      </w:ins>
      <w:ins w:id="3616" w:author="marpa" w:date="2026-10-25T14:52:41Z">
        <w:r>
          <w:rPr>
            <w:rFonts w:hint="default"/>
            <w:lang w:val="es-EC"/>
          </w:rPr>
          <w:t>3</w:t>
        </w:r>
      </w:ins>
      <w:ins w:id="3617" w:author="marpa" w:date="2026-10-25T14:52:40Z">
        <w:r>
          <w:rPr/>
          <w:t xml:space="preserve">: </w:t>
        </w:r>
      </w:ins>
      <w:ins w:id="3618" w:author="marpa" w:date="2026-10-25T14:52:40Z">
        <w:r>
          <w:rPr>
            <w:rFonts w:hint="default"/>
            <w:lang w:val="es-EC"/>
          </w:rPr>
          <w:t xml:space="preserve">Convertir </w:t>
        </w:r>
      </w:ins>
      <w:ins w:id="3619" w:author="marpa" w:date="2026-10-25T14:52:43Z">
        <w:r>
          <w:rPr>
            <w:rFonts w:hint="default"/>
            <w:lang w:val="es-EC"/>
          </w:rPr>
          <w:t>Masa</w:t>
        </w:r>
      </w:ins>
    </w:p>
    <w:p w14:paraId="6B80E491">
      <w:pPr>
        <w:spacing w:line="240" w:lineRule="auto"/>
        <w:jc w:val="center"/>
        <w:rPr>
          <w:ins w:id="3620" w:author="marpa" w:date="2026-10-25T14:54:21Z"/>
        </w:rPr>
      </w:pPr>
      <w:ins w:id="3621" w:author="marpa" w:date="2026-10-25T14:55:50Z">
        <w:r>
          <w:rPr/>
          <w:drawing>
            <wp:inline distT="0" distB="0" distL="114300" distR="114300">
              <wp:extent cx="5393690" cy="1225550"/>
              <wp:effectExtent l="0" t="0" r="3810" b="6350"/>
              <wp:docPr id="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6"/>
                      <pic:cNvPicPr>
                        <a:picLocks noChangeAspect="1"/>
                      </pic:cNvPicPr>
                    </pic:nvPicPr>
                    <pic:blipFill>
                      <a:blip r:embed="rId48"/>
                      <a:stretch>
                        <a:fillRect/>
                      </a:stretch>
                    </pic:blipFill>
                    <pic:spPr>
                      <a:xfrm>
                        <a:off x="0" y="0"/>
                        <a:ext cx="5393690" cy="1225550"/>
                      </a:xfrm>
                      <a:prstGeom prst="rect">
                        <a:avLst/>
                      </a:prstGeom>
                      <a:noFill/>
                      <a:ln>
                        <a:noFill/>
                      </a:ln>
                    </pic:spPr>
                  </pic:pic>
                </a:graphicData>
              </a:graphic>
            </wp:inline>
          </w:drawing>
        </w:r>
      </w:ins>
    </w:p>
    <w:p w14:paraId="2B252273">
      <w:pPr>
        <w:pStyle w:val="5"/>
        <w:rPr>
          <w:ins w:id="3623" w:author="marpa" w:date="2026-10-25T14:54:28Z"/>
          <w:rFonts w:hint="default"/>
          <w:lang w:val="es-EC"/>
        </w:rPr>
      </w:pPr>
      <w:ins w:id="3624" w:author="marpa" w:date="2026-10-25T14:54:28Z">
        <w:r>
          <w:rPr/>
          <w:t>Figura 2</w:t>
        </w:r>
      </w:ins>
      <w:ins w:id="3625" w:author="marpa" w:date="2026-10-25T14:54:43Z">
        <w:r>
          <w:rPr>
            <w:rFonts w:hint="default"/>
            <w:lang w:val="es-EC"/>
          </w:rPr>
          <w:t>8</w:t>
        </w:r>
      </w:ins>
      <w:ins w:id="3626" w:author="marpa" w:date="2026-10-25T14:54:28Z">
        <w:r>
          <w:rPr/>
          <w:t xml:space="preserve">. Prueba </w:t>
        </w:r>
      </w:ins>
      <w:ins w:id="3627" w:author="marpa" w:date="2026-10-25T14:54:38Z">
        <w:r>
          <w:rPr>
            <w:rFonts w:hint="default"/>
            <w:lang w:val="es-EC"/>
          </w:rPr>
          <w:t>4</w:t>
        </w:r>
      </w:ins>
      <w:ins w:id="3628" w:author="marpa" w:date="2026-10-25T14:54:28Z">
        <w:r>
          <w:rPr/>
          <w:t xml:space="preserve">: </w:t>
        </w:r>
      </w:ins>
      <w:ins w:id="3629" w:author="marpa" w:date="2026-10-25T14:54:28Z">
        <w:r>
          <w:rPr>
            <w:rFonts w:hint="default"/>
            <w:lang w:val="es-EC"/>
          </w:rPr>
          <w:t xml:space="preserve">Convertir </w:t>
        </w:r>
      </w:ins>
      <w:ins w:id="3630" w:author="marpa" w:date="2026-10-25T14:54:46Z">
        <w:r>
          <w:rPr>
            <w:rFonts w:hint="default"/>
            <w:lang w:val="es-EC"/>
          </w:rPr>
          <w:t>Te</w:t>
        </w:r>
      </w:ins>
      <w:ins w:id="3631" w:author="marpa" w:date="2026-10-25T14:54:47Z">
        <w:r>
          <w:rPr>
            <w:rFonts w:hint="default"/>
            <w:lang w:val="es-EC"/>
          </w:rPr>
          <w:t>mperat</w:t>
        </w:r>
      </w:ins>
      <w:ins w:id="3632" w:author="marpa" w:date="2026-10-25T14:54:48Z">
        <w:r>
          <w:rPr>
            <w:rFonts w:hint="default"/>
            <w:lang w:val="es-EC"/>
          </w:rPr>
          <w:t>ura</w:t>
        </w:r>
      </w:ins>
    </w:p>
    <w:p w14:paraId="58A01CFE">
      <w:pPr>
        <w:spacing w:line="240" w:lineRule="auto"/>
        <w:jc w:val="both"/>
        <w:rPr>
          <w:del w:id="3634" w:author="marpa" w:date="2026-10-25T14:55:54Z"/>
          <w:i/>
          <w:iCs/>
          <w:color w:val="1F497D"/>
          <w:sz w:val="18"/>
          <w:szCs w:val="18"/>
        </w:rPr>
        <w:pPrChange w:id="3633" w:author="marpa" w:date="2026-10-25T14:55:53Z">
          <w:pPr>
            <w:spacing w:line="240" w:lineRule="auto"/>
            <w:jc w:val="center"/>
          </w:pPr>
        </w:pPrChange>
      </w:pPr>
      <w:del w:id="3635" w:author="marpa" w:date="2026-10-25T14:42:52Z">
        <w:r>
          <w:rPr>
            <w:i/>
            <w:iCs/>
            <w:color w:val="1F497D"/>
            <w:sz w:val="18"/>
            <w:szCs w:val="18"/>
          </w:rPr>
          <w:drawing>
            <wp:inline distT="114300" distB="114300" distL="114300" distR="114300">
              <wp:extent cx="3063240" cy="245046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34" name="image28.png"/>
                      <pic:cNvPicPr preferRelativeResize="0"/>
                    </pic:nvPicPr>
                    <pic:blipFill>
                      <a:blip r:embed="rId49"/>
                      <a:srcRect/>
                      <a:stretch>
                        <a:fillRect/>
                      </a:stretch>
                    </pic:blipFill>
                    <pic:spPr>
                      <a:xfrm>
                        <a:off x="0" y="0"/>
                        <a:ext cx="3063713" cy="2450970"/>
                      </a:xfrm>
                      <a:prstGeom prst="rect">
                        <a:avLst/>
                      </a:prstGeom>
                    </pic:spPr>
                  </pic:pic>
                </a:graphicData>
              </a:graphic>
            </wp:inline>
          </w:drawing>
        </w:r>
      </w:del>
    </w:p>
    <w:p w14:paraId="04D57F14">
      <w:pPr>
        <w:pStyle w:val="5"/>
        <w:jc w:val="both"/>
        <w:rPr>
          <w:ins w:id="3638" w:author="marpa" w:date="2026-10-25T14:43:40Z"/>
          <w:rFonts w:hint="default"/>
          <w:lang w:val="es-EC"/>
        </w:rPr>
        <w:pPrChange w:id="3637" w:author="marpa" w:date="2026-10-25T14:55:55Z">
          <w:pPr>
            <w:pStyle w:val="5"/>
          </w:pPr>
        </w:pPrChange>
      </w:pPr>
      <w:bookmarkStart w:id="73" w:name="_l4eopcxc77jb" w:colFirst="0" w:colLast="0"/>
      <w:bookmarkEnd w:id="73"/>
      <w:bookmarkStart w:id="74" w:name="_Toc19815"/>
    </w:p>
    <w:p w14:paraId="11851ECF">
      <w:pPr>
        <w:pStyle w:val="5"/>
        <w:rPr>
          <w:del w:id="3639" w:author="marpa" w:date="2026-10-25T14:43:39Z"/>
        </w:rPr>
      </w:pPr>
      <w:del w:id="3640" w:author="marpa" w:date="2026-10-25T14:43:39Z">
        <w:r>
          <w:rPr/>
          <w:delText>Figura 22. Prueba 4: Conversor de temperatura.</w:delText>
        </w:r>
        <w:bookmarkEnd w:id="74"/>
      </w:del>
    </w:p>
    <w:p w14:paraId="3AFB9935">
      <w:pPr>
        <w:pStyle w:val="2"/>
        <w:rPr>
          <w:u w:val="single"/>
        </w:rPr>
      </w:pPr>
      <w:bookmarkStart w:id="75" w:name="_Toc30983"/>
      <w:r>
        <w:t>CODIFICACIÓN DE LOS CLIENTES</w:t>
      </w:r>
      <w:bookmarkEnd w:id="75"/>
    </w:p>
    <w:p w14:paraId="61314DF5">
      <w:pPr>
        <w:pStyle w:val="3"/>
      </w:pPr>
      <w:bookmarkStart w:id="76" w:name="_Toc18002"/>
      <w:r>
        <w:t>CLIENTE CONSOLA</w:t>
      </w:r>
      <w:bookmarkEnd w:id="76"/>
    </w:p>
    <w:p w14:paraId="3B88A9B0">
      <w:pPr>
        <w:pStyle w:val="4"/>
      </w:pPr>
      <w:bookmarkStart w:id="77" w:name="_Toc16350"/>
      <w:r>
        <w:t>CREACIÓN DEL PROYECTO</w:t>
      </w:r>
      <w:bookmarkEnd w:id="77"/>
    </w:p>
    <w:p w14:paraId="04E29E2E">
      <w:r>
        <w:t xml:space="preserve">El proyecto se crea usando NetBeans seleccionando ‘Nuevo Proyecto’, ‘Java with Maven’ y ‘Java Application’. </w:t>
      </w:r>
    </w:p>
    <w:p w14:paraId="04DB0B01">
      <w:pPr>
        <w:keepNext/>
        <w:spacing w:after="0"/>
        <w:jc w:val="center"/>
      </w:pPr>
      <w:ins w:id="3641" w:author="marpa" w:date="2026-10-25T14:57:02Z">
        <w:r>
          <w:rPr/>
          <w:drawing>
            <wp:inline distT="0" distB="0" distL="114300" distR="114300">
              <wp:extent cx="4338955" cy="2927985"/>
              <wp:effectExtent l="0" t="0" r="4445" b="5715"/>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
                      <pic:cNvPicPr>
                        <a:picLocks noChangeAspect="1"/>
                      </pic:cNvPicPr>
                    </pic:nvPicPr>
                    <pic:blipFill>
                      <a:blip r:embed="rId50"/>
                      <a:stretch>
                        <a:fillRect/>
                      </a:stretch>
                    </pic:blipFill>
                    <pic:spPr>
                      <a:xfrm>
                        <a:off x="0" y="0"/>
                        <a:ext cx="4339270" cy="2928165"/>
                      </a:xfrm>
                      <a:prstGeom prst="rect">
                        <a:avLst/>
                      </a:prstGeom>
                    </pic:spPr>
                  </pic:pic>
                </a:graphicData>
              </a:graphic>
            </wp:inline>
          </w:drawing>
        </w:r>
      </w:ins>
      <w:del w:id="3643" w:author="marpa" w:date="2026-10-25T14:57:02Z">
        <w:r>
          <w:rPr/>
          <w:drawing>
            <wp:inline distT="114300" distB="114300" distL="114300" distR="114300">
              <wp:extent cx="4144010" cy="2828290"/>
              <wp:effectExtent l="0" t="0" r="0" b="0"/>
              <wp:docPr id="65" name="image8.png"/>
              <wp:cNvGraphicFramePr/>
              <a:graphic xmlns:a="http://schemas.openxmlformats.org/drawingml/2006/main">
                <a:graphicData uri="http://schemas.openxmlformats.org/drawingml/2006/picture">
                  <pic:pic xmlns:pic="http://schemas.openxmlformats.org/drawingml/2006/picture">
                    <pic:nvPicPr>
                      <pic:cNvPr id="65" name="image8.png"/>
                      <pic:cNvPicPr preferRelativeResize="0"/>
                    </pic:nvPicPr>
                    <pic:blipFill>
                      <a:blip r:embed="rId51"/>
                      <a:srcRect/>
                      <a:stretch>
                        <a:fillRect/>
                      </a:stretch>
                    </pic:blipFill>
                    <pic:spPr>
                      <a:xfrm>
                        <a:off x="0" y="0"/>
                        <a:ext cx="4144328" cy="2828668"/>
                      </a:xfrm>
                      <a:prstGeom prst="rect">
                        <a:avLst/>
                      </a:prstGeom>
                    </pic:spPr>
                  </pic:pic>
                </a:graphicData>
              </a:graphic>
            </wp:inline>
          </w:drawing>
        </w:r>
      </w:del>
    </w:p>
    <w:p w14:paraId="6241D2FE">
      <w:pPr>
        <w:pStyle w:val="5"/>
      </w:pPr>
      <w:bookmarkStart w:id="78" w:name="_d9psatiifkxw" w:colFirst="0" w:colLast="0"/>
      <w:bookmarkEnd w:id="78"/>
      <w:bookmarkStart w:id="79" w:name="_Toc31012"/>
      <w:r>
        <w:t>Figura 2</w:t>
      </w:r>
      <w:ins w:id="3645" w:author="marpa" w:date="2026-10-25T14:57:27Z">
        <w:r>
          <w:rPr>
            <w:rFonts w:hint="default"/>
            <w:lang w:val="es-EC"/>
          </w:rPr>
          <w:t>9</w:t>
        </w:r>
      </w:ins>
      <w:del w:id="3646" w:author="marpa" w:date="2026-10-25T14:57:27Z">
        <w:r>
          <w:rPr/>
          <w:delText>3</w:delText>
        </w:r>
      </w:del>
      <w:r>
        <w:t>. Creación del proyecto - Cliente consola</w:t>
      </w:r>
      <w:bookmarkEnd w:id="79"/>
    </w:p>
    <w:p w14:paraId="12484BDE">
      <w:r>
        <w:t>En este paso se define el nombre del proyecto y la ubicación.</w:t>
      </w:r>
    </w:p>
    <w:p w14:paraId="7A934535">
      <w:pPr>
        <w:keepNext/>
        <w:spacing w:after="0"/>
        <w:jc w:val="center"/>
      </w:pPr>
      <w:r>
        <w:drawing>
          <wp:inline distT="114300" distB="114300" distL="114300" distR="114300">
            <wp:extent cx="4201160" cy="2845435"/>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66" name="image22.png"/>
                    <pic:cNvPicPr preferRelativeResize="0"/>
                  </pic:nvPicPr>
                  <pic:blipFill>
                    <a:blip r:embed="rId52"/>
                    <a:srcRect/>
                    <a:stretch>
                      <a:fillRect/>
                    </a:stretch>
                  </pic:blipFill>
                  <pic:spPr>
                    <a:xfrm>
                      <a:off x="0" y="0"/>
                      <a:ext cx="4201478" cy="2845445"/>
                    </a:xfrm>
                    <a:prstGeom prst="rect">
                      <a:avLst/>
                    </a:prstGeom>
                  </pic:spPr>
                </pic:pic>
              </a:graphicData>
            </a:graphic>
          </wp:inline>
        </w:drawing>
      </w:r>
    </w:p>
    <w:p w14:paraId="7ED2FFFB">
      <w:pPr>
        <w:pStyle w:val="5"/>
      </w:pPr>
      <w:bookmarkStart w:id="80" w:name="_kz7xkxcjzhez" w:colFirst="0" w:colLast="0"/>
      <w:bookmarkEnd w:id="80"/>
      <w:bookmarkStart w:id="81" w:name="_Toc15621"/>
      <w:r>
        <w:t xml:space="preserve">Figura </w:t>
      </w:r>
      <w:ins w:id="3647" w:author="marpa" w:date="2026-10-25T14:57:30Z">
        <w:r>
          <w:rPr>
            <w:rFonts w:hint="default"/>
            <w:lang w:val="es-EC"/>
          </w:rPr>
          <w:t>3</w:t>
        </w:r>
      </w:ins>
      <w:ins w:id="3648" w:author="marpa" w:date="2026-10-25T14:57:31Z">
        <w:r>
          <w:rPr>
            <w:rFonts w:hint="default"/>
            <w:lang w:val="es-EC"/>
          </w:rPr>
          <w:t>0</w:t>
        </w:r>
      </w:ins>
      <w:del w:id="3649" w:author="marpa" w:date="2026-10-25T14:57:29Z">
        <w:r>
          <w:rPr/>
          <w:delText>24</w:delText>
        </w:r>
      </w:del>
      <w:r>
        <w:t>. Configuración del proyecto - Cliente consola</w:t>
      </w:r>
      <w:bookmarkEnd w:id="81"/>
    </w:p>
    <w:p w14:paraId="7FB33897">
      <w:pPr>
        <w:pStyle w:val="4"/>
      </w:pPr>
      <w:bookmarkStart w:id="82" w:name="_Toc15865"/>
      <w:r>
        <w:t>ESTRUCTURA DEL PROYECTO</w:t>
      </w:r>
      <w:bookmarkEnd w:id="82"/>
    </w:p>
    <w:p w14:paraId="198EF52A">
      <w:r>
        <w:t>Una vez creado el proyecto se crea la estructura de paquetes basada en el patrón MVC</w:t>
      </w:r>
    </w:p>
    <w:p w14:paraId="1C600CEC">
      <w:pPr>
        <w:keepNext/>
        <w:spacing w:after="0"/>
        <w:jc w:val="center"/>
      </w:pPr>
      <w:ins w:id="3650" w:author="marpa" w:date="2026-10-25T14:58:02Z">
        <w:r>
          <w:rPr/>
          <w:drawing>
            <wp:inline distT="0" distB="0" distL="114300" distR="114300">
              <wp:extent cx="2501900" cy="2559050"/>
              <wp:effectExtent l="0" t="0" r="0" b="6350"/>
              <wp:docPr id="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7"/>
                      <pic:cNvPicPr>
                        <a:picLocks noChangeAspect="1"/>
                      </pic:cNvPicPr>
                    </pic:nvPicPr>
                    <pic:blipFill>
                      <a:blip r:embed="rId53"/>
                      <a:stretch>
                        <a:fillRect/>
                      </a:stretch>
                    </pic:blipFill>
                    <pic:spPr>
                      <a:xfrm>
                        <a:off x="0" y="0"/>
                        <a:ext cx="2501900" cy="2559050"/>
                      </a:xfrm>
                      <a:prstGeom prst="rect">
                        <a:avLst/>
                      </a:prstGeom>
                      <a:noFill/>
                      <a:ln>
                        <a:noFill/>
                      </a:ln>
                    </pic:spPr>
                  </pic:pic>
                </a:graphicData>
              </a:graphic>
            </wp:inline>
          </w:drawing>
        </w:r>
      </w:ins>
      <w:del w:id="3652" w:author="marpa" w:date="2026-10-25T14:57:20Z">
        <w:r>
          <w:rPr>
            <w:i/>
            <w:iCs/>
          </w:rPr>
          <w:drawing>
            <wp:inline distT="114300" distB="114300" distL="114300" distR="114300">
              <wp:extent cx="3476625" cy="1905000"/>
              <wp:effectExtent l="0" t="0" r="0" b="0"/>
              <wp:docPr id="67" name="image26.png"/>
              <wp:cNvGraphicFramePr/>
              <a:graphic xmlns:a="http://schemas.openxmlformats.org/drawingml/2006/main">
                <a:graphicData uri="http://schemas.openxmlformats.org/drawingml/2006/picture">
                  <pic:pic xmlns:pic="http://schemas.openxmlformats.org/drawingml/2006/picture">
                    <pic:nvPicPr>
                      <pic:cNvPr id="67" name="image26.png"/>
                      <pic:cNvPicPr preferRelativeResize="0"/>
                    </pic:nvPicPr>
                    <pic:blipFill>
                      <a:blip r:embed="rId54"/>
                      <a:srcRect/>
                      <a:stretch>
                        <a:fillRect/>
                      </a:stretch>
                    </pic:blipFill>
                    <pic:spPr>
                      <a:xfrm>
                        <a:off x="0" y="0"/>
                        <a:ext cx="3476625" cy="1905000"/>
                      </a:xfrm>
                      <a:prstGeom prst="rect">
                        <a:avLst/>
                      </a:prstGeom>
                    </pic:spPr>
                  </pic:pic>
                </a:graphicData>
              </a:graphic>
            </wp:inline>
          </w:drawing>
        </w:r>
      </w:del>
    </w:p>
    <w:p w14:paraId="2BDC8A35">
      <w:pPr>
        <w:pStyle w:val="5"/>
      </w:pPr>
      <w:bookmarkStart w:id="83" w:name="_vghvi9oqafx6" w:colFirst="0" w:colLast="0"/>
      <w:bookmarkEnd w:id="83"/>
      <w:bookmarkStart w:id="84" w:name="_Toc16969"/>
      <w:r>
        <w:t xml:space="preserve">Figura </w:t>
      </w:r>
      <w:ins w:id="3654" w:author="marpa" w:date="2026-10-25T14:57:33Z">
        <w:r>
          <w:rPr>
            <w:rFonts w:hint="default"/>
            <w:lang w:val="es-EC"/>
          </w:rPr>
          <w:t>31</w:t>
        </w:r>
      </w:ins>
      <w:del w:id="3655" w:author="marpa" w:date="2026-10-25T14:57:33Z">
        <w:r>
          <w:rPr/>
          <w:delText>25</w:delText>
        </w:r>
      </w:del>
      <w:r>
        <w:t>. Estructura del proyecto - Cliente consola</w:t>
      </w:r>
      <w:bookmarkEnd w:id="84"/>
    </w:p>
    <w:p w14:paraId="46AEF03D">
      <w:pPr>
        <w:pStyle w:val="3"/>
      </w:pPr>
      <w:bookmarkStart w:id="85" w:name="_Toc6401"/>
      <w:r>
        <w:t>CODIFICACIÓN DEL PROYECTO CLIENTE CONSOLA</w:t>
      </w:r>
      <w:bookmarkEnd w:id="85"/>
    </w:p>
    <w:p w14:paraId="40433DF6">
      <w:pPr>
        <w:pStyle w:val="4"/>
      </w:pPr>
      <w:bookmarkStart w:id="86" w:name="_Toc15946"/>
      <w:r>
        <w:t>CREACIÓN DE MODELOS Y VISTAS</w:t>
      </w:r>
      <w:bookmarkEnd w:id="86"/>
    </w:p>
    <w:p w14:paraId="6EACCC1F">
      <w:pPr>
        <w:rPr>
          <w:ins w:id="3657" w:author="marpa" w:date="2026-10-25T15:15:51Z"/>
          <w:rFonts w:hint="default"/>
          <w:lang w:val="es-EC"/>
        </w:rPr>
        <w:pPrChange w:id="3656" w:author="marpa" w:date="2026-10-25T15:13:28Z">
          <w:pPr/>
        </w:pPrChange>
      </w:pPr>
      <w:r>
        <w:t>Dado que no se requiere persistencia local ni mapeo de entidades complejas, el modelo se enfoca en la organización lógica de las opciones. S</w:t>
      </w:r>
      <w:del w:id="3658" w:author="marpa" w:date="2026-10-25T14:59:05Z">
        <w:r>
          <w:rPr>
            <w:rFonts w:hint="default"/>
            <w:lang w:val="en-US"/>
          </w:rPr>
          <w:delText>e crea la clase CatalogoUnidades dentro del paquete modelo para gestionar paramétricamente los tipos de unidades de medida disponibles.</w:delText>
        </w:r>
      </w:del>
      <w:ins w:id="3659" w:author="marpa" w:date="2026-10-25T14:59:05Z">
        <w:r>
          <w:rPr>
            <w:rFonts w:hint="default"/>
            <w:lang w:val="es-EC"/>
          </w:rPr>
          <w:t>e cre</w:t>
        </w:r>
      </w:ins>
      <w:ins w:id="3660" w:author="marpa" w:date="2026-10-25T14:59:06Z">
        <w:r>
          <w:rPr>
            <w:rFonts w:hint="default"/>
            <w:lang w:val="es-EC"/>
          </w:rPr>
          <w:t>an 2 c</w:t>
        </w:r>
      </w:ins>
      <w:ins w:id="3661" w:author="marpa" w:date="2026-10-25T14:59:07Z">
        <w:r>
          <w:rPr>
            <w:rFonts w:hint="default"/>
            <w:lang w:val="es-EC"/>
          </w:rPr>
          <w:t>lases de</w:t>
        </w:r>
      </w:ins>
      <w:ins w:id="3662" w:author="marpa" w:date="2026-10-25T14:59:08Z">
        <w:r>
          <w:rPr>
            <w:rFonts w:hint="default"/>
            <w:lang w:val="es-EC"/>
          </w:rPr>
          <w:t>ntro de</w:t>
        </w:r>
      </w:ins>
      <w:ins w:id="3663" w:author="marpa" w:date="2026-10-25T15:12:18Z">
        <w:r>
          <w:rPr>
            <w:rFonts w:hint="default"/>
            <w:lang w:val="es-EC"/>
          </w:rPr>
          <w:t>l paque</w:t>
        </w:r>
      </w:ins>
      <w:ins w:id="3664" w:author="marpa" w:date="2026-10-25T15:12:19Z">
        <w:r>
          <w:rPr>
            <w:rFonts w:hint="default"/>
            <w:lang w:val="es-EC"/>
          </w:rPr>
          <w:t>te m</w:t>
        </w:r>
      </w:ins>
      <w:ins w:id="3665" w:author="marpa" w:date="2026-10-25T15:12:20Z">
        <w:r>
          <w:rPr>
            <w:rFonts w:hint="default"/>
            <w:lang w:val="es-EC"/>
          </w:rPr>
          <w:t>odelos</w:t>
        </w:r>
      </w:ins>
      <w:ins w:id="3666" w:author="marpa" w:date="2026-10-25T15:13:30Z">
        <w:r>
          <w:rPr>
            <w:rFonts w:hint="default"/>
            <w:lang w:val="es-EC"/>
          </w:rPr>
          <w:t>, u</w:t>
        </w:r>
      </w:ins>
      <w:ins w:id="3667" w:author="marpa" w:date="2026-10-25T15:13:31Z">
        <w:r>
          <w:rPr>
            <w:rFonts w:hint="default"/>
            <w:lang w:val="es-EC"/>
          </w:rPr>
          <w:t>na representa las categorías de conversión con sus respectivas unidades</w:t>
        </w:r>
      </w:ins>
      <w:ins w:id="3668" w:author="marpa" w:date="2026-10-25T15:13:32Z">
        <w:r>
          <w:rPr>
            <w:rFonts w:hint="default"/>
            <w:lang w:val="es-EC"/>
          </w:rPr>
          <w:t xml:space="preserve"> y o</w:t>
        </w:r>
      </w:ins>
      <w:ins w:id="3669" w:author="marpa" w:date="2026-10-25T15:13:33Z">
        <w:r>
          <w:rPr>
            <w:rFonts w:hint="default"/>
            <w:lang w:val="es-EC"/>
          </w:rPr>
          <w:t xml:space="preserve">tra </w:t>
        </w:r>
      </w:ins>
      <w:ins w:id="3670" w:author="marpa" w:date="2026-10-25T15:13:36Z">
        <w:r>
          <w:rPr>
            <w:rFonts w:hint="default"/>
            <w:lang w:val="es-EC"/>
          </w:rPr>
          <w:t>repres</w:t>
        </w:r>
      </w:ins>
      <w:ins w:id="3671" w:author="marpa" w:date="2026-10-25T15:13:37Z">
        <w:r>
          <w:rPr>
            <w:rFonts w:hint="default"/>
            <w:lang w:val="es-EC"/>
          </w:rPr>
          <w:t xml:space="preserve">enta la </w:t>
        </w:r>
      </w:ins>
      <w:ins w:id="3672" w:author="marpa" w:date="2026-10-25T15:13:38Z">
        <w:r>
          <w:rPr>
            <w:rFonts w:hint="default"/>
            <w:lang w:val="es-EC"/>
          </w:rPr>
          <w:t>enti</w:t>
        </w:r>
      </w:ins>
      <w:ins w:id="3673" w:author="marpa" w:date="2026-10-25T15:13:39Z">
        <w:r>
          <w:rPr>
            <w:rFonts w:hint="default"/>
            <w:lang w:val="es-EC"/>
          </w:rPr>
          <w:t>dad d</w:t>
        </w:r>
      </w:ins>
      <w:ins w:id="3674" w:author="marpa" w:date="2026-10-25T15:13:40Z">
        <w:r>
          <w:rPr>
            <w:rFonts w:hint="default"/>
            <w:lang w:val="es-EC"/>
          </w:rPr>
          <w:t>e respue</w:t>
        </w:r>
      </w:ins>
      <w:ins w:id="3675" w:author="marpa" w:date="2026-10-25T15:13:41Z">
        <w:r>
          <w:rPr>
            <w:rFonts w:hint="default"/>
            <w:lang w:val="es-EC"/>
          </w:rPr>
          <w:t xml:space="preserve">sta </w:t>
        </w:r>
      </w:ins>
      <w:ins w:id="3676" w:author="marpa" w:date="2026-10-25T15:13:43Z">
        <w:r>
          <w:rPr>
            <w:rFonts w:hint="default"/>
            <w:lang w:val="es-EC"/>
          </w:rPr>
          <w:t>tras en</w:t>
        </w:r>
      </w:ins>
      <w:ins w:id="3677" w:author="marpa" w:date="2026-10-25T15:13:44Z">
        <w:r>
          <w:rPr>
            <w:rFonts w:hint="default"/>
            <w:lang w:val="es-EC"/>
          </w:rPr>
          <w:t xml:space="preserve">viar una </w:t>
        </w:r>
      </w:ins>
      <w:ins w:id="3678" w:author="marpa" w:date="2026-10-25T15:13:45Z">
        <w:r>
          <w:rPr>
            <w:rFonts w:hint="default"/>
            <w:lang w:val="es-EC"/>
          </w:rPr>
          <w:t>peticion</w:t>
        </w:r>
      </w:ins>
      <w:ins w:id="3679" w:author="marpa" w:date="2026-10-25T15:13:46Z">
        <w:r>
          <w:rPr>
            <w:rFonts w:hint="default"/>
            <w:lang w:val="es-EC"/>
          </w:rPr>
          <w:t xml:space="preserve"> al servi</w:t>
        </w:r>
      </w:ins>
      <w:ins w:id="3680" w:author="marpa" w:date="2026-10-25T15:13:47Z">
        <w:r>
          <w:rPr>
            <w:rFonts w:hint="default"/>
            <w:lang w:val="es-EC"/>
          </w:rPr>
          <w:t>dor.</w:t>
        </w:r>
      </w:ins>
    </w:p>
    <w:p w14:paraId="799B2C89">
      <w:pPr>
        <w:keepNext/>
        <w:spacing w:after="0"/>
        <w:jc w:val="center"/>
        <w:rPr>
          <w:ins w:id="3681" w:author="marpa" w:date="2026-10-25T15:15:52Z"/>
        </w:rPr>
      </w:pPr>
      <w:ins w:id="3682" w:author="marpa" w:date="2026-10-25T15:15:52Z">
        <w:r>
          <w:rPr/>
          <w:drawing>
            <wp:inline distT="0" distB="0" distL="114300" distR="114300">
              <wp:extent cx="2065020" cy="557530"/>
              <wp:effectExtent l="0" t="0" r="5080" b="1270"/>
              <wp:docPr id="1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8"/>
                      <pic:cNvPicPr>
                        <a:picLocks noChangeAspect="1"/>
                      </pic:cNvPicPr>
                    </pic:nvPicPr>
                    <pic:blipFill>
                      <a:blip r:embed="rId55"/>
                      <a:stretch>
                        <a:fillRect/>
                      </a:stretch>
                    </pic:blipFill>
                    <pic:spPr>
                      <a:xfrm>
                        <a:off x="0" y="0"/>
                        <a:ext cx="2065020" cy="557530"/>
                      </a:xfrm>
                      <a:prstGeom prst="rect">
                        <a:avLst/>
                      </a:prstGeom>
                      <a:noFill/>
                      <a:ln>
                        <a:noFill/>
                      </a:ln>
                    </pic:spPr>
                  </pic:pic>
                </a:graphicData>
              </a:graphic>
            </wp:inline>
          </w:drawing>
        </w:r>
      </w:ins>
    </w:p>
    <w:p w14:paraId="19B6C314">
      <w:pPr>
        <w:pStyle w:val="5"/>
        <w:rPr>
          <w:rFonts w:hint="default"/>
          <w:lang w:val="es-EC"/>
        </w:rPr>
        <w:pPrChange w:id="3684" w:author="marpa" w:date="2026-10-25T15:15:54Z">
          <w:pPr/>
        </w:pPrChange>
      </w:pPr>
      <w:ins w:id="3685" w:author="marpa" w:date="2026-10-25T15:15:52Z">
        <w:r>
          <w:rPr/>
          <w:t xml:space="preserve">Figura </w:t>
        </w:r>
      </w:ins>
      <w:ins w:id="3686" w:author="marpa" w:date="2026-10-25T15:15:52Z">
        <w:r>
          <w:rPr>
            <w:rFonts w:hint="default"/>
            <w:lang w:val="es-EC"/>
          </w:rPr>
          <w:t>32</w:t>
        </w:r>
      </w:ins>
      <w:ins w:id="3687" w:author="marpa" w:date="2026-10-25T15:15:52Z">
        <w:r>
          <w:rPr/>
          <w:t>. Creación de modelos- Cliente consola</w:t>
        </w:r>
      </w:ins>
    </w:p>
    <w:p w14:paraId="761FC595">
      <w:pPr>
        <w:rPr>
          <w:rFonts w:hint="default"/>
          <w:lang w:val="es-EC"/>
        </w:rPr>
      </w:pPr>
      <w:r>
        <w:t xml:space="preserve">En la capa de interacción, dentro del paquete vista, se </w:t>
      </w:r>
      <w:del w:id="3688" w:author="marpa" w:date="2026-10-25T15:13:55Z">
        <w:r>
          <w:rPr>
            <w:rFonts w:hint="default"/>
            <w:lang w:val="en-US"/>
          </w:rPr>
          <w:delText>implementan las clases InterfazConsola y el enumerador OpcionMenu. Estas clases se encargan de abstraer la clase Scanner, capturar los datos por teclado de forma segura y desplegar los menús interactivos al usuario sin mezclar la lógica de negocio.</w:delText>
        </w:r>
      </w:del>
      <w:ins w:id="3689" w:author="marpa" w:date="2026-10-25T15:13:55Z">
        <w:r>
          <w:rPr>
            <w:rFonts w:hint="default"/>
            <w:lang w:val="es-EC"/>
          </w:rPr>
          <w:t>implem</w:t>
        </w:r>
      </w:ins>
      <w:ins w:id="3690" w:author="marpa" w:date="2026-10-25T15:13:56Z">
        <w:r>
          <w:rPr>
            <w:rFonts w:hint="default"/>
            <w:lang w:val="es-EC"/>
          </w:rPr>
          <w:t xml:space="preserve">enta una </w:t>
        </w:r>
      </w:ins>
      <w:ins w:id="3691" w:author="marpa" w:date="2026-10-25T15:13:57Z">
        <w:r>
          <w:rPr>
            <w:rFonts w:hint="default"/>
            <w:lang w:val="es-EC"/>
          </w:rPr>
          <w:t>únic</w:t>
        </w:r>
      </w:ins>
      <w:ins w:id="3692" w:author="marpa" w:date="2026-10-25T15:13:58Z">
        <w:r>
          <w:rPr>
            <w:rFonts w:hint="default"/>
            <w:lang w:val="es-EC"/>
          </w:rPr>
          <w:t xml:space="preserve">a clase </w:t>
        </w:r>
      </w:ins>
      <w:ins w:id="3693" w:author="marpa" w:date="2026-10-25T15:14:25Z">
        <w:r>
          <w:rPr>
            <w:rFonts w:hint="default"/>
            <w:lang w:val="es-EC"/>
          </w:rPr>
          <w:t>qu</w:t>
        </w:r>
      </w:ins>
      <w:ins w:id="3694" w:author="marpa" w:date="2026-10-25T15:14:26Z">
        <w:r>
          <w:rPr>
            <w:rFonts w:hint="default"/>
            <w:lang w:val="es-EC"/>
          </w:rPr>
          <w:t>e u</w:t>
        </w:r>
      </w:ins>
      <w:ins w:id="3695" w:author="marpa" w:date="2026-10-25T15:14:27Z">
        <w:r>
          <w:rPr>
            <w:rFonts w:hint="default"/>
            <w:lang w:val="es-EC"/>
          </w:rPr>
          <w:t xml:space="preserve">sa las </w:t>
        </w:r>
      </w:ins>
      <w:ins w:id="3696" w:author="marpa" w:date="2026-10-25T15:14:29Z">
        <w:r>
          <w:rPr>
            <w:rFonts w:hint="default"/>
            <w:lang w:val="es-EC"/>
          </w:rPr>
          <w:t>l</w:t>
        </w:r>
      </w:ins>
      <w:ins w:id="3697" w:author="marpa" w:date="2026-10-25T15:14:30Z">
        <w:r>
          <w:rPr>
            <w:rFonts w:hint="default"/>
            <w:lang w:val="es-EC"/>
          </w:rPr>
          <w:t>ibrer</w:t>
        </w:r>
      </w:ins>
      <w:ins w:id="3698" w:author="marpa" w:date="2026-10-25T15:14:31Z">
        <w:r>
          <w:rPr>
            <w:rFonts w:hint="default"/>
            <w:lang w:val="es-EC"/>
          </w:rPr>
          <w:t xml:space="preserve">ías </w:t>
        </w:r>
      </w:ins>
      <w:ins w:id="3699" w:author="marpa" w:date="2026-10-25T15:14:32Z">
        <w:r>
          <w:rPr>
            <w:rFonts w:hint="default"/>
            <w:lang w:val="es-EC"/>
          </w:rPr>
          <w:t>Scann</w:t>
        </w:r>
      </w:ins>
      <w:ins w:id="3700" w:author="marpa" w:date="2026-10-25T15:14:33Z">
        <w:r>
          <w:rPr>
            <w:rFonts w:hint="default"/>
            <w:lang w:val="es-EC"/>
          </w:rPr>
          <w:t>er</w:t>
        </w:r>
      </w:ins>
      <w:ins w:id="3701" w:author="marpa" w:date="2026-10-25T15:14:37Z">
        <w:r>
          <w:rPr>
            <w:rFonts w:hint="default"/>
            <w:lang w:val="es-EC"/>
          </w:rPr>
          <w:t xml:space="preserve"> </w:t>
        </w:r>
      </w:ins>
      <w:ins w:id="3702" w:author="marpa" w:date="2026-10-25T15:14:38Z">
        <w:r>
          <w:rPr>
            <w:rFonts w:hint="default"/>
            <w:lang w:val="es-EC"/>
          </w:rPr>
          <w:t xml:space="preserve">y </w:t>
        </w:r>
      </w:ins>
      <w:ins w:id="3703" w:author="marpa" w:date="2026-10-25T15:14:39Z">
        <w:r>
          <w:rPr>
            <w:rFonts w:hint="default"/>
            <w:lang w:val="es-EC"/>
          </w:rPr>
          <w:t>Pr</w:t>
        </w:r>
      </w:ins>
      <w:ins w:id="3704" w:author="marpa" w:date="2026-10-25T15:14:40Z">
        <w:r>
          <w:rPr>
            <w:rFonts w:hint="default"/>
            <w:lang w:val="es-EC"/>
          </w:rPr>
          <w:t>int</w:t>
        </w:r>
      </w:ins>
      <w:ins w:id="3705" w:author="marpa" w:date="2026-10-25T15:14:41Z">
        <w:r>
          <w:rPr>
            <w:rFonts w:hint="default"/>
            <w:lang w:val="es-EC"/>
          </w:rPr>
          <w:t>Stream</w:t>
        </w:r>
      </w:ins>
      <w:ins w:id="3706" w:author="marpa" w:date="2026-10-25T15:14:42Z">
        <w:r>
          <w:rPr>
            <w:rFonts w:hint="default"/>
            <w:lang w:val="es-EC"/>
          </w:rPr>
          <w:t xml:space="preserve"> para m</w:t>
        </w:r>
      </w:ins>
      <w:ins w:id="3707" w:author="marpa" w:date="2026-10-25T15:14:43Z">
        <w:r>
          <w:rPr>
            <w:rFonts w:hint="default"/>
            <w:lang w:val="es-EC"/>
          </w:rPr>
          <w:t>anipul</w:t>
        </w:r>
      </w:ins>
      <w:ins w:id="3708" w:author="marpa" w:date="2026-10-25T15:14:44Z">
        <w:r>
          <w:rPr>
            <w:rFonts w:hint="default"/>
            <w:lang w:val="es-EC"/>
          </w:rPr>
          <w:t>ar la con</w:t>
        </w:r>
      </w:ins>
      <w:ins w:id="3709" w:author="marpa" w:date="2026-10-25T15:14:45Z">
        <w:r>
          <w:rPr>
            <w:rFonts w:hint="default"/>
            <w:lang w:val="es-EC"/>
          </w:rPr>
          <w:t>so</w:t>
        </w:r>
      </w:ins>
      <w:ins w:id="3710" w:author="marpa" w:date="2026-10-25T15:14:47Z">
        <w:r>
          <w:rPr>
            <w:rFonts w:hint="default"/>
            <w:lang w:val="es-EC"/>
          </w:rPr>
          <w:t>la y</w:t>
        </w:r>
      </w:ins>
      <w:ins w:id="3711" w:author="marpa" w:date="2026-10-25T15:14:48Z">
        <w:r>
          <w:rPr>
            <w:rFonts w:hint="default"/>
            <w:lang w:val="es-EC"/>
          </w:rPr>
          <w:t xml:space="preserve"> mostr</w:t>
        </w:r>
      </w:ins>
      <w:ins w:id="3712" w:author="marpa" w:date="2026-10-25T15:14:49Z">
        <w:r>
          <w:rPr>
            <w:rFonts w:hint="default"/>
            <w:lang w:val="es-EC"/>
          </w:rPr>
          <w:t xml:space="preserve">ar las </w:t>
        </w:r>
      </w:ins>
      <w:ins w:id="3713" w:author="marpa" w:date="2026-10-25T15:14:50Z">
        <w:r>
          <w:rPr>
            <w:rFonts w:hint="default"/>
            <w:lang w:val="es-EC"/>
          </w:rPr>
          <w:t>diferen</w:t>
        </w:r>
      </w:ins>
      <w:ins w:id="3714" w:author="marpa" w:date="2026-10-25T15:14:51Z">
        <w:r>
          <w:rPr>
            <w:rFonts w:hint="default"/>
            <w:lang w:val="es-EC"/>
          </w:rPr>
          <w:t xml:space="preserve">tes </w:t>
        </w:r>
      </w:ins>
      <w:ins w:id="3715" w:author="marpa" w:date="2026-10-25T15:14:53Z">
        <w:r>
          <w:rPr>
            <w:rFonts w:hint="default"/>
            <w:lang w:val="es-EC"/>
          </w:rPr>
          <w:t>inter</w:t>
        </w:r>
      </w:ins>
      <w:ins w:id="3716" w:author="marpa" w:date="2026-10-25T15:14:54Z">
        <w:r>
          <w:rPr>
            <w:rFonts w:hint="default"/>
            <w:lang w:val="es-EC"/>
          </w:rPr>
          <w:t xml:space="preserve">faces </w:t>
        </w:r>
      </w:ins>
      <w:ins w:id="3717" w:author="marpa" w:date="2026-10-25T15:14:55Z">
        <w:r>
          <w:rPr>
            <w:rFonts w:hint="default"/>
            <w:lang w:val="es-EC"/>
          </w:rPr>
          <w:t>de ini</w:t>
        </w:r>
      </w:ins>
      <w:ins w:id="3718" w:author="marpa" w:date="2026-10-25T15:14:56Z">
        <w:r>
          <w:rPr>
            <w:rFonts w:hint="default"/>
            <w:lang w:val="es-EC"/>
          </w:rPr>
          <w:t>cio de</w:t>
        </w:r>
      </w:ins>
      <w:ins w:id="3719" w:author="marpa" w:date="2026-10-25T15:14:57Z">
        <w:r>
          <w:rPr>
            <w:rFonts w:hint="default"/>
            <w:lang w:val="es-EC"/>
          </w:rPr>
          <w:t xml:space="preserve"> </w:t>
        </w:r>
      </w:ins>
      <w:ins w:id="3720" w:author="marpa" w:date="2026-10-25T15:14:58Z">
        <w:r>
          <w:rPr>
            <w:rFonts w:hint="default"/>
            <w:lang w:val="es-EC"/>
          </w:rPr>
          <w:t>sesi</w:t>
        </w:r>
      </w:ins>
      <w:ins w:id="3721" w:author="marpa" w:date="2026-10-25T15:14:59Z">
        <w:r>
          <w:rPr>
            <w:rFonts w:hint="default"/>
            <w:lang w:val="es-EC"/>
          </w:rPr>
          <w:t>ón</w:t>
        </w:r>
      </w:ins>
      <w:ins w:id="3722" w:author="marpa" w:date="2026-10-25T15:15:00Z">
        <w:r>
          <w:rPr>
            <w:rFonts w:hint="default"/>
            <w:lang w:val="es-EC"/>
          </w:rPr>
          <w:t xml:space="preserve"> y conver</w:t>
        </w:r>
      </w:ins>
      <w:ins w:id="3723" w:author="marpa" w:date="2026-10-25T15:15:01Z">
        <w:r>
          <w:rPr>
            <w:rFonts w:hint="default"/>
            <w:lang w:val="es-EC"/>
          </w:rPr>
          <w:t>siones.</w:t>
        </w:r>
      </w:ins>
    </w:p>
    <w:p w14:paraId="3BEBDCF1">
      <w:pPr>
        <w:keepNext/>
        <w:spacing w:after="0"/>
        <w:jc w:val="center"/>
        <w:rPr>
          <w:del w:id="3724" w:author="marpa" w:date="2026-10-25T15:15:50Z"/>
        </w:rPr>
      </w:pPr>
      <w:del w:id="3725" w:author="marpa" w:date="2026-10-25T15:15:50Z">
        <w:r>
          <w:rPr/>
          <w:drawing>
            <wp:inline distT="114300" distB="114300" distL="114300" distR="114300">
              <wp:extent cx="2971800" cy="857250"/>
              <wp:effectExtent l="0" t="0" r="0" b="0"/>
              <wp:docPr id="68" name="image18.png"/>
              <wp:cNvGraphicFramePr/>
              <a:graphic xmlns:a="http://schemas.openxmlformats.org/drawingml/2006/main">
                <a:graphicData uri="http://schemas.openxmlformats.org/drawingml/2006/picture">
                  <pic:pic xmlns:pic="http://schemas.openxmlformats.org/drawingml/2006/picture">
                    <pic:nvPicPr>
                      <pic:cNvPr id="68" name="image18.png"/>
                      <pic:cNvPicPr preferRelativeResize="0"/>
                    </pic:nvPicPr>
                    <pic:blipFill>
                      <a:blip r:embed="rId56"/>
                      <a:srcRect/>
                      <a:stretch>
                        <a:fillRect/>
                      </a:stretch>
                    </pic:blipFill>
                    <pic:spPr>
                      <a:xfrm>
                        <a:off x="0" y="0"/>
                        <a:ext cx="2971800" cy="857250"/>
                      </a:xfrm>
                      <a:prstGeom prst="rect">
                        <a:avLst/>
                      </a:prstGeom>
                    </pic:spPr>
                  </pic:pic>
                </a:graphicData>
              </a:graphic>
            </wp:inline>
          </w:drawing>
        </w:r>
      </w:del>
    </w:p>
    <w:p w14:paraId="6287CE1C">
      <w:pPr>
        <w:pStyle w:val="5"/>
        <w:rPr>
          <w:del w:id="3727" w:author="marpa" w:date="2026-10-25T15:15:50Z"/>
        </w:rPr>
      </w:pPr>
      <w:del w:id="3728" w:author="marpa" w:date="2026-10-25T15:15:50Z">
        <w:bookmarkStart w:id="87" w:name="_dca8mj4vsrgf" w:colFirst="0" w:colLast="0"/>
        <w:bookmarkEnd w:id="87"/>
        <w:bookmarkStart w:id="88" w:name="_Toc5324"/>
        <w:r>
          <w:rPr/>
          <w:delText>Figura 26. Creación de modelos y vistas - Cliente consola</w:delText>
        </w:r>
        <w:bookmarkEnd w:id="88"/>
      </w:del>
    </w:p>
    <w:p w14:paraId="1C2B7D9D">
      <w:pPr>
        <w:keepNext/>
        <w:spacing w:after="0"/>
        <w:jc w:val="center"/>
        <w:rPr>
          <w:ins w:id="3729" w:author="marpa" w:date="2026-10-25T15:15:57Z"/>
        </w:rPr>
      </w:pPr>
      <w:ins w:id="3730" w:author="marpa" w:date="2026-10-25T15:16:11Z">
        <w:bookmarkStart w:id="89" w:name="_lex6c03p4xqh" w:colFirst="0" w:colLast="0"/>
        <w:bookmarkEnd w:id="89"/>
        <w:r>
          <w:rPr/>
          <w:drawing>
            <wp:inline distT="0" distB="0" distL="114300" distR="114300">
              <wp:extent cx="1662430" cy="311785"/>
              <wp:effectExtent l="0" t="0" r="1270" b="5715"/>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9"/>
                      <pic:cNvPicPr>
                        <a:picLocks noChangeAspect="1"/>
                      </pic:cNvPicPr>
                    </pic:nvPicPr>
                    <pic:blipFill>
                      <a:blip r:embed="rId57"/>
                      <a:stretch>
                        <a:fillRect/>
                      </a:stretch>
                    </pic:blipFill>
                    <pic:spPr>
                      <a:xfrm>
                        <a:off x="0" y="0"/>
                        <a:ext cx="1662430" cy="311785"/>
                      </a:xfrm>
                      <a:prstGeom prst="rect">
                        <a:avLst/>
                      </a:prstGeom>
                      <a:noFill/>
                      <a:ln>
                        <a:noFill/>
                      </a:ln>
                    </pic:spPr>
                  </pic:pic>
                </a:graphicData>
              </a:graphic>
            </wp:inline>
          </w:drawing>
        </w:r>
      </w:ins>
    </w:p>
    <w:p w14:paraId="0E56C01B">
      <w:pPr>
        <w:pStyle w:val="5"/>
        <w:rPr>
          <w:ins w:id="3732" w:author="marpa" w:date="2026-10-25T15:15:57Z"/>
        </w:rPr>
      </w:pPr>
      <w:ins w:id="3733" w:author="marpa" w:date="2026-10-25T15:15:57Z">
        <w:r>
          <w:rPr/>
          <w:t xml:space="preserve">Figura </w:t>
        </w:r>
      </w:ins>
      <w:ins w:id="3734" w:author="marpa" w:date="2026-10-25T15:15:57Z">
        <w:r>
          <w:rPr>
            <w:rFonts w:hint="default"/>
            <w:lang w:val="es-EC"/>
          </w:rPr>
          <w:t>3</w:t>
        </w:r>
      </w:ins>
      <w:ins w:id="3735" w:author="marpa" w:date="2026-10-25T15:15:59Z">
        <w:r>
          <w:rPr>
            <w:rFonts w:hint="default"/>
            <w:lang w:val="es-EC"/>
          </w:rPr>
          <w:t>3</w:t>
        </w:r>
      </w:ins>
      <w:ins w:id="3736" w:author="marpa" w:date="2026-10-25T15:15:57Z">
        <w:r>
          <w:rPr/>
          <w:t xml:space="preserve">. Creación de </w:t>
        </w:r>
      </w:ins>
      <w:ins w:id="3737" w:author="marpa" w:date="2026-10-25T15:16:01Z">
        <w:r>
          <w:rPr>
            <w:rFonts w:hint="default"/>
            <w:lang w:val="es-EC"/>
          </w:rPr>
          <w:t>vistas</w:t>
        </w:r>
      </w:ins>
      <w:ins w:id="3738" w:author="marpa" w:date="2026-10-25T15:15:57Z">
        <w:r>
          <w:rPr/>
          <w:t>- Cliente consola</w:t>
        </w:r>
      </w:ins>
    </w:p>
    <w:p w14:paraId="6F14758B">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EFAE9BB">
      <w:pPr>
        <w:pStyle w:val="6"/>
      </w:pPr>
      <w:bookmarkStart w:id="90" w:name="_Toc13855"/>
      <w:r>
        <w:t xml:space="preserve">Tabla </w:t>
      </w:r>
      <w:ins w:id="3739" w:author="marpa" w:date="2026-10-25T15:16:53Z">
        <w:r>
          <w:rPr>
            <w:rFonts w:hint="default"/>
            <w:lang w:val="es-EC"/>
          </w:rPr>
          <w:t>1</w:t>
        </w:r>
      </w:ins>
      <w:r>
        <w:t xml:space="preserve">8. Clase </w:t>
      </w:r>
      <w:ins w:id="3740" w:author="marpa" w:date="2026-10-25T15:16:34Z">
        <w:r>
          <w:rPr>
            <w:rFonts w:hint="default"/>
          </w:rPr>
          <w:t>TipoConversion</w:t>
        </w:r>
      </w:ins>
      <w:del w:id="3741" w:author="marpa" w:date="2026-10-25T15:16:34Z">
        <w:r>
          <w:rPr/>
          <w:delText xml:space="preserve">CatalogoUnidades </w:delText>
        </w:r>
      </w:del>
      <w:r>
        <w:t>- Cliente consola</w:t>
      </w:r>
      <w:bookmarkEnd w:id="90"/>
    </w:p>
    <w:tbl>
      <w:tblPr>
        <w:tblStyle w:val="3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E2B9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AE57171">
            <w:pPr>
              <w:spacing w:before="0" w:after="0" w:line="240" w:lineRule="auto"/>
              <w:rPr>
                <w:del w:id="3742" w:author="marpa" w:date="2026-10-25T15:16:37Z"/>
                <w:rFonts w:hint="default" w:ascii="Courier New" w:hAnsi="Courier New" w:eastAsia="Courier New" w:cs="Courier New"/>
                <w:color w:val="000000"/>
                <w:sz w:val="16"/>
                <w:szCs w:val="16"/>
                <w:lang w:val="en-US"/>
              </w:rPr>
            </w:pPr>
            <w:del w:id="3743" w:author="marpa" w:date="2026-10-25T15:16:37Z">
              <w:r>
                <w:rPr>
                  <w:rFonts w:hint="default" w:ascii="Courier New" w:hAnsi="Courier New" w:eastAsia="Courier New" w:cs="Courier New"/>
                  <w:color w:val="000000"/>
                  <w:sz w:val="16"/>
                  <w:szCs w:val="16"/>
                  <w:lang w:val="en-US"/>
                </w:rPr>
                <w:delText>package ec.edu.monster.clienteconsola.modelo;</w:delText>
              </w:r>
            </w:del>
          </w:p>
          <w:p w14:paraId="5F3DD2F7">
            <w:pPr>
              <w:spacing w:before="0" w:after="0" w:line="240" w:lineRule="auto"/>
              <w:rPr>
                <w:del w:id="3744" w:author="marpa" w:date="2026-10-25T15:16:37Z"/>
                <w:rFonts w:hint="default" w:ascii="Courier New" w:hAnsi="Courier New" w:eastAsia="Courier New" w:cs="Courier New"/>
                <w:color w:val="000000"/>
                <w:sz w:val="16"/>
                <w:szCs w:val="16"/>
                <w:lang w:val="en-US"/>
              </w:rPr>
            </w:pPr>
          </w:p>
          <w:p w14:paraId="61D3428B">
            <w:pPr>
              <w:spacing w:before="0" w:after="0" w:line="240" w:lineRule="auto"/>
              <w:rPr>
                <w:del w:id="3745" w:author="marpa" w:date="2026-10-25T15:16:37Z"/>
                <w:rFonts w:hint="default" w:ascii="Courier New" w:hAnsi="Courier New" w:eastAsia="Courier New" w:cs="Courier New"/>
                <w:color w:val="000000"/>
                <w:sz w:val="16"/>
                <w:szCs w:val="16"/>
                <w:lang w:val="en-US"/>
              </w:rPr>
            </w:pPr>
            <w:del w:id="3746" w:author="marpa" w:date="2026-10-25T15:16:37Z">
              <w:r>
                <w:rPr>
                  <w:rFonts w:hint="default" w:ascii="Courier New" w:hAnsi="Courier New" w:eastAsia="Courier New" w:cs="Courier New"/>
                  <w:color w:val="000000"/>
                  <w:sz w:val="16"/>
                  <w:szCs w:val="16"/>
                  <w:lang w:val="en-US"/>
                </w:rPr>
                <w:delText>/**</w:delText>
              </w:r>
            </w:del>
          </w:p>
          <w:p w14:paraId="00ACAF28">
            <w:pPr>
              <w:spacing w:before="0" w:after="0" w:line="240" w:lineRule="auto"/>
              <w:rPr>
                <w:del w:id="3747" w:author="marpa" w:date="2026-10-25T15:16:37Z"/>
                <w:rFonts w:hint="default" w:ascii="Courier New" w:hAnsi="Courier New" w:eastAsia="Courier New" w:cs="Courier New"/>
                <w:color w:val="000000"/>
                <w:sz w:val="16"/>
                <w:szCs w:val="16"/>
                <w:lang w:val="en-US"/>
              </w:rPr>
            </w:pPr>
            <w:del w:id="3748" w:author="marpa" w:date="2026-10-25T15:16:37Z">
              <w:r>
                <w:rPr>
                  <w:rFonts w:hint="default" w:ascii="Courier New" w:hAnsi="Courier New" w:eastAsia="Courier New" w:cs="Courier New"/>
                  <w:color w:val="000000"/>
                  <w:sz w:val="16"/>
                  <w:szCs w:val="16"/>
                  <w:lang w:val="en-US"/>
                </w:rPr>
                <w:delText xml:space="preserve"> *</w:delText>
              </w:r>
            </w:del>
          </w:p>
          <w:p w14:paraId="7BC85124">
            <w:pPr>
              <w:spacing w:before="0" w:after="0" w:line="240" w:lineRule="auto"/>
              <w:rPr>
                <w:del w:id="3749" w:author="marpa" w:date="2026-10-25T15:16:37Z"/>
                <w:rFonts w:hint="default" w:ascii="Courier New" w:hAnsi="Courier New" w:eastAsia="Courier New" w:cs="Courier New"/>
                <w:color w:val="000000"/>
                <w:sz w:val="16"/>
                <w:szCs w:val="16"/>
                <w:lang w:val="en-US"/>
              </w:rPr>
            </w:pPr>
            <w:del w:id="3750" w:author="marpa" w:date="2026-10-25T15:16:37Z">
              <w:r>
                <w:rPr>
                  <w:rFonts w:hint="default" w:ascii="Courier New" w:hAnsi="Courier New" w:eastAsia="Courier New" w:cs="Courier New"/>
                  <w:color w:val="000000"/>
                  <w:sz w:val="16"/>
                  <w:szCs w:val="16"/>
                  <w:lang w:val="en-US"/>
                </w:rPr>
                <w:delText xml:space="preserve"> * @author joanc</w:delText>
              </w:r>
            </w:del>
          </w:p>
          <w:p w14:paraId="4EDDDA73">
            <w:pPr>
              <w:spacing w:before="0" w:after="0" w:line="240" w:lineRule="auto"/>
              <w:rPr>
                <w:del w:id="3751" w:author="marpa" w:date="2026-10-25T15:16:37Z"/>
                <w:rFonts w:hint="default" w:ascii="Courier New" w:hAnsi="Courier New" w:eastAsia="Courier New" w:cs="Courier New"/>
                <w:color w:val="000000"/>
                <w:sz w:val="16"/>
                <w:szCs w:val="16"/>
                <w:lang w:val="en-US"/>
              </w:rPr>
            </w:pPr>
            <w:del w:id="3752" w:author="marpa" w:date="2026-10-25T15:16:37Z">
              <w:r>
                <w:rPr>
                  <w:rFonts w:hint="default" w:ascii="Courier New" w:hAnsi="Courier New" w:eastAsia="Courier New" w:cs="Courier New"/>
                  <w:color w:val="000000"/>
                  <w:sz w:val="16"/>
                  <w:szCs w:val="16"/>
                  <w:lang w:val="en-US"/>
                </w:rPr>
                <w:delText xml:space="preserve"> */</w:delText>
              </w:r>
            </w:del>
          </w:p>
          <w:p w14:paraId="30124346">
            <w:pPr>
              <w:spacing w:before="0" w:after="0" w:line="240" w:lineRule="auto"/>
              <w:rPr>
                <w:del w:id="3753" w:author="marpa" w:date="2026-10-25T15:16:37Z"/>
                <w:rFonts w:hint="default" w:ascii="Courier New" w:hAnsi="Courier New" w:eastAsia="Courier New" w:cs="Courier New"/>
                <w:color w:val="000000"/>
                <w:sz w:val="16"/>
                <w:szCs w:val="16"/>
                <w:lang w:val="en-US"/>
              </w:rPr>
            </w:pPr>
            <w:del w:id="3754" w:author="marpa" w:date="2026-10-25T15:16:37Z">
              <w:r>
                <w:rPr>
                  <w:rFonts w:hint="default" w:ascii="Courier New" w:hAnsi="Courier New" w:eastAsia="Courier New" w:cs="Courier New"/>
                  <w:color w:val="000000"/>
                  <w:sz w:val="16"/>
                  <w:szCs w:val="16"/>
                  <w:lang w:val="en-US"/>
                </w:rPr>
                <w:delText>public class CatalogoUnidades {</w:delText>
              </w:r>
            </w:del>
          </w:p>
          <w:p w14:paraId="47AB9192">
            <w:pPr>
              <w:spacing w:before="0" w:after="0" w:line="240" w:lineRule="auto"/>
              <w:rPr>
                <w:del w:id="3755" w:author="marpa" w:date="2026-10-25T15:16:37Z"/>
                <w:rFonts w:hint="default" w:ascii="Courier New" w:hAnsi="Courier New" w:eastAsia="Courier New" w:cs="Courier New"/>
                <w:color w:val="000000"/>
                <w:sz w:val="16"/>
                <w:szCs w:val="16"/>
                <w:lang w:val="en-US"/>
              </w:rPr>
            </w:pPr>
            <w:del w:id="3756" w:author="marpa" w:date="2026-10-25T15:16:37Z">
              <w:r>
                <w:rPr>
                  <w:rFonts w:hint="default" w:ascii="Courier New" w:hAnsi="Courier New" w:eastAsia="Courier New" w:cs="Courier New"/>
                  <w:color w:val="000000"/>
                  <w:sz w:val="16"/>
                  <w:szCs w:val="16"/>
                  <w:lang w:val="en-US"/>
                </w:rPr>
                <w:delText xml:space="preserve">    </w:delText>
              </w:r>
            </w:del>
          </w:p>
          <w:p w14:paraId="1BFC7046">
            <w:pPr>
              <w:spacing w:before="0" w:after="0" w:line="240" w:lineRule="auto"/>
              <w:rPr>
                <w:del w:id="3757" w:author="marpa" w:date="2026-10-25T15:16:37Z"/>
                <w:rFonts w:hint="default" w:ascii="Courier New" w:hAnsi="Courier New" w:eastAsia="Courier New" w:cs="Courier New"/>
                <w:color w:val="000000"/>
                <w:sz w:val="16"/>
                <w:szCs w:val="16"/>
                <w:lang w:val="en-US"/>
              </w:rPr>
            </w:pPr>
            <w:del w:id="3758" w:author="marpa" w:date="2026-10-25T15:16:37Z">
              <w:r>
                <w:rPr>
                  <w:rFonts w:hint="default" w:ascii="Courier New" w:hAnsi="Courier New" w:eastAsia="Courier New" w:cs="Courier New"/>
                  <w:color w:val="000000"/>
                  <w:sz w:val="16"/>
                  <w:szCs w:val="16"/>
                  <w:lang w:val="en-US"/>
                </w:rPr>
                <w:delText xml:space="preserve">    public enum Longitud {</w:delText>
              </w:r>
            </w:del>
          </w:p>
          <w:p w14:paraId="3E6BE5ED">
            <w:pPr>
              <w:spacing w:before="0" w:after="0" w:line="240" w:lineRule="auto"/>
              <w:rPr>
                <w:del w:id="3759" w:author="marpa" w:date="2026-10-25T15:16:37Z"/>
                <w:rFonts w:hint="default" w:ascii="Courier New" w:hAnsi="Courier New" w:eastAsia="Courier New" w:cs="Courier New"/>
                <w:color w:val="000000"/>
                <w:sz w:val="16"/>
                <w:szCs w:val="16"/>
                <w:lang w:val="en-US"/>
              </w:rPr>
            </w:pPr>
            <w:del w:id="3760" w:author="marpa" w:date="2026-10-25T15:16:37Z">
              <w:r>
                <w:rPr>
                  <w:rFonts w:hint="default" w:ascii="Courier New" w:hAnsi="Courier New" w:eastAsia="Courier New" w:cs="Courier New"/>
                  <w:color w:val="000000"/>
                  <w:sz w:val="16"/>
                  <w:szCs w:val="16"/>
                  <w:lang w:val="en-US"/>
                </w:rPr>
                <w:delText xml:space="preserve">        CENTIMETROS, METROS, MILLAS, YARDAS, PIES</w:delText>
              </w:r>
            </w:del>
          </w:p>
          <w:p w14:paraId="4C608D4A">
            <w:pPr>
              <w:spacing w:before="0" w:after="0" w:line="240" w:lineRule="auto"/>
              <w:rPr>
                <w:del w:id="3761" w:author="marpa" w:date="2026-10-25T15:16:37Z"/>
                <w:rFonts w:hint="default" w:ascii="Courier New" w:hAnsi="Courier New" w:eastAsia="Courier New" w:cs="Courier New"/>
                <w:color w:val="000000"/>
                <w:sz w:val="16"/>
                <w:szCs w:val="16"/>
                <w:lang w:val="en-US"/>
              </w:rPr>
            </w:pPr>
            <w:del w:id="3762" w:author="marpa" w:date="2026-10-25T15:16:37Z">
              <w:r>
                <w:rPr>
                  <w:rFonts w:hint="default" w:ascii="Courier New" w:hAnsi="Courier New" w:eastAsia="Courier New" w:cs="Courier New"/>
                  <w:color w:val="000000"/>
                  <w:sz w:val="16"/>
                  <w:szCs w:val="16"/>
                  <w:lang w:val="en-US"/>
                </w:rPr>
                <w:delText xml:space="preserve">    }</w:delText>
              </w:r>
            </w:del>
          </w:p>
          <w:p w14:paraId="2F1921B5">
            <w:pPr>
              <w:spacing w:before="0" w:after="0" w:line="240" w:lineRule="auto"/>
              <w:rPr>
                <w:del w:id="3763" w:author="marpa" w:date="2026-10-25T15:16:37Z"/>
                <w:rFonts w:hint="default" w:ascii="Courier New" w:hAnsi="Courier New" w:eastAsia="Courier New" w:cs="Courier New"/>
                <w:color w:val="000000"/>
                <w:sz w:val="16"/>
                <w:szCs w:val="16"/>
                <w:lang w:val="en-US"/>
              </w:rPr>
            </w:pPr>
            <w:del w:id="3764" w:author="marpa" w:date="2026-10-25T15:16:37Z">
              <w:r>
                <w:rPr>
                  <w:rFonts w:hint="default" w:ascii="Courier New" w:hAnsi="Courier New" w:eastAsia="Courier New" w:cs="Courier New"/>
                  <w:color w:val="000000"/>
                  <w:sz w:val="16"/>
                  <w:szCs w:val="16"/>
                  <w:lang w:val="en-US"/>
                </w:rPr>
                <w:delText xml:space="preserve">    </w:delText>
              </w:r>
            </w:del>
          </w:p>
          <w:p w14:paraId="722EDDB7">
            <w:pPr>
              <w:spacing w:before="0" w:after="0" w:line="240" w:lineRule="auto"/>
              <w:rPr>
                <w:del w:id="3765" w:author="marpa" w:date="2026-10-25T15:16:37Z"/>
                <w:rFonts w:hint="default" w:ascii="Courier New" w:hAnsi="Courier New" w:eastAsia="Courier New" w:cs="Courier New"/>
                <w:color w:val="000000"/>
                <w:sz w:val="16"/>
                <w:szCs w:val="16"/>
                <w:lang w:val="en-US"/>
              </w:rPr>
            </w:pPr>
            <w:del w:id="3766" w:author="marpa" w:date="2026-10-25T15:16:37Z">
              <w:r>
                <w:rPr>
                  <w:rFonts w:hint="default" w:ascii="Courier New" w:hAnsi="Courier New" w:eastAsia="Courier New" w:cs="Courier New"/>
                  <w:color w:val="000000"/>
                  <w:sz w:val="16"/>
                  <w:szCs w:val="16"/>
                  <w:lang w:val="en-US"/>
                </w:rPr>
                <w:delText xml:space="preserve">    public enum Masa {</w:delText>
              </w:r>
            </w:del>
          </w:p>
          <w:p w14:paraId="0AFCA1D5">
            <w:pPr>
              <w:spacing w:before="0" w:after="0" w:line="240" w:lineRule="auto"/>
              <w:rPr>
                <w:del w:id="3767" w:author="marpa" w:date="2026-10-25T15:16:37Z"/>
                <w:rFonts w:hint="default" w:ascii="Courier New" w:hAnsi="Courier New" w:eastAsia="Courier New" w:cs="Courier New"/>
                <w:color w:val="000000"/>
                <w:sz w:val="16"/>
                <w:szCs w:val="16"/>
                <w:lang w:val="en-US"/>
              </w:rPr>
            </w:pPr>
            <w:del w:id="3768" w:author="marpa" w:date="2026-10-25T15:16:37Z">
              <w:r>
                <w:rPr>
                  <w:rFonts w:hint="default" w:ascii="Courier New" w:hAnsi="Courier New" w:eastAsia="Courier New" w:cs="Courier New"/>
                  <w:color w:val="000000"/>
                  <w:sz w:val="16"/>
                  <w:szCs w:val="16"/>
                  <w:lang w:val="en-US"/>
                </w:rPr>
                <w:delText xml:space="preserve">        GRAMOS, KILOGRAMOS, ONZAS, LIBRAS, QUINTALES</w:delText>
              </w:r>
            </w:del>
          </w:p>
          <w:p w14:paraId="18D90EAC">
            <w:pPr>
              <w:spacing w:before="0" w:after="0" w:line="240" w:lineRule="auto"/>
              <w:rPr>
                <w:del w:id="3769" w:author="marpa" w:date="2026-10-25T15:16:37Z"/>
                <w:rFonts w:hint="default" w:ascii="Courier New" w:hAnsi="Courier New" w:eastAsia="Courier New" w:cs="Courier New"/>
                <w:color w:val="000000"/>
                <w:sz w:val="16"/>
                <w:szCs w:val="16"/>
                <w:lang w:val="en-US"/>
              </w:rPr>
            </w:pPr>
            <w:del w:id="3770" w:author="marpa" w:date="2026-10-25T15:16:37Z">
              <w:r>
                <w:rPr>
                  <w:rFonts w:hint="default" w:ascii="Courier New" w:hAnsi="Courier New" w:eastAsia="Courier New" w:cs="Courier New"/>
                  <w:color w:val="000000"/>
                  <w:sz w:val="16"/>
                  <w:szCs w:val="16"/>
                  <w:lang w:val="en-US"/>
                </w:rPr>
                <w:delText xml:space="preserve">    }</w:delText>
              </w:r>
            </w:del>
          </w:p>
          <w:p w14:paraId="5A1488FE">
            <w:pPr>
              <w:spacing w:before="0" w:after="0" w:line="240" w:lineRule="auto"/>
              <w:rPr>
                <w:del w:id="3771" w:author="marpa" w:date="2026-10-25T15:16:37Z"/>
                <w:rFonts w:hint="default" w:ascii="Courier New" w:hAnsi="Courier New" w:eastAsia="Courier New" w:cs="Courier New"/>
                <w:color w:val="000000"/>
                <w:sz w:val="16"/>
                <w:szCs w:val="16"/>
                <w:lang w:val="en-US"/>
              </w:rPr>
            </w:pPr>
          </w:p>
          <w:p w14:paraId="60D84E11">
            <w:pPr>
              <w:spacing w:before="0" w:after="0" w:line="240" w:lineRule="auto"/>
              <w:rPr>
                <w:del w:id="3772" w:author="marpa" w:date="2026-10-25T15:16:37Z"/>
                <w:rFonts w:hint="default" w:ascii="Courier New" w:hAnsi="Courier New" w:eastAsia="Courier New" w:cs="Courier New"/>
                <w:color w:val="000000"/>
                <w:sz w:val="16"/>
                <w:szCs w:val="16"/>
                <w:lang w:val="en-US"/>
              </w:rPr>
            </w:pPr>
            <w:del w:id="3773" w:author="marpa" w:date="2026-10-25T15:16:37Z">
              <w:r>
                <w:rPr>
                  <w:rFonts w:hint="default" w:ascii="Courier New" w:hAnsi="Courier New" w:eastAsia="Courier New" w:cs="Courier New"/>
                  <w:color w:val="000000"/>
                  <w:sz w:val="16"/>
                  <w:szCs w:val="16"/>
                  <w:lang w:val="en-US"/>
                </w:rPr>
                <w:delText xml:space="preserve">    public enum Temperatura {</w:delText>
              </w:r>
            </w:del>
          </w:p>
          <w:p w14:paraId="6537BB30">
            <w:pPr>
              <w:spacing w:before="0" w:after="0" w:line="240" w:lineRule="auto"/>
              <w:rPr>
                <w:del w:id="3774" w:author="marpa" w:date="2026-10-25T15:16:37Z"/>
                <w:rFonts w:hint="default" w:ascii="Courier New" w:hAnsi="Courier New" w:eastAsia="Courier New" w:cs="Courier New"/>
                <w:color w:val="000000"/>
                <w:sz w:val="16"/>
                <w:szCs w:val="16"/>
                <w:lang w:val="en-US"/>
              </w:rPr>
            </w:pPr>
            <w:del w:id="3775" w:author="marpa" w:date="2026-10-25T15:16:37Z">
              <w:r>
                <w:rPr>
                  <w:rFonts w:hint="default" w:ascii="Courier New" w:hAnsi="Courier New" w:eastAsia="Courier New" w:cs="Courier New"/>
                  <w:color w:val="000000"/>
                  <w:sz w:val="16"/>
                  <w:szCs w:val="16"/>
                  <w:lang w:val="en-US"/>
                </w:rPr>
                <w:delText xml:space="preserve">        CELSIUS, FAHRENHEIT, KELVIN, NEWTON, REAUMUR</w:delText>
              </w:r>
            </w:del>
          </w:p>
          <w:p w14:paraId="2615188D">
            <w:pPr>
              <w:spacing w:before="0" w:after="0" w:line="240" w:lineRule="auto"/>
              <w:rPr>
                <w:del w:id="3776" w:author="marpa" w:date="2026-10-25T15:16:37Z"/>
                <w:rFonts w:hint="default" w:ascii="Courier New" w:hAnsi="Courier New" w:eastAsia="Courier New" w:cs="Courier New"/>
                <w:color w:val="000000"/>
                <w:sz w:val="16"/>
                <w:szCs w:val="16"/>
                <w:lang w:val="en-US"/>
              </w:rPr>
            </w:pPr>
            <w:del w:id="3777" w:author="marpa" w:date="2026-10-25T15:16:37Z">
              <w:r>
                <w:rPr>
                  <w:rFonts w:hint="default" w:ascii="Courier New" w:hAnsi="Courier New" w:eastAsia="Courier New" w:cs="Courier New"/>
                  <w:color w:val="000000"/>
                  <w:sz w:val="16"/>
                  <w:szCs w:val="16"/>
                  <w:lang w:val="en-US"/>
                </w:rPr>
                <w:delText xml:space="preserve">    }</w:delText>
              </w:r>
            </w:del>
          </w:p>
          <w:p w14:paraId="06E5176E">
            <w:pPr>
              <w:spacing w:before="0" w:after="0" w:line="240" w:lineRule="auto"/>
              <w:rPr>
                <w:ins w:id="3778" w:author="marpa" w:date="2026-10-25T15:16:40Z"/>
                <w:rFonts w:hint="default" w:ascii="Courier New" w:hAnsi="Courier New" w:eastAsia="Courier New" w:cs="Courier New"/>
                <w:color w:val="000000"/>
                <w:sz w:val="16"/>
                <w:szCs w:val="16"/>
                <w:lang w:val="en-US"/>
              </w:rPr>
            </w:pPr>
            <w:del w:id="3779" w:author="marpa" w:date="2026-10-25T15:16:37Z">
              <w:r>
                <w:rPr>
                  <w:rFonts w:hint="default" w:ascii="Courier New" w:hAnsi="Courier New" w:eastAsia="Courier New" w:cs="Courier New"/>
                  <w:color w:val="000000"/>
                  <w:sz w:val="16"/>
                  <w:szCs w:val="16"/>
                  <w:lang w:val="en-US"/>
                </w:rPr>
                <w:delText>}</w:delText>
              </w:r>
            </w:del>
            <w:ins w:id="3780" w:author="marpa" w:date="2026-10-25T15:16:40Z">
              <w:r>
                <w:rPr>
                  <w:rFonts w:hint="default" w:ascii="Courier New" w:hAnsi="Courier New" w:eastAsia="Courier New" w:cs="Courier New"/>
                  <w:color w:val="000000"/>
                  <w:sz w:val="16"/>
                  <w:szCs w:val="16"/>
                  <w:lang w:val="en-US"/>
                </w:rPr>
                <w:t>package ec.edu.monster.modelos;</w:t>
              </w:r>
            </w:ins>
          </w:p>
          <w:p w14:paraId="569E2B54">
            <w:pPr>
              <w:spacing w:before="0" w:after="0" w:line="240" w:lineRule="auto"/>
              <w:rPr>
                <w:ins w:id="3781" w:author="marpa" w:date="2026-10-25T15:16:40Z"/>
                <w:rFonts w:hint="default" w:ascii="Courier New" w:hAnsi="Courier New" w:eastAsia="Courier New" w:cs="Courier New"/>
                <w:color w:val="000000"/>
                <w:sz w:val="16"/>
                <w:szCs w:val="16"/>
                <w:lang w:val="en-US"/>
              </w:rPr>
            </w:pPr>
          </w:p>
          <w:p w14:paraId="3EE09678">
            <w:pPr>
              <w:spacing w:before="0" w:after="0" w:line="240" w:lineRule="auto"/>
              <w:rPr>
                <w:ins w:id="3782" w:author="marpa" w:date="2026-10-25T15:16:40Z"/>
                <w:rFonts w:hint="default" w:ascii="Courier New" w:hAnsi="Courier New" w:eastAsia="Courier New" w:cs="Courier New"/>
                <w:color w:val="000000"/>
                <w:sz w:val="16"/>
                <w:szCs w:val="16"/>
                <w:lang w:val="en-US"/>
              </w:rPr>
            </w:pPr>
            <w:ins w:id="3783" w:author="marpa" w:date="2026-10-25T15:16:40Z">
              <w:r>
                <w:rPr>
                  <w:rFonts w:hint="default" w:ascii="Courier New" w:hAnsi="Courier New" w:eastAsia="Courier New" w:cs="Courier New"/>
                  <w:color w:val="000000"/>
                  <w:sz w:val="16"/>
                  <w:szCs w:val="16"/>
                  <w:lang w:val="en-US"/>
                </w:rPr>
                <w:t>import java.util.List;</w:t>
              </w:r>
            </w:ins>
          </w:p>
          <w:p w14:paraId="4429666A">
            <w:pPr>
              <w:spacing w:before="0" w:after="0" w:line="240" w:lineRule="auto"/>
              <w:rPr>
                <w:ins w:id="3784" w:author="marpa" w:date="2026-10-25T15:16:40Z"/>
                <w:rFonts w:hint="default" w:ascii="Courier New" w:hAnsi="Courier New" w:eastAsia="Courier New" w:cs="Courier New"/>
                <w:color w:val="000000"/>
                <w:sz w:val="16"/>
                <w:szCs w:val="16"/>
                <w:lang w:val="en-US"/>
              </w:rPr>
            </w:pPr>
          </w:p>
          <w:p w14:paraId="7474267B">
            <w:pPr>
              <w:spacing w:before="0" w:after="0" w:line="240" w:lineRule="auto"/>
              <w:rPr>
                <w:ins w:id="3785" w:author="marpa" w:date="2026-10-25T15:16:40Z"/>
                <w:rFonts w:hint="default" w:ascii="Courier New" w:hAnsi="Courier New" w:eastAsia="Courier New" w:cs="Courier New"/>
                <w:color w:val="000000"/>
                <w:sz w:val="16"/>
                <w:szCs w:val="16"/>
                <w:lang w:val="en-US"/>
              </w:rPr>
            </w:pPr>
            <w:ins w:id="3786" w:author="marpa" w:date="2026-10-25T15:16:40Z">
              <w:r>
                <w:rPr>
                  <w:rFonts w:hint="default" w:ascii="Courier New" w:hAnsi="Courier New" w:eastAsia="Courier New" w:cs="Courier New"/>
                  <w:color w:val="000000"/>
                  <w:sz w:val="16"/>
                  <w:szCs w:val="16"/>
                  <w:lang w:val="en-US"/>
                </w:rPr>
                <w:t>public enum TipoConversion {</w:t>
              </w:r>
            </w:ins>
          </w:p>
          <w:p w14:paraId="07C741CE">
            <w:pPr>
              <w:spacing w:before="0" w:after="0" w:line="240" w:lineRule="auto"/>
              <w:rPr>
                <w:ins w:id="3787" w:author="marpa" w:date="2026-10-25T15:16:40Z"/>
                <w:rFonts w:hint="default" w:ascii="Courier New" w:hAnsi="Courier New" w:eastAsia="Courier New" w:cs="Courier New"/>
                <w:color w:val="000000"/>
                <w:sz w:val="16"/>
                <w:szCs w:val="16"/>
                <w:lang w:val="en-US"/>
              </w:rPr>
            </w:pPr>
            <w:ins w:id="3788" w:author="marpa" w:date="2026-10-25T15:16:40Z">
              <w:r>
                <w:rPr>
                  <w:rFonts w:hint="default" w:ascii="Courier New" w:hAnsi="Courier New" w:eastAsia="Courier New" w:cs="Courier New"/>
                  <w:color w:val="000000"/>
                  <w:sz w:val="16"/>
                  <w:szCs w:val="16"/>
                  <w:lang w:val="en-US"/>
                </w:rPr>
                <w:t xml:space="preserve">    TEMPERATURA("Temperatura", List.of("CELSIUS", "FAHRENHEIT", "KELVIN", "RANKINE")),</w:t>
              </w:r>
            </w:ins>
          </w:p>
          <w:p w14:paraId="6EE81446">
            <w:pPr>
              <w:spacing w:before="0" w:after="0" w:line="240" w:lineRule="auto"/>
              <w:rPr>
                <w:ins w:id="3789" w:author="marpa" w:date="2026-10-25T15:16:40Z"/>
                <w:rFonts w:hint="default" w:ascii="Courier New" w:hAnsi="Courier New" w:eastAsia="Courier New" w:cs="Courier New"/>
                <w:color w:val="000000"/>
                <w:sz w:val="16"/>
                <w:szCs w:val="16"/>
                <w:lang w:val="en-US"/>
              </w:rPr>
            </w:pPr>
            <w:ins w:id="3790" w:author="marpa" w:date="2026-10-25T15:16:40Z">
              <w:r>
                <w:rPr>
                  <w:rFonts w:hint="default" w:ascii="Courier New" w:hAnsi="Courier New" w:eastAsia="Courier New" w:cs="Courier New"/>
                  <w:color w:val="000000"/>
                  <w:sz w:val="16"/>
                  <w:szCs w:val="16"/>
                  <w:lang w:val="en-US"/>
                </w:rPr>
                <w:t xml:space="preserve">    MASA("Masa", List.of("MILIGRAMO", "GRAMO", "KILOGRAMO", "TONELADA", "ONZA")),</w:t>
              </w:r>
            </w:ins>
          </w:p>
          <w:p w14:paraId="7D3BFCD5">
            <w:pPr>
              <w:spacing w:before="0" w:after="0" w:line="240" w:lineRule="auto"/>
              <w:rPr>
                <w:ins w:id="3791" w:author="marpa" w:date="2026-10-25T15:16:40Z"/>
                <w:rFonts w:hint="default" w:ascii="Courier New" w:hAnsi="Courier New" w:eastAsia="Courier New" w:cs="Courier New"/>
                <w:color w:val="000000"/>
                <w:sz w:val="16"/>
                <w:szCs w:val="16"/>
                <w:lang w:val="en-US"/>
              </w:rPr>
            </w:pPr>
            <w:ins w:id="3792" w:author="marpa" w:date="2026-10-25T15:16:40Z">
              <w:r>
                <w:rPr>
                  <w:rFonts w:hint="default" w:ascii="Courier New" w:hAnsi="Courier New" w:eastAsia="Courier New" w:cs="Courier New"/>
                  <w:color w:val="000000"/>
                  <w:sz w:val="16"/>
                  <w:szCs w:val="16"/>
                  <w:lang w:val="en-US"/>
                </w:rPr>
                <w:t xml:space="preserve">    LONGITUD("Longitud", List.of("PIE", "CENTIMETRO", "METRO", "MILLA", "YARDA"));</w:t>
              </w:r>
            </w:ins>
          </w:p>
          <w:p w14:paraId="5A626AAC">
            <w:pPr>
              <w:spacing w:before="0" w:after="0" w:line="240" w:lineRule="auto"/>
              <w:rPr>
                <w:ins w:id="3793" w:author="marpa" w:date="2026-10-25T15:16:40Z"/>
                <w:rFonts w:hint="default" w:ascii="Courier New" w:hAnsi="Courier New" w:eastAsia="Courier New" w:cs="Courier New"/>
                <w:color w:val="000000"/>
                <w:sz w:val="16"/>
                <w:szCs w:val="16"/>
                <w:lang w:val="en-US"/>
              </w:rPr>
            </w:pPr>
          </w:p>
          <w:p w14:paraId="6338F80F">
            <w:pPr>
              <w:spacing w:before="0" w:after="0" w:line="240" w:lineRule="auto"/>
              <w:rPr>
                <w:ins w:id="3794" w:author="marpa" w:date="2026-10-25T15:16:40Z"/>
                <w:rFonts w:hint="default" w:ascii="Courier New" w:hAnsi="Courier New" w:eastAsia="Courier New" w:cs="Courier New"/>
                <w:color w:val="000000"/>
                <w:sz w:val="16"/>
                <w:szCs w:val="16"/>
                <w:lang w:val="en-US"/>
              </w:rPr>
            </w:pPr>
            <w:ins w:id="3795" w:author="marpa" w:date="2026-10-25T15:16:40Z">
              <w:r>
                <w:rPr>
                  <w:rFonts w:hint="default" w:ascii="Courier New" w:hAnsi="Courier New" w:eastAsia="Courier New" w:cs="Courier New"/>
                  <w:color w:val="000000"/>
                  <w:sz w:val="16"/>
                  <w:szCs w:val="16"/>
                  <w:lang w:val="en-US"/>
                </w:rPr>
                <w:t xml:space="preserve">    private final String titulo;</w:t>
              </w:r>
            </w:ins>
          </w:p>
          <w:p w14:paraId="4AD4D265">
            <w:pPr>
              <w:spacing w:before="0" w:after="0" w:line="240" w:lineRule="auto"/>
              <w:rPr>
                <w:ins w:id="3796" w:author="marpa" w:date="2026-10-25T15:16:40Z"/>
                <w:rFonts w:hint="default" w:ascii="Courier New" w:hAnsi="Courier New" w:eastAsia="Courier New" w:cs="Courier New"/>
                <w:color w:val="000000"/>
                <w:sz w:val="16"/>
                <w:szCs w:val="16"/>
                <w:lang w:val="en-US"/>
              </w:rPr>
            </w:pPr>
            <w:ins w:id="3797" w:author="marpa" w:date="2026-10-25T15:16:40Z">
              <w:r>
                <w:rPr>
                  <w:rFonts w:hint="default" w:ascii="Courier New" w:hAnsi="Courier New" w:eastAsia="Courier New" w:cs="Courier New"/>
                  <w:color w:val="000000"/>
                  <w:sz w:val="16"/>
                  <w:szCs w:val="16"/>
                  <w:lang w:val="en-US"/>
                </w:rPr>
                <w:t xml:space="preserve">    private final List&lt;String&gt; unidades;</w:t>
              </w:r>
            </w:ins>
          </w:p>
          <w:p w14:paraId="157314EB">
            <w:pPr>
              <w:spacing w:before="0" w:after="0" w:line="240" w:lineRule="auto"/>
              <w:rPr>
                <w:ins w:id="3798" w:author="marpa" w:date="2026-10-25T15:16:40Z"/>
                <w:rFonts w:hint="default" w:ascii="Courier New" w:hAnsi="Courier New" w:eastAsia="Courier New" w:cs="Courier New"/>
                <w:color w:val="000000"/>
                <w:sz w:val="16"/>
                <w:szCs w:val="16"/>
                <w:lang w:val="en-US"/>
              </w:rPr>
            </w:pPr>
          </w:p>
          <w:p w14:paraId="29802183">
            <w:pPr>
              <w:spacing w:before="0" w:after="0" w:line="240" w:lineRule="auto"/>
              <w:rPr>
                <w:ins w:id="3799" w:author="marpa" w:date="2026-10-25T15:16:40Z"/>
                <w:rFonts w:hint="default" w:ascii="Courier New" w:hAnsi="Courier New" w:eastAsia="Courier New" w:cs="Courier New"/>
                <w:color w:val="000000"/>
                <w:sz w:val="16"/>
                <w:szCs w:val="16"/>
                <w:lang w:val="en-US"/>
              </w:rPr>
            </w:pPr>
            <w:ins w:id="3800" w:author="marpa" w:date="2026-10-25T15:16:40Z">
              <w:r>
                <w:rPr>
                  <w:rFonts w:hint="default" w:ascii="Courier New" w:hAnsi="Courier New" w:eastAsia="Courier New" w:cs="Courier New"/>
                  <w:color w:val="000000"/>
                  <w:sz w:val="16"/>
                  <w:szCs w:val="16"/>
                  <w:lang w:val="en-US"/>
                </w:rPr>
                <w:t xml:space="preserve">    TipoConversion(String titulo, List&lt;String&gt; unidades) {</w:t>
              </w:r>
            </w:ins>
          </w:p>
          <w:p w14:paraId="3FCDF4CE">
            <w:pPr>
              <w:spacing w:before="0" w:after="0" w:line="240" w:lineRule="auto"/>
              <w:rPr>
                <w:ins w:id="3801" w:author="marpa" w:date="2026-10-25T15:16:40Z"/>
                <w:rFonts w:hint="default" w:ascii="Courier New" w:hAnsi="Courier New" w:eastAsia="Courier New" w:cs="Courier New"/>
                <w:color w:val="000000"/>
                <w:sz w:val="16"/>
                <w:szCs w:val="16"/>
                <w:lang w:val="en-US"/>
              </w:rPr>
            </w:pPr>
            <w:ins w:id="3802" w:author="marpa" w:date="2026-10-25T15:16:40Z">
              <w:r>
                <w:rPr>
                  <w:rFonts w:hint="default" w:ascii="Courier New" w:hAnsi="Courier New" w:eastAsia="Courier New" w:cs="Courier New"/>
                  <w:color w:val="000000"/>
                  <w:sz w:val="16"/>
                  <w:szCs w:val="16"/>
                  <w:lang w:val="en-US"/>
                </w:rPr>
                <w:t xml:space="preserve">        this.titulo = titulo;</w:t>
              </w:r>
            </w:ins>
          </w:p>
          <w:p w14:paraId="3FF42895">
            <w:pPr>
              <w:spacing w:before="0" w:after="0" w:line="240" w:lineRule="auto"/>
              <w:rPr>
                <w:ins w:id="3803" w:author="marpa" w:date="2026-10-25T15:16:40Z"/>
                <w:rFonts w:hint="default" w:ascii="Courier New" w:hAnsi="Courier New" w:eastAsia="Courier New" w:cs="Courier New"/>
                <w:color w:val="000000"/>
                <w:sz w:val="16"/>
                <w:szCs w:val="16"/>
                <w:lang w:val="en-US"/>
              </w:rPr>
            </w:pPr>
            <w:ins w:id="3804" w:author="marpa" w:date="2026-10-25T15:16:40Z">
              <w:r>
                <w:rPr>
                  <w:rFonts w:hint="default" w:ascii="Courier New" w:hAnsi="Courier New" w:eastAsia="Courier New" w:cs="Courier New"/>
                  <w:color w:val="000000"/>
                  <w:sz w:val="16"/>
                  <w:szCs w:val="16"/>
                  <w:lang w:val="en-US"/>
                </w:rPr>
                <w:t xml:space="preserve">        this.unidades = List.copyOf(unidades);</w:t>
              </w:r>
            </w:ins>
          </w:p>
          <w:p w14:paraId="4F6E48D4">
            <w:pPr>
              <w:spacing w:before="0" w:after="0" w:line="240" w:lineRule="auto"/>
              <w:rPr>
                <w:ins w:id="3805" w:author="marpa" w:date="2026-10-25T15:16:40Z"/>
                <w:rFonts w:hint="default" w:ascii="Courier New" w:hAnsi="Courier New" w:eastAsia="Courier New" w:cs="Courier New"/>
                <w:color w:val="000000"/>
                <w:sz w:val="16"/>
                <w:szCs w:val="16"/>
                <w:lang w:val="en-US"/>
              </w:rPr>
            </w:pPr>
            <w:ins w:id="3806" w:author="marpa" w:date="2026-10-25T15:16:40Z">
              <w:r>
                <w:rPr>
                  <w:rFonts w:hint="default" w:ascii="Courier New" w:hAnsi="Courier New" w:eastAsia="Courier New" w:cs="Courier New"/>
                  <w:color w:val="000000"/>
                  <w:sz w:val="16"/>
                  <w:szCs w:val="16"/>
                  <w:lang w:val="en-US"/>
                </w:rPr>
                <w:t xml:space="preserve">    }</w:t>
              </w:r>
            </w:ins>
          </w:p>
          <w:p w14:paraId="2E943E2A">
            <w:pPr>
              <w:spacing w:before="0" w:after="0" w:line="240" w:lineRule="auto"/>
              <w:rPr>
                <w:ins w:id="3807" w:author="marpa" w:date="2026-10-25T15:16:40Z"/>
                <w:rFonts w:hint="default" w:ascii="Courier New" w:hAnsi="Courier New" w:eastAsia="Courier New" w:cs="Courier New"/>
                <w:color w:val="000000"/>
                <w:sz w:val="16"/>
                <w:szCs w:val="16"/>
                <w:lang w:val="en-US"/>
              </w:rPr>
            </w:pPr>
          </w:p>
          <w:p w14:paraId="26584086">
            <w:pPr>
              <w:spacing w:before="0" w:after="0" w:line="240" w:lineRule="auto"/>
              <w:rPr>
                <w:ins w:id="3808" w:author="marpa" w:date="2026-10-25T15:16:40Z"/>
                <w:rFonts w:hint="default" w:ascii="Courier New" w:hAnsi="Courier New" w:eastAsia="Courier New" w:cs="Courier New"/>
                <w:color w:val="000000"/>
                <w:sz w:val="16"/>
                <w:szCs w:val="16"/>
                <w:lang w:val="en-US"/>
              </w:rPr>
            </w:pPr>
            <w:ins w:id="3809" w:author="marpa" w:date="2026-10-25T15:16:40Z">
              <w:r>
                <w:rPr>
                  <w:rFonts w:hint="default" w:ascii="Courier New" w:hAnsi="Courier New" w:eastAsia="Courier New" w:cs="Courier New"/>
                  <w:color w:val="000000"/>
                  <w:sz w:val="16"/>
                  <w:szCs w:val="16"/>
                  <w:lang w:val="en-US"/>
                </w:rPr>
                <w:t xml:space="preserve">    public String titulo() { return titulo; }</w:t>
              </w:r>
            </w:ins>
          </w:p>
          <w:p w14:paraId="4D65337C">
            <w:pPr>
              <w:spacing w:before="0" w:after="0" w:line="240" w:lineRule="auto"/>
              <w:rPr>
                <w:ins w:id="3810" w:author="marpa" w:date="2026-10-25T15:16:40Z"/>
                <w:rFonts w:hint="default" w:ascii="Courier New" w:hAnsi="Courier New" w:eastAsia="Courier New" w:cs="Courier New"/>
                <w:color w:val="000000"/>
                <w:sz w:val="16"/>
                <w:szCs w:val="16"/>
                <w:lang w:val="en-US"/>
              </w:rPr>
            </w:pPr>
            <w:ins w:id="3811" w:author="marpa" w:date="2026-10-25T15:16:40Z">
              <w:r>
                <w:rPr>
                  <w:rFonts w:hint="default" w:ascii="Courier New" w:hAnsi="Courier New" w:eastAsia="Courier New" w:cs="Courier New"/>
                  <w:color w:val="000000"/>
                  <w:sz w:val="16"/>
                  <w:szCs w:val="16"/>
                  <w:lang w:val="en-US"/>
                </w:rPr>
                <w:t xml:space="preserve">    public List&lt;String&gt; unidades() { return unidades; }</w:t>
              </w:r>
            </w:ins>
          </w:p>
          <w:p w14:paraId="0A9501F5">
            <w:pPr>
              <w:spacing w:before="0" w:after="0" w:line="240" w:lineRule="auto"/>
              <w:rPr>
                <w:ins w:id="3812" w:author="marpa" w:date="2026-10-25T15:16:40Z"/>
                <w:rFonts w:hint="default" w:ascii="Courier New" w:hAnsi="Courier New" w:eastAsia="Courier New" w:cs="Courier New"/>
                <w:color w:val="000000"/>
                <w:sz w:val="16"/>
                <w:szCs w:val="16"/>
                <w:lang w:val="en-US"/>
              </w:rPr>
            </w:pPr>
            <w:ins w:id="3813" w:author="marpa" w:date="2026-10-25T15:16:40Z">
              <w:r>
                <w:rPr>
                  <w:rFonts w:hint="default" w:ascii="Courier New" w:hAnsi="Courier New" w:eastAsia="Courier New" w:cs="Courier New"/>
                  <w:color w:val="000000"/>
                  <w:sz w:val="16"/>
                  <w:szCs w:val="16"/>
                  <w:lang w:val="en-US"/>
                </w:rPr>
                <w:t>}</w:t>
              </w:r>
            </w:ins>
          </w:p>
          <w:p w14:paraId="125B9338">
            <w:pPr>
              <w:spacing w:before="0" w:after="0" w:line="240" w:lineRule="auto"/>
              <w:rPr>
                <w:rFonts w:hint="default" w:ascii="Courier New" w:hAnsi="Courier New" w:eastAsia="Courier New" w:cs="Courier New"/>
                <w:color w:val="000000"/>
                <w:sz w:val="16"/>
                <w:szCs w:val="16"/>
                <w:lang w:val="es-EC"/>
              </w:rPr>
            </w:pPr>
          </w:p>
        </w:tc>
      </w:tr>
    </w:tbl>
    <w:p w14:paraId="554BA912">
      <w:pPr>
        <w:pStyle w:val="6"/>
      </w:pPr>
      <w:bookmarkStart w:id="91" w:name="_f2f8q4ayaa4o" w:colFirst="0" w:colLast="0"/>
      <w:bookmarkEnd w:id="91"/>
    </w:p>
    <w:p w14:paraId="2A5120EE">
      <w:pPr>
        <w:rPr>
          <w:i/>
          <w:iCs/>
          <w:color w:val="1F497D"/>
          <w:sz w:val="18"/>
          <w:szCs w:val="18"/>
        </w:rPr>
      </w:pPr>
      <w:r>
        <w:br w:type="page"/>
      </w:r>
    </w:p>
    <w:p w14:paraId="491128E7">
      <w:pPr>
        <w:pStyle w:val="6"/>
      </w:pPr>
      <w:bookmarkStart w:id="92" w:name="_Toc15310"/>
      <w:r>
        <w:t xml:space="preserve">Tabla </w:t>
      </w:r>
      <w:ins w:id="3814" w:author="marpa" w:date="2026-10-25T15:16:57Z">
        <w:r>
          <w:rPr>
            <w:rFonts w:hint="default"/>
            <w:lang w:val="es-EC"/>
          </w:rPr>
          <w:t>1</w:t>
        </w:r>
      </w:ins>
      <w:ins w:id="3815" w:author="marpa" w:date="2026-10-25T15:16:58Z">
        <w:r>
          <w:rPr>
            <w:rFonts w:hint="default"/>
            <w:lang w:val="es-EC"/>
          </w:rPr>
          <w:t>9</w:t>
        </w:r>
      </w:ins>
      <w:del w:id="3816" w:author="marpa" w:date="2026-10-25T15:16:57Z">
        <w:r>
          <w:rPr/>
          <w:delText>9</w:delText>
        </w:r>
      </w:del>
      <w:r>
        <w:t xml:space="preserve">. Clase </w:t>
      </w:r>
      <w:ins w:id="3817" w:author="marpa" w:date="2026-10-25T15:17:25Z">
        <w:r>
          <w:rPr>
            <w:rFonts w:hint="default"/>
          </w:rPr>
          <w:t>ResultadoConversion</w:t>
        </w:r>
      </w:ins>
      <w:del w:id="3818" w:author="marpa" w:date="2026-10-25T15:17:25Z">
        <w:r>
          <w:rPr/>
          <w:delText xml:space="preserve">InterfazConsola </w:delText>
        </w:r>
      </w:del>
      <w:r>
        <w:t>- Cliente consola</w:t>
      </w:r>
      <w:bookmarkEnd w:id="92"/>
    </w:p>
    <w:tbl>
      <w:tblPr>
        <w:tblStyle w:val="3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9F9F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5861758">
            <w:pPr>
              <w:spacing w:before="0" w:after="0" w:line="240" w:lineRule="auto"/>
              <w:rPr>
                <w:ins w:id="3819" w:author="marpa" w:date="2026-10-25T15:17:14Z"/>
                <w:rFonts w:hint="default" w:ascii="Courier New" w:hAnsi="Courier New" w:eastAsia="Courier New" w:cs="Courier New"/>
                <w:color w:val="000000"/>
                <w:sz w:val="16"/>
                <w:szCs w:val="16"/>
                <w:lang w:val="en-US"/>
              </w:rPr>
            </w:pPr>
            <w:ins w:id="3820" w:author="marpa" w:date="2026-10-25T15:17:14Z">
              <w:r>
                <w:rPr>
                  <w:rFonts w:hint="default" w:ascii="Courier New" w:hAnsi="Courier New" w:eastAsia="Courier New" w:cs="Courier New"/>
                  <w:color w:val="000000"/>
                  <w:sz w:val="16"/>
                  <w:szCs w:val="16"/>
                  <w:lang w:val="en-US"/>
                </w:rPr>
                <w:t>package ec.edu.monster.modelos;</w:t>
              </w:r>
            </w:ins>
          </w:p>
          <w:p w14:paraId="2C7DAE8C">
            <w:pPr>
              <w:spacing w:before="0" w:after="0" w:line="240" w:lineRule="auto"/>
              <w:rPr>
                <w:ins w:id="3821" w:author="marpa" w:date="2026-10-25T15:17:14Z"/>
                <w:rFonts w:hint="default" w:ascii="Courier New" w:hAnsi="Courier New" w:eastAsia="Courier New" w:cs="Courier New"/>
                <w:color w:val="000000"/>
                <w:sz w:val="16"/>
                <w:szCs w:val="16"/>
                <w:lang w:val="en-US"/>
              </w:rPr>
            </w:pPr>
          </w:p>
          <w:p w14:paraId="50A629AF">
            <w:pPr>
              <w:spacing w:before="0" w:after="0" w:line="240" w:lineRule="auto"/>
              <w:rPr>
                <w:ins w:id="3822" w:author="marpa" w:date="2026-10-25T15:17:14Z"/>
                <w:rFonts w:hint="default" w:ascii="Courier New" w:hAnsi="Courier New" w:eastAsia="Courier New" w:cs="Courier New"/>
                <w:color w:val="000000"/>
                <w:sz w:val="16"/>
                <w:szCs w:val="16"/>
                <w:lang w:val="en-US"/>
              </w:rPr>
            </w:pPr>
            <w:ins w:id="3823" w:author="marpa" w:date="2026-10-25T15:17:14Z">
              <w:r>
                <w:rPr>
                  <w:rFonts w:hint="default" w:ascii="Courier New" w:hAnsi="Courier New" w:eastAsia="Courier New" w:cs="Courier New"/>
                  <w:color w:val="000000"/>
                  <w:sz w:val="16"/>
                  <w:szCs w:val="16"/>
                  <w:lang w:val="en-US"/>
                </w:rPr>
                <w:t>public record ResultadoConversion(double valor, String unidadOrigen, String unidadDestino,</w:t>
              </w:r>
            </w:ins>
          </w:p>
          <w:p w14:paraId="325B14BD">
            <w:pPr>
              <w:spacing w:before="0" w:after="0" w:line="240" w:lineRule="auto"/>
              <w:rPr>
                <w:del w:id="3824" w:author="marpa" w:date="2026-10-25T15:17:13Z"/>
                <w:rFonts w:hint="default" w:ascii="Courier New" w:hAnsi="Courier New" w:eastAsia="Courier New" w:cs="Courier New"/>
                <w:color w:val="000000"/>
                <w:sz w:val="16"/>
                <w:szCs w:val="16"/>
                <w:lang w:val="en-US"/>
              </w:rPr>
            </w:pPr>
            <w:ins w:id="3825" w:author="marpa" w:date="2026-10-25T15:17:14Z">
              <w:r>
                <w:rPr>
                  <w:rFonts w:hint="default" w:ascii="Courier New" w:hAnsi="Courier New" w:eastAsia="Courier New" w:cs="Courier New"/>
                  <w:color w:val="000000"/>
                  <w:sz w:val="16"/>
                  <w:szCs w:val="16"/>
                  <w:lang w:val="en-US"/>
                </w:rPr>
                <w:t xml:space="preserve">                                  double resultado) { }</w:t>
              </w:r>
            </w:ins>
            <w:del w:id="3826" w:author="marpa" w:date="2026-10-25T15:17:13Z">
              <w:r>
                <w:rPr>
                  <w:rFonts w:hint="default" w:ascii="Courier New" w:hAnsi="Courier New" w:eastAsia="Courier New" w:cs="Courier New"/>
                  <w:color w:val="000000"/>
                  <w:sz w:val="16"/>
                  <w:szCs w:val="16"/>
                  <w:lang w:val="en-US"/>
                </w:rPr>
                <w:delText>package ec.edu.monster.clienteconsola.vista;</w:delText>
              </w:r>
            </w:del>
          </w:p>
          <w:p w14:paraId="6B3762EF">
            <w:pPr>
              <w:spacing w:before="0" w:after="0" w:line="240" w:lineRule="auto"/>
              <w:rPr>
                <w:del w:id="3827" w:author="marpa" w:date="2026-10-25T15:17:13Z"/>
                <w:rFonts w:hint="default" w:ascii="Courier New" w:hAnsi="Courier New" w:eastAsia="Courier New" w:cs="Courier New"/>
                <w:color w:val="000000"/>
                <w:sz w:val="16"/>
                <w:szCs w:val="16"/>
                <w:lang w:val="en-US"/>
              </w:rPr>
            </w:pPr>
          </w:p>
          <w:p w14:paraId="46DB6794">
            <w:pPr>
              <w:spacing w:before="0" w:after="0" w:line="240" w:lineRule="auto"/>
              <w:rPr>
                <w:del w:id="3828" w:author="marpa" w:date="2026-10-25T15:17:13Z"/>
                <w:rFonts w:hint="default" w:ascii="Courier New" w:hAnsi="Courier New" w:eastAsia="Courier New" w:cs="Courier New"/>
                <w:color w:val="000000"/>
                <w:sz w:val="16"/>
                <w:szCs w:val="16"/>
                <w:lang w:val="en-US"/>
              </w:rPr>
            </w:pPr>
            <w:del w:id="3829" w:author="marpa" w:date="2026-10-25T15:17:13Z">
              <w:r>
                <w:rPr>
                  <w:rFonts w:hint="default" w:ascii="Courier New" w:hAnsi="Courier New" w:eastAsia="Courier New" w:cs="Courier New"/>
                  <w:color w:val="000000"/>
                  <w:sz w:val="16"/>
                  <w:szCs w:val="16"/>
                  <w:lang w:val="en-US"/>
                </w:rPr>
                <w:delText>import java.util.Scanner;</w:delText>
              </w:r>
            </w:del>
          </w:p>
          <w:p w14:paraId="6A21833D">
            <w:pPr>
              <w:spacing w:before="0" w:after="0" w:line="240" w:lineRule="auto"/>
              <w:rPr>
                <w:del w:id="3830" w:author="marpa" w:date="2026-10-25T15:17:13Z"/>
                <w:rFonts w:hint="default" w:ascii="Courier New" w:hAnsi="Courier New" w:eastAsia="Courier New" w:cs="Courier New"/>
                <w:color w:val="000000"/>
                <w:sz w:val="16"/>
                <w:szCs w:val="16"/>
                <w:lang w:val="en-US"/>
              </w:rPr>
            </w:pPr>
          </w:p>
          <w:p w14:paraId="22B49946">
            <w:pPr>
              <w:spacing w:before="0" w:after="0" w:line="240" w:lineRule="auto"/>
              <w:rPr>
                <w:del w:id="3831" w:author="marpa" w:date="2026-10-25T15:17:13Z"/>
                <w:rFonts w:hint="default" w:ascii="Courier New" w:hAnsi="Courier New" w:eastAsia="Courier New" w:cs="Courier New"/>
                <w:color w:val="000000"/>
                <w:sz w:val="16"/>
                <w:szCs w:val="16"/>
                <w:lang w:val="en-US"/>
              </w:rPr>
            </w:pPr>
            <w:del w:id="3832" w:author="marpa" w:date="2026-10-25T15:17:13Z">
              <w:r>
                <w:rPr>
                  <w:rFonts w:hint="default" w:ascii="Courier New" w:hAnsi="Courier New" w:eastAsia="Courier New" w:cs="Courier New"/>
                  <w:color w:val="000000"/>
                  <w:sz w:val="16"/>
                  <w:szCs w:val="16"/>
                  <w:lang w:val="en-US"/>
                </w:rPr>
                <w:delText>/**</w:delText>
              </w:r>
            </w:del>
          </w:p>
          <w:p w14:paraId="0568CB4E">
            <w:pPr>
              <w:spacing w:before="0" w:after="0" w:line="240" w:lineRule="auto"/>
              <w:rPr>
                <w:del w:id="3833" w:author="marpa" w:date="2026-10-25T15:17:13Z"/>
                <w:rFonts w:hint="default" w:ascii="Courier New" w:hAnsi="Courier New" w:eastAsia="Courier New" w:cs="Courier New"/>
                <w:color w:val="000000"/>
                <w:sz w:val="16"/>
                <w:szCs w:val="16"/>
                <w:lang w:val="en-US"/>
              </w:rPr>
            </w:pPr>
            <w:del w:id="3834" w:author="marpa" w:date="2026-10-25T15:17:13Z">
              <w:r>
                <w:rPr>
                  <w:rFonts w:hint="default" w:ascii="Courier New" w:hAnsi="Courier New" w:eastAsia="Courier New" w:cs="Courier New"/>
                  <w:color w:val="000000"/>
                  <w:sz w:val="16"/>
                  <w:szCs w:val="16"/>
                  <w:lang w:val="en-US"/>
                </w:rPr>
                <w:delText xml:space="preserve"> *</w:delText>
              </w:r>
            </w:del>
          </w:p>
          <w:p w14:paraId="204C1DA5">
            <w:pPr>
              <w:spacing w:before="0" w:after="0" w:line="240" w:lineRule="auto"/>
              <w:rPr>
                <w:del w:id="3835" w:author="marpa" w:date="2026-10-25T15:17:13Z"/>
                <w:rFonts w:hint="default" w:ascii="Courier New" w:hAnsi="Courier New" w:eastAsia="Courier New" w:cs="Courier New"/>
                <w:color w:val="000000"/>
                <w:sz w:val="16"/>
                <w:szCs w:val="16"/>
                <w:lang w:val="en-US"/>
              </w:rPr>
            </w:pPr>
            <w:del w:id="3836" w:author="marpa" w:date="2026-10-25T15:17:13Z">
              <w:r>
                <w:rPr>
                  <w:rFonts w:hint="default" w:ascii="Courier New" w:hAnsi="Courier New" w:eastAsia="Courier New" w:cs="Courier New"/>
                  <w:color w:val="000000"/>
                  <w:sz w:val="16"/>
                  <w:szCs w:val="16"/>
                  <w:lang w:val="en-US"/>
                </w:rPr>
                <w:delText xml:space="preserve"> * @author joanc</w:delText>
              </w:r>
            </w:del>
          </w:p>
          <w:p w14:paraId="231A0029">
            <w:pPr>
              <w:spacing w:before="0" w:after="0" w:line="240" w:lineRule="auto"/>
              <w:rPr>
                <w:del w:id="3837" w:author="marpa" w:date="2026-10-25T15:17:13Z"/>
                <w:rFonts w:hint="default" w:ascii="Courier New" w:hAnsi="Courier New" w:eastAsia="Courier New" w:cs="Courier New"/>
                <w:color w:val="000000"/>
                <w:sz w:val="16"/>
                <w:szCs w:val="16"/>
                <w:lang w:val="en-US"/>
              </w:rPr>
            </w:pPr>
            <w:del w:id="3838" w:author="marpa" w:date="2026-10-25T15:17:13Z">
              <w:r>
                <w:rPr>
                  <w:rFonts w:hint="default" w:ascii="Courier New" w:hAnsi="Courier New" w:eastAsia="Courier New" w:cs="Courier New"/>
                  <w:color w:val="000000"/>
                  <w:sz w:val="16"/>
                  <w:szCs w:val="16"/>
                  <w:lang w:val="en-US"/>
                </w:rPr>
                <w:delText xml:space="preserve"> */</w:delText>
              </w:r>
            </w:del>
          </w:p>
          <w:p w14:paraId="3784E7BB">
            <w:pPr>
              <w:spacing w:before="0" w:after="0" w:line="240" w:lineRule="auto"/>
              <w:rPr>
                <w:del w:id="3839" w:author="marpa" w:date="2026-10-25T15:17:13Z"/>
                <w:rFonts w:hint="default" w:ascii="Courier New" w:hAnsi="Courier New" w:eastAsia="Courier New" w:cs="Courier New"/>
                <w:color w:val="000000"/>
                <w:sz w:val="16"/>
                <w:szCs w:val="16"/>
                <w:lang w:val="en-US"/>
              </w:rPr>
            </w:pPr>
            <w:del w:id="3840" w:author="marpa" w:date="2026-10-25T15:17:13Z">
              <w:r>
                <w:rPr>
                  <w:rFonts w:hint="default" w:ascii="Courier New" w:hAnsi="Courier New" w:eastAsia="Courier New" w:cs="Courier New"/>
                  <w:color w:val="000000"/>
                  <w:sz w:val="16"/>
                  <w:szCs w:val="16"/>
                  <w:lang w:val="en-US"/>
                </w:rPr>
                <w:delText>public class InterfazConsola {</w:delText>
              </w:r>
            </w:del>
          </w:p>
          <w:p w14:paraId="00BACBAD">
            <w:pPr>
              <w:spacing w:before="0" w:after="0" w:line="240" w:lineRule="auto"/>
              <w:rPr>
                <w:del w:id="3841" w:author="marpa" w:date="2026-10-25T15:17:13Z"/>
                <w:rFonts w:hint="default" w:ascii="Courier New" w:hAnsi="Courier New" w:eastAsia="Courier New" w:cs="Courier New"/>
                <w:color w:val="000000"/>
                <w:sz w:val="16"/>
                <w:szCs w:val="16"/>
                <w:lang w:val="en-US"/>
              </w:rPr>
            </w:pPr>
            <w:del w:id="3842" w:author="marpa" w:date="2026-10-25T15:17:13Z">
              <w:r>
                <w:rPr>
                  <w:rFonts w:hint="default" w:ascii="Courier New" w:hAnsi="Courier New" w:eastAsia="Courier New" w:cs="Courier New"/>
                  <w:color w:val="000000"/>
                  <w:sz w:val="16"/>
                  <w:szCs w:val="16"/>
                  <w:lang w:val="en-US"/>
                </w:rPr>
                <w:delText xml:space="preserve">    private final Scanner entrada;</w:delText>
              </w:r>
            </w:del>
          </w:p>
          <w:p w14:paraId="19245E0D">
            <w:pPr>
              <w:spacing w:before="0" w:after="0" w:line="240" w:lineRule="auto"/>
              <w:rPr>
                <w:del w:id="3843" w:author="marpa" w:date="2026-10-25T15:17:13Z"/>
                <w:rFonts w:hint="default" w:ascii="Courier New" w:hAnsi="Courier New" w:eastAsia="Courier New" w:cs="Courier New"/>
                <w:color w:val="000000"/>
                <w:sz w:val="16"/>
                <w:szCs w:val="16"/>
                <w:lang w:val="en-US"/>
              </w:rPr>
            </w:pPr>
          </w:p>
          <w:p w14:paraId="2338E707">
            <w:pPr>
              <w:spacing w:before="0" w:after="0" w:line="240" w:lineRule="auto"/>
              <w:rPr>
                <w:del w:id="3844" w:author="marpa" w:date="2026-10-25T15:17:13Z"/>
                <w:rFonts w:hint="default" w:ascii="Courier New" w:hAnsi="Courier New" w:eastAsia="Courier New" w:cs="Courier New"/>
                <w:color w:val="000000"/>
                <w:sz w:val="16"/>
                <w:szCs w:val="16"/>
                <w:lang w:val="en-US"/>
              </w:rPr>
            </w:pPr>
            <w:del w:id="3845" w:author="marpa" w:date="2026-10-25T15:17:13Z">
              <w:r>
                <w:rPr>
                  <w:rFonts w:hint="default" w:ascii="Courier New" w:hAnsi="Courier New" w:eastAsia="Courier New" w:cs="Courier New"/>
                  <w:color w:val="000000"/>
                  <w:sz w:val="16"/>
                  <w:szCs w:val="16"/>
                  <w:lang w:val="en-US"/>
                </w:rPr>
                <w:delText xml:space="preserve">    public InterfazConsola() {</w:delText>
              </w:r>
            </w:del>
          </w:p>
          <w:p w14:paraId="5903AF67">
            <w:pPr>
              <w:spacing w:before="0" w:after="0" w:line="240" w:lineRule="auto"/>
              <w:rPr>
                <w:del w:id="3846" w:author="marpa" w:date="2026-10-25T15:17:13Z"/>
                <w:rFonts w:hint="default" w:ascii="Courier New" w:hAnsi="Courier New" w:eastAsia="Courier New" w:cs="Courier New"/>
                <w:color w:val="000000"/>
                <w:sz w:val="16"/>
                <w:szCs w:val="16"/>
                <w:lang w:val="en-US"/>
              </w:rPr>
            </w:pPr>
            <w:del w:id="3847" w:author="marpa" w:date="2026-10-25T15:17:13Z">
              <w:r>
                <w:rPr>
                  <w:rFonts w:hint="default" w:ascii="Courier New" w:hAnsi="Courier New" w:eastAsia="Courier New" w:cs="Courier New"/>
                  <w:color w:val="000000"/>
                  <w:sz w:val="16"/>
                  <w:szCs w:val="16"/>
                  <w:lang w:val="en-US"/>
                </w:rPr>
                <w:delText xml:space="preserve">        this.entrada = new Scanner(System.in);</w:delText>
              </w:r>
            </w:del>
          </w:p>
          <w:p w14:paraId="7D6CD8EB">
            <w:pPr>
              <w:spacing w:before="0" w:after="0" w:line="240" w:lineRule="auto"/>
              <w:rPr>
                <w:del w:id="3848" w:author="marpa" w:date="2026-10-25T15:17:13Z"/>
                <w:rFonts w:hint="default" w:ascii="Courier New" w:hAnsi="Courier New" w:eastAsia="Courier New" w:cs="Courier New"/>
                <w:color w:val="000000"/>
                <w:sz w:val="16"/>
                <w:szCs w:val="16"/>
                <w:lang w:val="en-US"/>
              </w:rPr>
            </w:pPr>
            <w:del w:id="3849" w:author="marpa" w:date="2026-10-25T15:17:13Z">
              <w:r>
                <w:rPr>
                  <w:rFonts w:hint="default" w:ascii="Courier New" w:hAnsi="Courier New" w:eastAsia="Courier New" w:cs="Courier New"/>
                  <w:color w:val="000000"/>
                  <w:sz w:val="16"/>
                  <w:szCs w:val="16"/>
                  <w:lang w:val="en-US"/>
                </w:rPr>
                <w:delText xml:space="preserve">    }</w:delText>
              </w:r>
            </w:del>
          </w:p>
          <w:p w14:paraId="53CAB771">
            <w:pPr>
              <w:spacing w:before="0" w:after="0" w:line="240" w:lineRule="auto"/>
              <w:rPr>
                <w:del w:id="3850" w:author="marpa" w:date="2026-10-25T15:17:13Z"/>
                <w:rFonts w:hint="default" w:ascii="Courier New" w:hAnsi="Courier New" w:eastAsia="Courier New" w:cs="Courier New"/>
                <w:color w:val="000000"/>
                <w:sz w:val="16"/>
                <w:szCs w:val="16"/>
                <w:lang w:val="en-US"/>
              </w:rPr>
            </w:pPr>
          </w:p>
          <w:p w14:paraId="22EC3E7F">
            <w:pPr>
              <w:spacing w:before="0" w:after="0" w:line="240" w:lineRule="auto"/>
              <w:rPr>
                <w:del w:id="3851" w:author="marpa" w:date="2026-10-25T15:17:13Z"/>
                <w:rFonts w:hint="default" w:ascii="Courier New" w:hAnsi="Courier New" w:eastAsia="Courier New" w:cs="Courier New"/>
                <w:color w:val="000000"/>
                <w:sz w:val="16"/>
                <w:szCs w:val="16"/>
                <w:lang w:val="en-US"/>
              </w:rPr>
            </w:pPr>
            <w:del w:id="3852" w:author="marpa" w:date="2026-10-25T15:17:13Z">
              <w:r>
                <w:rPr>
                  <w:rFonts w:hint="default" w:ascii="Courier New" w:hAnsi="Courier New" w:eastAsia="Courier New" w:cs="Courier New"/>
                  <w:color w:val="000000"/>
                  <w:sz w:val="16"/>
                  <w:szCs w:val="16"/>
                  <w:lang w:val="en-US"/>
                </w:rPr>
                <w:delText xml:space="preserve">    public OpcionMenu seleccionarConversion() {</w:delText>
              </w:r>
            </w:del>
          </w:p>
          <w:p w14:paraId="5C265CCF">
            <w:pPr>
              <w:spacing w:before="0" w:after="0" w:line="240" w:lineRule="auto"/>
              <w:rPr>
                <w:del w:id="3853" w:author="marpa" w:date="2026-10-25T15:17:13Z"/>
                <w:rFonts w:hint="default" w:ascii="Courier New" w:hAnsi="Courier New" w:eastAsia="Courier New" w:cs="Courier New"/>
                <w:color w:val="000000"/>
                <w:sz w:val="16"/>
                <w:szCs w:val="16"/>
                <w:lang w:val="en-US"/>
              </w:rPr>
            </w:pPr>
            <w:del w:id="3854" w:author="marpa" w:date="2026-10-25T15:17:13Z">
              <w:r>
                <w:rPr>
                  <w:rFonts w:hint="default" w:ascii="Courier New" w:hAnsi="Courier New" w:eastAsia="Courier New" w:cs="Courier New"/>
                  <w:color w:val="000000"/>
                  <w:sz w:val="16"/>
                  <w:szCs w:val="16"/>
                  <w:lang w:val="en-US"/>
                </w:rPr>
                <w:delText xml:space="preserve">        System.out.println("\n--- Menú de Conversión de Unidades ---");</w:delText>
              </w:r>
            </w:del>
          </w:p>
          <w:p w14:paraId="46C366C3">
            <w:pPr>
              <w:spacing w:before="0" w:after="0" w:line="240" w:lineRule="auto"/>
              <w:rPr>
                <w:del w:id="3855" w:author="marpa" w:date="2026-10-25T15:17:13Z"/>
                <w:rFonts w:hint="default" w:ascii="Courier New" w:hAnsi="Courier New" w:eastAsia="Courier New" w:cs="Courier New"/>
                <w:color w:val="000000"/>
                <w:sz w:val="16"/>
                <w:szCs w:val="16"/>
                <w:lang w:val="en-US"/>
              </w:rPr>
            </w:pPr>
            <w:del w:id="3856" w:author="marpa" w:date="2026-10-25T15:17:13Z">
              <w:r>
                <w:rPr>
                  <w:rFonts w:hint="default" w:ascii="Courier New" w:hAnsi="Courier New" w:eastAsia="Courier New" w:cs="Courier New"/>
                  <w:color w:val="000000"/>
                  <w:sz w:val="16"/>
                  <w:szCs w:val="16"/>
                  <w:lang w:val="en-US"/>
                </w:rPr>
                <w:delText xml:space="preserve">        </w:delText>
              </w:r>
            </w:del>
          </w:p>
          <w:p w14:paraId="514A2074">
            <w:pPr>
              <w:spacing w:before="0" w:after="0" w:line="240" w:lineRule="auto"/>
              <w:rPr>
                <w:del w:id="3857" w:author="marpa" w:date="2026-10-25T15:17:13Z"/>
                <w:rFonts w:hint="default" w:ascii="Courier New" w:hAnsi="Courier New" w:eastAsia="Courier New" w:cs="Courier New"/>
                <w:color w:val="000000"/>
                <w:sz w:val="16"/>
                <w:szCs w:val="16"/>
                <w:lang w:val="en-US"/>
              </w:rPr>
            </w:pPr>
            <w:del w:id="3858" w:author="marpa" w:date="2026-10-25T15:17:13Z">
              <w:r>
                <w:rPr>
                  <w:rFonts w:hint="default" w:ascii="Courier New" w:hAnsi="Courier New" w:eastAsia="Courier New" w:cs="Courier New"/>
                  <w:color w:val="000000"/>
                  <w:sz w:val="16"/>
                  <w:szCs w:val="16"/>
                  <w:lang w:val="en-US"/>
                </w:rPr>
                <w:delText xml:space="preserve">        for (OpcionMenu opcion : OpcionMenu.values()) {</w:delText>
              </w:r>
            </w:del>
          </w:p>
          <w:p w14:paraId="23CBE546">
            <w:pPr>
              <w:spacing w:before="0" w:after="0" w:line="240" w:lineRule="auto"/>
              <w:rPr>
                <w:del w:id="3859" w:author="marpa" w:date="2026-10-25T15:17:13Z"/>
                <w:rFonts w:hint="default" w:ascii="Courier New" w:hAnsi="Courier New" w:eastAsia="Courier New" w:cs="Courier New"/>
                <w:color w:val="000000"/>
                <w:sz w:val="16"/>
                <w:szCs w:val="16"/>
                <w:lang w:val="en-US"/>
              </w:rPr>
            </w:pPr>
            <w:del w:id="3860" w:author="marpa" w:date="2026-10-25T15:17:13Z">
              <w:r>
                <w:rPr>
                  <w:rFonts w:hint="default" w:ascii="Courier New" w:hAnsi="Courier New" w:eastAsia="Courier New" w:cs="Courier New"/>
                  <w:color w:val="000000"/>
                  <w:sz w:val="16"/>
                  <w:szCs w:val="16"/>
                  <w:lang w:val="en-US"/>
                </w:rPr>
                <w:delText xml:space="preserve">            System.out.println(opcion.getNumero() + ". " + opcion.getDescripcion());</w:delText>
              </w:r>
            </w:del>
          </w:p>
          <w:p w14:paraId="60276DD1">
            <w:pPr>
              <w:spacing w:before="0" w:after="0" w:line="240" w:lineRule="auto"/>
              <w:rPr>
                <w:del w:id="3861" w:author="marpa" w:date="2026-10-25T15:17:13Z"/>
                <w:rFonts w:hint="default" w:ascii="Courier New" w:hAnsi="Courier New" w:eastAsia="Courier New" w:cs="Courier New"/>
                <w:color w:val="000000"/>
                <w:sz w:val="16"/>
                <w:szCs w:val="16"/>
                <w:lang w:val="en-US"/>
              </w:rPr>
            </w:pPr>
            <w:del w:id="3862" w:author="marpa" w:date="2026-10-25T15:17:13Z">
              <w:r>
                <w:rPr>
                  <w:rFonts w:hint="default" w:ascii="Courier New" w:hAnsi="Courier New" w:eastAsia="Courier New" w:cs="Courier New"/>
                  <w:color w:val="000000"/>
                  <w:sz w:val="16"/>
                  <w:szCs w:val="16"/>
                  <w:lang w:val="en-US"/>
                </w:rPr>
                <w:delText xml:space="preserve">        }</w:delText>
              </w:r>
            </w:del>
          </w:p>
          <w:p w14:paraId="63ACDE63">
            <w:pPr>
              <w:spacing w:before="0" w:after="0" w:line="240" w:lineRule="auto"/>
              <w:rPr>
                <w:del w:id="3863" w:author="marpa" w:date="2026-10-25T15:17:13Z"/>
                <w:rFonts w:hint="default" w:ascii="Courier New" w:hAnsi="Courier New" w:eastAsia="Courier New" w:cs="Courier New"/>
                <w:color w:val="000000"/>
                <w:sz w:val="16"/>
                <w:szCs w:val="16"/>
                <w:lang w:val="en-US"/>
              </w:rPr>
            </w:pPr>
            <w:del w:id="3864" w:author="marpa" w:date="2026-10-25T15:17:13Z">
              <w:r>
                <w:rPr>
                  <w:rFonts w:hint="default" w:ascii="Courier New" w:hAnsi="Courier New" w:eastAsia="Courier New" w:cs="Courier New"/>
                  <w:color w:val="000000"/>
                  <w:sz w:val="16"/>
                  <w:szCs w:val="16"/>
                  <w:lang w:val="en-US"/>
                </w:rPr>
                <w:delText xml:space="preserve">        </w:delText>
              </w:r>
            </w:del>
          </w:p>
          <w:p w14:paraId="79DC78A4">
            <w:pPr>
              <w:spacing w:before="0" w:after="0" w:line="240" w:lineRule="auto"/>
              <w:rPr>
                <w:del w:id="3865" w:author="marpa" w:date="2026-10-25T15:17:13Z"/>
                <w:rFonts w:hint="default" w:ascii="Courier New" w:hAnsi="Courier New" w:eastAsia="Courier New" w:cs="Courier New"/>
                <w:color w:val="000000"/>
                <w:sz w:val="16"/>
                <w:szCs w:val="16"/>
                <w:lang w:val="en-US"/>
              </w:rPr>
            </w:pPr>
            <w:del w:id="3866" w:author="marpa" w:date="2026-10-25T15:17:13Z">
              <w:r>
                <w:rPr>
                  <w:rFonts w:hint="default" w:ascii="Courier New" w:hAnsi="Courier New" w:eastAsia="Courier New" w:cs="Courier New"/>
                  <w:color w:val="000000"/>
                  <w:sz w:val="16"/>
                  <w:szCs w:val="16"/>
                  <w:lang w:val="en-US"/>
                </w:rPr>
                <w:delText xml:space="preserve">        System.out.print("Selecciona una opción: ");</w:delText>
              </w:r>
            </w:del>
          </w:p>
          <w:p w14:paraId="1A0D3560">
            <w:pPr>
              <w:spacing w:before="0" w:after="0" w:line="240" w:lineRule="auto"/>
              <w:rPr>
                <w:del w:id="3867" w:author="marpa" w:date="2026-10-25T15:17:13Z"/>
                <w:rFonts w:hint="default" w:ascii="Courier New" w:hAnsi="Courier New" w:eastAsia="Courier New" w:cs="Courier New"/>
                <w:color w:val="000000"/>
                <w:sz w:val="16"/>
                <w:szCs w:val="16"/>
                <w:lang w:val="en-US"/>
              </w:rPr>
            </w:pPr>
            <w:del w:id="3868" w:author="marpa" w:date="2026-10-25T15:17:13Z">
              <w:r>
                <w:rPr>
                  <w:rFonts w:hint="default" w:ascii="Courier New" w:hAnsi="Courier New" w:eastAsia="Courier New" w:cs="Courier New"/>
                  <w:color w:val="000000"/>
                  <w:sz w:val="16"/>
                  <w:szCs w:val="16"/>
                  <w:lang w:val="en-US"/>
                </w:rPr>
                <w:delText xml:space="preserve">        String seleccion = entrada.nextLine();</w:delText>
              </w:r>
            </w:del>
          </w:p>
          <w:p w14:paraId="07C558DA">
            <w:pPr>
              <w:spacing w:before="0" w:after="0" w:line="240" w:lineRule="auto"/>
              <w:rPr>
                <w:del w:id="3869" w:author="marpa" w:date="2026-10-25T15:17:13Z"/>
                <w:rFonts w:hint="default" w:ascii="Courier New" w:hAnsi="Courier New" w:eastAsia="Courier New" w:cs="Courier New"/>
                <w:color w:val="000000"/>
                <w:sz w:val="16"/>
                <w:szCs w:val="16"/>
                <w:lang w:val="en-US"/>
              </w:rPr>
            </w:pPr>
            <w:del w:id="3870" w:author="marpa" w:date="2026-10-25T15:17:13Z">
              <w:r>
                <w:rPr>
                  <w:rFonts w:hint="default" w:ascii="Courier New" w:hAnsi="Courier New" w:eastAsia="Courier New" w:cs="Courier New"/>
                  <w:color w:val="000000"/>
                  <w:sz w:val="16"/>
                  <w:szCs w:val="16"/>
                  <w:lang w:val="en-US"/>
                </w:rPr>
                <w:delText xml:space="preserve">        </w:delText>
              </w:r>
            </w:del>
          </w:p>
          <w:p w14:paraId="38EE66C8">
            <w:pPr>
              <w:spacing w:before="0" w:after="0" w:line="240" w:lineRule="auto"/>
              <w:rPr>
                <w:del w:id="3871" w:author="marpa" w:date="2026-10-25T15:17:13Z"/>
                <w:rFonts w:hint="default" w:ascii="Courier New" w:hAnsi="Courier New" w:eastAsia="Courier New" w:cs="Courier New"/>
                <w:color w:val="000000"/>
                <w:sz w:val="16"/>
                <w:szCs w:val="16"/>
                <w:lang w:val="en-US"/>
              </w:rPr>
            </w:pPr>
            <w:del w:id="3872" w:author="marpa" w:date="2026-10-25T15:17:13Z">
              <w:r>
                <w:rPr>
                  <w:rFonts w:hint="default" w:ascii="Courier New" w:hAnsi="Courier New" w:eastAsia="Courier New" w:cs="Courier New"/>
                  <w:color w:val="000000"/>
                  <w:sz w:val="16"/>
                  <w:szCs w:val="16"/>
                  <w:lang w:val="en-US"/>
                </w:rPr>
                <w:delText xml:space="preserve">        for (OpcionMenu opcion : OpcionMenu.values()) {</w:delText>
              </w:r>
            </w:del>
          </w:p>
          <w:p w14:paraId="2CE9DA5A">
            <w:pPr>
              <w:spacing w:before="0" w:after="0" w:line="240" w:lineRule="auto"/>
              <w:rPr>
                <w:del w:id="3873" w:author="marpa" w:date="2026-10-25T15:17:13Z"/>
                <w:rFonts w:hint="default" w:ascii="Courier New" w:hAnsi="Courier New" w:eastAsia="Courier New" w:cs="Courier New"/>
                <w:color w:val="000000"/>
                <w:sz w:val="16"/>
                <w:szCs w:val="16"/>
                <w:lang w:val="en-US"/>
              </w:rPr>
            </w:pPr>
            <w:del w:id="3874" w:author="marpa" w:date="2026-10-25T15:17:13Z">
              <w:r>
                <w:rPr>
                  <w:rFonts w:hint="default" w:ascii="Courier New" w:hAnsi="Courier New" w:eastAsia="Courier New" w:cs="Courier New"/>
                  <w:color w:val="000000"/>
                  <w:sz w:val="16"/>
                  <w:szCs w:val="16"/>
                  <w:lang w:val="en-US"/>
                </w:rPr>
                <w:delText xml:space="preserve">            if (opcion.getNumero().equals(seleccion)) {</w:delText>
              </w:r>
            </w:del>
          </w:p>
          <w:p w14:paraId="226A846A">
            <w:pPr>
              <w:spacing w:before="0" w:after="0" w:line="240" w:lineRule="auto"/>
              <w:rPr>
                <w:del w:id="3875" w:author="marpa" w:date="2026-10-25T15:17:13Z"/>
                <w:rFonts w:hint="default" w:ascii="Courier New" w:hAnsi="Courier New" w:eastAsia="Courier New" w:cs="Courier New"/>
                <w:color w:val="000000"/>
                <w:sz w:val="16"/>
                <w:szCs w:val="16"/>
                <w:lang w:val="en-US"/>
              </w:rPr>
            </w:pPr>
            <w:del w:id="3876" w:author="marpa" w:date="2026-10-25T15:17:13Z">
              <w:r>
                <w:rPr>
                  <w:rFonts w:hint="default" w:ascii="Courier New" w:hAnsi="Courier New" w:eastAsia="Courier New" w:cs="Courier New"/>
                  <w:color w:val="000000"/>
                  <w:sz w:val="16"/>
                  <w:szCs w:val="16"/>
                  <w:lang w:val="en-US"/>
                </w:rPr>
                <w:delText xml:space="preserve">                return opcion;</w:delText>
              </w:r>
            </w:del>
          </w:p>
          <w:p w14:paraId="6B66A88D">
            <w:pPr>
              <w:spacing w:before="0" w:after="0" w:line="240" w:lineRule="auto"/>
              <w:rPr>
                <w:del w:id="3877" w:author="marpa" w:date="2026-10-25T15:17:13Z"/>
                <w:rFonts w:hint="default" w:ascii="Courier New" w:hAnsi="Courier New" w:eastAsia="Courier New" w:cs="Courier New"/>
                <w:color w:val="000000"/>
                <w:sz w:val="16"/>
                <w:szCs w:val="16"/>
                <w:lang w:val="en-US"/>
              </w:rPr>
            </w:pPr>
            <w:del w:id="3878" w:author="marpa" w:date="2026-10-25T15:17:13Z">
              <w:r>
                <w:rPr>
                  <w:rFonts w:hint="default" w:ascii="Courier New" w:hAnsi="Courier New" w:eastAsia="Courier New" w:cs="Courier New"/>
                  <w:color w:val="000000"/>
                  <w:sz w:val="16"/>
                  <w:szCs w:val="16"/>
                  <w:lang w:val="en-US"/>
                </w:rPr>
                <w:delText xml:space="preserve">            }</w:delText>
              </w:r>
            </w:del>
          </w:p>
          <w:p w14:paraId="5C5D2574">
            <w:pPr>
              <w:spacing w:before="0" w:after="0" w:line="240" w:lineRule="auto"/>
              <w:rPr>
                <w:del w:id="3879" w:author="marpa" w:date="2026-10-25T15:17:13Z"/>
                <w:rFonts w:hint="default" w:ascii="Courier New" w:hAnsi="Courier New" w:eastAsia="Courier New" w:cs="Courier New"/>
                <w:color w:val="000000"/>
                <w:sz w:val="16"/>
                <w:szCs w:val="16"/>
                <w:lang w:val="en-US"/>
              </w:rPr>
            </w:pPr>
            <w:del w:id="3880" w:author="marpa" w:date="2026-10-25T15:17:13Z">
              <w:r>
                <w:rPr>
                  <w:rFonts w:hint="default" w:ascii="Courier New" w:hAnsi="Courier New" w:eastAsia="Courier New" w:cs="Courier New"/>
                  <w:color w:val="000000"/>
                  <w:sz w:val="16"/>
                  <w:szCs w:val="16"/>
                  <w:lang w:val="en-US"/>
                </w:rPr>
                <w:delText xml:space="preserve">        }</w:delText>
              </w:r>
            </w:del>
          </w:p>
          <w:p w14:paraId="7C72B345">
            <w:pPr>
              <w:spacing w:before="0" w:after="0" w:line="240" w:lineRule="auto"/>
              <w:rPr>
                <w:del w:id="3881" w:author="marpa" w:date="2026-10-25T15:17:13Z"/>
                <w:rFonts w:hint="default" w:ascii="Courier New" w:hAnsi="Courier New" w:eastAsia="Courier New" w:cs="Courier New"/>
                <w:color w:val="000000"/>
                <w:sz w:val="16"/>
                <w:szCs w:val="16"/>
                <w:lang w:val="en-US"/>
              </w:rPr>
            </w:pPr>
            <w:del w:id="3882" w:author="marpa" w:date="2026-10-25T15:17:13Z">
              <w:r>
                <w:rPr>
                  <w:rFonts w:hint="default" w:ascii="Courier New" w:hAnsi="Courier New" w:eastAsia="Courier New" w:cs="Courier New"/>
                  <w:color w:val="000000"/>
                  <w:sz w:val="16"/>
                  <w:szCs w:val="16"/>
                  <w:lang w:val="en-US"/>
                </w:rPr>
                <w:delText xml:space="preserve">        </w:delText>
              </w:r>
            </w:del>
          </w:p>
          <w:p w14:paraId="57545FFE">
            <w:pPr>
              <w:spacing w:before="0" w:after="0" w:line="240" w:lineRule="auto"/>
              <w:rPr>
                <w:del w:id="3883" w:author="marpa" w:date="2026-10-25T15:17:13Z"/>
                <w:rFonts w:hint="default" w:ascii="Courier New" w:hAnsi="Courier New" w:eastAsia="Courier New" w:cs="Courier New"/>
                <w:color w:val="000000"/>
                <w:sz w:val="16"/>
                <w:szCs w:val="16"/>
                <w:lang w:val="en-US"/>
              </w:rPr>
            </w:pPr>
            <w:del w:id="3884" w:author="marpa" w:date="2026-10-25T15:17:13Z">
              <w:r>
                <w:rPr>
                  <w:rFonts w:hint="default" w:ascii="Courier New" w:hAnsi="Courier New" w:eastAsia="Courier New" w:cs="Courier New"/>
                  <w:color w:val="000000"/>
                  <w:sz w:val="16"/>
                  <w:szCs w:val="16"/>
                  <w:lang w:val="en-US"/>
                </w:rPr>
                <w:delText xml:space="preserve">        System.out.println("Opción inválida. Intenta de nuevo.");</w:delText>
              </w:r>
            </w:del>
          </w:p>
          <w:p w14:paraId="5AF36BEA">
            <w:pPr>
              <w:spacing w:before="0" w:after="0" w:line="240" w:lineRule="auto"/>
              <w:rPr>
                <w:del w:id="3885" w:author="marpa" w:date="2026-10-25T15:17:13Z"/>
                <w:rFonts w:hint="default" w:ascii="Courier New" w:hAnsi="Courier New" w:eastAsia="Courier New" w:cs="Courier New"/>
                <w:color w:val="000000"/>
                <w:sz w:val="16"/>
                <w:szCs w:val="16"/>
                <w:lang w:val="en-US"/>
              </w:rPr>
            </w:pPr>
            <w:del w:id="3886" w:author="marpa" w:date="2026-10-25T15:17:13Z">
              <w:r>
                <w:rPr>
                  <w:rFonts w:hint="default" w:ascii="Courier New" w:hAnsi="Courier New" w:eastAsia="Courier New" w:cs="Courier New"/>
                  <w:color w:val="000000"/>
                  <w:sz w:val="16"/>
                  <w:szCs w:val="16"/>
                  <w:lang w:val="en-US"/>
                </w:rPr>
                <w:delText xml:space="preserve">        return null;</w:delText>
              </w:r>
            </w:del>
          </w:p>
          <w:p w14:paraId="477FC547">
            <w:pPr>
              <w:spacing w:before="0" w:after="0" w:line="240" w:lineRule="auto"/>
              <w:rPr>
                <w:del w:id="3887" w:author="marpa" w:date="2026-10-25T15:17:13Z"/>
                <w:rFonts w:hint="default" w:ascii="Courier New" w:hAnsi="Courier New" w:eastAsia="Courier New" w:cs="Courier New"/>
                <w:color w:val="000000"/>
                <w:sz w:val="16"/>
                <w:szCs w:val="16"/>
                <w:lang w:val="en-US"/>
              </w:rPr>
            </w:pPr>
            <w:del w:id="3888" w:author="marpa" w:date="2026-10-25T15:17:13Z">
              <w:r>
                <w:rPr>
                  <w:rFonts w:hint="default" w:ascii="Courier New" w:hAnsi="Courier New" w:eastAsia="Courier New" w:cs="Courier New"/>
                  <w:color w:val="000000"/>
                  <w:sz w:val="16"/>
                  <w:szCs w:val="16"/>
                  <w:lang w:val="en-US"/>
                </w:rPr>
                <w:delText xml:space="preserve">    }</w:delText>
              </w:r>
            </w:del>
          </w:p>
          <w:p w14:paraId="0BC00365">
            <w:pPr>
              <w:spacing w:before="0" w:after="0" w:line="240" w:lineRule="auto"/>
              <w:rPr>
                <w:del w:id="3889" w:author="marpa" w:date="2026-10-25T15:17:13Z"/>
                <w:rFonts w:hint="default" w:ascii="Courier New" w:hAnsi="Courier New" w:eastAsia="Courier New" w:cs="Courier New"/>
                <w:color w:val="000000"/>
                <w:sz w:val="16"/>
                <w:szCs w:val="16"/>
                <w:lang w:val="en-US"/>
              </w:rPr>
            </w:pPr>
            <w:del w:id="3890" w:author="marpa" w:date="2026-10-25T15:17:13Z">
              <w:r>
                <w:rPr>
                  <w:rFonts w:hint="default" w:ascii="Courier New" w:hAnsi="Courier New" w:eastAsia="Courier New" w:cs="Courier New"/>
                  <w:color w:val="000000"/>
                  <w:sz w:val="16"/>
                  <w:szCs w:val="16"/>
                  <w:lang w:val="en-US"/>
                </w:rPr>
                <w:delText xml:space="preserve">    </w:delText>
              </w:r>
            </w:del>
          </w:p>
          <w:p w14:paraId="604F01EC">
            <w:pPr>
              <w:spacing w:before="0" w:after="0" w:line="240" w:lineRule="auto"/>
              <w:rPr>
                <w:del w:id="3891" w:author="marpa" w:date="2026-10-25T15:17:13Z"/>
                <w:rFonts w:hint="default" w:ascii="Courier New" w:hAnsi="Courier New" w:eastAsia="Courier New" w:cs="Courier New"/>
                <w:color w:val="000000"/>
                <w:sz w:val="16"/>
                <w:szCs w:val="16"/>
                <w:lang w:val="en-US"/>
              </w:rPr>
            </w:pPr>
            <w:del w:id="3892" w:author="marpa" w:date="2026-10-25T15:17:13Z">
              <w:r>
                <w:rPr>
                  <w:rFonts w:hint="default" w:ascii="Courier New" w:hAnsi="Courier New" w:eastAsia="Courier New" w:cs="Courier New"/>
                  <w:color w:val="000000"/>
                  <w:sz w:val="16"/>
                  <w:szCs w:val="16"/>
                  <w:lang w:val="en-US"/>
                </w:rPr>
                <w:delText xml:space="preserve">    public &lt;T extends Enum&lt;T&gt;&gt; T seleccionarUnidad(String titulo, T[] opciones) {</w:delText>
              </w:r>
            </w:del>
          </w:p>
          <w:p w14:paraId="52099878">
            <w:pPr>
              <w:spacing w:before="0" w:after="0" w:line="240" w:lineRule="auto"/>
              <w:rPr>
                <w:del w:id="3893" w:author="marpa" w:date="2026-10-25T15:17:13Z"/>
                <w:rFonts w:hint="default" w:ascii="Courier New" w:hAnsi="Courier New" w:eastAsia="Courier New" w:cs="Courier New"/>
                <w:color w:val="000000"/>
                <w:sz w:val="16"/>
                <w:szCs w:val="16"/>
                <w:lang w:val="en-US"/>
              </w:rPr>
            </w:pPr>
            <w:del w:id="3894" w:author="marpa" w:date="2026-10-25T15:17:13Z">
              <w:r>
                <w:rPr>
                  <w:rFonts w:hint="default" w:ascii="Courier New" w:hAnsi="Courier New" w:eastAsia="Courier New" w:cs="Courier New"/>
                  <w:color w:val="000000"/>
                  <w:sz w:val="16"/>
                  <w:szCs w:val="16"/>
                  <w:lang w:val="en-US"/>
                </w:rPr>
                <w:delText xml:space="preserve">        System.out.println("\n--- " + titulo + " ---");</w:delText>
              </w:r>
            </w:del>
          </w:p>
          <w:p w14:paraId="552B1659">
            <w:pPr>
              <w:spacing w:before="0" w:after="0" w:line="240" w:lineRule="auto"/>
              <w:rPr>
                <w:del w:id="3895" w:author="marpa" w:date="2026-10-25T15:17:13Z"/>
                <w:rFonts w:hint="default" w:ascii="Courier New" w:hAnsi="Courier New" w:eastAsia="Courier New" w:cs="Courier New"/>
                <w:color w:val="000000"/>
                <w:sz w:val="16"/>
                <w:szCs w:val="16"/>
                <w:lang w:val="en-US"/>
              </w:rPr>
            </w:pPr>
            <w:del w:id="3896" w:author="marpa" w:date="2026-10-25T15:17:13Z">
              <w:r>
                <w:rPr>
                  <w:rFonts w:hint="default" w:ascii="Courier New" w:hAnsi="Courier New" w:eastAsia="Courier New" w:cs="Courier New"/>
                  <w:color w:val="000000"/>
                  <w:sz w:val="16"/>
                  <w:szCs w:val="16"/>
                  <w:lang w:val="en-US"/>
                </w:rPr>
                <w:delText xml:space="preserve">        for (int i = 0; i &lt; opciones.length; i++) {</w:delText>
              </w:r>
            </w:del>
          </w:p>
          <w:p w14:paraId="71053D9B">
            <w:pPr>
              <w:spacing w:before="0" w:after="0" w:line="240" w:lineRule="auto"/>
              <w:rPr>
                <w:del w:id="3897" w:author="marpa" w:date="2026-10-25T15:17:13Z"/>
                <w:rFonts w:hint="default" w:ascii="Courier New" w:hAnsi="Courier New" w:eastAsia="Courier New" w:cs="Courier New"/>
                <w:color w:val="000000"/>
                <w:sz w:val="16"/>
                <w:szCs w:val="16"/>
                <w:lang w:val="en-US"/>
              </w:rPr>
            </w:pPr>
            <w:del w:id="3898" w:author="marpa" w:date="2026-10-25T15:17:13Z">
              <w:r>
                <w:rPr>
                  <w:rFonts w:hint="default" w:ascii="Courier New" w:hAnsi="Courier New" w:eastAsia="Courier New" w:cs="Courier New"/>
                  <w:color w:val="000000"/>
                  <w:sz w:val="16"/>
                  <w:szCs w:val="16"/>
                  <w:lang w:val="en-US"/>
                </w:rPr>
                <w:delText xml:space="preserve">            System.out.println((i + 1) + ". " + opciones[i].name());</w:delText>
              </w:r>
            </w:del>
          </w:p>
          <w:p w14:paraId="71194503">
            <w:pPr>
              <w:spacing w:before="0" w:after="0" w:line="240" w:lineRule="auto"/>
              <w:rPr>
                <w:del w:id="3899" w:author="marpa" w:date="2026-10-25T15:17:13Z"/>
                <w:rFonts w:hint="default" w:ascii="Courier New" w:hAnsi="Courier New" w:eastAsia="Courier New" w:cs="Courier New"/>
                <w:color w:val="000000"/>
                <w:sz w:val="16"/>
                <w:szCs w:val="16"/>
                <w:lang w:val="en-US"/>
              </w:rPr>
            </w:pPr>
            <w:del w:id="3900" w:author="marpa" w:date="2026-10-25T15:17:13Z">
              <w:r>
                <w:rPr>
                  <w:rFonts w:hint="default" w:ascii="Courier New" w:hAnsi="Courier New" w:eastAsia="Courier New" w:cs="Courier New"/>
                  <w:color w:val="000000"/>
                  <w:sz w:val="16"/>
                  <w:szCs w:val="16"/>
                  <w:lang w:val="en-US"/>
                </w:rPr>
                <w:delText xml:space="preserve">        }</w:delText>
              </w:r>
            </w:del>
          </w:p>
          <w:p w14:paraId="71797EE5">
            <w:pPr>
              <w:spacing w:before="0" w:after="0" w:line="240" w:lineRule="auto"/>
              <w:rPr>
                <w:del w:id="3901" w:author="marpa" w:date="2026-10-25T15:17:13Z"/>
                <w:rFonts w:hint="default" w:ascii="Courier New" w:hAnsi="Courier New" w:eastAsia="Courier New" w:cs="Courier New"/>
                <w:color w:val="000000"/>
                <w:sz w:val="16"/>
                <w:szCs w:val="16"/>
                <w:lang w:val="en-US"/>
              </w:rPr>
            </w:pPr>
            <w:del w:id="3902" w:author="marpa" w:date="2026-10-25T15:17:13Z">
              <w:r>
                <w:rPr>
                  <w:rFonts w:hint="default" w:ascii="Courier New" w:hAnsi="Courier New" w:eastAsia="Courier New" w:cs="Courier New"/>
                  <w:color w:val="000000"/>
                  <w:sz w:val="16"/>
                  <w:szCs w:val="16"/>
                  <w:lang w:val="en-US"/>
                </w:rPr>
                <w:delText xml:space="preserve">        System.out.print("Elige una unidad: ");</w:delText>
              </w:r>
            </w:del>
          </w:p>
          <w:p w14:paraId="5D060C4E">
            <w:pPr>
              <w:spacing w:before="0" w:after="0" w:line="240" w:lineRule="auto"/>
              <w:rPr>
                <w:del w:id="3903" w:author="marpa" w:date="2026-10-25T15:17:13Z"/>
                <w:rFonts w:hint="default" w:ascii="Courier New" w:hAnsi="Courier New" w:eastAsia="Courier New" w:cs="Courier New"/>
                <w:color w:val="000000"/>
                <w:sz w:val="16"/>
                <w:szCs w:val="16"/>
                <w:lang w:val="en-US"/>
              </w:rPr>
            </w:pPr>
            <w:del w:id="3904" w:author="marpa" w:date="2026-10-25T15:17:13Z">
              <w:r>
                <w:rPr>
                  <w:rFonts w:hint="default" w:ascii="Courier New" w:hAnsi="Courier New" w:eastAsia="Courier New" w:cs="Courier New"/>
                  <w:color w:val="000000"/>
                  <w:sz w:val="16"/>
                  <w:szCs w:val="16"/>
                  <w:lang w:val="en-US"/>
                </w:rPr>
                <w:delText xml:space="preserve">        </w:delText>
              </w:r>
            </w:del>
          </w:p>
          <w:p w14:paraId="4C12E294">
            <w:pPr>
              <w:spacing w:before="0" w:after="0" w:line="240" w:lineRule="auto"/>
              <w:rPr>
                <w:del w:id="3905" w:author="marpa" w:date="2026-10-25T15:17:13Z"/>
                <w:rFonts w:hint="default" w:ascii="Courier New" w:hAnsi="Courier New" w:eastAsia="Courier New" w:cs="Courier New"/>
                <w:color w:val="000000"/>
                <w:sz w:val="16"/>
                <w:szCs w:val="16"/>
                <w:lang w:val="en-US"/>
              </w:rPr>
            </w:pPr>
            <w:del w:id="3906" w:author="marpa" w:date="2026-10-25T15:17:13Z">
              <w:r>
                <w:rPr>
                  <w:rFonts w:hint="default" w:ascii="Courier New" w:hAnsi="Courier New" w:eastAsia="Courier New" w:cs="Courier New"/>
                  <w:color w:val="000000"/>
                  <w:sz w:val="16"/>
                  <w:szCs w:val="16"/>
                  <w:lang w:val="en-US"/>
                </w:rPr>
                <w:delText xml:space="preserve">        try {</w:delText>
              </w:r>
            </w:del>
          </w:p>
          <w:p w14:paraId="0B8B243B">
            <w:pPr>
              <w:spacing w:before="0" w:after="0" w:line="240" w:lineRule="auto"/>
              <w:rPr>
                <w:del w:id="3907" w:author="marpa" w:date="2026-10-25T15:17:13Z"/>
                <w:rFonts w:hint="default" w:ascii="Courier New" w:hAnsi="Courier New" w:eastAsia="Courier New" w:cs="Courier New"/>
                <w:color w:val="000000"/>
                <w:sz w:val="16"/>
                <w:szCs w:val="16"/>
                <w:lang w:val="en-US"/>
              </w:rPr>
            </w:pPr>
            <w:del w:id="3908" w:author="marpa" w:date="2026-10-25T15:17:13Z">
              <w:r>
                <w:rPr>
                  <w:rFonts w:hint="default" w:ascii="Courier New" w:hAnsi="Courier New" w:eastAsia="Courier New" w:cs="Courier New"/>
                  <w:color w:val="000000"/>
                  <w:sz w:val="16"/>
                  <w:szCs w:val="16"/>
                  <w:lang w:val="en-US"/>
                </w:rPr>
                <w:delText xml:space="preserve">            int seleccion = Integer.parseInt(entrada.nextLine());</w:delText>
              </w:r>
            </w:del>
          </w:p>
          <w:p w14:paraId="73F9A474">
            <w:pPr>
              <w:spacing w:before="0" w:after="0" w:line="240" w:lineRule="auto"/>
              <w:rPr>
                <w:del w:id="3909" w:author="marpa" w:date="2026-10-25T15:17:13Z"/>
                <w:rFonts w:hint="default" w:ascii="Courier New" w:hAnsi="Courier New" w:eastAsia="Courier New" w:cs="Courier New"/>
                <w:color w:val="000000"/>
                <w:sz w:val="16"/>
                <w:szCs w:val="16"/>
                <w:lang w:val="en-US"/>
              </w:rPr>
            </w:pPr>
            <w:del w:id="3910" w:author="marpa" w:date="2026-10-25T15:17:13Z">
              <w:r>
                <w:rPr>
                  <w:rFonts w:hint="default" w:ascii="Courier New" w:hAnsi="Courier New" w:eastAsia="Courier New" w:cs="Courier New"/>
                  <w:color w:val="000000"/>
                  <w:sz w:val="16"/>
                  <w:szCs w:val="16"/>
                  <w:lang w:val="en-US"/>
                </w:rPr>
                <w:delText xml:space="preserve">            if (seleccion &gt;= 1 &amp;&amp; seleccion &lt;= opciones.length) {</w:delText>
              </w:r>
            </w:del>
          </w:p>
          <w:p w14:paraId="4B26D8BF">
            <w:pPr>
              <w:spacing w:before="0" w:after="0" w:line="240" w:lineRule="auto"/>
              <w:rPr>
                <w:del w:id="3911" w:author="marpa" w:date="2026-10-25T15:17:13Z"/>
                <w:rFonts w:hint="default" w:ascii="Courier New" w:hAnsi="Courier New" w:eastAsia="Courier New" w:cs="Courier New"/>
                <w:color w:val="000000"/>
                <w:sz w:val="16"/>
                <w:szCs w:val="16"/>
                <w:lang w:val="en-US"/>
              </w:rPr>
            </w:pPr>
            <w:del w:id="3912" w:author="marpa" w:date="2026-10-25T15:17:13Z">
              <w:r>
                <w:rPr>
                  <w:rFonts w:hint="default" w:ascii="Courier New" w:hAnsi="Courier New" w:eastAsia="Courier New" w:cs="Courier New"/>
                  <w:color w:val="000000"/>
                  <w:sz w:val="16"/>
                  <w:szCs w:val="16"/>
                  <w:lang w:val="en-US"/>
                </w:rPr>
                <w:delText xml:space="preserve">                return opciones[seleccion - 1];</w:delText>
              </w:r>
            </w:del>
          </w:p>
          <w:p w14:paraId="2C55F2BA">
            <w:pPr>
              <w:spacing w:before="0" w:after="0" w:line="240" w:lineRule="auto"/>
              <w:rPr>
                <w:del w:id="3913" w:author="marpa" w:date="2026-10-25T15:17:13Z"/>
                <w:rFonts w:hint="default" w:ascii="Courier New" w:hAnsi="Courier New" w:eastAsia="Courier New" w:cs="Courier New"/>
                <w:color w:val="000000"/>
                <w:sz w:val="16"/>
                <w:szCs w:val="16"/>
                <w:lang w:val="en-US"/>
              </w:rPr>
            </w:pPr>
            <w:del w:id="3914" w:author="marpa" w:date="2026-10-25T15:17:13Z">
              <w:r>
                <w:rPr>
                  <w:rFonts w:hint="default" w:ascii="Courier New" w:hAnsi="Courier New" w:eastAsia="Courier New" w:cs="Courier New"/>
                  <w:color w:val="000000"/>
                  <w:sz w:val="16"/>
                  <w:szCs w:val="16"/>
                  <w:lang w:val="en-US"/>
                </w:rPr>
                <w:delText xml:space="preserve">            }</w:delText>
              </w:r>
            </w:del>
          </w:p>
          <w:p w14:paraId="784D8D27">
            <w:pPr>
              <w:spacing w:before="0" w:after="0" w:line="240" w:lineRule="auto"/>
              <w:rPr>
                <w:del w:id="3915" w:author="marpa" w:date="2026-10-25T15:17:13Z"/>
                <w:rFonts w:hint="default" w:ascii="Courier New" w:hAnsi="Courier New" w:eastAsia="Courier New" w:cs="Courier New"/>
                <w:color w:val="000000"/>
                <w:sz w:val="16"/>
                <w:szCs w:val="16"/>
                <w:lang w:val="en-US"/>
              </w:rPr>
            </w:pPr>
            <w:del w:id="3916" w:author="marpa" w:date="2026-10-25T15:17:13Z">
              <w:r>
                <w:rPr>
                  <w:rFonts w:hint="default" w:ascii="Courier New" w:hAnsi="Courier New" w:eastAsia="Courier New" w:cs="Courier New"/>
                  <w:color w:val="000000"/>
                  <w:sz w:val="16"/>
                  <w:szCs w:val="16"/>
                  <w:lang w:val="en-US"/>
                </w:rPr>
                <w:delText xml:space="preserve">        } catch (NumberFormatException e) {</w:delText>
              </w:r>
            </w:del>
          </w:p>
          <w:p w14:paraId="522D0B3A">
            <w:pPr>
              <w:spacing w:before="0" w:after="0" w:line="240" w:lineRule="auto"/>
              <w:rPr>
                <w:del w:id="3917" w:author="marpa" w:date="2026-10-25T15:17:13Z"/>
                <w:rFonts w:hint="default" w:ascii="Courier New" w:hAnsi="Courier New" w:eastAsia="Courier New" w:cs="Courier New"/>
                <w:color w:val="000000"/>
                <w:sz w:val="16"/>
                <w:szCs w:val="16"/>
                <w:lang w:val="en-US"/>
              </w:rPr>
            </w:pPr>
            <w:del w:id="3918" w:author="marpa" w:date="2026-10-25T15:17:13Z">
              <w:r>
                <w:rPr>
                  <w:rFonts w:hint="default" w:ascii="Courier New" w:hAnsi="Courier New" w:eastAsia="Courier New" w:cs="Courier New"/>
                  <w:color w:val="000000"/>
                  <w:sz w:val="16"/>
                  <w:szCs w:val="16"/>
                  <w:lang w:val="en-US"/>
                </w:rPr>
                <w:delText xml:space="preserve">            // Ignorar para que caiga en el error de abajo</w:delText>
              </w:r>
            </w:del>
          </w:p>
          <w:p w14:paraId="251485DD">
            <w:pPr>
              <w:spacing w:before="0" w:after="0" w:line="240" w:lineRule="auto"/>
              <w:rPr>
                <w:del w:id="3919" w:author="marpa" w:date="2026-10-25T15:17:13Z"/>
                <w:rFonts w:hint="default" w:ascii="Courier New" w:hAnsi="Courier New" w:eastAsia="Courier New" w:cs="Courier New"/>
                <w:color w:val="000000"/>
                <w:sz w:val="16"/>
                <w:szCs w:val="16"/>
                <w:lang w:val="en-US"/>
              </w:rPr>
            </w:pPr>
            <w:del w:id="3920" w:author="marpa" w:date="2026-10-25T15:17:13Z">
              <w:r>
                <w:rPr>
                  <w:rFonts w:hint="default" w:ascii="Courier New" w:hAnsi="Courier New" w:eastAsia="Courier New" w:cs="Courier New"/>
                  <w:color w:val="000000"/>
                  <w:sz w:val="16"/>
                  <w:szCs w:val="16"/>
                  <w:lang w:val="en-US"/>
                </w:rPr>
                <w:delText xml:space="preserve">        }</w:delText>
              </w:r>
            </w:del>
          </w:p>
          <w:p w14:paraId="1F60484D">
            <w:pPr>
              <w:spacing w:before="0" w:after="0" w:line="240" w:lineRule="auto"/>
              <w:rPr>
                <w:del w:id="3921" w:author="marpa" w:date="2026-10-25T15:17:13Z"/>
                <w:rFonts w:hint="default" w:ascii="Courier New" w:hAnsi="Courier New" w:eastAsia="Courier New" w:cs="Courier New"/>
                <w:color w:val="000000"/>
                <w:sz w:val="16"/>
                <w:szCs w:val="16"/>
                <w:lang w:val="en-US"/>
              </w:rPr>
            </w:pPr>
            <w:del w:id="3922" w:author="marpa" w:date="2026-10-25T15:17:13Z">
              <w:r>
                <w:rPr>
                  <w:rFonts w:hint="default" w:ascii="Courier New" w:hAnsi="Courier New" w:eastAsia="Courier New" w:cs="Courier New"/>
                  <w:color w:val="000000"/>
                  <w:sz w:val="16"/>
                  <w:szCs w:val="16"/>
                  <w:lang w:val="en-US"/>
                </w:rPr>
                <w:delText xml:space="preserve">        </w:delText>
              </w:r>
            </w:del>
          </w:p>
          <w:p w14:paraId="4BC283B8">
            <w:pPr>
              <w:spacing w:before="0" w:after="0" w:line="240" w:lineRule="auto"/>
              <w:rPr>
                <w:del w:id="3923" w:author="marpa" w:date="2026-10-25T15:17:13Z"/>
                <w:rFonts w:hint="default" w:ascii="Courier New" w:hAnsi="Courier New" w:eastAsia="Courier New" w:cs="Courier New"/>
                <w:color w:val="000000"/>
                <w:sz w:val="16"/>
                <w:szCs w:val="16"/>
                <w:lang w:val="en-US"/>
              </w:rPr>
            </w:pPr>
            <w:del w:id="3924" w:author="marpa" w:date="2026-10-25T15:17:13Z">
              <w:r>
                <w:rPr>
                  <w:rFonts w:hint="default" w:ascii="Courier New" w:hAnsi="Courier New" w:eastAsia="Courier New" w:cs="Courier New"/>
                  <w:color w:val="000000"/>
                  <w:sz w:val="16"/>
                  <w:szCs w:val="16"/>
                  <w:lang w:val="en-US"/>
                </w:rPr>
                <w:delText xml:space="preserve">        System.out.println("Unidad inválida. Operación cancelada.");</w:delText>
              </w:r>
            </w:del>
          </w:p>
          <w:p w14:paraId="00440A35">
            <w:pPr>
              <w:spacing w:before="0" w:after="0" w:line="240" w:lineRule="auto"/>
              <w:rPr>
                <w:del w:id="3925" w:author="marpa" w:date="2026-10-25T15:17:13Z"/>
                <w:rFonts w:hint="default" w:ascii="Courier New" w:hAnsi="Courier New" w:eastAsia="Courier New" w:cs="Courier New"/>
                <w:color w:val="000000"/>
                <w:sz w:val="16"/>
                <w:szCs w:val="16"/>
                <w:lang w:val="en-US"/>
              </w:rPr>
            </w:pPr>
            <w:del w:id="3926" w:author="marpa" w:date="2026-10-25T15:17:13Z">
              <w:r>
                <w:rPr>
                  <w:rFonts w:hint="default" w:ascii="Courier New" w:hAnsi="Courier New" w:eastAsia="Courier New" w:cs="Courier New"/>
                  <w:color w:val="000000"/>
                  <w:sz w:val="16"/>
                  <w:szCs w:val="16"/>
                  <w:lang w:val="en-US"/>
                </w:rPr>
                <w:delText xml:space="preserve">        return null;</w:delText>
              </w:r>
            </w:del>
          </w:p>
          <w:p w14:paraId="4D4836FF">
            <w:pPr>
              <w:spacing w:before="0" w:after="0" w:line="240" w:lineRule="auto"/>
              <w:rPr>
                <w:del w:id="3927" w:author="marpa" w:date="2026-10-25T15:17:13Z"/>
                <w:rFonts w:hint="default" w:ascii="Courier New" w:hAnsi="Courier New" w:eastAsia="Courier New" w:cs="Courier New"/>
                <w:color w:val="000000"/>
                <w:sz w:val="16"/>
                <w:szCs w:val="16"/>
                <w:lang w:val="en-US"/>
              </w:rPr>
            </w:pPr>
            <w:del w:id="3928" w:author="marpa" w:date="2026-10-25T15:17:13Z">
              <w:r>
                <w:rPr>
                  <w:rFonts w:hint="default" w:ascii="Courier New" w:hAnsi="Courier New" w:eastAsia="Courier New" w:cs="Courier New"/>
                  <w:color w:val="000000"/>
                  <w:sz w:val="16"/>
                  <w:szCs w:val="16"/>
                  <w:lang w:val="en-US"/>
                </w:rPr>
                <w:delText xml:space="preserve">    }</w:delText>
              </w:r>
            </w:del>
          </w:p>
          <w:p w14:paraId="6672A0C3">
            <w:pPr>
              <w:spacing w:before="0" w:after="0" w:line="240" w:lineRule="auto"/>
              <w:rPr>
                <w:del w:id="3929" w:author="marpa" w:date="2026-10-25T15:17:13Z"/>
                <w:rFonts w:hint="default" w:ascii="Courier New" w:hAnsi="Courier New" w:eastAsia="Courier New" w:cs="Courier New"/>
                <w:color w:val="000000"/>
                <w:sz w:val="16"/>
                <w:szCs w:val="16"/>
                <w:lang w:val="en-US"/>
              </w:rPr>
            </w:pPr>
            <w:del w:id="3930" w:author="marpa" w:date="2026-10-25T15:17:13Z">
              <w:r>
                <w:rPr>
                  <w:rFonts w:hint="default" w:ascii="Courier New" w:hAnsi="Courier New" w:eastAsia="Courier New" w:cs="Courier New"/>
                  <w:color w:val="000000"/>
                  <w:sz w:val="16"/>
                  <w:szCs w:val="16"/>
                  <w:lang w:val="en-US"/>
                </w:rPr>
                <w:delText xml:space="preserve">    </w:delText>
              </w:r>
            </w:del>
          </w:p>
          <w:p w14:paraId="568E560B">
            <w:pPr>
              <w:spacing w:before="0" w:after="0" w:line="240" w:lineRule="auto"/>
              <w:rPr>
                <w:del w:id="3931" w:author="marpa" w:date="2026-10-25T15:17:13Z"/>
                <w:rFonts w:hint="default" w:ascii="Courier New" w:hAnsi="Courier New" w:eastAsia="Courier New" w:cs="Courier New"/>
                <w:color w:val="000000"/>
                <w:sz w:val="16"/>
                <w:szCs w:val="16"/>
                <w:lang w:val="en-US"/>
              </w:rPr>
            </w:pPr>
            <w:del w:id="3932" w:author="marpa" w:date="2026-10-25T15:17:13Z">
              <w:r>
                <w:rPr>
                  <w:rFonts w:hint="default" w:ascii="Courier New" w:hAnsi="Courier New" w:eastAsia="Courier New" w:cs="Courier New"/>
                  <w:color w:val="000000"/>
                  <w:sz w:val="16"/>
                  <w:szCs w:val="16"/>
                  <w:lang w:val="en-US"/>
                </w:rPr>
                <w:delText xml:space="preserve">    public Double pedirValorAConvertir() {</w:delText>
              </w:r>
            </w:del>
          </w:p>
          <w:p w14:paraId="2D87D1D8">
            <w:pPr>
              <w:spacing w:before="0" w:after="0" w:line="240" w:lineRule="auto"/>
              <w:rPr>
                <w:del w:id="3933" w:author="marpa" w:date="2026-10-25T15:17:13Z"/>
                <w:rFonts w:hint="default" w:ascii="Courier New" w:hAnsi="Courier New" w:eastAsia="Courier New" w:cs="Courier New"/>
                <w:color w:val="000000"/>
                <w:sz w:val="16"/>
                <w:szCs w:val="16"/>
                <w:lang w:val="en-US"/>
              </w:rPr>
            </w:pPr>
            <w:del w:id="3934" w:author="marpa" w:date="2026-10-25T15:17:13Z">
              <w:r>
                <w:rPr>
                  <w:rFonts w:hint="default" w:ascii="Courier New" w:hAnsi="Courier New" w:eastAsia="Courier New" w:cs="Courier New"/>
                  <w:color w:val="000000"/>
                  <w:sz w:val="16"/>
                  <w:szCs w:val="16"/>
                  <w:lang w:val="en-US"/>
                </w:rPr>
                <w:delText xml:space="preserve">        System.out.print("\nIngresa el valor a convertir: ");</w:delText>
              </w:r>
            </w:del>
          </w:p>
          <w:p w14:paraId="4E8A09E2">
            <w:pPr>
              <w:spacing w:before="0" w:after="0" w:line="240" w:lineRule="auto"/>
              <w:rPr>
                <w:del w:id="3935" w:author="marpa" w:date="2026-10-25T15:17:13Z"/>
                <w:rFonts w:hint="default" w:ascii="Courier New" w:hAnsi="Courier New" w:eastAsia="Courier New" w:cs="Courier New"/>
                <w:color w:val="000000"/>
                <w:sz w:val="16"/>
                <w:szCs w:val="16"/>
                <w:lang w:val="en-US"/>
              </w:rPr>
            </w:pPr>
            <w:del w:id="3936" w:author="marpa" w:date="2026-10-25T15:17:13Z">
              <w:r>
                <w:rPr>
                  <w:rFonts w:hint="default" w:ascii="Courier New" w:hAnsi="Courier New" w:eastAsia="Courier New" w:cs="Courier New"/>
                  <w:color w:val="000000"/>
                  <w:sz w:val="16"/>
                  <w:szCs w:val="16"/>
                  <w:lang w:val="en-US"/>
                </w:rPr>
                <w:delText xml:space="preserve">        try {</w:delText>
              </w:r>
            </w:del>
          </w:p>
          <w:p w14:paraId="20AA08B5">
            <w:pPr>
              <w:spacing w:before="0" w:after="0" w:line="240" w:lineRule="auto"/>
              <w:rPr>
                <w:del w:id="3937" w:author="marpa" w:date="2026-10-25T15:17:13Z"/>
                <w:rFonts w:hint="default" w:ascii="Courier New" w:hAnsi="Courier New" w:eastAsia="Courier New" w:cs="Courier New"/>
                <w:color w:val="000000"/>
                <w:sz w:val="16"/>
                <w:szCs w:val="16"/>
                <w:lang w:val="en-US"/>
              </w:rPr>
            </w:pPr>
            <w:del w:id="3938" w:author="marpa" w:date="2026-10-25T15:17:13Z">
              <w:r>
                <w:rPr>
                  <w:rFonts w:hint="default" w:ascii="Courier New" w:hAnsi="Courier New" w:eastAsia="Courier New" w:cs="Courier New"/>
                  <w:color w:val="000000"/>
                  <w:sz w:val="16"/>
                  <w:szCs w:val="16"/>
                  <w:lang w:val="en-US"/>
                </w:rPr>
                <w:delText xml:space="preserve">            return Double.valueOf(entrada.nextLine());</w:delText>
              </w:r>
            </w:del>
          </w:p>
          <w:p w14:paraId="361CC6EB">
            <w:pPr>
              <w:spacing w:before="0" w:after="0" w:line="240" w:lineRule="auto"/>
              <w:rPr>
                <w:del w:id="3939" w:author="marpa" w:date="2026-10-25T15:17:13Z"/>
                <w:rFonts w:hint="default" w:ascii="Courier New" w:hAnsi="Courier New" w:eastAsia="Courier New" w:cs="Courier New"/>
                <w:color w:val="000000"/>
                <w:sz w:val="16"/>
                <w:szCs w:val="16"/>
                <w:lang w:val="en-US"/>
              </w:rPr>
            </w:pPr>
            <w:del w:id="3940" w:author="marpa" w:date="2026-10-25T15:17:13Z">
              <w:r>
                <w:rPr>
                  <w:rFonts w:hint="default" w:ascii="Courier New" w:hAnsi="Courier New" w:eastAsia="Courier New" w:cs="Courier New"/>
                  <w:color w:val="000000"/>
                  <w:sz w:val="16"/>
                  <w:szCs w:val="16"/>
                  <w:lang w:val="en-US"/>
                </w:rPr>
                <w:delText xml:space="preserve">        } catch (NumberFormatException e) {</w:delText>
              </w:r>
            </w:del>
          </w:p>
          <w:p w14:paraId="090803EF">
            <w:pPr>
              <w:spacing w:before="0" w:after="0" w:line="240" w:lineRule="auto"/>
              <w:rPr>
                <w:del w:id="3941" w:author="marpa" w:date="2026-10-25T15:17:13Z"/>
                <w:rFonts w:hint="default" w:ascii="Courier New" w:hAnsi="Courier New" w:eastAsia="Courier New" w:cs="Courier New"/>
                <w:color w:val="000000"/>
                <w:sz w:val="16"/>
                <w:szCs w:val="16"/>
                <w:lang w:val="en-US"/>
              </w:rPr>
            </w:pPr>
            <w:del w:id="3942" w:author="marpa" w:date="2026-10-25T15:17:13Z">
              <w:r>
                <w:rPr>
                  <w:rFonts w:hint="default" w:ascii="Courier New" w:hAnsi="Courier New" w:eastAsia="Courier New" w:cs="Courier New"/>
                  <w:color w:val="000000"/>
                  <w:sz w:val="16"/>
                  <w:szCs w:val="16"/>
                  <w:lang w:val="en-US"/>
                </w:rPr>
                <w:delText xml:space="preserve">            System.out.println("Debe ser un número válido.");</w:delText>
              </w:r>
            </w:del>
          </w:p>
          <w:p w14:paraId="138BA425">
            <w:pPr>
              <w:spacing w:before="0" w:after="0" w:line="240" w:lineRule="auto"/>
              <w:rPr>
                <w:del w:id="3943" w:author="marpa" w:date="2026-10-25T15:17:13Z"/>
                <w:rFonts w:hint="default" w:ascii="Courier New" w:hAnsi="Courier New" w:eastAsia="Courier New" w:cs="Courier New"/>
                <w:color w:val="000000"/>
                <w:sz w:val="16"/>
                <w:szCs w:val="16"/>
                <w:lang w:val="en-US"/>
              </w:rPr>
            </w:pPr>
            <w:del w:id="3944" w:author="marpa" w:date="2026-10-25T15:17:13Z">
              <w:r>
                <w:rPr>
                  <w:rFonts w:hint="default" w:ascii="Courier New" w:hAnsi="Courier New" w:eastAsia="Courier New" w:cs="Courier New"/>
                  <w:color w:val="000000"/>
                  <w:sz w:val="16"/>
                  <w:szCs w:val="16"/>
                  <w:lang w:val="en-US"/>
                </w:rPr>
                <w:delText xml:space="preserve">            return null;</w:delText>
              </w:r>
            </w:del>
          </w:p>
          <w:p w14:paraId="6F24DB62">
            <w:pPr>
              <w:spacing w:before="0" w:after="0" w:line="240" w:lineRule="auto"/>
              <w:rPr>
                <w:del w:id="3945" w:author="marpa" w:date="2026-10-25T15:17:13Z"/>
                <w:rFonts w:hint="default" w:ascii="Courier New" w:hAnsi="Courier New" w:eastAsia="Courier New" w:cs="Courier New"/>
                <w:color w:val="000000"/>
                <w:sz w:val="16"/>
                <w:szCs w:val="16"/>
                <w:lang w:val="en-US"/>
              </w:rPr>
            </w:pPr>
            <w:del w:id="3946" w:author="marpa" w:date="2026-10-25T15:17:13Z">
              <w:r>
                <w:rPr>
                  <w:rFonts w:hint="default" w:ascii="Courier New" w:hAnsi="Courier New" w:eastAsia="Courier New" w:cs="Courier New"/>
                  <w:color w:val="000000"/>
                  <w:sz w:val="16"/>
                  <w:szCs w:val="16"/>
                  <w:lang w:val="en-US"/>
                </w:rPr>
                <w:delText xml:space="preserve">        }</w:delText>
              </w:r>
            </w:del>
          </w:p>
          <w:p w14:paraId="7401246D">
            <w:pPr>
              <w:spacing w:before="0" w:after="0" w:line="240" w:lineRule="auto"/>
              <w:rPr>
                <w:del w:id="3947" w:author="marpa" w:date="2026-10-25T15:17:13Z"/>
                <w:rFonts w:hint="default" w:ascii="Courier New" w:hAnsi="Courier New" w:eastAsia="Courier New" w:cs="Courier New"/>
                <w:color w:val="000000"/>
                <w:sz w:val="16"/>
                <w:szCs w:val="16"/>
                <w:lang w:val="en-US"/>
              </w:rPr>
            </w:pPr>
            <w:del w:id="3948" w:author="marpa" w:date="2026-10-25T15:17:13Z">
              <w:r>
                <w:rPr>
                  <w:rFonts w:hint="default" w:ascii="Courier New" w:hAnsi="Courier New" w:eastAsia="Courier New" w:cs="Courier New"/>
                  <w:color w:val="000000"/>
                  <w:sz w:val="16"/>
                  <w:szCs w:val="16"/>
                  <w:lang w:val="en-US"/>
                </w:rPr>
                <w:delText xml:space="preserve">    }</w:delText>
              </w:r>
            </w:del>
          </w:p>
          <w:p w14:paraId="6ADF641A">
            <w:pPr>
              <w:spacing w:before="0" w:after="0" w:line="240" w:lineRule="auto"/>
              <w:rPr>
                <w:del w:id="3949" w:author="marpa" w:date="2026-10-25T15:17:13Z"/>
                <w:rFonts w:hint="default" w:ascii="Courier New" w:hAnsi="Courier New" w:eastAsia="Courier New" w:cs="Courier New"/>
                <w:color w:val="000000"/>
                <w:sz w:val="16"/>
                <w:szCs w:val="16"/>
                <w:lang w:val="en-US"/>
              </w:rPr>
            </w:pPr>
            <w:del w:id="3950" w:author="marpa" w:date="2026-10-25T15:17:13Z">
              <w:r>
                <w:rPr>
                  <w:rFonts w:hint="default" w:ascii="Courier New" w:hAnsi="Courier New" w:eastAsia="Courier New" w:cs="Courier New"/>
                  <w:color w:val="000000"/>
                  <w:sz w:val="16"/>
                  <w:szCs w:val="16"/>
                  <w:lang w:val="en-US"/>
                </w:rPr>
                <w:delText xml:space="preserve">    </w:delText>
              </w:r>
            </w:del>
          </w:p>
          <w:p w14:paraId="1710390D">
            <w:pPr>
              <w:spacing w:before="0" w:after="0" w:line="240" w:lineRule="auto"/>
              <w:rPr>
                <w:del w:id="3951" w:author="marpa" w:date="2026-10-25T15:17:13Z"/>
                <w:rFonts w:hint="default" w:ascii="Courier New" w:hAnsi="Courier New" w:eastAsia="Courier New" w:cs="Courier New"/>
                <w:color w:val="000000"/>
                <w:sz w:val="16"/>
                <w:szCs w:val="16"/>
                <w:lang w:val="en-US"/>
              </w:rPr>
            </w:pPr>
            <w:del w:id="3952" w:author="marpa" w:date="2026-10-25T15:17:13Z">
              <w:r>
                <w:rPr>
                  <w:rFonts w:hint="default" w:ascii="Courier New" w:hAnsi="Courier New" w:eastAsia="Courier New" w:cs="Courier New"/>
                  <w:color w:val="000000"/>
                  <w:sz w:val="16"/>
                  <w:szCs w:val="16"/>
                  <w:lang w:val="en-US"/>
                </w:rPr>
                <w:delText xml:space="preserve">    public String pedirTexto(String mensaje) {</w:delText>
              </w:r>
            </w:del>
          </w:p>
          <w:p w14:paraId="64696816">
            <w:pPr>
              <w:spacing w:before="0" w:after="0" w:line="240" w:lineRule="auto"/>
              <w:rPr>
                <w:del w:id="3953" w:author="marpa" w:date="2026-10-25T15:17:13Z"/>
                <w:rFonts w:hint="default" w:ascii="Courier New" w:hAnsi="Courier New" w:eastAsia="Courier New" w:cs="Courier New"/>
                <w:color w:val="000000"/>
                <w:sz w:val="16"/>
                <w:szCs w:val="16"/>
                <w:lang w:val="en-US"/>
              </w:rPr>
            </w:pPr>
            <w:del w:id="3954" w:author="marpa" w:date="2026-10-25T15:17:13Z">
              <w:r>
                <w:rPr>
                  <w:rFonts w:hint="default" w:ascii="Courier New" w:hAnsi="Courier New" w:eastAsia="Courier New" w:cs="Courier New"/>
                  <w:color w:val="000000"/>
                  <w:sz w:val="16"/>
                  <w:szCs w:val="16"/>
                  <w:lang w:val="en-US"/>
                </w:rPr>
                <w:delText xml:space="preserve">        System.out.print(mensaje);</w:delText>
              </w:r>
            </w:del>
          </w:p>
          <w:p w14:paraId="3ACAEEF5">
            <w:pPr>
              <w:spacing w:before="0" w:after="0" w:line="240" w:lineRule="auto"/>
              <w:rPr>
                <w:del w:id="3955" w:author="marpa" w:date="2026-10-25T15:17:13Z"/>
                <w:rFonts w:hint="default" w:ascii="Courier New" w:hAnsi="Courier New" w:eastAsia="Courier New" w:cs="Courier New"/>
                <w:color w:val="000000"/>
                <w:sz w:val="16"/>
                <w:szCs w:val="16"/>
                <w:lang w:val="en-US"/>
              </w:rPr>
            </w:pPr>
            <w:del w:id="3956" w:author="marpa" w:date="2026-10-25T15:17:13Z">
              <w:r>
                <w:rPr>
                  <w:rFonts w:hint="default" w:ascii="Courier New" w:hAnsi="Courier New" w:eastAsia="Courier New" w:cs="Courier New"/>
                  <w:color w:val="000000"/>
                  <w:sz w:val="16"/>
                  <w:szCs w:val="16"/>
                  <w:lang w:val="en-US"/>
                </w:rPr>
                <w:delText xml:space="preserve">        return entrada.nextLine().trim();</w:delText>
              </w:r>
            </w:del>
          </w:p>
          <w:p w14:paraId="163DF41D">
            <w:pPr>
              <w:spacing w:before="0" w:after="0" w:line="240" w:lineRule="auto"/>
              <w:rPr>
                <w:del w:id="3957" w:author="marpa" w:date="2026-10-25T15:17:13Z"/>
                <w:rFonts w:hint="default" w:ascii="Courier New" w:hAnsi="Courier New" w:eastAsia="Courier New" w:cs="Courier New"/>
                <w:color w:val="000000"/>
                <w:sz w:val="16"/>
                <w:szCs w:val="16"/>
                <w:lang w:val="en-US"/>
              </w:rPr>
            </w:pPr>
            <w:del w:id="3958" w:author="marpa" w:date="2026-10-25T15:17:13Z">
              <w:r>
                <w:rPr>
                  <w:rFonts w:hint="default" w:ascii="Courier New" w:hAnsi="Courier New" w:eastAsia="Courier New" w:cs="Courier New"/>
                  <w:color w:val="000000"/>
                  <w:sz w:val="16"/>
                  <w:szCs w:val="16"/>
                  <w:lang w:val="en-US"/>
                </w:rPr>
                <w:delText xml:space="preserve">    }</w:delText>
              </w:r>
            </w:del>
          </w:p>
          <w:p w14:paraId="61CABE78">
            <w:pPr>
              <w:spacing w:before="0" w:after="0" w:line="240" w:lineRule="auto"/>
              <w:rPr>
                <w:rFonts w:hint="default" w:ascii="Courier New" w:hAnsi="Courier New" w:eastAsia="Courier New" w:cs="Courier New"/>
                <w:color w:val="000000"/>
                <w:sz w:val="16"/>
                <w:szCs w:val="16"/>
                <w:lang w:val="en-US"/>
              </w:rPr>
            </w:pPr>
            <w:del w:id="3959" w:author="marpa" w:date="2026-10-25T15:17:13Z">
              <w:r>
                <w:rPr>
                  <w:rFonts w:hint="default" w:ascii="Courier New" w:hAnsi="Courier New" w:eastAsia="Courier New" w:cs="Courier New"/>
                  <w:color w:val="000000"/>
                  <w:sz w:val="16"/>
                  <w:szCs w:val="16"/>
                  <w:lang w:val="en-US"/>
                </w:rPr>
                <w:delText>}</w:delText>
              </w:r>
            </w:del>
          </w:p>
        </w:tc>
      </w:tr>
    </w:tbl>
    <w:p w14:paraId="6E32040E">
      <w:pPr>
        <w:pStyle w:val="6"/>
      </w:pPr>
      <w:bookmarkStart w:id="93" w:name="_ougelb6npnd5" w:colFirst="0" w:colLast="0"/>
      <w:bookmarkEnd w:id="93"/>
    </w:p>
    <w:p w14:paraId="19415BB4">
      <w:pPr>
        <w:rPr>
          <w:i/>
          <w:iCs/>
          <w:color w:val="1F497D"/>
          <w:sz w:val="18"/>
          <w:szCs w:val="18"/>
        </w:rPr>
      </w:pPr>
      <w:r>
        <w:br w:type="page"/>
      </w:r>
    </w:p>
    <w:p w14:paraId="463DCB21">
      <w:pPr>
        <w:pStyle w:val="6"/>
      </w:pPr>
      <w:bookmarkStart w:id="94" w:name="_Toc9531"/>
      <w:r>
        <w:t xml:space="preserve">Tabla </w:t>
      </w:r>
      <w:ins w:id="3960" w:author="marpa" w:date="2026-10-25T15:18:15Z">
        <w:r>
          <w:rPr>
            <w:rFonts w:hint="default"/>
            <w:lang w:val="es-EC"/>
          </w:rPr>
          <w:t>2</w:t>
        </w:r>
      </w:ins>
      <w:del w:id="3961" w:author="marpa" w:date="2026-10-25T15:18:15Z">
        <w:r>
          <w:rPr/>
          <w:delText>1</w:delText>
        </w:r>
      </w:del>
      <w:r>
        <w:t xml:space="preserve">0. Clase </w:t>
      </w:r>
      <w:ins w:id="3962" w:author="marpa" w:date="2026-10-25T15:17:46Z">
        <w:r>
          <w:rPr>
            <w:rFonts w:hint="default"/>
          </w:rPr>
          <w:t>ConsolaVista</w:t>
        </w:r>
      </w:ins>
      <w:del w:id="3963" w:author="marpa" w:date="2026-10-25T15:17:46Z">
        <w:r>
          <w:rPr/>
          <w:delText xml:space="preserve">OpcionMenu </w:delText>
        </w:r>
      </w:del>
      <w:ins w:id="3964" w:author="marpa" w:date="2026-10-25T15:17:47Z">
        <w:r>
          <w:rPr>
            <w:rFonts w:hint="default"/>
            <w:lang w:val="es-EC"/>
          </w:rPr>
          <w:t xml:space="preserve"> </w:t>
        </w:r>
      </w:ins>
      <w:r>
        <w:t>- Cliente consola</w:t>
      </w:r>
      <w:bookmarkEnd w:id="94"/>
    </w:p>
    <w:tbl>
      <w:tblPr>
        <w:tblStyle w:val="3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8023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0653F8B">
            <w:pPr>
              <w:spacing w:before="0" w:after="0" w:line="240" w:lineRule="auto"/>
              <w:rPr>
                <w:ins w:id="3965" w:author="marpa" w:date="2026-10-25T15:17:56Z"/>
                <w:rFonts w:hint="default" w:ascii="Courier New" w:hAnsi="Courier New" w:eastAsia="Courier New" w:cs="Courier New"/>
                <w:color w:val="000000"/>
                <w:sz w:val="16"/>
                <w:szCs w:val="16"/>
                <w:lang w:val="en-US"/>
              </w:rPr>
            </w:pPr>
            <w:ins w:id="3966" w:author="marpa" w:date="2026-10-25T15:17:56Z">
              <w:r>
                <w:rPr>
                  <w:rFonts w:hint="default" w:ascii="Courier New" w:hAnsi="Courier New" w:eastAsia="Courier New" w:cs="Courier New"/>
                  <w:color w:val="000000"/>
                  <w:sz w:val="16"/>
                  <w:szCs w:val="16"/>
                  <w:lang w:val="en-US"/>
                </w:rPr>
                <w:t>package ec.edu.monster.vistas;</w:t>
              </w:r>
            </w:ins>
          </w:p>
          <w:p w14:paraId="0D771C6D">
            <w:pPr>
              <w:spacing w:before="0" w:after="0" w:line="240" w:lineRule="auto"/>
              <w:rPr>
                <w:ins w:id="3967" w:author="marpa" w:date="2026-10-25T15:17:56Z"/>
                <w:rFonts w:hint="default" w:ascii="Courier New" w:hAnsi="Courier New" w:eastAsia="Courier New" w:cs="Courier New"/>
                <w:color w:val="000000"/>
                <w:sz w:val="16"/>
                <w:szCs w:val="16"/>
                <w:lang w:val="en-US"/>
              </w:rPr>
            </w:pPr>
          </w:p>
          <w:p w14:paraId="2520E6AF">
            <w:pPr>
              <w:spacing w:before="0" w:after="0" w:line="240" w:lineRule="auto"/>
              <w:rPr>
                <w:ins w:id="3968" w:author="marpa" w:date="2026-10-25T15:17:56Z"/>
                <w:rFonts w:hint="default" w:ascii="Courier New" w:hAnsi="Courier New" w:eastAsia="Courier New" w:cs="Courier New"/>
                <w:color w:val="000000"/>
                <w:sz w:val="16"/>
                <w:szCs w:val="16"/>
                <w:lang w:val="en-US"/>
              </w:rPr>
            </w:pPr>
            <w:ins w:id="3969" w:author="marpa" w:date="2026-10-25T15:17:56Z">
              <w:r>
                <w:rPr>
                  <w:rFonts w:hint="default" w:ascii="Courier New" w:hAnsi="Courier New" w:eastAsia="Courier New" w:cs="Courier New"/>
                  <w:color w:val="000000"/>
                  <w:sz w:val="16"/>
                  <w:szCs w:val="16"/>
                  <w:lang w:val="en-US"/>
                </w:rPr>
                <w:t>import ec.edu.monster.modelos.ResultadoConversion;</w:t>
              </w:r>
            </w:ins>
          </w:p>
          <w:p w14:paraId="65B44C33">
            <w:pPr>
              <w:spacing w:before="0" w:after="0" w:line="240" w:lineRule="auto"/>
              <w:rPr>
                <w:ins w:id="3970" w:author="marpa" w:date="2026-10-25T15:17:56Z"/>
                <w:rFonts w:hint="default" w:ascii="Courier New" w:hAnsi="Courier New" w:eastAsia="Courier New" w:cs="Courier New"/>
                <w:color w:val="000000"/>
                <w:sz w:val="16"/>
                <w:szCs w:val="16"/>
                <w:lang w:val="en-US"/>
              </w:rPr>
            </w:pPr>
            <w:ins w:id="3971" w:author="marpa" w:date="2026-10-25T15:17:56Z">
              <w:r>
                <w:rPr>
                  <w:rFonts w:hint="default" w:ascii="Courier New" w:hAnsi="Courier New" w:eastAsia="Courier New" w:cs="Courier New"/>
                  <w:color w:val="000000"/>
                  <w:sz w:val="16"/>
                  <w:szCs w:val="16"/>
                  <w:lang w:val="en-US"/>
                </w:rPr>
                <w:t>import ec.edu.monster.modelos.TipoConversion;</w:t>
              </w:r>
            </w:ins>
          </w:p>
          <w:p w14:paraId="71310F6A">
            <w:pPr>
              <w:spacing w:before="0" w:after="0" w:line="240" w:lineRule="auto"/>
              <w:rPr>
                <w:ins w:id="3972" w:author="marpa" w:date="2026-10-25T15:17:56Z"/>
                <w:rFonts w:hint="default" w:ascii="Courier New" w:hAnsi="Courier New" w:eastAsia="Courier New" w:cs="Courier New"/>
                <w:color w:val="000000"/>
                <w:sz w:val="16"/>
                <w:szCs w:val="16"/>
                <w:lang w:val="en-US"/>
              </w:rPr>
            </w:pPr>
            <w:ins w:id="3973" w:author="marpa" w:date="2026-10-25T15:17:56Z">
              <w:r>
                <w:rPr>
                  <w:rFonts w:hint="default" w:ascii="Courier New" w:hAnsi="Courier New" w:eastAsia="Courier New" w:cs="Courier New"/>
                  <w:color w:val="000000"/>
                  <w:sz w:val="16"/>
                  <w:szCs w:val="16"/>
                  <w:lang w:val="en-US"/>
                </w:rPr>
                <w:t>import java.io.InputStream;</w:t>
              </w:r>
            </w:ins>
          </w:p>
          <w:p w14:paraId="6AFDCC51">
            <w:pPr>
              <w:spacing w:before="0" w:after="0" w:line="240" w:lineRule="auto"/>
              <w:rPr>
                <w:ins w:id="3974" w:author="marpa" w:date="2026-10-25T15:17:56Z"/>
                <w:rFonts w:hint="default" w:ascii="Courier New" w:hAnsi="Courier New" w:eastAsia="Courier New" w:cs="Courier New"/>
                <w:color w:val="000000"/>
                <w:sz w:val="16"/>
                <w:szCs w:val="16"/>
                <w:lang w:val="en-US"/>
              </w:rPr>
            </w:pPr>
            <w:ins w:id="3975" w:author="marpa" w:date="2026-10-25T15:17:56Z">
              <w:r>
                <w:rPr>
                  <w:rFonts w:hint="default" w:ascii="Courier New" w:hAnsi="Courier New" w:eastAsia="Courier New" w:cs="Courier New"/>
                  <w:color w:val="000000"/>
                  <w:sz w:val="16"/>
                  <w:szCs w:val="16"/>
                  <w:lang w:val="en-US"/>
                </w:rPr>
                <w:t>import java.io.PrintStream;</w:t>
              </w:r>
            </w:ins>
          </w:p>
          <w:p w14:paraId="2FEDF044">
            <w:pPr>
              <w:spacing w:before="0" w:after="0" w:line="240" w:lineRule="auto"/>
              <w:rPr>
                <w:ins w:id="3976" w:author="marpa" w:date="2026-10-25T15:17:56Z"/>
                <w:rFonts w:hint="default" w:ascii="Courier New" w:hAnsi="Courier New" w:eastAsia="Courier New" w:cs="Courier New"/>
                <w:color w:val="000000"/>
                <w:sz w:val="16"/>
                <w:szCs w:val="16"/>
                <w:lang w:val="en-US"/>
              </w:rPr>
            </w:pPr>
            <w:ins w:id="3977" w:author="marpa" w:date="2026-10-25T15:17:56Z">
              <w:r>
                <w:rPr>
                  <w:rFonts w:hint="default" w:ascii="Courier New" w:hAnsi="Courier New" w:eastAsia="Courier New" w:cs="Courier New"/>
                  <w:color w:val="000000"/>
                  <w:sz w:val="16"/>
                  <w:szCs w:val="16"/>
                  <w:lang w:val="en-US"/>
                </w:rPr>
                <w:t>import java.text.DecimalFormat;</w:t>
              </w:r>
            </w:ins>
          </w:p>
          <w:p w14:paraId="5D255E8E">
            <w:pPr>
              <w:spacing w:before="0" w:after="0" w:line="240" w:lineRule="auto"/>
              <w:rPr>
                <w:ins w:id="3978" w:author="marpa" w:date="2026-10-25T15:17:56Z"/>
                <w:rFonts w:hint="default" w:ascii="Courier New" w:hAnsi="Courier New" w:eastAsia="Courier New" w:cs="Courier New"/>
                <w:color w:val="000000"/>
                <w:sz w:val="16"/>
                <w:szCs w:val="16"/>
                <w:lang w:val="en-US"/>
              </w:rPr>
            </w:pPr>
            <w:ins w:id="3979" w:author="marpa" w:date="2026-10-25T15:17:56Z">
              <w:r>
                <w:rPr>
                  <w:rFonts w:hint="default" w:ascii="Courier New" w:hAnsi="Courier New" w:eastAsia="Courier New" w:cs="Courier New"/>
                  <w:color w:val="000000"/>
                  <w:sz w:val="16"/>
                  <w:szCs w:val="16"/>
                  <w:lang w:val="en-US"/>
                </w:rPr>
                <w:t>import java.util.List;</w:t>
              </w:r>
            </w:ins>
          </w:p>
          <w:p w14:paraId="531DE123">
            <w:pPr>
              <w:spacing w:before="0" w:after="0" w:line="240" w:lineRule="auto"/>
              <w:rPr>
                <w:ins w:id="3980" w:author="marpa" w:date="2026-10-25T15:17:56Z"/>
                <w:rFonts w:hint="default" w:ascii="Courier New" w:hAnsi="Courier New" w:eastAsia="Courier New" w:cs="Courier New"/>
                <w:color w:val="000000"/>
                <w:sz w:val="16"/>
                <w:szCs w:val="16"/>
                <w:lang w:val="en-US"/>
              </w:rPr>
            </w:pPr>
            <w:ins w:id="3981" w:author="marpa" w:date="2026-10-25T15:17:56Z">
              <w:r>
                <w:rPr>
                  <w:rFonts w:hint="default" w:ascii="Courier New" w:hAnsi="Courier New" w:eastAsia="Courier New" w:cs="Courier New"/>
                  <w:color w:val="000000"/>
                  <w:sz w:val="16"/>
                  <w:szCs w:val="16"/>
                  <w:lang w:val="en-US"/>
                </w:rPr>
                <w:t>import java.util.Scanner;</w:t>
              </w:r>
            </w:ins>
          </w:p>
          <w:p w14:paraId="6869C95E">
            <w:pPr>
              <w:spacing w:before="0" w:after="0" w:line="240" w:lineRule="auto"/>
              <w:rPr>
                <w:ins w:id="3982" w:author="marpa" w:date="2026-10-25T15:17:56Z"/>
                <w:rFonts w:hint="default" w:ascii="Courier New" w:hAnsi="Courier New" w:eastAsia="Courier New" w:cs="Courier New"/>
                <w:color w:val="000000"/>
                <w:sz w:val="16"/>
                <w:szCs w:val="16"/>
                <w:lang w:val="en-US"/>
              </w:rPr>
            </w:pPr>
          </w:p>
          <w:p w14:paraId="790AE8ED">
            <w:pPr>
              <w:spacing w:before="0" w:after="0" w:line="240" w:lineRule="auto"/>
              <w:rPr>
                <w:ins w:id="3983" w:author="marpa" w:date="2026-10-25T15:17:56Z"/>
                <w:rFonts w:hint="default" w:ascii="Courier New" w:hAnsi="Courier New" w:eastAsia="Courier New" w:cs="Courier New"/>
                <w:color w:val="000000"/>
                <w:sz w:val="16"/>
                <w:szCs w:val="16"/>
                <w:lang w:val="en-US"/>
              </w:rPr>
            </w:pPr>
            <w:ins w:id="3984" w:author="marpa" w:date="2026-10-25T15:17:56Z">
              <w:r>
                <w:rPr>
                  <w:rFonts w:hint="default" w:ascii="Courier New" w:hAnsi="Courier New" w:eastAsia="Courier New" w:cs="Courier New"/>
                  <w:color w:val="000000"/>
                  <w:sz w:val="16"/>
                  <w:szCs w:val="16"/>
                  <w:lang w:val="en-US"/>
                </w:rPr>
                <w:t>/** Vista MVC: concentra toda la entrada y salida de la consola. */</w:t>
              </w:r>
            </w:ins>
          </w:p>
          <w:p w14:paraId="3722D767">
            <w:pPr>
              <w:spacing w:before="0" w:after="0" w:line="240" w:lineRule="auto"/>
              <w:rPr>
                <w:ins w:id="3985" w:author="marpa" w:date="2026-10-25T15:17:56Z"/>
                <w:rFonts w:hint="default" w:ascii="Courier New" w:hAnsi="Courier New" w:eastAsia="Courier New" w:cs="Courier New"/>
                <w:color w:val="000000"/>
                <w:sz w:val="16"/>
                <w:szCs w:val="16"/>
                <w:lang w:val="en-US"/>
              </w:rPr>
            </w:pPr>
            <w:ins w:id="3986" w:author="marpa" w:date="2026-10-25T15:17:56Z">
              <w:r>
                <w:rPr>
                  <w:rFonts w:hint="default" w:ascii="Courier New" w:hAnsi="Courier New" w:eastAsia="Courier New" w:cs="Courier New"/>
                  <w:color w:val="000000"/>
                  <w:sz w:val="16"/>
                  <w:szCs w:val="16"/>
                  <w:lang w:val="en-US"/>
                </w:rPr>
                <w:t>public class ConsolaVista {</w:t>
              </w:r>
            </w:ins>
          </w:p>
          <w:p w14:paraId="36FA3F09">
            <w:pPr>
              <w:spacing w:before="0" w:after="0" w:line="240" w:lineRule="auto"/>
              <w:rPr>
                <w:ins w:id="3987" w:author="marpa" w:date="2026-10-25T15:17:56Z"/>
                <w:rFonts w:hint="default" w:ascii="Courier New" w:hAnsi="Courier New" w:eastAsia="Courier New" w:cs="Courier New"/>
                <w:color w:val="000000"/>
                <w:sz w:val="16"/>
                <w:szCs w:val="16"/>
                <w:lang w:val="en-US"/>
              </w:rPr>
            </w:pPr>
            <w:ins w:id="3988" w:author="marpa" w:date="2026-10-25T15:17:56Z">
              <w:r>
                <w:rPr>
                  <w:rFonts w:hint="default" w:ascii="Courier New" w:hAnsi="Courier New" w:eastAsia="Courier New" w:cs="Courier New"/>
                  <w:color w:val="000000"/>
                  <w:sz w:val="16"/>
                  <w:szCs w:val="16"/>
                  <w:lang w:val="en-US"/>
                </w:rPr>
                <w:t xml:space="preserve">    private final Scanner entrada;</w:t>
              </w:r>
            </w:ins>
          </w:p>
          <w:p w14:paraId="25E6C9DB">
            <w:pPr>
              <w:spacing w:before="0" w:after="0" w:line="240" w:lineRule="auto"/>
              <w:rPr>
                <w:ins w:id="3989" w:author="marpa" w:date="2026-10-25T15:17:56Z"/>
                <w:rFonts w:hint="default" w:ascii="Courier New" w:hAnsi="Courier New" w:eastAsia="Courier New" w:cs="Courier New"/>
                <w:color w:val="000000"/>
                <w:sz w:val="16"/>
                <w:szCs w:val="16"/>
                <w:lang w:val="en-US"/>
              </w:rPr>
            </w:pPr>
            <w:ins w:id="3990" w:author="marpa" w:date="2026-10-25T15:17:56Z">
              <w:r>
                <w:rPr>
                  <w:rFonts w:hint="default" w:ascii="Courier New" w:hAnsi="Courier New" w:eastAsia="Courier New" w:cs="Courier New"/>
                  <w:color w:val="000000"/>
                  <w:sz w:val="16"/>
                  <w:szCs w:val="16"/>
                  <w:lang w:val="en-US"/>
                </w:rPr>
                <w:t xml:space="preserve">    private final PrintStream salida;</w:t>
              </w:r>
            </w:ins>
          </w:p>
          <w:p w14:paraId="1E0455BC">
            <w:pPr>
              <w:spacing w:before="0" w:after="0" w:line="240" w:lineRule="auto"/>
              <w:rPr>
                <w:ins w:id="3991" w:author="marpa" w:date="2026-10-25T15:17:56Z"/>
                <w:rFonts w:hint="default" w:ascii="Courier New" w:hAnsi="Courier New" w:eastAsia="Courier New" w:cs="Courier New"/>
                <w:color w:val="000000"/>
                <w:sz w:val="16"/>
                <w:szCs w:val="16"/>
                <w:lang w:val="en-US"/>
              </w:rPr>
            </w:pPr>
            <w:ins w:id="3992" w:author="marpa" w:date="2026-10-25T15:17:56Z">
              <w:r>
                <w:rPr>
                  <w:rFonts w:hint="default" w:ascii="Courier New" w:hAnsi="Courier New" w:eastAsia="Courier New" w:cs="Courier New"/>
                  <w:color w:val="000000"/>
                  <w:sz w:val="16"/>
                  <w:szCs w:val="16"/>
                  <w:lang w:val="en-US"/>
                </w:rPr>
                <w:t xml:space="preserve">    private final DecimalFormat formato = new DecimalFormat("0.##########");</w:t>
              </w:r>
            </w:ins>
          </w:p>
          <w:p w14:paraId="1F6177DB">
            <w:pPr>
              <w:spacing w:before="0" w:after="0" w:line="240" w:lineRule="auto"/>
              <w:rPr>
                <w:ins w:id="3993" w:author="marpa" w:date="2026-10-25T15:17:56Z"/>
                <w:rFonts w:hint="default" w:ascii="Courier New" w:hAnsi="Courier New" w:eastAsia="Courier New" w:cs="Courier New"/>
                <w:color w:val="000000"/>
                <w:sz w:val="16"/>
                <w:szCs w:val="16"/>
                <w:lang w:val="en-US"/>
              </w:rPr>
            </w:pPr>
          </w:p>
          <w:p w14:paraId="33C85757">
            <w:pPr>
              <w:spacing w:before="0" w:after="0" w:line="240" w:lineRule="auto"/>
              <w:rPr>
                <w:ins w:id="3994" w:author="marpa" w:date="2026-10-25T15:17:56Z"/>
                <w:rFonts w:hint="default" w:ascii="Courier New" w:hAnsi="Courier New" w:eastAsia="Courier New" w:cs="Courier New"/>
                <w:color w:val="000000"/>
                <w:sz w:val="16"/>
                <w:szCs w:val="16"/>
                <w:lang w:val="en-US"/>
              </w:rPr>
            </w:pPr>
            <w:ins w:id="3995" w:author="marpa" w:date="2026-10-25T15:17:56Z">
              <w:r>
                <w:rPr>
                  <w:rFonts w:hint="default" w:ascii="Courier New" w:hAnsi="Courier New" w:eastAsia="Courier New" w:cs="Courier New"/>
                  <w:color w:val="000000"/>
                  <w:sz w:val="16"/>
                  <w:szCs w:val="16"/>
                  <w:lang w:val="en-US"/>
                </w:rPr>
                <w:t xml:space="preserve">    public ConsolaVista(InputStream entrada, PrintStream salida) {</w:t>
              </w:r>
            </w:ins>
          </w:p>
          <w:p w14:paraId="452507C0">
            <w:pPr>
              <w:spacing w:before="0" w:after="0" w:line="240" w:lineRule="auto"/>
              <w:rPr>
                <w:ins w:id="3996" w:author="marpa" w:date="2026-10-25T15:17:56Z"/>
                <w:rFonts w:hint="default" w:ascii="Courier New" w:hAnsi="Courier New" w:eastAsia="Courier New" w:cs="Courier New"/>
                <w:color w:val="000000"/>
                <w:sz w:val="16"/>
                <w:szCs w:val="16"/>
                <w:lang w:val="en-US"/>
              </w:rPr>
            </w:pPr>
            <w:ins w:id="3997" w:author="marpa" w:date="2026-10-25T15:17:56Z">
              <w:r>
                <w:rPr>
                  <w:rFonts w:hint="default" w:ascii="Courier New" w:hAnsi="Courier New" w:eastAsia="Courier New" w:cs="Courier New"/>
                  <w:color w:val="000000"/>
                  <w:sz w:val="16"/>
                  <w:szCs w:val="16"/>
                  <w:lang w:val="en-US"/>
                </w:rPr>
                <w:t xml:space="preserve">        this.entrada = new Scanner(entrada);</w:t>
              </w:r>
            </w:ins>
          </w:p>
          <w:p w14:paraId="771ED030">
            <w:pPr>
              <w:spacing w:before="0" w:after="0" w:line="240" w:lineRule="auto"/>
              <w:rPr>
                <w:ins w:id="3998" w:author="marpa" w:date="2026-10-25T15:17:56Z"/>
                <w:rFonts w:hint="default" w:ascii="Courier New" w:hAnsi="Courier New" w:eastAsia="Courier New" w:cs="Courier New"/>
                <w:color w:val="000000"/>
                <w:sz w:val="16"/>
                <w:szCs w:val="16"/>
                <w:lang w:val="en-US"/>
              </w:rPr>
            </w:pPr>
            <w:ins w:id="3999" w:author="marpa" w:date="2026-10-25T15:17:56Z">
              <w:r>
                <w:rPr>
                  <w:rFonts w:hint="default" w:ascii="Courier New" w:hAnsi="Courier New" w:eastAsia="Courier New" w:cs="Courier New"/>
                  <w:color w:val="000000"/>
                  <w:sz w:val="16"/>
                  <w:szCs w:val="16"/>
                  <w:lang w:val="en-US"/>
                </w:rPr>
                <w:t xml:space="preserve">        this.salida = salida;</w:t>
              </w:r>
            </w:ins>
          </w:p>
          <w:p w14:paraId="051AFDAC">
            <w:pPr>
              <w:spacing w:before="0" w:after="0" w:line="240" w:lineRule="auto"/>
              <w:rPr>
                <w:ins w:id="4000" w:author="marpa" w:date="2026-10-25T15:17:56Z"/>
                <w:rFonts w:hint="default" w:ascii="Courier New" w:hAnsi="Courier New" w:eastAsia="Courier New" w:cs="Courier New"/>
                <w:color w:val="000000"/>
                <w:sz w:val="16"/>
                <w:szCs w:val="16"/>
                <w:lang w:val="en-US"/>
              </w:rPr>
            </w:pPr>
            <w:ins w:id="4001" w:author="marpa" w:date="2026-10-25T15:17:56Z">
              <w:r>
                <w:rPr>
                  <w:rFonts w:hint="default" w:ascii="Courier New" w:hAnsi="Courier New" w:eastAsia="Courier New" w:cs="Courier New"/>
                  <w:color w:val="000000"/>
                  <w:sz w:val="16"/>
                  <w:szCs w:val="16"/>
                  <w:lang w:val="en-US"/>
                </w:rPr>
                <w:t xml:space="preserve">    }</w:t>
              </w:r>
            </w:ins>
          </w:p>
          <w:p w14:paraId="6C7E0820">
            <w:pPr>
              <w:spacing w:before="0" w:after="0" w:line="240" w:lineRule="auto"/>
              <w:rPr>
                <w:ins w:id="4002" w:author="marpa" w:date="2026-10-25T15:17:56Z"/>
                <w:rFonts w:hint="default" w:ascii="Courier New" w:hAnsi="Courier New" w:eastAsia="Courier New" w:cs="Courier New"/>
                <w:color w:val="000000"/>
                <w:sz w:val="16"/>
                <w:szCs w:val="16"/>
                <w:lang w:val="en-US"/>
              </w:rPr>
            </w:pPr>
          </w:p>
          <w:p w14:paraId="05C792B2">
            <w:pPr>
              <w:spacing w:before="0" w:after="0" w:line="240" w:lineRule="auto"/>
              <w:rPr>
                <w:ins w:id="4003" w:author="marpa" w:date="2026-10-25T15:17:56Z"/>
                <w:rFonts w:hint="default" w:ascii="Courier New" w:hAnsi="Courier New" w:eastAsia="Courier New" w:cs="Courier New"/>
                <w:color w:val="000000"/>
                <w:sz w:val="16"/>
                <w:szCs w:val="16"/>
                <w:lang w:val="en-US"/>
              </w:rPr>
            </w:pPr>
            <w:ins w:id="4004" w:author="marpa" w:date="2026-10-25T15:17:56Z">
              <w:r>
                <w:rPr>
                  <w:rFonts w:hint="default" w:ascii="Courier New" w:hAnsi="Courier New" w:eastAsia="Courier New" w:cs="Courier New"/>
                  <w:color w:val="000000"/>
                  <w:sz w:val="16"/>
                  <w:szCs w:val="16"/>
                  <w:lang w:val="en-US"/>
                </w:rPr>
                <w:t xml:space="preserve">    public void mostrarBienvenida() {</w:t>
              </w:r>
            </w:ins>
          </w:p>
          <w:p w14:paraId="0BCFB2D4">
            <w:pPr>
              <w:spacing w:before="0" w:after="0" w:line="240" w:lineRule="auto"/>
              <w:rPr>
                <w:ins w:id="4005" w:author="marpa" w:date="2026-10-25T15:17:56Z"/>
                <w:rFonts w:hint="default" w:ascii="Courier New" w:hAnsi="Courier New" w:eastAsia="Courier New" w:cs="Courier New"/>
                <w:color w:val="000000"/>
                <w:sz w:val="16"/>
                <w:szCs w:val="16"/>
                <w:lang w:val="en-US"/>
              </w:rPr>
            </w:pPr>
            <w:ins w:id="4006" w:author="marpa" w:date="2026-10-25T15:17:56Z">
              <w:r>
                <w:rPr>
                  <w:rFonts w:hint="default" w:ascii="Courier New" w:hAnsi="Courier New" w:eastAsia="Courier New" w:cs="Courier New"/>
                  <w:color w:val="000000"/>
                  <w:sz w:val="16"/>
                  <w:szCs w:val="16"/>
                  <w:lang w:val="en-US"/>
                </w:rPr>
                <w:t xml:space="preserve">        salida.println();</w:t>
              </w:r>
            </w:ins>
          </w:p>
          <w:p w14:paraId="2068B013">
            <w:pPr>
              <w:spacing w:before="0" w:after="0" w:line="240" w:lineRule="auto"/>
              <w:rPr>
                <w:ins w:id="4007" w:author="marpa" w:date="2026-10-25T15:17:56Z"/>
                <w:rFonts w:hint="default" w:ascii="Courier New" w:hAnsi="Courier New" w:eastAsia="Courier New" w:cs="Courier New"/>
                <w:color w:val="000000"/>
                <w:sz w:val="16"/>
                <w:szCs w:val="16"/>
                <w:lang w:val="en-US"/>
              </w:rPr>
            </w:pPr>
            <w:ins w:id="4008" w:author="marpa" w:date="2026-10-25T15:17:56Z">
              <w:r>
                <w:rPr>
                  <w:rFonts w:hint="default" w:ascii="Courier New" w:hAnsi="Courier New" w:eastAsia="Courier New" w:cs="Courier New"/>
                  <w:color w:val="000000"/>
                  <w:sz w:val="16"/>
                  <w:szCs w:val="16"/>
                  <w:lang w:val="en-US"/>
                </w:rPr>
                <w:t xml:space="preserve">        salida.println("============================================================");</w:t>
              </w:r>
            </w:ins>
          </w:p>
          <w:p w14:paraId="55F91669">
            <w:pPr>
              <w:spacing w:before="0" w:after="0" w:line="240" w:lineRule="auto"/>
              <w:rPr>
                <w:ins w:id="4009" w:author="marpa" w:date="2026-10-25T15:17:56Z"/>
                <w:rFonts w:hint="default" w:ascii="Courier New" w:hAnsi="Courier New" w:eastAsia="Courier New" w:cs="Courier New"/>
                <w:color w:val="000000"/>
                <w:sz w:val="16"/>
                <w:szCs w:val="16"/>
                <w:lang w:val="en-US"/>
              </w:rPr>
            </w:pPr>
            <w:ins w:id="4010" w:author="marpa" w:date="2026-10-25T15:17:56Z">
              <w:r>
                <w:rPr>
                  <w:rFonts w:hint="default" w:ascii="Courier New" w:hAnsi="Courier New" w:eastAsia="Courier New" w:cs="Courier New"/>
                  <w:color w:val="000000"/>
                  <w:sz w:val="16"/>
                  <w:szCs w:val="16"/>
                  <w:lang w:val="en-US"/>
                </w:rPr>
                <w:t xml:space="preserve">        salida.println("M     M   OOOOO   NN    N   SSSSS  TTTTTTT  EEEEEEE  RRRRRR");</w:t>
              </w:r>
            </w:ins>
          </w:p>
          <w:p w14:paraId="7B4E3CFF">
            <w:pPr>
              <w:spacing w:before="0" w:after="0" w:line="240" w:lineRule="auto"/>
              <w:rPr>
                <w:ins w:id="4011" w:author="marpa" w:date="2026-10-25T15:17:56Z"/>
                <w:rFonts w:hint="default" w:ascii="Courier New" w:hAnsi="Courier New" w:eastAsia="Courier New" w:cs="Courier New"/>
                <w:color w:val="000000"/>
                <w:sz w:val="16"/>
                <w:szCs w:val="16"/>
                <w:lang w:val="en-US"/>
              </w:rPr>
            </w:pPr>
            <w:ins w:id="4012" w:author="marpa" w:date="2026-10-25T15:17:56Z">
              <w:r>
                <w:rPr>
                  <w:rFonts w:hint="default" w:ascii="Courier New" w:hAnsi="Courier New" w:eastAsia="Courier New" w:cs="Courier New"/>
                  <w:color w:val="000000"/>
                  <w:sz w:val="16"/>
                  <w:szCs w:val="16"/>
                  <w:lang w:val="en-US"/>
                </w:rPr>
                <w:t xml:space="preserve">        salida.println("MM   MM  OO   OO  NNN   N  SS          T    EE       RR   RR");</w:t>
              </w:r>
            </w:ins>
          </w:p>
          <w:p w14:paraId="59411F27">
            <w:pPr>
              <w:spacing w:before="0" w:after="0" w:line="240" w:lineRule="auto"/>
              <w:rPr>
                <w:ins w:id="4013" w:author="marpa" w:date="2026-10-25T15:17:56Z"/>
                <w:rFonts w:hint="default" w:ascii="Courier New" w:hAnsi="Courier New" w:eastAsia="Courier New" w:cs="Courier New"/>
                <w:color w:val="000000"/>
                <w:sz w:val="16"/>
                <w:szCs w:val="16"/>
                <w:lang w:val="en-US"/>
              </w:rPr>
            </w:pPr>
            <w:ins w:id="4014" w:author="marpa" w:date="2026-10-25T15:17:56Z">
              <w:r>
                <w:rPr>
                  <w:rFonts w:hint="default" w:ascii="Courier New" w:hAnsi="Courier New" w:eastAsia="Courier New" w:cs="Courier New"/>
                  <w:color w:val="000000"/>
                  <w:sz w:val="16"/>
                  <w:szCs w:val="16"/>
                  <w:lang w:val="en-US"/>
                </w:rPr>
                <w:t xml:space="preserve">        salida.println("M M M M  OO   OO  NN N  N   SSSSS      T    EEEEE    RRRRRR");</w:t>
              </w:r>
            </w:ins>
          </w:p>
          <w:p w14:paraId="0FD10F47">
            <w:pPr>
              <w:spacing w:before="0" w:after="0" w:line="240" w:lineRule="auto"/>
              <w:rPr>
                <w:ins w:id="4015" w:author="marpa" w:date="2026-10-25T15:17:56Z"/>
                <w:rFonts w:hint="default" w:ascii="Courier New" w:hAnsi="Courier New" w:eastAsia="Courier New" w:cs="Courier New"/>
                <w:color w:val="000000"/>
                <w:sz w:val="16"/>
                <w:szCs w:val="16"/>
                <w:lang w:val="en-US"/>
              </w:rPr>
            </w:pPr>
            <w:ins w:id="4016" w:author="marpa" w:date="2026-10-25T15:17:56Z">
              <w:r>
                <w:rPr>
                  <w:rFonts w:hint="default" w:ascii="Courier New" w:hAnsi="Courier New" w:eastAsia="Courier New" w:cs="Courier New"/>
                  <w:color w:val="000000"/>
                  <w:sz w:val="16"/>
                  <w:szCs w:val="16"/>
                  <w:lang w:val="en-US"/>
                </w:rPr>
                <w:t xml:space="preserve">        salida.println("M  M  M  OO   OO  NN  NNN       SS     T    EE       RR  RR");</w:t>
              </w:r>
            </w:ins>
          </w:p>
          <w:p w14:paraId="41C3CB1F">
            <w:pPr>
              <w:spacing w:before="0" w:after="0" w:line="240" w:lineRule="auto"/>
              <w:rPr>
                <w:ins w:id="4017" w:author="marpa" w:date="2026-10-25T15:17:56Z"/>
                <w:rFonts w:hint="default" w:ascii="Courier New" w:hAnsi="Courier New" w:eastAsia="Courier New" w:cs="Courier New"/>
                <w:color w:val="000000"/>
                <w:sz w:val="16"/>
                <w:szCs w:val="16"/>
                <w:lang w:val="en-US"/>
              </w:rPr>
            </w:pPr>
            <w:ins w:id="4018" w:author="marpa" w:date="2026-10-25T15:17:56Z">
              <w:r>
                <w:rPr>
                  <w:rFonts w:hint="default" w:ascii="Courier New" w:hAnsi="Courier New" w:eastAsia="Courier New" w:cs="Courier New"/>
                  <w:color w:val="000000"/>
                  <w:sz w:val="16"/>
                  <w:szCs w:val="16"/>
                  <w:lang w:val="en-US"/>
                </w:rPr>
                <w:t xml:space="preserve">        salida.println("M     M   OOOOO   NN    N  SSSSS       T    EEEEEEE  RR   RRR");</w:t>
              </w:r>
            </w:ins>
          </w:p>
          <w:p w14:paraId="2A5FDC1E">
            <w:pPr>
              <w:spacing w:before="0" w:after="0" w:line="240" w:lineRule="auto"/>
              <w:rPr>
                <w:ins w:id="4019" w:author="marpa" w:date="2026-10-25T15:17:56Z"/>
                <w:rFonts w:hint="default" w:ascii="Courier New" w:hAnsi="Courier New" w:eastAsia="Courier New" w:cs="Courier New"/>
                <w:color w:val="000000"/>
                <w:sz w:val="16"/>
                <w:szCs w:val="16"/>
                <w:lang w:val="en-US"/>
              </w:rPr>
            </w:pPr>
            <w:ins w:id="4020" w:author="marpa" w:date="2026-10-25T15:17:56Z">
              <w:r>
                <w:rPr>
                  <w:rFonts w:hint="default" w:ascii="Courier New" w:hAnsi="Courier New" w:eastAsia="Courier New" w:cs="Courier New"/>
                  <w:color w:val="000000"/>
                  <w:sz w:val="16"/>
                  <w:szCs w:val="16"/>
                  <w:lang w:val="en-US"/>
                </w:rPr>
                <w:t xml:space="preserve">        salida.println("============================================================");</w:t>
              </w:r>
            </w:ins>
          </w:p>
          <w:p w14:paraId="18DBBA25">
            <w:pPr>
              <w:spacing w:before="0" w:after="0" w:line="240" w:lineRule="auto"/>
              <w:rPr>
                <w:ins w:id="4021" w:author="marpa" w:date="2026-10-25T15:17:56Z"/>
                <w:rFonts w:hint="default" w:ascii="Courier New" w:hAnsi="Courier New" w:eastAsia="Courier New" w:cs="Courier New"/>
                <w:color w:val="000000"/>
                <w:sz w:val="16"/>
                <w:szCs w:val="16"/>
                <w:lang w:val="en-US"/>
              </w:rPr>
            </w:pPr>
            <w:ins w:id="4022" w:author="marpa" w:date="2026-10-25T15:17:56Z">
              <w:r>
                <w:rPr>
                  <w:rFonts w:hint="default" w:ascii="Courier New" w:hAnsi="Courier New" w:eastAsia="Courier New" w:cs="Courier New"/>
                  <w:color w:val="000000"/>
                  <w:sz w:val="16"/>
                  <w:szCs w:val="16"/>
                  <w:lang w:val="en-US"/>
                </w:rPr>
                <w:t xml:space="preserve">        salida.println("========================== MONSTER =========================");</w:t>
              </w:r>
            </w:ins>
          </w:p>
          <w:p w14:paraId="739619E0">
            <w:pPr>
              <w:spacing w:before="0" w:after="0" w:line="240" w:lineRule="auto"/>
              <w:rPr>
                <w:ins w:id="4023" w:author="marpa" w:date="2026-10-25T15:17:56Z"/>
                <w:rFonts w:hint="default" w:ascii="Courier New" w:hAnsi="Courier New" w:eastAsia="Courier New" w:cs="Courier New"/>
                <w:color w:val="000000"/>
                <w:sz w:val="16"/>
                <w:szCs w:val="16"/>
                <w:lang w:val="en-US"/>
              </w:rPr>
            </w:pPr>
            <w:ins w:id="4024" w:author="marpa" w:date="2026-10-25T15:17:56Z">
              <w:r>
                <w:rPr>
                  <w:rFonts w:hint="default" w:ascii="Courier New" w:hAnsi="Courier New" w:eastAsia="Courier New" w:cs="Courier New"/>
                  <w:color w:val="000000"/>
                  <w:sz w:val="16"/>
                  <w:szCs w:val="16"/>
                  <w:lang w:val="en-US"/>
                </w:rPr>
                <w:t xml:space="preserve">        salida.println("============================================================");</w:t>
              </w:r>
            </w:ins>
          </w:p>
          <w:p w14:paraId="6970EA36">
            <w:pPr>
              <w:spacing w:before="0" w:after="0" w:line="240" w:lineRule="auto"/>
              <w:rPr>
                <w:ins w:id="4025" w:author="marpa" w:date="2026-10-25T15:17:56Z"/>
                <w:rFonts w:hint="default" w:ascii="Courier New" w:hAnsi="Courier New" w:eastAsia="Courier New" w:cs="Courier New"/>
                <w:color w:val="000000"/>
                <w:sz w:val="16"/>
                <w:szCs w:val="16"/>
                <w:lang w:val="en-US"/>
              </w:rPr>
            </w:pPr>
            <w:ins w:id="4026" w:author="marpa" w:date="2026-10-25T15:17:56Z">
              <w:r>
                <w:rPr>
                  <w:rFonts w:hint="default" w:ascii="Courier New" w:hAnsi="Courier New" w:eastAsia="Courier New" w:cs="Courier New"/>
                  <w:color w:val="000000"/>
                  <w:sz w:val="16"/>
                  <w:szCs w:val="16"/>
                  <w:lang w:val="en-US"/>
                </w:rPr>
                <w:t xml:space="preserve">        salida.println("=== SISTEMA DE CONVERSION DE UNIDADES - CLIENTE SOAP ===");</w:t>
              </w:r>
            </w:ins>
          </w:p>
          <w:p w14:paraId="429BC282">
            <w:pPr>
              <w:spacing w:before="0" w:after="0" w:line="240" w:lineRule="auto"/>
              <w:rPr>
                <w:ins w:id="4027" w:author="marpa" w:date="2026-10-25T15:17:56Z"/>
                <w:rFonts w:hint="default" w:ascii="Courier New" w:hAnsi="Courier New" w:eastAsia="Courier New" w:cs="Courier New"/>
                <w:color w:val="000000"/>
                <w:sz w:val="16"/>
                <w:szCs w:val="16"/>
                <w:lang w:val="en-US"/>
              </w:rPr>
            </w:pPr>
            <w:ins w:id="4028" w:author="marpa" w:date="2026-10-25T15:17:56Z">
              <w:r>
                <w:rPr>
                  <w:rFonts w:hint="default" w:ascii="Courier New" w:hAnsi="Courier New" w:eastAsia="Courier New" w:cs="Courier New"/>
                  <w:color w:val="000000"/>
                  <w:sz w:val="16"/>
                  <w:szCs w:val="16"/>
                  <w:lang w:val="en-US"/>
                </w:rPr>
                <w:t xml:space="preserve">        salida.println("============================================================");</w:t>
              </w:r>
            </w:ins>
          </w:p>
          <w:p w14:paraId="47E687EB">
            <w:pPr>
              <w:spacing w:before="0" w:after="0" w:line="240" w:lineRule="auto"/>
              <w:rPr>
                <w:ins w:id="4029" w:author="marpa" w:date="2026-10-25T15:17:56Z"/>
                <w:rFonts w:hint="default" w:ascii="Courier New" w:hAnsi="Courier New" w:eastAsia="Courier New" w:cs="Courier New"/>
                <w:color w:val="000000"/>
                <w:sz w:val="16"/>
                <w:szCs w:val="16"/>
                <w:lang w:val="en-US"/>
              </w:rPr>
            </w:pPr>
            <w:ins w:id="4030" w:author="marpa" w:date="2026-10-25T15:17:56Z">
              <w:r>
                <w:rPr>
                  <w:rFonts w:hint="default" w:ascii="Courier New" w:hAnsi="Courier New" w:eastAsia="Courier New" w:cs="Courier New"/>
                  <w:color w:val="000000"/>
                  <w:sz w:val="16"/>
                  <w:szCs w:val="16"/>
                  <w:lang w:val="en-US"/>
                </w:rPr>
                <w:t xml:space="preserve">    }</w:t>
              </w:r>
            </w:ins>
          </w:p>
          <w:p w14:paraId="04DCB6F8">
            <w:pPr>
              <w:spacing w:before="0" w:after="0" w:line="240" w:lineRule="auto"/>
              <w:rPr>
                <w:ins w:id="4031" w:author="marpa" w:date="2026-10-25T15:17:56Z"/>
                <w:rFonts w:hint="default" w:ascii="Courier New" w:hAnsi="Courier New" w:eastAsia="Courier New" w:cs="Courier New"/>
                <w:color w:val="000000"/>
                <w:sz w:val="16"/>
                <w:szCs w:val="16"/>
                <w:lang w:val="en-US"/>
              </w:rPr>
            </w:pPr>
          </w:p>
          <w:p w14:paraId="28A692FF">
            <w:pPr>
              <w:spacing w:before="0" w:after="0" w:line="240" w:lineRule="auto"/>
              <w:rPr>
                <w:ins w:id="4032" w:author="marpa" w:date="2026-10-25T15:17:56Z"/>
                <w:rFonts w:hint="default" w:ascii="Courier New" w:hAnsi="Courier New" w:eastAsia="Courier New" w:cs="Courier New"/>
                <w:color w:val="000000"/>
                <w:sz w:val="16"/>
                <w:szCs w:val="16"/>
                <w:lang w:val="en-US"/>
              </w:rPr>
            </w:pPr>
            <w:ins w:id="4033" w:author="marpa" w:date="2026-10-25T15:17:56Z">
              <w:r>
                <w:rPr>
                  <w:rFonts w:hint="default" w:ascii="Courier New" w:hAnsi="Courier New" w:eastAsia="Courier New" w:cs="Courier New"/>
                  <w:color w:val="000000"/>
                  <w:sz w:val="16"/>
                  <w:szCs w:val="16"/>
                  <w:lang w:val="en-US"/>
                </w:rPr>
                <w:t xml:space="preserve">    public String solicitarTexto(String etiqueta) {</w:t>
              </w:r>
            </w:ins>
          </w:p>
          <w:p w14:paraId="3D95539F">
            <w:pPr>
              <w:spacing w:before="0" w:after="0" w:line="240" w:lineRule="auto"/>
              <w:rPr>
                <w:ins w:id="4034" w:author="marpa" w:date="2026-10-25T15:17:56Z"/>
                <w:rFonts w:hint="default" w:ascii="Courier New" w:hAnsi="Courier New" w:eastAsia="Courier New" w:cs="Courier New"/>
                <w:color w:val="000000"/>
                <w:sz w:val="16"/>
                <w:szCs w:val="16"/>
                <w:lang w:val="en-US"/>
              </w:rPr>
            </w:pPr>
            <w:ins w:id="4035" w:author="marpa" w:date="2026-10-25T15:17:56Z">
              <w:r>
                <w:rPr>
                  <w:rFonts w:hint="default" w:ascii="Courier New" w:hAnsi="Courier New" w:eastAsia="Courier New" w:cs="Courier New"/>
                  <w:color w:val="000000"/>
                  <w:sz w:val="16"/>
                  <w:szCs w:val="16"/>
                  <w:lang w:val="en-US"/>
                </w:rPr>
                <w:t xml:space="preserve">        salida.print(etiqueta);</w:t>
              </w:r>
            </w:ins>
          </w:p>
          <w:p w14:paraId="5FF713F4">
            <w:pPr>
              <w:spacing w:before="0" w:after="0" w:line="240" w:lineRule="auto"/>
              <w:rPr>
                <w:ins w:id="4036" w:author="marpa" w:date="2026-10-25T15:17:56Z"/>
                <w:rFonts w:hint="default" w:ascii="Courier New" w:hAnsi="Courier New" w:eastAsia="Courier New" w:cs="Courier New"/>
                <w:color w:val="000000"/>
                <w:sz w:val="16"/>
                <w:szCs w:val="16"/>
                <w:lang w:val="en-US"/>
              </w:rPr>
            </w:pPr>
            <w:ins w:id="4037" w:author="marpa" w:date="2026-10-25T15:17:56Z">
              <w:r>
                <w:rPr>
                  <w:rFonts w:hint="default" w:ascii="Courier New" w:hAnsi="Courier New" w:eastAsia="Courier New" w:cs="Courier New"/>
                  <w:color w:val="000000"/>
                  <w:sz w:val="16"/>
                  <w:szCs w:val="16"/>
                  <w:lang w:val="en-US"/>
                </w:rPr>
                <w:t xml:space="preserve">        return entrada.hasNextLine() ? entrada.nextLine().trim() : "";</w:t>
              </w:r>
            </w:ins>
          </w:p>
          <w:p w14:paraId="0BF51208">
            <w:pPr>
              <w:spacing w:before="0" w:after="0" w:line="240" w:lineRule="auto"/>
              <w:rPr>
                <w:ins w:id="4038" w:author="marpa" w:date="2026-10-25T15:17:56Z"/>
                <w:rFonts w:hint="default" w:ascii="Courier New" w:hAnsi="Courier New" w:eastAsia="Courier New" w:cs="Courier New"/>
                <w:color w:val="000000"/>
                <w:sz w:val="16"/>
                <w:szCs w:val="16"/>
                <w:lang w:val="en-US"/>
              </w:rPr>
            </w:pPr>
            <w:ins w:id="4039" w:author="marpa" w:date="2026-10-25T15:17:56Z">
              <w:r>
                <w:rPr>
                  <w:rFonts w:hint="default" w:ascii="Courier New" w:hAnsi="Courier New" w:eastAsia="Courier New" w:cs="Courier New"/>
                  <w:color w:val="000000"/>
                  <w:sz w:val="16"/>
                  <w:szCs w:val="16"/>
                  <w:lang w:val="en-US"/>
                </w:rPr>
                <w:t xml:space="preserve">    }</w:t>
              </w:r>
            </w:ins>
          </w:p>
          <w:p w14:paraId="138EED62">
            <w:pPr>
              <w:spacing w:before="0" w:after="0" w:line="240" w:lineRule="auto"/>
              <w:rPr>
                <w:ins w:id="4040" w:author="marpa" w:date="2026-10-25T15:17:56Z"/>
                <w:rFonts w:hint="default" w:ascii="Courier New" w:hAnsi="Courier New" w:eastAsia="Courier New" w:cs="Courier New"/>
                <w:color w:val="000000"/>
                <w:sz w:val="16"/>
                <w:szCs w:val="16"/>
                <w:lang w:val="en-US"/>
              </w:rPr>
            </w:pPr>
          </w:p>
          <w:p w14:paraId="6FE8B490">
            <w:pPr>
              <w:spacing w:before="0" w:after="0" w:line="240" w:lineRule="auto"/>
              <w:rPr>
                <w:ins w:id="4041" w:author="marpa" w:date="2026-10-25T15:17:56Z"/>
                <w:rFonts w:hint="default" w:ascii="Courier New" w:hAnsi="Courier New" w:eastAsia="Courier New" w:cs="Courier New"/>
                <w:color w:val="000000"/>
                <w:sz w:val="16"/>
                <w:szCs w:val="16"/>
                <w:lang w:val="en-US"/>
              </w:rPr>
            </w:pPr>
            <w:ins w:id="4042" w:author="marpa" w:date="2026-10-25T15:17:56Z">
              <w:r>
                <w:rPr>
                  <w:rFonts w:hint="default" w:ascii="Courier New" w:hAnsi="Courier New" w:eastAsia="Courier New" w:cs="Courier New"/>
                  <w:color w:val="000000"/>
                  <w:sz w:val="16"/>
                  <w:szCs w:val="16"/>
                  <w:lang w:val="en-US"/>
                </w:rPr>
                <w:t xml:space="preserve">    public String solicitarContrasenia(String etiqueta) {</w:t>
              </w:r>
            </w:ins>
          </w:p>
          <w:p w14:paraId="41AFFBC7">
            <w:pPr>
              <w:spacing w:before="0" w:after="0" w:line="240" w:lineRule="auto"/>
              <w:rPr>
                <w:ins w:id="4043" w:author="marpa" w:date="2026-10-25T15:17:56Z"/>
                <w:rFonts w:hint="default" w:ascii="Courier New" w:hAnsi="Courier New" w:eastAsia="Courier New" w:cs="Courier New"/>
                <w:color w:val="000000"/>
                <w:sz w:val="16"/>
                <w:szCs w:val="16"/>
                <w:lang w:val="en-US"/>
              </w:rPr>
            </w:pPr>
            <w:ins w:id="4044" w:author="marpa" w:date="2026-10-25T15:17:56Z">
              <w:r>
                <w:rPr>
                  <w:rFonts w:hint="default" w:ascii="Courier New" w:hAnsi="Courier New" w:eastAsia="Courier New" w:cs="Courier New"/>
                  <w:color w:val="000000"/>
                  <w:sz w:val="16"/>
                  <w:szCs w:val="16"/>
                  <w:lang w:val="en-US"/>
                </w:rPr>
                <w:t xml:space="preserve">        return solicitarTexto(etiqueta);</w:t>
              </w:r>
            </w:ins>
          </w:p>
          <w:p w14:paraId="67D8BEFC">
            <w:pPr>
              <w:spacing w:before="0" w:after="0" w:line="240" w:lineRule="auto"/>
              <w:rPr>
                <w:ins w:id="4045" w:author="marpa" w:date="2026-10-25T15:17:56Z"/>
                <w:rFonts w:hint="default" w:ascii="Courier New" w:hAnsi="Courier New" w:eastAsia="Courier New" w:cs="Courier New"/>
                <w:color w:val="000000"/>
                <w:sz w:val="16"/>
                <w:szCs w:val="16"/>
                <w:lang w:val="en-US"/>
              </w:rPr>
            </w:pPr>
            <w:ins w:id="4046" w:author="marpa" w:date="2026-10-25T15:17:56Z">
              <w:r>
                <w:rPr>
                  <w:rFonts w:hint="default" w:ascii="Courier New" w:hAnsi="Courier New" w:eastAsia="Courier New" w:cs="Courier New"/>
                  <w:color w:val="000000"/>
                  <w:sz w:val="16"/>
                  <w:szCs w:val="16"/>
                  <w:lang w:val="en-US"/>
                </w:rPr>
                <w:t xml:space="preserve">    }</w:t>
              </w:r>
            </w:ins>
          </w:p>
          <w:p w14:paraId="3934A8F6">
            <w:pPr>
              <w:spacing w:before="0" w:after="0" w:line="240" w:lineRule="auto"/>
              <w:rPr>
                <w:ins w:id="4047" w:author="marpa" w:date="2026-10-25T15:17:56Z"/>
                <w:rFonts w:hint="default" w:ascii="Courier New" w:hAnsi="Courier New" w:eastAsia="Courier New" w:cs="Courier New"/>
                <w:color w:val="000000"/>
                <w:sz w:val="16"/>
                <w:szCs w:val="16"/>
                <w:lang w:val="en-US"/>
              </w:rPr>
            </w:pPr>
          </w:p>
          <w:p w14:paraId="650FB0BF">
            <w:pPr>
              <w:spacing w:before="0" w:after="0" w:line="240" w:lineRule="auto"/>
              <w:rPr>
                <w:ins w:id="4048" w:author="marpa" w:date="2026-10-25T15:17:56Z"/>
                <w:rFonts w:hint="default" w:ascii="Courier New" w:hAnsi="Courier New" w:eastAsia="Courier New" w:cs="Courier New"/>
                <w:color w:val="000000"/>
                <w:sz w:val="16"/>
                <w:szCs w:val="16"/>
                <w:lang w:val="en-US"/>
              </w:rPr>
            </w:pPr>
            <w:ins w:id="4049" w:author="marpa" w:date="2026-10-25T15:17:56Z">
              <w:r>
                <w:rPr>
                  <w:rFonts w:hint="default" w:ascii="Courier New" w:hAnsi="Courier New" w:eastAsia="Courier New" w:cs="Courier New"/>
                  <w:color w:val="000000"/>
                  <w:sz w:val="16"/>
                  <w:szCs w:val="16"/>
                  <w:lang w:val="en-US"/>
                </w:rPr>
                <w:t xml:space="preserve">    public int mostrarMenuPrincipal() {</w:t>
              </w:r>
            </w:ins>
          </w:p>
          <w:p w14:paraId="43CD5CB1">
            <w:pPr>
              <w:spacing w:before="0" w:after="0" w:line="240" w:lineRule="auto"/>
              <w:rPr>
                <w:ins w:id="4050" w:author="marpa" w:date="2026-10-25T15:17:56Z"/>
                <w:rFonts w:hint="default" w:ascii="Courier New" w:hAnsi="Courier New" w:eastAsia="Courier New" w:cs="Courier New"/>
                <w:color w:val="000000"/>
                <w:sz w:val="16"/>
                <w:szCs w:val="16"/>
                <w:lang w:val="en-US"/>
              </w:rPr>
            </w:pPr>
            <w:ins w:id="4051" w:author="marpa" w:date="2026-10-25T15:17:56Z">
              <w:r>
                <w:rPr>
                  <w:rFonts w:hint="default" w:ascii="Courier New" w:hAnsi="Courier New" w:eastAsia="Courier New" w:cs="Courier New"/>
                  <w:color w:val="000000"/>
                  <w:sz w:val="16"/>
                  <w:szCs w:val="16"/>
                  <w:lang w:val="en-US"/>
                </w:rPr>
                <w:t xml:space="preserve">        salida.println("\n1. Convertir temperatura");</w:t>
              </w:r>
            </w:ins>
          </w:p>
          <w:p w14:paraId="25C4C03B">
            <w:pPr>
              <w:spacing w:before="0" w:after="0" w:line="240" w:lineRule="auto"/>
              <w:rPr>
                <w:ins w:id="4052" w:author="marpa" w:date="2026-10-25T15:17:56Z"/>
                <w:rFonts w:hint="default" w:ascii="Courier New" w:hAnsi="Courier New" w:eastAsia="Courier New" w:cs="Courier New"/>
                <w:color w:val="000000"/>
                <w:sz w:val="16"/>
                <w:szCs w:val="16"/>
                <w:lang w:val="en-US"/>
              </w:rPr>
            </w:pPr>
            <w:ins w:id="4053" w:author="marpa" w:date="2026-10-25T15:17:56Z">
              <w:r>
                <w:rPr>
                  <w:rFonts w:hint="default" w:ascii="Courier New" w:hAnsi="Courier New" w:eastAsia="Courier New" w:cs="Courier New"/>
                  <w:color w:val="000000"/>
                  <w:sz w:val="16"/>
                  <w:szCs w:val="16"/>
                  <w:lang w:val="en-US"/>
                </w:rPr>
                <w:t xml:space="preserve">        salida.println("2. Convertir masa");</w:t>
              </w:r>
            </w:ins>
          </w:p>
          <w:p w14:paraId="2F6F918A">
            <w:pPr>
              <w:spacing w:before="0" w:after="0" w:line="240" w:lineRule="auto"/>
              <w:rPr>
                <w:ins w:id="4054" w:author="marpa" w:date="2026-10-25T15:17:56Z"/>
                <w:rFonts w:hint="default" w:ascii="Courier New" w:hAnsi="Courier New" w:eastAsia="Courier New" w:cs="Courier New"/>
                <w:color w:val="000000"/>
                <w:sz w:val="16"/>
                <w:szCs w:val="16"/>
                <w:lang w:val="en-US"/>
              </w:rPr>
            </w:pPr>
            <w:ins w:id="4055" w:author="marpa" w:date="2026-10-25T15:17:56Z">
              <w:r>
                <w:rPr>
                  <w:rFonts w:hint="default" w:ascii="Courier New" w:hAnsi="Courier New" w:eastAsia="Courier New" w:cs="Courier New"/>
                  <w:color w:val="000000"/>
                  <w:sz w:val="16"/>
                  <w:szCs w:val="16"/>
                  <w:lang w:val="en-US"/>
                </w:rPr>
                <w:t xml:space="preserve">        salida.println("3. Convertir longitud");</w:t>
              </w:r>
            </w:ins>
          </w:p>
          <w:p w14:paraId="1EE212C6">
            <w:pPr>
              <w:spacing w:before="0" w:after="0" w:line="240" w:lineRule="auto"/>
              <w:rPr>
                <w:ins w:id="4056" w:author="marpa" w:date="2026-10-25T15:17:56Z"/>
                <w:rFonts w:hint="default" w:ascii="Courier New" w:hAnsi="Courier New" w:eastAsia="Courier New" w:cs="Courier New"/>
                <w:color w:val="000000"/>
                <w:sz w:val="16"/>
                <w:szCs w:val="16"/>
                <w:lang w:val="en-US"/>
              </w:rPr>
            </w:pPr>
            <w:ins w:id="4057" w:author="marpa" w:date="2026-10-25T15:17:56Z">
              <w:r>
                <w:rPr>
                  <w:rFonts w:hint="default" w:ascii="Courier New" w:hAnsi="Courier New" w:eastAsia="Courier New" w:cs="Courier New"/>
                  <w:color w:val="000000"/>
                  <w:sz w:val="16"/>
                  <w:szCs w:val="16"/>
                  <w:lang w:val="en-US"/>
                </w:rPr>
                <w:t xml:space="preserve">        salida.println("4. Cambiar contraseña");</w:t>
              </w:r>
            </w:ins>
          </w:p>
          <w:p w14:paraId="600636F7">
            <w:pPr>
              <w:spacing w:before="0" w:after="0" w:line="240" w:lineRule="auto"/>
              <w:rPr>
                <w:ins w:id="4058" w:author="marpa" w:date="2026-10-25T15:17:56Z"/>
                <w:rFonts w:hint="default" w:ascii="Courier New" w:hAnsi="Courier New" w:eastAsia="Courier New" w:cs="Courier New"/>
                <w:color w:val="000000"/>
                <w:sz w:val="16"/>
                <w:szCs w:val="16"/>
                <w:lang w:val="en-US"/>
              </w:rPr>
            </w:pPr>
            <w:ins w:id="4059" w:author="marpa" w:date="2026-10-25T15:17:56Z">
              <w:r>
                <w:rPr>
                  <w:rFonts w:hint="default" w:ascii="Courier New" w:hAnsi="Courier New" w:eastAsia="Courier New" w:cs="Courier New"/>
                  <w:color w:val="000000"/>
                  <w:sz w:val="16"/>
                  <w:szCs w:val="16"/>
                  <w:lang w:val="en-US"/>
                </w:rPr>
                <w:t xml:space="preserve">        salida.println("0. Salir");</w:t>
              </w:r>
            </w:ins>
          </w:p>
          <w:p w14:paraId="12E2D5D0">
            <w:pPr>
              <w:spacing w:before="0" w:after="0" w:line="240" w:lineRule="auto"/>
              <w:rPr>
                <w:ins w:id="4060" w:author="marpa" w:date="2026-10-25T15:17:56Z"/>
                <w:rFonts w:hint="default" w:ascii="Courier New" w:hAnsi="Courier New" w:eastAsia="Courier New" w:cs="Courier New"/>
                <w:color w:val="000000"/>
                <w:sz w:val="16"/>
                <w:szCs w:val="16"/>
                <w:lang w:val="en-US"/>
              </w:rPr>
            </w:pPr>
            <w:ins w:id="4061" w:author="marpa" w:date="2026-10-25T15:17:56Z">
              <w:r>
                <w:rPr>
                  <w:rFonts w:hint="default" w:ascii="Courier New" w:hAnsi="Courier New" w:eastAsia="Courier New" w:cs="Courier New"/>
                  <w:color w:val="000000"/>
                  <w:sz w:val="16"/>
                  <w:szCs w:val="16"/>
                  <w:lang w:val="en-US"/>
                </w:rPr>
                <w:t xml:space="preserve">        return solicitarEntero("Seleccione una opción: ");</w:t>
              </w:r>
            </w:ins>
          </w:p>
          <w:p w14:paraId="66258FCD">
            <w:pPr>
              <w:spacing w:before="0" w:after="0" w:line="240" w:lineRule="auto"/>
              <w:rPr>
                <w:ins w:id="4062" w:author="marpa" w:date="2026-10-25T15:17:56Z"/>
                <w:rFonts w:hint="default" w:ascii="Courier New" w:hAnsi="Courier New" w:eastAsia="Courier New" w:cs="Courier New"/>
                <w:color w:val="000000"/>
                <w:sz w:val="16"/>
                <w:szCs w:val="16"/>
                <w:lang w:val="en-US"/>
              </w:rPr>
            </w:pPr>
            <w:ins w:id="4063" w:author="marpa" w:date="2026-10-25T15:17:56Z">
              <w:r>
                <w:rPr>
                  <w:rFonts w:hint="default" w:ascii="Courier New" w:hAnsi="Courier New" w:eastAsia="Courier New" w:cs="Courier New"/>
                  <w:color w:val="000000"/>
                  <w:sz w:val="16"/>
                  <w:szCs w:val="16"/>
                  <w:lang w:val="en-US"/>
                </w:rPr>
                <w:t xml:space="preserve">    }</w:t>
              </w:r>
            </w:ins>
          </w:p>
          <w:p w14:paraId="69A3A363">
            <w:pPr>
              <w:spacing w:before="0" w:after="0" w:line="240" w:lineRule="auto"/>
              <w:rPr>
                <w:ins w:id="4064" w:author="marpa" w:date="2026-10-25T15:17:56Z"/>
                <w:rFonts w:hint="default" w:ascii="Courier New" w:hAnsi="Courier New" w:eastAsia="Courier New" w:cs="Courier New"/>
                <w:color w:val="000000"/>
                <w:sz w:val="16"/>
                <w:szCs w:val="16"/>
                <w:lang w:val="en-US"/>
              </w:rPr>
            </w:pPr>
          </w:p>
          <w:p w14:paraId="57A03EA2">
            <w:pPr>
              <w:spacing w:before="0" w:after="0" w:line="240" w:lineRule="auto"/>
              <w:rPr>
                <w:ins w:id="4065" w:author="marpa" w:date="2026-10-25T15:17:56Z"/>
                <w:rFonts w:hint="default" w:ascii="Courier New" w:hAnsi="Courier New" w:eastAsia="Courier New" w:cs="Courier New"/>
                <w:color w:val="000000"/>
                <w:sz w:val="16"/>
                <w:szCs w:val="16"/>
                <w:lang w:val="en-US"/>
              </w:rPr>
            </w:pPr>
            <w:ins w:id="4066" w:author="marpa" w:date="2026-10-25T15:17:56Z">
              <w:r>
                <w:rPr>
                  <w:rFonts w:hint="default" w:ascii="Courier New" w:hAnsi="Courier New" w:eastAsia="Courier New" w:cs="Courier New"/>
                  <w:color w:val="000000"/>
                  <w:sz w:val="16"/>
                  <w:szCs w:val="16"/>
                  <w:lang w:val="en-US"/>
                </w:rPr>
                <w:t xml:space="preserve">    public double solicitarValor() {</w:t>
              </w:r>
            </w:ins>
          </w:p>
          <w:p w14:paraId="05423B4A">
            <w:pPr>
              <w:spacing w:before="0" w:after="0" w:line="240" w:lineRule="auto"/>
              <w:rPr>
                <w:ins w:id="4067" w:author="marpa" w:date="2026-10-25T15:17:56Z"/>
                <w:rFonts w:hint="default" w:ascii="Courier New" w:hAnsi="Courier New" w:eastAsia="Courier New" w:cs="Courier New"/>
                <w:color w:val="000000"/>
                <w:sz w:val="16"/>
                <w:szCs w:val="16"/>
                <w:lang w:val="en-US"/>
              </w:rPr>
            </w:pPr>
            <w:ins w:id="4068" w:author="marpa" w:date="2026-10-25T15:17:56Z">
              <w:r>
                <w:rPr>
                  <w:rFonts w:hint="default" w:ascii="Courier New" w:hAnsi="Courier New" w:eastAsia="Courier New" w:cs="Courier New"/>
                  <w:color w:val="000000"/>
                  <w:sz w:val="16"/>
                  <w:szCs w:val="16"/>
                  <w:lang w:val="en-US"/>
                </w:rPr>
                <w:t xml:space="preserve">        while (true) {</w:t>
              </w:r>
            </w:ins>
          </w:p>
          <w:p w14:paraId="1B6DBB90">
            <w:pPr>
              <w:spacing w:before="0" w:after="0" w:line="240" w:lineRule="auto"/>
              <w:rPr>
                <w:ins w:id="4069" w:author="marpa" w:date="2026-10-25T15:17:56Z"/>
                <w:rFonts w:hint="default" w:ascii="Courier New" w:hAnsi="Courier New" w:eastAsia="Courier New" w:cs="Courier New"/>
                <w:color w:val="000000"/>
                <w:sz w:val="16"/>
                <w:szCs w:val="16"/>
                <w:lang w:val="en-US"/>
              </w:rPr>
            </w:pPr>
            <w:ins w:id="4070" w:author="marpa" w:date="2026-10-25T15:17:56Z">
              <w:r>
                <w:rPr>
                  <w:rFonts w:hint="default" w:ascii="Courier New" w:hAnsi="Courier New" w:eastAsia="Courier New" w:cs="Courier New"/>
                  <w:color w:val="000000"/>
                  <w:sz w:val="16"/>
                  <w:szCs w:val="16"/>
                  <w:lang w:val="en-US"/>
                </w:rPr>
                <w:t xml:space="preserve">            String texto = solicitarTexto("Valor a convertir: ").replace(',', '.');</w:t>
              </w:r>
            </w:ins>
          </w:p>
          <w:p w14:paraId="094642E9">
            <w:pPr>
              <w:spacing w:before="0" w:after="0" w:line="240" w:lineRule="auto"/>
              <w:rPr>
                <w:ins w:id="4071" w:author="marpa" w:date="2026-10-25T15:17:56Z"/>
                <w:rFonts w:hint="default" w:ascii="Courier New" w:hAnsi="Courier New" w:eastAsia="Courier New" w:cs="Courier New"/>
                <w:color w:val="000000"/>
                <w:sz w:val="16"/>
                <w:szCs w:val="16"/>
                <w:lang w:val="en-US"/>
              </w:rPr>
            </w:pPr>
            <w:ins w:id="4072" w:author="marpa" w:date="2026-10-25T15:17:56Z">
              <w:r>
                <w:rPr>
                  <w:rFonts w:hint="default" w:ascii="Courier New" w:hAnsi="Courier New" w:eastAsia="Courier New" w:cs="Courier New"/>
                  <w:color w:val="000000"/>
                  <w:sz w:val="16"/>
                  <w:szCs w:val="16"/>
                  <w:lang w:val="en-US"/>
                </w:rPr>
                <w:t xml:space="preserve">            try {</w:t>
              </w:r>
            </w:ins>
          </w:p>
          <w:p w14:paraId="448C281C">
            <w:pPr>
              <w:spacing w:before="0" w:after="0" w:line="240" w:lineRule="auto"/>
              <w:rPr>
                <w:ins w:id="4073" w:author="marpa" w:date="2026-10-25T15:17:56Z"/>
                <w:rFonts w:hint="default" w:ascii="Courier New" w:hAnsi="Courier New" w:eastAsia="Courier New" w:cs="Courier New"/>
                <w:color w:val="000000"/>
                <w:sz w:val="16"/>
                <w:szCs w:val="16"/>
                <w:lang w:val="en-US"/>
              </w:rPr>
            </w:pPr>
            <w:ins w:id="4074" w:author="marpa" w:date="2026-10-25T15:17:56Z">
              <w:r>
                <w:rPr>
                  <w:rFonts w:hint="default" w:ascii="Courier New" w:hAnsi="Courier New" w:eastAsia="Courier New" w:cs="Courier New"/>
                  <w:color w:val="000000"/>
                  <w:sz w:val="16"/>
                  <w:szCs w:val="16"/>
                  <w:lang w:val="en-US"/>
                </w:rPr>
                <w:t xml:space="preserve">                double valor = Double.parseDouble(texto);</w:t>
              </w:r>
            </w:ins>
          </w:p>
          <w:p w14:paraId="4D266D3C">
            <w:pPr>
              <w:spacing w:before="0" w:after="0" w:line="240" w:lineRule="auto"/>
              <w:rPr>
                <w:ins w:id="4075" w:author="marpa" w:date="2026-10-25T15:17:56Z"/>
                <w:rFonts w:hint="default" w:ascii="Courier New" w:hAnsi="Courier New" w:eastAsia="Courier New" w:cs="Courier New"/>
                <w:color w:val="000000"/>
                <w:sz w:val="16"/>
                <w:szCs w:val="16"/>
                <w:lang w:val="en-US"/>
              </w:rPr>
            </w:pPr>
            <w:ins w:id="4076" w:author="marpa" w:date="2026-10-25T15:17:56Z">
              <w:r>
                <w:rPr>
                  <w:rFonts w:hint="default" w:ascii="Courier New" w:hAnsi="Courier New" w:eastAsia="Courier New" w:cs="Courier New"/>
                  <w:color w:val="000000"/>
                  <w:sz w:val="16"/>
                  <w:szCs w:val="16"/>
                  <w:lang w:val="en-US"/>
                </w:rPr>
                <w:t xml:space="preserve">                if (Double.isFinite(valor)) return valor;</w:t>
              </w:r>
            </w:ins>
          </w:p>
          <w:p w14:paraId="4A076BF5">
            <w:pPr>
              <w:spacing w:before="0" w:after="0" w:line="240" w:lineRule="auto"/>
              <w:rPr>
                <w:ins w:id="4077" w:author="marpa" w:date="2026-10-25T15:17:56Z"/>
                <w:rFonts w:hint="default" w:ascii="Courier New" w:hAnsi="Courier New" w:eastAsia="Courier New" w:cs="Courier New"/>
                <w:color w:val="000000"/>
                <w:sz w:val="16"/>
                <w:szCs w:val="16"/>
                <w:lang w:val="en-US"/>
              </w:rPr>
            </w:pPr>
            <w:ins w:id="4078" w:author="marpa" w:date="2026-10-25T15:17:56Z">
              <w:r>
                <w:rPr>
                  <w:rFonts w:hint="default" w:ascii="Courier New" w:hAnsi="Courier New" w:eastAsia="Courier New" w:cs="Courier New"/>
                  <w:color w:val="000000"/>
                  <w:sz w:val="16"/>
                  <w:szCs w:val="16"/>
                  <w:lang w:val="en-US"/>
                </w:rPr>
                <w:t xml:space="preserve">            } catch (NumberFormatException ignored) { }</w:t>
              </w:r>
            </w:ins>
          </w:p>
          <w:p w14:paraId="767F89D4">
            <w:pPr>
              <w:spacing w:before="0" w:after="0" w:line="240" w:lineRule="auto"/>
              <w:rPr>
                <w:ins w:id="4079" w:author="marpa" w:date="2026-10-25T15:17:56Z"/>
                <w:rFonts w:hint="default" w:ascii="Courier New" w:hAnsi="Courier New" w:eastAsia="Courier New" w:cs="Courier New"/>
                <w:color w:val="000000"/>
                <w:sz w:val="16"/>
                <w:szCs w:val="16"/>
                <w:lang w:val="en-US"/>
              </w:rPr>
            </w:pPr>
            <w:ins w:id="4080" w:author="marpa" w:date="2026-10-25T15:17:56Z">
              <w:r>
                <w:rPr>
                  <w:rFonts w:hint="default" w:ascii="Courier New" w:hAnsi="Courier New" w:eastAsia="Courier New" w:cs="Courier New"/>
                  <w:color w:val="000000"/>
                  <w:sz w:val="16"/>
                  <w:szCs w:val="16"/>
                  <w:lang w:val="en-US"/>
                </w:rPr>
                <w:t xml:space="preserve">            mostrarError("Ingrese un número finito válido.");</w:t>
              </w:r>
            </w:ins>
          </w:p>
          <w:p w14:paraId="76FA9931">
            <w:pPr>
              <w:spacing w:before="0" w:after="0" w:line="240" w:lineRule="auto"/>
              <w:rPr>
                <w:ins w:id="4081" w:author="marpa" w:date="2026-10-25T15:17:56Z"/>
                <w:rFonts w:hint="default" w:ascii="Courier New" w:hAnsi="Courier New" w:eastAsia="Courier New" w:cs="Courier New"/>
                <w:color w:val="000000"/>
                <w:sz w:val="16"/>
                <w:szCs w:val="16"/>
                <w:lang w:val="en-US"/>
              </w:rPr>
            </w:pPr>
            <w:ins w:id="4082" w:author="marpa" w:date="2026-10-25T15:17:56Z">
              <w:r>
                <w:rPr>
                  <w:rFonts w:hint="default" w:ascii="Courier New" w:hAnsi="Courier New" w:eastAsia="Courier New" w:cs="Courier New"/>
                  <w:color w:val="000000"/>
                  <w:sz w:val="16"/>
                  <w:szCs w:val="16"/>
                  <w:lang w:val="en-US"/>
                </w:rPr>
                <w:t xml:space="preserve">        }</w:t>
              </w:r>
            </w:ins>
          </w:p>
          <w:p w14:paraId="38CE1097">
            <w:pPr>
              <w:spacing w:before="0" w:after="0" w:line="240" w:lineRule="auto"/>
              <w:rPr>
                <w:ins w:id="4083" w:author="marpa" w:date="2026-10-25T15:17:56Z"/>
                <w:rFonts w:hint="default" w:ascii="Courier New" w:hAnsi="Courier New" w:eastAsia="Courier New" w:cs="Courier New"/>
                <w:color w:val="000000"/>
                <w:sz w:val="16"/>
                <w:szCs w:val="16"/>
                <w:lang w:val="en-US"/>
              </w:rPr>
            </w:pPr>
            <w:ins w:id="4084" w:author="marpa" w:date="2026-10-25T15:17:56Z">
              <w:r>
                <w:rPr>
                  <w:rFonts w:hint="default" w:ascii="Courier New" w:hAnsi="Courier New" w:eastAsia="Courier New" w:cs="Courier New"/>
                  <w:color w:val="000000"/>
                  <w:sz w:val="16"/>
                  <w:szCs w:val="16"/>
                  <w:lang w:val="en-US"/>
                </w:rPr>
                <w:t xml:space="preserve">    }</w:t>
              </w:r>
            </w:ins>
          </w:p>
          <w:p w14:paraId="3DB08270">
            <w:pPr>
              <w:spacing w:before="0" w:after="0" w:line="240" w:lineRule="auto"/>
              <w:rPr>
                <w:ins w:id="4085" w:author="marpa" w:date="2026-10-25T15:17:56Z"/>
                <w:rFonts w:hint="default" w:ascii="Courier New" w:hAnsi="Courier New" w:eastAsia="Courier New" w:cs="Courier New"/>
                <w:color w:val="000000"/>
                <w:sz w:val="16"/>
                <w:szCs w:val="16"/>
                <w:lang w:val="en-US"/>
              </w:rPr>
            </w:pPr>
          </w:p>
          <w:p w14:paraId="351EF93C">
            <w:pPr>
              <w:spacing w:before="0" w:after="0" w:line="240" w:lineRule="auto"/>
              <w:rPr>
                <w:ins w:id="4086" w:author="marpa" w:date="2026-10-25T15:17:56Z"/>
                <w:rFonts w:hint="default" w:ascii="Courier New" w:hAnsi="Courier New" w:eastAsia="Courier New" w:cs="Courier New"/>
                <w:color w:val="000000"/>
                <w:sz w:val="16"/>
                <w:szCs w:val="16"/>
                <w:lang w:val="en-US"/>
              </w:rPr>
            </w:pPr>
            <w:ins w:id="4087" w:author="marpa" w:date="2026-10-25T15:17:56Z">
              <w:r>
                <w:rPr>
                  <w:rFonts w:hint="default" w:ascii="Courier New" w:hAnsi="Courier New" w:eastAsia="Courier New" w:cs="Courier New"/>
                  <w:color w:val="000000"/>
                  <w:sz w:val="16"/>
                  <w:szCs w:val="16"/>
                  <w:lang w:val="en-US"/>
                </w:rPr>
                <w:t xml:space="preserve">    public String seleccionarUnidad(String etiqueta, List&lt;String&gt; unidades) {</w:t>
              </w:r>
            </w:ins>
          </w:p>
          <w:p w14:paraId="0E9CE131">
            <w:pPr>
              <w:spacing w:before="0" w:after="0" w:line="240" w:lineRule="auto"/>
              <w:rPr>
                <w:ins w:id="4088" w:author="marpa" w:date="2026-10-25T15:17:56Z"/>
                <w:rFonts w:hint="default" w:ascii="Courier New" w:hAnsi="Courier New" w:eastAsia="Courier New" w:cs="Courier New"/>
                <w:color w:val="000000"/>
                <w:sz w:val="16"/>
                <w:szCs w:val="16"/>
                <w:lang w:val="en-US"/>
              </w:rPr>
            </w:pPr>
            <w:ins w:id="4089" w:author="marpa" w:date="2026-10-25T15:17:56Z">
              <w:r>
                <w:rPr>
                  <w:rFonts w:hint="default" w:ascii="Courier New" w:hAnsi="Courier New" w:eastAsia="Courier New" w:cs="Courier New"/>
                  <w:color w:val="000000"/>
                  <w:sz w:val="16"/>
                  <w:szCs w:val="16"/>
                  <w:lang w:val="en-US"/>
                </w:rPr>
                <w:t xml:space="preserve">        salida.println(etiqueta);</w:t>
              </w:r>
            </w:ins>
          </w:p>
          <w:p w14:paraId="68A6969B">
            <w:pPr>
              <w:spacing w:before="0" w:after="0" w:line="240" w:lineRule="auto"/>
              <w:rPr>
                <w:ins w:id="4090" w:author="marpa" w:date="2026-10-25T15:17:56Z"/>
                <w:rFonts w:hint="default" w:ascii="Courier New" w:hAnsi="Courier New" w:eastAsia="Courier New" w:cs="Courier New"/>
                <w:color w:val="000000"/>
                <w:sz w:val="16"/>
                <w:szCs w:val="16"/>
                <w:lang w:val="en-US"/>
              </w:rPr>
            </w:pPr>
            <w:ins w:id="4091" w:author="marpa" w:date="2026-10-25T15:17:56Z">
              <w:r>
                <w:rPr>
                  <w:rFonts w:hint="default" w:ascii="Courier New" w:hAnsi="Courier New" w:eastAsia="Courier New" w:cs="Courier New"/>
                  <w:color w:val="000000"/>
                  <w:sz w:val="16"/>
                  <w:szCs w:val="16"/>
                  <w:lang w:val="en-US"/>
                </w:rPr>
                <w:t xml:space="preserve">        for (int i = 0; i &lt; unidades.size(); i++) {</w:t>
              </w:r>
            </w:ins>
          </w:p>
          <w:p w14:paraId="068A87A6">
            <w:pPr>
              <w:spacing w:before="0" w:after="0" w:line="240" w:lineRule="auto"/>
              <w:rPr>
                <w:ins w:id="4092" w:author="marpa" w:date="2026-10-25T15:17:56Z"/>
                <w:rFonts w:hint="default" w:ascii="Courier New" w:hAnsi="Courier New" w:eastAsia="Courier New" w:cs="Courier New"/>
                <w:color w:val="000000"/>
                <w:sz w:val="16"/>
                <w:szCs w:val="16"/>
                <w:lang w:val="en-US"/>
              </w:rPr>
            </w:pPr>
            <w:ins w:id="4093" w:author="marpa" w:date="2026-10-25T15:17:56Z">
              <w:r>
                <w:rPr>
                  <w:rFonts w:hint="default" w:ascii="Courier New" w:hAnsi="Courier New" w:eastAsia="Courier New" w:cs="Courier New"/>
                  <w:color w:val="000000"/>
                  <w:sz w:val="16"/>
                  <w:szCs w:val="16"/>
                  <w:lang w:val="en-US"/>
                </w:rPr>
                <w:t xml:space="preserve">            salida.printf("%d. %s%n", i + 1, unidades.get(i));</w:t>
              </w:r>
            </w:ins>
          </w:p>
          <w:p w14:paraId="5D9324DD">
            <w:pPr>
              <w:spacing w:before="0" w:after="0" w:line="240" w:lineRule="auto"/>
              <w:rPr>
                <w:ins w:id="4094" w:author="marpa" w:date="2026-10-25T15:17:56Z"/>
                <w:rFonts w:hint="default" w:ascii="Courier New" w:hAnsi="Courier New" w:eastAsia="Courier New" w:cs="Courier New"/>
                <w:color w:val="000000"/>
                <w:sz w:val="16"/>
                <w:szCs w:val="16"/>
                <w:lang w:val="en-US"/>
              </w:rPr>
            </w:pPr>
            <w:ins w:id="4095" w:author="marpa" w:date="2026-10-25T15:17:56Z">
              <w:r>
                <w:rPr>
                  <w:rFonts w:hint="default" w:ascii="Courier New" w:hAnsi="Courier New" w:eastAsia="Courier New" w:cs="Courier New"/>
                  <w:color w:val="000000"/>
                  <w:sz w:val="16"/>
                  <w:szCs w:val="16"/>
                  <w:lang w:val="en-US"/>
                </w:rPr>
                <w:t xml:space="preserve">        }</w:t>
              </w:r>
            </w:ins>
          </w:p>
          <w:p w14:paraId="2377A582">
            <w:pPr>
              <w:spacing w:before="0" w:after="0" w:line="240" w:lineRule="auto"/>
              <w:rPr>
                <w:ins w:id="4096" w:author="marpa" w:date="2026-10-25T15:17:56Z"/>
                <w:rFonts w:hint="default" w:ascii="Courier New" w:hAnsi="Courier New" w:eastAsia="Courier New" w:cs="Courier New"/>
                <w:color w:val="000000"/>
                <w:sz w:val="16"/>
                <w:szCs w:val="16"/>
                <w:lang w:val="en-US"/>
              </w:rPr>
            </w:pPr>
            <w:ins w:id="4097" w:author="marpa" w:date="2026-10-25T15:17:56Z">
              <w:r>
                <w:rPr>
                  <w:rFonts w:hint="default" w:ascii="Courier New" w:hAnsi="Courier New" w:eastAsia="Courier New" w:cs="Courier New"/>
                  <w:color w:val="000000"/>
                  <w:sz w:val="16"/>
                  <w:szCs w:val="16"/>
                  <w:lang w:val="en-US"/>
                </w:rPr>
                <w:t xml:space="preserve">        while (true) {</w:t>
              </w:r>
            </w:ins>
          </w:p>
          <w:p w14:paraId="2CA75B4C">
            <w:pPr>
              <w:spacing w:before="0" w:after="0" w:line="240" w:lineRule="auto"/>
              <w:rPr>
                <w:ins w:id="4098" w:author="marpa" w:date="2026-10-25T15:17:56Z"/>
                <w:rFonts w:hint="default" w:ascii="Courier New" w:hAnsi="Courier New" w:eastAsia="Courier New" w:cs="Courier New"/>
                <w:color w:val="000000"/>
                <w:sz w:val="16"/>
                <w:szCs w:val="16"/>
                <w:lang w:val="en-US"/>
              </w:rPr>
            </w:pPr>
            <w:ins w:id="4099" w:author="marpa" w:date="2026-10-25T15:17:56Z">
              <w:r>
                <w:rPr>
                  <w:rFonts w:hint="default" w:ascii="Courier New" w:hAnsi="Courier New" w:eastAsia="Courier New" w:cs="Courier New"/>
                  <w:color w:val="000000"/>
                  <w:sz w:val="16"/>
                  <w:szCs w:val="16"/>
                  <w:lang w:val="en-US"/>
                </w:rPr>
                <w:t xml:space="preserve">            int opcion = solicitarEntero("Seleccione una unidad: ");</w:t>
              </w:r>
            </w:ins>
          </w:p>
          <w:p w14:paraId="44339E8A">
            <w:pPr>
              <w:spacing w:before="0" w:after="0" w:line="240" w:lineRule="auto"/>
              <w:rPr>
                <w:ins w:id="4100" w:author="marpa" w:date="2026-10-25T15:17:56Z"/>
                <w:rFonts w:hint="default" w:ascii="Courier New" w:hAnsi="Courier New" w:eastAsia="Courier New" w:cs="Courier New"/>
                <w:color w:val="000000"/>
                <w:sz w:val="16"/>
                <w:szCs w:val="16"/>
                <w:lang w:val="en-US"/>
              </w:rPr>
            </w:pPr>
            <w:ins w:id="4101" w:author="marpa" w:date="2026-10-25T15:17:56Z">
              <w:r>
                <w:rPr>
                  <w:rFonts w:hint="default" w:ascii="Courier New" w:hAnsi="Courier New" w:eastAsia="Courier New" w:cs="Courier New"/>
                  <w:color w:val="000000"/>
                  <w:sz w:val="16"/>
                  <w:szCs w:val="16"/>
                  <w:lang w:val="en-US"/>
                </w:rPr>
                <w:t xml:space="preserve">            if (opcion &gt;= 1 &amp;&amp; opcion &lt;= unidades.size()) return unidades.get(opcion - 1);</w:t>
              </w:r>
            </w:ins>
          </w:p>
          <w:p w14:paraId="393CCAAC">
            <w:pPr>
              <w:spacing w:before="0" w:after="0" w:line="240" w:lineRule="auto"/>
              <w:rPr>
                <w:ins w:id="4102" w:author="marpa" w:date="2026-10-25T15:17:56Z"/>
                <w:rFonts w:hint="default" w:ascii="Courier New" w:hAnsi="Courier New" w:eastAsia="Courier New" w:cs="Courier New"/>
                <w:color w:val="000000"/>
                <w:sz w:val="16"/>
                <w:szCs w:val="16"/>
                <w:lang w:val="en-US"/>
              </w:rPr>
            </w:pPr>
            <w:ins w:id="4103" w:author="marpa" w:date="2026-10-25T15:17:56Z">
              <w:r>
                <w:rPr>
                  <w:rFonts w:hint="default" w:ascii="Courier New" w:hAnsi="Courier New" w:eastAsia="Courier New" w:cs="Courier New"/>
                  <w:color w:val="000000"/>
                  <w:sz w:val="16"/>
                  <w:szCs w:val="16"/>
                  <w:lang w:val="en-US"/>
                </w:rPr>
                <w:t xml:space="preserve">            mostrarError("Opción de unidad inválida.");</w:t>
              </w:r>
            </w:ins>
          </w:p>
          <w:p w14:paraId="49E89E56">
            <w:pPr>
              <w:spacing w:before="0" w:after="0" w:line="240" w:lineRule="auto"/>
              <w:rPr>
                <w:ins w:id="4104" w:author="marpa" w:date="2026-10-25T15:17:56Z"/>
                <w:rFonts w:hint="default" w:ascii="Courier New" w:hAnsi="Courier New" w:eastAsia="Courier New" w:cs="Courier New"/>
                <w:color w:val="000000"/>
                <w:sz w:val="16"/>
                <w:szCs w:val="16"/>
                <w:lang w:val="en-US"/>
              </w:rPr>
            </w:pPr>
            <w:ins w:id="4105" w:author="marpa" w:date="2026-10-25T15:17:56Z">
              <w:r>
                <w:rPr>
                  <w:rFonts w:hint="default" w:ascii="Courier New" w:hAnsi="Courier New" w:eastAsia="Courier New" w:cs="Courier New"/>
                  <w:color w:val="000000"/>
                  <w:sz w:val="16"/>
                  <w:szCs w:val="16"/>
                  <w:lang w:val="en-US"/>
                </w:rPr>
                <w:t xml:space="preserve">        }</w:t>
              </w:r>
            </w:ins>
          </w:p>
          <w:p w14:paraId="2BE5B48D">
            <w:pPr>
              <w:spacing w:before="0" w:after="0" w:line="240" w:lineRule="auto"/>
              <w:rPr>
                <w:ins w:id="4106" w:author="marpa" w:date="2026-10-25T15:17:56Z"/>
                <w:rFonts w:hint="default" w:ascii="Courier New" w:hAnsi="Courier New" w:eastAsia="Courier New" w:cs="Courier New"/>
                <w:color w:val="000000"/>
                <w:sz w:val="16"/>
                <w:szCs w:val="16"/>
                <w:lang w:val="en-US"/>
              </w:rPr>
            </w:pPr>
            <w:ins w:id="4107" w:author="marpa" w:date="2026-10-25T15:17:56Z">
              <w:r>
                <w:rPr>
                  <w:rFonts w:hint="default" w:ascii="Courier New" w:hAnsi="Courier New" w:eastAsia="Courier New" w:cs="Courier New"/>
                  <w:color w:val="000000"/>
                  <w:sz w:val="16"/>
                  <w:szCs w:val="16"/>
                  <w:lang w:val="en-US"/>
                </w:rPr>
                <w:t xml:space="preserve">    }</w:t>
              </w:r>
            </w:ins>
          </w:p>
          <w:p w14:paraId="3B5AE14B">
            <w:pPr>
              <w:spacing w:before="0" w:after="0" w:line="240" w:lineRule="auto"/>
              <w:rPr>
                <w:ins w:id="4108" w:author="marpa" w:date="2026-10-25T15:17:56Z"/>
                <w:rFonts w:hint="default" w:ascii="Courier New" w:hAnsi="Courier New" w:eastAsia="Courier New" w:cs="Courier New"/>
                <w:color w:val="000000"/>
                <w:sz w:val="16"/>
                <w:szCs w:val="16"/>
                <w:lang w:val="en-US"/>
              </w:rPr>
            </w:pPr>
          </w:p>
          <w:p w14:paraId="40F4A9C8">
            <w:pPr>
              <w:spacing w:before="0" w:after="0" w:line="240" w:lineRule="auto"/>
              <w:rPr>
                <w:ins w:id="4109" w:author="marpa" w:date="2026-10-25T15:17:56Z"/>
                <w:rFonts w:hint="default" w:ascii="Courier New" w:hAnsi="Courier New" w:eastAsia="Courier New" w:cs="Courier New"/>
                <w:color w:val="000000"/>
                <w:sz w:val="16"/>
                <w:szCs w:val="16"/>
                <w:lang w:val="en-US"/>
              </w:rPr>
            </w:pPr>
            <w:ins w:id="4110" w:author="marpa" w:date="2026-10-25T15:17:56Z">
              <w:r>
                <w:rPr>
                  <w:rFonts w:hint="default" w:ascii="Courier New" w:hAnsi="Courier New" w:eastAsia="Courier New" w:cs="Courier New"/>
                  <w:color w:val="000000"/>
                  <w:sz w:val="16"/>
                  <w:szCs w:val="16"/>
                  <w:lang w:val="en-US"/>
                </w:rPr>
                <w:t xml:space="preserve">    public void mostrarConversion(TipoConversion tipo, ResultadoConversion resultado) {</w:t>
              </w:r>
            </w:ins>
          </w:p>
          <w:p w14:paraId="7055A878">
            <w:pPr>
              <w:spacing w:before="0" w:after="0" w:line="240" w:lineRule="auto"/>
              <w:rPr>
                <w:ins w:id="4111" w:author="marpa" w:date="2026-10-25T15:17:56Z"/>
                <w:rFonts w:hint="default" w:ascii="Courier New" w:hAnsi="Courier New" w:eastAsia="Courier New" w:cs="Courier New"/>
                <w:color w:val="000000"/>
                <w:sz w:val="16"/>
                <w:szCs w:val="16"/>
                <w:lang w:val="en-US"/>
              </w:rPr>
            </w:pPr>
            <w:ins w:id="4112" w:author="marpa" w:date="2026-10-25T15:17:56Z">
              <w:r>
                <w:rPr>
                  <w:rFonts w:hint="default" w:ascii="Courier New" w:hAnsi="Courier New" w:eastAsia="Courier New" w:cs="Courier New"/>
                  <w:color w:val="000000"/>
                  <w:sz w:val="16"/>
                  <w:szCs w:val="16"/>
                  <w:lang w:val="en-US"/>
                </w:rPr>
                <w:t xml:space="preserve">        salida.printf("%n%s: %s %s = %s %s%n", tipo.titulo(),</w:t>
              </w:r>
            </w:ins>
          </w:p>
          <w:p w14:paraId="4A13072B">
            <w:pPr>
              <w:spacing w:before="0" w:after="0" w:line="240" w:lineRule="auto"/>
              <w:rPr>
                <w:ins w:id="4113" w:author="marpa" w:date="2026-10-25T15:17:56Z"/>
                <w:rFonts w:hint="default" w:ascii="Courier New" w:hAnsi="Courier New" w:eastAsia="Courier New" w:cs="Courier New"/>
                <w:color w:val="000000"/>
                <w:sz w:val="16"/>
                <w:szCs w:val="16"/>
                <w:lang w:val="en-US"/>
              </w:rPr>
            </w:pPr>
            <w:ins w:id="4114" w:author="marpa" w:date="2026-10-25T15:17:56Z">
              <w:r>
                <w:rPr>
                  <w:rFonts w:hint="default" w:ascii="Courier New" w:hAnsi="Courier New" w:eastAsia="Courier New" w:cs="Courier New"/>
                  <w:color w:val="000000"/>
                  <w:sz w:val="16"/>
                  <w:szCs w:val="16"/>
                  <w:lang w:val="en-US"/>
                </w:rPr>
                <w:t xml:space="preserve">                formato.format(resultado.valor()), resultado.unidadOrigen(),</w:t>
              </w:r>
            </w:ins>
          </w:p>
          <w:p w14:paraId="04FAF337">
            <w:pPr>
              <w:spacing w:before="0" w:after="0" w:line="240" w:lineRule="auto"/>
              <w:rPr>
                <w:ins w:id="4115" w:author="marpa" w:date="2026-10-25T15:17:56Z"/>
                <w:rFonts w:hint="default" w:ascii="Courier New" w:hAnsi="Courier New" w:eastAsia="Courier New" w:cs="Courier New"/>
                <w:color w:val="000000"/>
                <w:sz w:val="16"/>
                <w:szCs w:val="16"/>
                <w:lang w:val="en-US"/>
              </w:rPr>
            </w:pPr>
            <w:ins w:id="4116" w:author="marpa" w:date="2026-10-25T15:17:56Z">
              <w:r>
                <w:rPr>
                  <w:rFonts w:hint="default" w:ascii="Courier New" w:hAnsi="Courier New" w:eastAsia="Courier New" w:cs="Courier New"/>
                  <w:color w:val="000000"/>
                  <w:sz w:val="16"/>
                  <w:szCs w:val="16"/>
                  <w:lang w:val="en-US"/>
                </w:rPr>
                <w:t xml:space="preserve">                formato.format(resultado.resultado()), resultado.unidadDestino());</w:t>
              </w:r>
            </w:ins>
          </w:p>
          <w:p w14:paraId="0B2CD110">
            <w:pPr>
              <w:spacing w:before="0" w:after="0" w:line="240" w:lineRule="auto"/>
              <w:rPr>
                <w:ins w:id="4117" w:author="marpa" w:date="2026-10-25T15:17:56Z"/>
                <w:rFonts w:hint="default" w:ascii="Courier New" w:hAnsi="Courier New" w:eastAsia="Courier New" w:cs="Courier New"/>
                <w:color w:val="000000"/>
                <w:sz w:val="16"/>
                <w:szCs w:val="16"/>
                <w:lang w:val="en-US"/>
              </w:rPr>
            </w:pPr>
            <w:ins w:id="4118" w:author="marpa" w:date="2026-10-25T15:17:56Z">
              <w:r>
                <w:rPr>
                  <w:rFonts w:hint="default" w:ascii="Courier New" w:hAnsi="Courier New" w:eastAsia="Courier New" w:cs="Courier New"/>
                  <w:color w:val="000000"/>
                  <w:sz w:val="16"/>
                  <w:szCs w:val="16"/>
                  <w:lang w:val="en-US"/>
                </w:rPr>
                <w:t xml:space="preserve">    }</w:t>
              </w:r>
            </w:ins>
          </w:p>
          <w:p w14:paraId="3ECDEB61">
            <w:pPr>
              <w:spacing w:before="0" w:after="0" w:line="240" w:lineRule="auto"/>
              <w:rPr>
                <w:ins w:id="4119" w:author="marpa" w:date="2026-10-25T15:17:56Z"/>
                <w:rFonts w:hint="default" w:ascii="Courier New" w:hAnsi="Courier New" w:eastAsia="Courier New" w:cs="Courier New"/>
                <w:color w:val="000000"/>
                <w:sz w:val="16"/>
                <w:szCs w:val="16"/>
                <w:lang w:val="en-US"/>
              </w:rPr>
            </w:pPr>
          </w:p>
          <w:p w14:paraId="36048EF8">
            <w:pPr>
              <w:spacing w:before="0" w:after="0" w:line="240" w:lineRule="auto"/>
              <w:rPr>
                <w:ins w:id="4120" w:author="marpa" w:date="2026-10-25T15:17:56Z"/>
                <w:rFonts w:hint="default" w:ascii="Courier New" w:hAnsi="Courier New" w:eastAsia="Courier New" w:cs="Courier New"/>
                <w:color w:val="000000"/>
                <w:sz w:val="16"/>
                <w:szCs w:val="16"/>
                <w:lang w:val="en-US"/>
              </w:rPr>
            </w:pPr>
            <w:ins w:id="4121" w:author="marpa" w:date="2026-10-25T15:17:56Z">
              <w:r>
                <w:rPr>
                  <w:rFonts w:hint="default" w:ascii="Courier New" w:hAnsi="Courier New" w:eastAsia="Courier New" w:cs="Courier New"/>
                  <w:color w:val="000000"/>
                  <w:sz w:val="16"/>
                  <w:szCs w:val="16"/>
                  <w:lang w:val="en-US"/>
                </w:rPr>
                <w:t xml:space="preserve">    public void mostrarMensaje(String mensaje) { salida.println(mensaje); }</w:t>
              </w:r>
            </w:ins>
          </w:p>
          <w:p w14:paraId="28245F3F">
            <w:pPr>
              <w:spacing w:before="0" w:after="0" w:line="240" w:lineRule="auto"/>
              <w:rPr>
                <w:ins w:id="4122" w:author="marpa" w:date="2026-10-25T15:17:56Z"/>
                <w:rFonts w:hint="default" w:ascii="Courier New" w:hAnsi="Courier New" w:eastAsia="Courier New" w:cs="Courier New"/>
                <w:color w:val="000000"/>
                <w:sz w:val="16"/>
                <w:szCs w:val="16"/>
                <w:lang w:val="en-US"/>
              </w:rPr>
            </w:pPr>
            <w:ins w:id="4123" w:author="marpa" w:date="2026-10-25T15:17:56Z">
              <w:r>
                <w:rPr>
                  <w:rFonts w:hint="default" w:ascii="Courier New" w:hAnsi="Courier New" w:eastAsia="Courier New" w:cs="Courier New"/>
                  <w:color w:val="000000"/>
                  <w:sz w:val="16"/>
                  <w:szCs w:val="16"/>
                  <w:lang w:val="en-US"/>
                </w:rPr>
                <w:t xml:space="preserve">    public void mostrarError(String mensaje) { salida.println("Error: " + mensaje); }</w:t>
              </w:r>
            </w:ins>
          </w:p>
          <w:p w14:paraId="44EC4612">
            <w:pPr>
              <w:spacing w:before="0" w:after="0" w:line="240" w:lineRule="auto"/>
              <w:rPr>
                <w:ins w:id="4124" w:author="marpa" w:date="2026-10-25T15:17:56Z"/>
                <w:rFonts w:hint="default" w:ascii="Courier New" w:hAnsi="Courier New" w:eastAsia="Courier New" w:cs="Courier New"/>
                <w:color w:val="000000"/>
                <w:sz w:val="16"/>
                <w:szCs w:val="16"/>
                <w:lang w:val="en-US"/>
              </w:rPr>
            </w:pPr>
          </w:p>
          <w:p w14:paraId="6A961615">
            <w:pPr>
              <w:spacing w:before="0" w:after="0" w:line="240" w:lineRule="auto"/>
              <w:rPr>
                <w:ins w:id="4125" w:author="marpa" w:date="2026-10-25T15:17:56Z"/>
                <w:rFonts w:hint="default" w:ascii="Courier New" w:hAnsi="Courier New" w:eastAsia="Courier New" w:cs="Courier New"/>
                <w:color w:val="000000"/>
                <w:sz w:val="16"/>
                <w:szCs w:val="16"/>
                <w:lang w:val="en-US"/>
              </w:rPr>
            </w:pPr>
            <w:ins w:id="4126" w:author="marpa" w:date="2026-10-25T15:17:56Z">
              <w:r>
                <w:rPr>
                  <w:rFonts w:hint="default" w:ascii="Courier New" w:hAnsi="Courier New" w:eastAsia="Courier New" w:cs="Courier New"/>
                  <w:color w:val="000000"/>
                  <w:sz w:val="16"/>
                  <w:szCs w:val="16"/>
                  <w:lang w:val="en-US"/>
                </w:rPr>
                <w:t xml:space="preserve">    private int solicitarEntero(String etiqueta) {</w:t>
              </w:r>
            </w:ins>
          </w:p>
          <w:p w14:paraId="58BD8811">
            <w:pPr>
              <w:spacing w:before="0" w:after="0" w:line="240" w:lineRule="auto"/>
              <w:rPr>
                <w:ins w:id="4127" w:author="marpa" w:date="2026-10-25T15:17:56Z"/>
                <w:rFonts w:hint="default" w:ascii="Courier New" w:hAnsi="Courier New" w:eastAsia="Courier New" w:cs="Courier New"/>
                <w:color w:val="000000"/>
                <w:sz w:val="16"/>
                <w:szCs w:val="16"/>
                <w:lang w:val="en-US"/>
              </w:rPr>
            </w:pPr>
            <w:ins w:id="4128" w:author="marpa" w:date="2026-10-25T15:17:56Z">
              <w:r>
                <w:rPr>
                  <w:rFonts w:hint="default" w:ascii="Courier New" w:hAnsi="Courier New" w:eastAsia="Courier New" w:cs="Courier New"/>
                  <w:color w:val="000000"/>
                  <w:sz w:val="16"/>
                  <w:szCs w:val="16"/>
                  <w:lang w:val="en-US"/>
                </w:rPr>
                <w:t xml:space="preserve">        while (true) {</w:t>
              </w:r>
            </w:ins>
          </w:p>
          <w:p w14:paraId="40CA1C62">
            <w:pPr>
              <w:spacing w:before="0" w:after="0" w:line="240" w:lineRule="auto"/>
              <w:rPr>
                <w:ins w:id="4129" w:author="marpa" w:date="2026-10-25T15:17:56Z"/>
                <w:rFonts w:hint="default" w:ascii="Courier New" w:hAnsi="Courier New" w:eastAsia="Courier New" w:cs="Courier New"/>
                <w:color w:val="000000"/>
                <w:sz w:val="16"/>
                <w:szCs w:val="16"/>
                <w:lang w:val="en-US"/>
              </w:rPr>
            </w:pPr>
            <w:ins w:id="4130" w:author="marpa" w:date="2026-10-25T15:17:56Z">
              <w:r>
                <w:rPr>
                  <w:rFonts w:hint="default" w:ascii="Courier New" w:hAnsi="Courier New" w:eastAsia="Courier New" w:cs="Courier New"/>
                  <w:color w:val="000000"/>
                  <w:sz w:val="16"/>
                  <w:szCs w:val="16"/>
                  <w:lang w:val="en-US"/>
                </w:rPr>
                <w:t xml:space="preserve">            String texto = solicitarTexto(etiqueta);</w:t>
              </w:r>
            </w:ins>
          </w:p>
          <w:p w14:paraId="04314AA8">
            <w:pPr>
              <w:spacing w:before="0" w:after="0" w:line="240" w:lineRule="auto"/>
              <w:rPr>
                <w:ins w:id="4131" w:author="marpa" w:date="2026-10-25T15:17:56Z"/>
                <w:rFonts w:hint="default" w:ascii="Courier New" w:hAnsi="Courier New" w:eastAsia="Courier New" w:cs="Courier New"/>
                <w:color w:val="000000"/>
                <w:sz w:val="16"/>
                <w:szCs w:val="16"/>
                <w:lang w:val="en-US"/>
              </w:rPr>
            </w:pPr>
            <w:ins w:id="4132" w:author="marpa" w:date="2026-10-25T15:17:56Z">
              <w:r>
                <w:rPr>
                  <w:rFonts w:hint="default" w:ascii="Courier New" w:hAnsi="Courier New" w:eastAsia="Courier New" w:cs="Courier New"/>
                  <w:color w:val="000000"/>
                  <w:sz w:val="16"/>
                  <w:szCs w:val="16"/>
                  <w:lang w:val="en-US"/>
                </w:rPr>
                <w:t xml:space="preserve">            try { return Integer.parseInt(texto); }</w:t>
              </w:r>
            </w:ins>
          </w:p>
          <w:p w14:paraId="1D722F2D">
            <w:pPr>
              <w:spacing w:before="0" w:after="0" w:line="240" w:lineRule="auto"/>
              <w:rPr>
                <w:ins w:id="4133" w:author="marpa" w:date="2026-10-25T15:17:56Z"/>
                <w:rFonts w:hint="default" w:ascii="Courier New" w:hAnsi="Courier New" w:eastAsia="Courier New" w:cs="Courier New"/>
                <w:color w:val="000000"/>
                <w:sz w:val="16"/>
                <w:szCs w:val="16"/>
                <w:lang w:val="en-US"/>
              </w:rPr>
            </w:pPr>
            <w:ins w:id="4134" w:author="marpa" w:date="2026-10-25T15:17:56Z">
              <w:r>
                <w:rPr>
                  <w:rFonts w:hint="default" w:ascii="Courier New" w:hAnsi="Courier New" w:eastAsia="Courier New" w:cs="Courier New"/>
                  <w:color w:val="000000"/>
                  <w:sz w:val="16"/>
                  <w:szCs w:val="16"/>
                  <w:lang w:val="en-US"/>
                </w:rPr>
                <w:t xml:space="preserve">            catch (NumberFormatException ignored) { mostrarError("Ingrese una opción numérica."); }</w:t>
              </w:r>
            </w:ins>
          </w:p>
          <w:p w14:paraId="716974A3">
            <w:pPr>
              <w:spacing w:before="0" w:after="0" w:line="240" w:lineRule="auto"/>
              <w:rPr>
                <w:ins w:id="4135" w:author="marpa" w:date="2026-10-25T15:17:56Z"/>
                <w:rFonts w:hint="default" w:ascii="Courier New" w:hAnsi="Courier New" w:eastAsia="Courier New" w:cs="Courier New"/>
                <w:color w:val="000000"/>
                <w:sz w:val="16"/>
                <w:szCs w:val="16"/>
                <w:lang w:val="en-US"/>
              </w:rPr>
            </w:pPr>
            <w:ins w:id="4136" w:author="marpa" w:date="2026-10-25T15:17:56Z">
              <w:r>
                <w:rPr>
                  <w:rFonts w:hint="default" w:ascii="Courier New" w:hAnsi="Courier New" w:eastAsia="Courier New" w:cs="Courier New"/>
                  <w:color w:val="000000"/>
                  <w:sz w:val="16"/>
                  <w:szCs w:val="16"/>
                  <w:lang w:val="en-US"/>
                </w:rPr>
                <w:t xml:space="preserve">        }</w:t>
              </w:r>
            </w:ins>
          </w:p>
          <w:p w14:paraId="4801D95B">
            <w:pPr>
              <w:spacing w:before="0" w:after="0" w:line="240" w:lineRule="auto"/>
              <w:rPr>
                <w:ins w:id="4137" w:author="marpa" w:date="2026-10-25T15:17:56Z"/>
                <w:rFonts w:hint="default" w:ascii="Courier New" w:hAnsi="Courier New" w:eastAsia="Courier New" w:cs="Courier New"/>
                <w:color w:val="000000"/>
                <w:sz w:val="16"/>
                <w:szCs w:val="16"/>
                <w:lang w:val="en-US"/>
              </w:rPr>
            </w:pPr>
            <w:ins w:id="4138" w:author="marpa" w:date="2026-10-25T15:17:56Z">
              <w:r>
                <w:rPr>
                  <w:rFonts w:hint="default" w:ascii="Courier New" w:hAnsi="Courier New" w:eastAsia="Courier New" w:cs="Courier New"/>
                  <w:color w:val="000000"/>
                  <w:sz w:val="16"/>
                  <w:szCs w:val="16"/>
                  <w:lang w:val="en-US"/>
                </w:rPr>
                <w:t xml:space="preserve">    }</w:t>
              </w:r>
            </w:ins>
          </w:p>
          <w:p w14:paraId="4BA67ACB">
            <w:pPr>
              <w:spacing w:before="0" w:after="0" w:line="240" w:lineRule="auto"/>
              <w:rPr>
                <w:del w:id="4139" w:author="marpa" w:date="2026-10-25T15:17:50Z"/>
                <w:rFonts w:hint="default" w:ascii="Courier New" w:hAnsi="Courier New" w:eastAsia="Courier New" w:cs="Courier New"/>
                <w:color w:val="000000"/>
                <w:sz w:val="16"/>
                <w:szCs w:val="16"/>
                <w:lang w:val="en-US"/>
              </w:rPr>
            </w:pPr>
            <w:ins w:id="4140" w:author="marpa" w:date="2026-10-25T15:17:56Z">
              <w:r>
                <w:rPr>
                  <w:rFonts w:hint="default" w:ascii="Courier New" w:hAnsi="Courier New" w:eastAsia="Courier New" w:cs="Courier New"/>
                  <w:color w:val="000000"/>
                  <w:sz w:val="16"/>
                  <w:szCs w:val="16"/>
                  <w:lang w:val="en-US"/>
                </w:rPr>
                <w:t>}</w:t>
              </w:r>
            </w:ins>
            <w:del w:id="4141" w:author="marpa" w:date="2026-10-25T15:17:50Z">
              <w:r>
                <w:rPr>
                  <w:rFonts w:hint="default" w:ascii="Courier New" w:hAnsi="Courier New" w:eastAsia="Courier New" w:cs="Courier New"/>
                  <w:color w:val="000000"/>
                  <w:sz w:val="16"/>
                  <w:szCs w:val="16"/>
                  <w:lang w:val="en-US"/>
                </w:rPr>
                <w:delText>package ec.edu.monster.clienteconsola.vista;</w:delText>
              </w:r>
            </w:del>
          </w:p>
          <w:p w14:paraId="4CC1945D">
            <w:pPr>
              <w:spacing w:before="0" w:after="0" w:line="240" w:lineRule="auto"/>
              <w:rPr>
                <w:del w:id="4142" w:author="marpa" w:date="2026-10-25T15:17:50Z"/>
                <w:rFonts w:hint="default" w:ascii="Courier New" w:hAnsi="Courier New" w:eastAsia="Courier New" w:cs="Courier New"/>
                <w:color w:val="000000"/>
                <w:sz w:val="16"/>
                <w:szCs w:val="16"/>
                <w:lang w:val="en-US"/>
              </w:rPr>
            </w:pPr>
          </w:p>
          <w:p w14:paraId="39658CBA">
            <w:pPr>
              <w:spacing w:before="0" w:after="0" w:line="240" w:lineRule="auto"/>
              <w:rPr>
                <w:del w:id="4143" w:author="marpa" w:date="2026-10-25T15:17:50Z"/>
                <w:rFonts w:hint="default" w:ascii="Courier New" w:hAnsi="Courier New" w:eastAsia="Courier New" w:cs="Courier New"/>
                <w:color w:val="000000"/>
                <w:sz w:val="16"/>
                <w:szCs w:val="16"/>
                <w:lang w:val="en-US"/>
              </w:rPr>
            </w:pPr>
            <w:del w:id="4144" w:author="marpa" w:date="2026-10-25T15:17:50Z">
              <w:r>
                <w:rPr>
                  <w:rFonts w:hint="default" w:ascii="Courier New" w:hAnsi="Courier New" w:eastAsia="Courier New" w:cs="Courier New"/>
                  <w:color w:val="000000"/>
                  <w:sz w:val="16"/>
                  <w:szCs w:val="16"/>
                  <w:lang w:val="en-US"/>
                </w:rPr>
                <w:delText>/**</w:delText>
              </w:r>
            </w:del>
          </w:p>
          <w:p w14:paraId="07D4865A">
            <w:pPr>
              <w:spacing w:before="0" w:after="0" w:line="240" w:lineRule="auto"/>
              <w:rPr>
                <w:del w:id="4145" w:author="marpa" w:date="2026-10-25T15:17:50Z"/>
                <w:rFonts w:hint="default" w:ascii="Courier New" w:hAnsi="Courier New" w:eastAsia="Courier New" w:cs="Courier New"/>
                <w:color w:val="000000"/>
                <w:sz w:val="16"/>
                <w:szCs w:val="16"/>
                <w:lang w:val="en-US"/>
              </w:rPr>
            </w:pPr>
            <w:del w:id="4146" w:author="marpa" w:date="2026-10-25T15:17:50Z">
              <w:r>
                <w:rPr>
                  <w:rFonts w:hint="default" w:ascii="Courier New" w:hAnsi="Courier New" w:eastAsia="Courier New" w:cs="Courier New"/>
                  <w:color w:val="000000"/>
                  <w:sz w:val="16"/>
                  <w:szCs w:val="16"/>
                  <w:lang w:val="en-US"/>
                </w:rPr>
                <w:delText xml:space="preserve"> *</w:delText>
              </w:r>
            </w:del>
          </w:p>
          <w:p w14:paraId="7F32E8CF">
            <w:pPr>
              <w:spacing w:before="0" w:after="0" w:line="240" w:lineRule="auto"/>
              <w:rPr>
                <w:del w:id="4147" w:author="marpa" w:date="2026-10-25T15:17:50Z"/>
                <w:rFonts w:hint="default" w:ascii="Courier New" w:hAnsi="Courier New" w:eastAsia="Courier New" w:cs="Courier New"/>
                <w:color w:val="000000"/>
                <w:sz w:val="16"/>
                <w:szCs w:val="16"/>
                <w:lang w:val="en-US"/>
              </w:rPr>
            </w:pPr>
            <w:del w:id="4148" w:author="marpa" w:date="2026-10-25T15:17:50Z">
              <w:r>
                <w:rPr>
                  <w:rFonts w:hint="default" w:ascii="Courier New" w:hAnsi="Courier New" w:eastAsia="Courier New" w:cs="Courier New"/>
                  <w:color w:val="000000"/>
                  <w:sz w:val="16"/>
                  <w:szCs w:val="16"/>
                  <w:lang w:val="en-US"/>
                </w:rPr>
                <w:delText xml:space="preserve"> * @author joanc</w:delText>
              </w:r>
            </w:del>
          </w:p>
          <w:p w14:paraId="5F1A3D4A">
            <w:pPr>
              <w:spacing w:before="0" w:after="0" w:line="240" w:lineRule="auto"/>
              <w:rPr>
                <w:del w:id="4149" w:author="marpa" w:date="2026-10-25T15:17:50Z"/>
                <w:rFonts w:hint="default" w:ascii="Courier New" w:hAnsi="Courier New" w:eastAsia="Courier New" w:cs="Courier New"/>
                <w:color w:val="000000"/>
                <w:sz w:val="16"/>
                <w:szCs w:val="16"/>
                <w:lang w:val="en-US"/>
              </w:rPr>
            </w:pPr>
            <w:del w:id="4150" w:author="marpa" w:date="2026-10-25T15:17:50Z">
              <w:r>
                <w:rPr>
                  <w:rFonts w:hint="default" w:ascii="Courier New" w:hAnsi="Courier New" w:eastAsia="Courier New" w:cs="Courier New"/>
                  <w:color w:val="000000"/>
                  <w:sz w:val="16"/>
                  <w:szCs w:val="16"/>
                  <w:lang w:val="en-US"/>
                </w:rPr>
                <w:delText xml:space="preserve"> */</w:delText>
              </w:r>
            </w:del>
          </w:p>
          <w:p w14:paraId="0CAE35E6">
            <w:pPr>
              <w:spacing w:before="0" w:after="0" w:line="240" w:lineRule="auto"/>
              <w:rPr>
                <w:del w:id="4151" w:author="marpa" w:date="2026-10-25T15:17:50Z"/>
                <w:rFonts w:hint="default" w:ascii="Courier New" w:hAnsi="Courier New" w:eastAsia="Courier New" w:cs="Courier New"/>
                <w:color w:val="000000"/>
                <w:sz w:val="16"/>
                <w:szCs w:val="16"/>
                <w:lang w:val="en-US"/>
              </w:rPr>
            </w:pPr>
            <w:del w:id="4152" w:author="marpa" w:date="2026-10-25T15:17:50Z">
              <w:r>
                <w:rPr>
                  <w:rFonts w:hint="default" w:ascii="Courier New" w:hAnsi="Courier New" w:eastAsia="Courier New" w:cs="Courier New"/>
                  <w:color w:val="000000"/>
                  <w:sz w:val="16"/>
                  <w:szCs w:val="16"/>
                  <w:lang w:val="en-US"/>
                </w:rPr>
                <w:delText>public enum OpcionMenu {</w:delText>
              </w:r>
            </w:del>
          </w:p>
          <w:p w14:paraId="12566F41">
            <w:pPr>
              <w:spacing w:before="0" w:after="0" w:line="240" w:lineRule="auto"/>
              <w:rPr>
                <w:del w:id="4153" w:author="marpa" w:date="2026-10-25T15:17:50Z"/>
                <w:rFonts w:hint="default" w:ascii="Courier New" w:hAnsi="Courier New" w:eastAsia="Courier New" w:cs="Courier New"/>
                <w:color w:val="000000"/>
                <w:sz w:val="16"/>
                <w:szCs w:val="16"/>
                <w:lang w:val="en-US"/>
              </w:rPr>
            </w:pPr>
            <w:del w:id="4154" w:author="marpa" w:date="2026-10-25T15:17:50Z">
              <w:r>
                <w:rPr>
                  <w:rFonts w:hint="default" w:ascii="Courier New" w:hAnsi="Courier New" w:eastAsia="Courier New" w:cs="Courier New"/>
                  <w:color w:val="000000"/>
                  <w:sz w:val="16"/>
                  <w:szCs w:val="16"/>
                  <w:lang w:val="en-US"/>
                </w:rPr>
                <w:delText xml:space="preserve">        CONVERTIR_LONGITUD("1", "Convertir Longitud"),</w:delText>
              </w:r>
            </w:del>
          </w:p>
          <w:p w14:paraId="18F6DB05">
            <w:pPr>
              <w:spacing w:before="0" w:after="0" w:line="240" w:lineRule="auto"/>
              <w:rPr>
                <w:del w:id="4155" w:author="marpa" w:date="2026-10-25T15:17:50Z"/>
                <w:rFonts w:hint="default" w:ascii="Courier New" w:hAnsi="Courier New" w:eastAsia="Courier New" w:cs="Courier New"/>
                <w:color w:val="000000"/>
                <w:sz w:val="16"/>
                <w:szCs w:val="16"/>
                <w:lang w:val="en-US"/>
              </w:rPr>
            </w:pPr>
            <w:del w:id="4156" w:author="marpa" w:date="2026-10-25T15:17:50Z">
              <w:r>
                <w:rPr>
                  <w:rFonts w:hint="default" w:ascii="Courier New" w:hAnsi="Courier New" w:eastAsia="Courier New" w:cs="Courier New"/>
                  <w:color w:val="000000"/>
                  <w:sz w:val="16"/>
                  <w:szCs w:val="16"/>
                  <w:lang w:val="en-US"/>
                </w:rPr>
                <w:delText xml:space="preserve">        CONVERTIR_MASA("2", "Convertir Masa"),</w:delText>
              </w:r>
            </w:del>
          </w:p>
          <w:p w14:paraId="513D1074">
            <w:pPr>
              <w:spacing w:before="0" w:after="0" w:line="240" w:lineRule="auto"/>
              <w:rPr>
                <w:del w:id="4157" w:author="marpa" w:date="2026-10-25T15:17:50Z"/>
                <w:rFonts w:hint="default" w:ascii="Courier New" w:hAnsi="Courier New" w:eastAsia="Courier New" w:cs="Courier New"/>
                <w:color w:val="000000"/>
                <w:sz w:val="16"/>
                <w:szCs w:val="16"/>
                <w:lang w:val="en-US"/>
              </w:rPr>
            </w:pPr>
            <w:del w:id="4158" w:author="marpa" w:date="2026-10-25T15:17:50Z">
              <w:r>
                <w:rPr>
                  <w:rFonts w:hint="default" w:ascii="Courier New" w:hAnsi="Courier New" w:eastAsia="Courier New" w:cs="Courier New"/>
                  <w:color w:val="000000"/>
                  <w:sz w:val="16"/>
                  <w:szCs w:val="16"/>
                  <w:lang w:val="en-US"/>
                </w:rPr>
                <w:delText xml:space="preserve">        CONVERTIR_TEMPERATURA("3", "Convertir Temperatura"),</w:delText>
              </w:r>
            </w:del>
          </w:p>
          <w:p w14:paraId="2EAD107A">
            <w:pPr>
              <w:spacing w:before="0" w:after="0" w:line="240" w:lineRule="auto"/>
              <w:rPr>
                <w:del w:id="4159" w:author="marpa" w:date="2026-10-25T15:17:50Z"/>
                <w:rFonts w:hint="default" w:ascii="Courier New" w:hAnsi="Courier New" w:eastAsia="Courier New" w:cs="Courier New"/>
                <w:color w:val="000000"/>
                <w:sz w:val="16"/>
                <w:szCs w:val="16"/>
                <w:lang w:val="en-US"/>
              </w:rPr>
            </w:pPr>
            <w:del w:id="4160" w:author="marpa" w:date="2026-10-25T15:17:50Z">
              <w:r>
                <w:rPr>
                  <w:rFonts w:hint="default" w:ascii="Courier New" w:hAnsi="Courier New" w:eastAsia="Courier New" w:cs="Courier New"/>
                  <w:color w:val="000000"/>
                  <w:sz w:val="16"/>
                  <w:szCs w:val="16"/>
                  <w:lang w:val="en-US"/>
                </w:rPr>
                <w:delText xml:space="preserve">        SALIR("4", "Salir");</w:delText>
              </w:r>
            </w:del>
          </w:p>
          <w:p w14:paraId="405DE619">
            <w:pPr>
              <w:spacing w:before="0" w:after="0" w:line="240" w:lineRule="auto"/>
              <w:rPr>
                <w:del w:id="4161" w:author="marpa" w:date="2026-10-25T15:17:50Z"/>
                <w:rFonts w:hint="default" w:ascii="Courier New" w:hAnsi="Courier New" w:eastAsia="Courier New" w:cs="Courier New"/>
                <w:color w:val="000000"/>
                <w:sz w:val="16"/>
                <w:szCs w:val="16"/>
                <w:lang w:val="en-US"/>
              </w:rPr>
            </w:pPr>
          </w:p>
          <w:p w14:paraId="6D511563">
            <w:pPr>
              <w:spacing w:before="0" w:after="0" w:line="240" w:lineRule="auto"/>
              <w:rPr>
                <w:del w:id="4162" w:author="marpa" w:date="2026-10-25T15:17:50Z"/>
                <w:rFonts w:hint="default" w:ascii="Courier New" w:hAnsi="Courier New" w:eastAsia="Courier New" w:cs="Courier New"/>
                <w:color w:val="000000"/>
                <w:sz w:val="16"/>
                <w:szCs w:val="16"/>
                <w:lang w:val="en-US"/>
              </w:rPr>
            </w:pPr>
            <w:del w:id="4163" w:author="marpa" w:date="2026-10-25T15:17:50Z">
              <w:r>
                <w:rPr>
                  <w:rFonts w:hint="default" w:ascii="Courier New" w:hAnsi="Courier New" w:eastAsia="Courier New" w:cs="Courier New"/>
                  <w:color w:val="000000"/>
                  <w:sz w:val="16"/>
                  <w:szCs w:val="16"/>
                  <w:lang w:val="en-US"/>
                </w:rPr>
                <w:delText xml:space="preserve">        private final String numero;</w:delText>
              </w:r>
            </w:del>
          </w:p>
          <w:p w14:paraId="5AAE5BAB">
            <w:pPr>
              <w:spacing w:before="0" w:after="0" w:line="240" w:lineRule="auto"/>
              <w:rPr>
                <w:del w:id="4164" w:author="marpa" w:date="2026-10-25T15:17:50Z"/>
                <w:rFonts w:hint="default" w:ascii="Courier New" w:hAnsi="Courier New" w:eastAsia="Courier New" w:cs="Courier New"/>
                <w:color w:val="000000"/>
                <w:sz w:val="16"/>
                <w:szCs w:val="16"/>
                <w:lang w:val="en-US"/>
              </w:rPr>
            </w:pPr>
            <w:del w:id="4165" w:author="marpa" w:date="2026-10-25T15:17:50Z">
              <w:r>
                <w:rPr>
                  <w:rFonts w:hint="default" w:ascii="Courier New" w:hAnsi="Courier New" w:eastAsia="Courier New" w:cs="Courier New"/>
                  <w:color w:val="000000"/>
                  <w:sz w:val="16"/>
                  <w:szCs w:val="16"/>
                  <w:lang w:val="en-US"/>
                </w:rPr>
                <w:delText xml:space="preserve">        private final String descripcion;</w:delText>
              </w:r>
            </w:del>
          </w:p>
          <w:p w14:paraId="6DFF8DC1">
            <w:pPr>
              <w:spacing w:before="0" w:after="0" w:line="240" w:lineRule="auto"/>
              <w:rPr>
                <w:del w:id="4166" w:author="marpa" w:date="2026-10-25T15:17:50Z"/>
                <w:rFonts w:hint="default" w:ascii="Courier New" w:hAnsi="Courier New" w:eastAsia="Courier New" w:cs="Courier New"/>
                <w:color w:val="000000"/>
                <w:sz w:val="16"/>
                <w:szCs w:val="16"/>
                <w:lang w:val="en-US"/>
              </w:rPr>
            </w:pPr>
          </w:p>
          <w:p w14:paraId="7FEE0EC2">
            <w:pPr>
              <w:spacing w:before="0" w:after="0" w:line="240" w:lineRule="auto"/>
              <w:rPr>
                <w:del w:id="4167" w:author="marpa" w:date="2026-10-25T15:17:50Z"/>
                <w:rFonts w:hint="default" w:ascii="Courier New" w:hAnsi="Courier New" w:eastAsia="Courier New" w:cs="Courier New"/>
                <w:color w:val="000000"/>
                <w:sz w:val="16"/>
                <w:szCs w:val="16"/>
                <w:lang w:val="en-US"/>
              </w:rPr>
            </w:pPr>
            <w:del w:id="4168" w:author="marpa" w:date="2026-10-25T15:17:50Z">
              <w:r>
                <w:rPr>
                  <w:rFonts w:hint="default" w:ascii="Courier New" w:hAnsi="Courier New" w:eastAsia="Courier New" w:cs="Courier New"/>
                  <w:color w:val="000000"/>
                  <w:sz w:val="16"/>
                  <w:szCs w:val="16"/>
                  <w:lang w:val="en-US"/>
                </w:rPr>
                <w:delText xml:space="preserve">        OpcionMenu(String numero, String descripcion) {</w:delText>
              </w:r>
            </w:del>
          </w:p>
          <w:p w14:paraId="6AB92D2C">
            <w:pPr>
              <w:spacing w:before="0" w:after="0" w:line="240" w:lineRule="auto"/>
              <w:rPr>
                <w:del w:id="4169" w:author="marpa" w:date="2026-10-25T15:17:50Z"/>
                <w:rFonts w:hint="default" w:ascii="Courier New" w:hAnsi="Courier New" w:eastAsia="Courier New" w:cs="Courier New"/>
                <w:color w:val="000000"/>
                <w:sz w:val="16"/>
                <w:szCs w:val="16"/>
                <w:lang w:val="en-US"/>
              </w:rPr>
            </w:pPr>
            <w:del w:id="4170" w:author="marpa" w:date="2026-10-25T15:17:50Z">
              <w:r>
                <w:rPr>
                  <w:rFonts w:hint="default" w:ascii="Courier New" w:hAnsi="Courier New" w:eastAsia="Courier New" w:cs="Courier New"/>
                  <w:color w:val="000000"/>
                  <w:sz w:val="16"/>
                  <w:szCs w:val="16"/>
                  <w:lang w:val="en-US"/>
                </w:rPr>
                <w:delText xml:space="preserve">            this.numero = numero;</w:delText>
              </w:r>
            </w:del>
          </w:p>
          <w:p w14:paraId="5D06E532">
            <w:pPr>
              <w:spacing w:before="0" w:after="0" w:line="240" w:lineRule="auto"/>
              <w:rPr>
                <w:del w:id="4171" w:author="marpa" w:date="2026-10-25T15:17:50Z"/>
                <w:rFonts w:hint="default" w:ascii="Courier New" w:hAnsi="Courier New" w:eastAsia="Courier New" w:cs="Courier New"/>
                <w:color w:val="000000"/>
                <w:sz w:val="16"/>
                <w:szCs w:val="16"/>
                <w:lang w:val="en-US"/>
              </w:rPr>
            </w:pPr>
            <w:del w:id="4172" w:author="marpa" w:date="2026-10-25T15:17:50Z">
              <w:r>
                <w:rPr>
                  <w:rFonts w:hint="default" w:ascii="Courier New" w:hAnsi="Courier New" w:eastAsia="Courier New" w:cs="Courier New"/>
                  <w:color w:val="000000"/>
                  <w:sz w:val="16"/>
                  <w:szCs w:val="16"/>
                  <w:lang w:val="en-US"/>
                </w:rPr>
                <w:delText xml:space="preserve">            this.descripcion = descripcion;</w:delText>
              </w:r>
            </w:del>
          </w:p>
          <w:p w14:paraId="6C93A4CD">
            <w:pPr>
              <w:spacing w:before="0" w:after="0" w:line="240" w:lineRule="auto"/>
              <w:rPr>
                <w:del w:id="4173" w:author="marpa" w:date="2026-10-25T15:17:50Z"/>
                <w:rFonts w:hint="default" w:ascii="Courier New" w:hAnsi="Courier New" w:eastAsia="Courier New" w:cs="Courier New"/>
                <w:color w:val="000000"/>
                <w:sz w:val="16"/>
                <w:szCs w:val="16"/>
                <w:lang w:val="en-US"/>
              </w:rPr>
            </w:pPr>
            <w:del w:id="4174" w:author="marpa" w:date="2026-10-25T15:17:50Z">
              <w:r>
                <w:rPr>
                  <w:rFonts w:hint="default" w:ascii="Courier New" w:hAnsi="Courier New" w:eastAsia="Courier New" w:cs="Courier New"/>
                  <w:color w:val="000000"/>
                  <w:sz w:val="16"/>
                  <w:szCs w:val="16"/>
                  <w:lang w:val="en-US"/>
                </w:rPr>
                <w:delText xml:space="preserve">        }</w:delText>
              </w:r>
            </w:del>
          </w:p>
          <w:p w14:paraId="77262D0D">
            <w:pPr>
              <w:spacing w:before="0" w:after="0" w:line="240" w:lineRule="auto"/>
              <w:rPr>
                <w:del w:id="4175" w:author="marpa" w:date="2026-10-25T15:17:50Z"/>
                <w:rFonts w:hint="default" w:ascii="Courier New" w:hAnsi="Courier New" w:eastAsia="Courier New" w:cs="Courier New"/>
                <w:color w:val="000000"/>
                <w:sz w:val="16"/>
                <w:szCs w:val="16"/>
                <w:lang w:val="en-US"/>
              </w:rPr>
            </w:pPr>
          </w:p>
          <w:p w14:paraId="0E9B512C">
            <w:pPr>
              <w:spacing w:before="0" w:after="0" w:line="240" w:lineRule="auto"/>
              <w:rPr>
                <w:del w:id="4176" w:author="marpa" w:date="2026-10-25T15:17:50Z"/>
                <w:rFonts w:hint="default" w:ascii="Courier New" w:hAnsi="Courier New" w:eastAsia="Courier New" w:cs="Courier New"/>
                <w:color w:val="000000"/>
                <w:sz w:val="16"/>
                <w:szCs w:val="16"/>
                <w:lang w:val="en-US"/>
              </w:rPr>
            </w:pPr>
            <w:del w:id="4177" w:author="marpa" w:date="2026-10-25T15:17:50Z">
              <w:r>
                <w:rPr>
                  <w:rFonts w:hint="default" w:ascii="Courier New" w:hAnsi="Courier New" w:eastAsia="Courier New" w:cs="Courier New"/>
                  <w:color w:val="000000"/>
                  <w:sz w:val="16"/>
                  <w:szCs w:val="16"/>
                  <w:lang w:val="en-US"/>
                </w:rPr>
                <w:delText xml:space="preserve">        public String getNumero() { return numero; }</w:delText>
              </w:r>
            </w:del>
          </w:p>
          <w:p w14:paraId="7785CBCA">
            <w:pPr>
              <w:spacing w:before="0" w:after="0" w:line="240" w:lineRule="auto"/>
              <w:rPr>
                <w:del w:id="4178" w:author="marpa" w:date="2026-10-25T15:17:50Z"/>
                <w:rFonts w:hint="default" w:ascii="Courier New" w:hAnsi="Courier New" w:eastAsia="Courier New" w:cs="Courier New"/>
                <w:color w:val="000000"/>
                <w:sz w:val="16"/>
                <w:szCs w:val="16"/>
                <w:lang w:val="en-US"/>
              </w:rPr>
            </w:pPr>
            <w:del w:id="4179" w:author="marpa" w:date="2026-10-25T15:17:50Z">
              <w:r>
                <w:rPr>
                  <w:rFonts w:hint="default" w:ascii="Courier New" w:hAnsi="Courier New" w:eastAsia="Courier New" w:cs="Courier New"/>
                  <w:color w:val="000000"/>
                  <w:sz w:val="16"/>
                  <w:szCs w:val="16"/>
                  <w:lang w:val="en-US"/>
                </w:rPr>
                <w:delText xml:space="preserve">        public String getDescripcion() { return descripcion; }</w:delText>
              </w:r>
            </w:del>
          </w:p>
          <w:p w14:paraId="62E7F72C">
            <w:pPr>
              <w:spacing w:before="0" w:after="0" w:line="240" w:lineRule="auto"/>
              <w:rPr>
                <w:rFonts w:hint="default" w:ascii="Courier New" w:hAnsi="Courier New" w:eastAsia="Courier New" w:cs="Courier New"/>
                <w:color w:val="000000"/>
                <w:sz w:val="16"/>
                <w:szCs w:val="16"/>
                <w:lang w:val="en-US"/>
              </w:rPr>
            </w:pPr>
            <w:del w:id="4180" w:author="marpa" w:date="2026-10-25T15:17:50Z">
              <w:r>
                <w:rPr>
                  <w:rFonts w:hint="default" w:ascii="Courier New" w:hAnsi="Courier New" w:eastAsia="Courier New" w:cs="Courier New"/>
                  <w:color w:val="000000"/>
                  <w:sz w:val="16"/>
                  <w:szCs w:val="16"/>
                  <w:lang w:val="en-US"/>
                </w:rPr>
                <w:delText>}</w:delText>
              </w:r>
            </w:del>
          </w:p>
        </w:tc>
      </w:tr>
    </w:tbl>
    <w:p w14:paraId="0D881F63">
      <w:pPr>
        <w:rPr>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0810DA39">
      <w:pPr>
        <w:rPr>
          <w:b/>
          <w:bCs/>
          <w:color w:val="243F61"/>
          <w:sz w:val="32"/>
          <w:szCs w:val="32"/>
        </w:rPr>
      </w:pPr>
      <w:r>
        <w:rPr>
          <w:b/>
          <w:bCs/>
          <w:color w:val="243F61"/>
          <w:sz w:val="32"/>
          <w:szCs w:val="32"/>
        </w:rPr>
        <w:t>CONSUMO DEL SERVICIO SOAP (</w:t>
      </w:r>
      <w:del w:id="4181" w:author="marpa" w:date="2026-10-25T15:19:04Z">
        <w:r>
          <w:rPr>
            <w:rFonts w:hint="default"/>
            <w:b/>
            <w:bCs/>
            <w:color w:val="243F61"/>
            <w:sz w:val="32"/>
            <w:szCs w:val="32"/>
            <w:lang w:val="en-US"/>
          </w:rPr>
          <w:delText>CONTROLADOR</w:delText>
        </w:r>
      </w:del>
      <w:ins w:id="4182" w:author="marpa" w:date="2026-10-25T15:19:04Z">
        <w:r>
          <w:rPr>
            <w:rFonts w:hint="default"/>
            <w:b/>
            <w:bCs/>
            <w:color w:val="243F61"/>
            <w:sz w:val="32"/>
            <w:szCs w:val="32"/>
            <w:lang w:val="es-EC"/>
          </w:rPr>
          <w:t>S</w:t>
        </w:r>
      </w:ins>
      <w:ins w:id="4183" w:author="marpa" w:date="2026-10-25T15:19:05Z">
        <w:r>
          <w:rPr>
            <w:rFonts w:hint="default"/>
            <w:b/>
            <w:bCs/>
            <w:color w:val="243F61"/>
            <w:sz w:val="32"/>
            <w:szCs w:val="32"/>
            <w:lang w:val="es-EC"/>
          </w:rPr>
          <w:t>ERVICIO</w:t>
        </w:r>
      </w:ins>
      <w:ins w:id="4184" w:author="marpa" w:date="2026-10-25T15:19:06Z">
        <w:r>
          <w:rPr>
            <w:rFonts w:hint="default"/>
            <w:b/>
            <w:bCs/>
            <w:color w:val="243F61"/>
            <w:sz w:val="32"/>
            <w:szCs w:val="32"/>
            <w:lang w:val="es-EC"/>
          </w:rPr>
          <w:t>S Y S</w:t>
        </w:r>
      </w:ins>
      <w:ins w:id="4185" w:author="marpa" w:date="2026-10-25T15:19:07Z">
        <w:r>
          <w:rPr>
            <w:rFonts w:hint="default"/>
            <w:b/>
            <w:bCs/>
            <w:color w:val="243F61"/>
            <w:sz w:val="32"/>
            <w:szCs w:val="32"/>
            <w:lang w:val="es-EC"/>
          </w:rPr>
          <w:t>EGURIDAD</w:t>
        </w:r>
      </w:ins>
      <w:r>
        <w:rPr>
          <w:b/>
          <w:bCs/>
          <w:color w:val="243F61"/>
          <w:sz w:val="32"/>
          <w:szCs w:val="32"/>
        </w:rPr>
        <w:t>)</w:t>
      </w:r>
    </w:p>
    <w:p w14:paraId="09906E63">
      <w:pPr>
        <w:rPr>
          <w:rFonts w:hint="default"/>
          <w:i/>
          <w:iCs/>
          <w:lang w:val="es-EC"/>
        </w:rPr>
      </w:pPr>
      <w:r>
        <w:t xml:space="preserve">En esta sección </w:t>
      </w:r>
      <w:del w:id="4186" w:author="marpa" w:date="2026-10-25T15:19:29Z">
        <w:r>
          <w:rPr>
            <w:rFonts w:hint="default"/>
            <w:lang w:val="en-US"/>
          </w:rPr>
          <w:delText>se reemplazan los clientes REST tradicionales. Para la comunicación con el servidor, se utilizó la herramienta "Web Service Client" de NetBeans para generar los artefactos JAX-WS a partir del WSDL expuesto por Payara.</w:delText>
        </w:r>
      </w:del>
      <w:ins w:id="4187" w:author="marpa" w:date="2026-10-25T15:19:29Z">
        <w:r>
          <w:rPr>
            <w:rFonts w:hint="default"/>
            <w:lang w:val="es-EC"/>
          </w:rPr>
          <w:t>se</w:t>
        </w:r>
      </w:ins>
      <w:ins w:id="4188" w:author="marpa" w:date="2026-10-25T15:19:30Z">
        <w:r>
          <w:rPr>
            <w:rFonts w:hint="default"/>
            <w:lang w:val="es-EC"/>
          </w:rPr>
          <w:t xml:space="preserve"> </w:t>
        </w:r>
      </w:ins>
      <w:ins w:id="4189" w:author="marpa" w:date="2026-10-25T15:19:33Z">
        <w:r>
          <w:rPr>
            <w:rFonts w:hint="default"/>
            <w:lang w:val="es-EC"/>
          </w:rPr>
          <w:t>establec</w:t>
        </w:r>
      </w:ins>
      <w:ins w:id="4190" w:author="marpa" w:date="2026-10-25T15:19:34Z">
        <w:r>
          <w:rPr>
            <w:rFonts w:hint="default"/>
            <w:lang w:val="es-EC"/>
          </w:rPr>
          <w:t>e la comu</w:t>
        </w:r>
      </w:ins>
      <w:ins w:id="4191" w:author="marpa" w:date="2026-10-25T15:19:35Z">
        <w:r>
          <w:rPr>
            <w:rFonts w:hint="default"/>
            <w:lang w:val="es-EC"/>
          </w:rPr>
          <w:t>nicació</w:t>
        </w:r>
      </w:ins>
      <w:ins w:id="4192" w:author="marpa" w:date="2026-10-25T15:19:36Z">
        <w:r>
          <w:rPr>
            <w:rFonts w:hint="default"/>
            <w:lang w:val="es-EC"/>
          </w:rPr>
          <w:t xml:space="preserve">n </w:t>
        </w:r>
      </w:ins>
      <w:ins w:id="4193" w:author="marpa" w:date="2026-10-25T15:19:37Z">
        <w:r>
          <w:rPr>
            <w:rFonts w:hint="default"/>
            <w:lang w:val="es-EC"/>
          </w:rPr>
          <w:t>con</w:t>
        </w:r>
      </w:ins>
      <w:ins w:id="4194" w:author="marpa" w:date="2026-10-25T15:19:38Z">
        <w:r>
          <w:rPr>
            <w:rFonts w:hint="default"/>
            <w:lang w:val="es-EC"/>
          </w:rPr>
          <w:t xml:space="preserve"> el ser</w:t>
        </w:r>
      </w:ins>
      <w:ins w:id="4195" w:author="marpa" w:date="2026-10-25T15:19:39Z">
        <w:r>
          <w:rPr>
            <w:rFonts w:hint="default"/>
            <w:lang w:val="es-EC"/>
          </w:rPr>
          <w:t>vidor</w:t>
        </w:r>
      </w:ins>
      <w:ins w:id="4196" w:author="marpa" w:date="2026-10-25T15:19:40Z">
        <w:r>
          <w:rPr>
            <w:rFonts w:hint="default"/>
            <w:lang w:val="es-EC"/>
          </w:rPr>
          <w:t xml:space="preserve"> SOA</w:t>
        </w:r>
      </w:ins>
      <w:ins w:id="4197" w:author="marpa" w:date="2026-10-25T15:19:41Z">
        <w:r>
          <w:rPr>
            <w:rFonts w:hint="default"/>
            <w:lang w:val="es-EC"/>
          </w:rPr>
          <w:t>P par</w:t>
        </w:r>
      </w:ins>
      <w:ins w:id="4198" w:author="marpa" w:date="2026-10-25T15:19:42Z">
        <w:r>
          <w:rPr>
            <w:rFonts w:hint="default"/>
            <w:lang w:val="es-EC"/>
          </w:rPr>
          <w:t>a cons</w:t>
        </w:r>
      </w:ins>
      <w:ins w:id="4199" w:author="marpa" w:date="2026-10-25T15:19:43Z">
        <w:r>
          <w:rPr>
            <w:rFonts w:hint="default"/>
            <w:lang w:val="es-EC"/>
          </w:rPr>
          <w:t>umir los</w:t>
        </w:r>
      </w:ins>
      <w:ins w:id="4200" w:author="marpa" w:date="2026-10-25T15:19:44Z">
        <w:r>
          <w:rPr>
            <w:rFonts w:hint="default"/>
            <w:lang w:val="es-EC"/>
          </w:rPr>
          <w:t xml:space="preserve"> endp</w:t>
        </w:r>
      </w:ins>
      <w:ins w:id="4201" w:author="marpa" w:date="2026-10-25T15:19:45Z">
        <w:r>
          <w:rPr>
            <w:rFonts w:hint="default"/>
            <w:lang w:val="es-EC"/>
          </w:rPr>
          <w:t xml:space="preserve">oints. </w:t>
        </w:r>
      </w:ins>
      <w:ins w:id="4202" w:author="marpa" w:date="2026-10-25T15:19:46Z">
        <w:r>
          <w:rPr>
            <w:rFonts w:hint="default"/>
            <w:lang w:val="es-EC"/>
          </w:rPr>
          <w:t>Para e</w:t>
        </w:r>
      </w:ins>
      <w:ins w:id="4203" w:author="marpa" w:date="2026-10-25T15:19:47Z">
        <w:r>
          <w:rPr>
            <w:rFonts w:hint="default"/>
            <w:lang w:val="es-EC"/>
          </w:rPr>
          <w:t>llo</w:t>
        </w:r>
      </w:ins>
      <w:ins w:id="4204" w:author="marpa" w:date="2026-10-25T15:19:48Z">
        <w:r>
          <w:rPr>
            <w:rFonts w:hint="default"/>
            <w:lang w:val="es-EC"/>
          </w:rPr>
          <w:t>, de</w:t>
        </w:r>
      </w:ins>
      <w:ins w:id="4205" w:author="marpa" w:date="2026-10-25T15:19:49Z">
        <w:r>
          <w:rPr>
            <w:rFonts w:hint="default"/>
            <w:lang w:val="es-EC"/>
          </w:rPr>
          <w:t>ntro de</w:t>
        </w:r>
      </w:ins>
      <w:ins w:id="4206" w:author="marpa" w:date="2026-10-25T15:19:50Z">
        <w:r>
          <w:rPr>
            <w:rFonts w:hint="default"/>
            <w:lang w:val="es-EC"/>
          </w:rPr>
          <w:t>l pa</w:t>
        </w:r>
      </w:ins>
      <w:ins w:id="4207" w:author="marpa" w:date="2026-10-25T15:19:51Z">
        <w:r>
          <w:rPr>
            <w:rFonts w:hint="default"/>
            <w:lang w:val="es-EC"/>
          </w:rPr>
          <w:t>quet</w:t>
        </w:r>
      </w:ins>
      <w:ins w:id="4208" w:author="marpa" w:date="2026-10-25T15:19:52Z">
        <w:r>
          <w:rPr>
            <w:rFonts w:hint="default"/>
            <w:lang w:val="es-EC"/>
          </w:rPr>
          <w:t>e ser</w:t>
        </w:r>
      </w:ins>
      <w:ins w:id="4209" w:author="marpa" w:date="2026-10-25T15:19:53Z">
        <w:r>
          <w:rPr>
            <w:rFonts w:hint="default"/>
            <w:lang w:val="es-EC"/>
          </w:rPr>
          <w:t xml:space="preserve">vicios, </w:t>
        </w:r>
      </w:ins>
      <w:ins w:id="4210" w:author="marpa" w:date="2026-10-25T15:19:54Z">
        <w:r>
          <w:rPr>
            <w:rFonts w:hint="default"/>
            <w:lang w:val="es-EC"/>
          </w:rPr>
          <w:t xml:space="preserve">se crea </w:t>
        </w:r>
      </w:ins>
      <w:ins w:id="4211" w:author="marpa" w:date="2026-10-25T15:19:55Z">
        <w:r>
          <w:rPr>
            <w:rFonts w:hint="default"/>
            <w:lang w:val="es-EC"/>
          </w:rPr>
          <w:t>el servi</w:t>
        </w:r>
      </w:ins>
      <w:ins w:id="4212" w:author="marpa" w:date="2026-10-25T15:19:56Z">
        <w:r>
          <w:rPr>
            <w:rFonts w:hint="default"/>
            <w:lang w:val="es-EC"/>
          </w:rPr>
          <w:t xml:space="preserve">cio </w:t>
        </w:r>
      </w:ins>
      <w:ins w:id="4213" w:author="marpa" w:date="2026-10-25T15:20:01Z">
        <w:r>
          <w:rPr>
            <w:rFonts w:hint="default"/>
            <w:lang w:val="es-EC"/>
          </w:rPr>
          <w:t>de</w:t>
        </w:r>
      </w:ins>
      <w:ins w:id="4214" w:author="marpa" w:date="2026-10-25T15:20:02Z">
        <w:r>
          <w:rPr>
            <w:rFonts w:hint="default"/>
            <w:lang w:val="es-EC"/>
          </w:rPr>
          <w:t xml:space="preserve"> </w:t>
        </w:r>
      </w:ins>
      <w:ins w:id="4215" w:author="marpa" w:date="2026-10-25T15:20:03Z">
        <w:r>
          <w:rPr>
            <w:rFonts w:hint="default"/>
            <w:lang w:val="es-EC"/>
          </w:rPr>
          <w:t>conex</w:t>
        </w:r>
      </w:ins>
      <w:ins w:id="4216" w:author="marpa" w:date="2026-10-25T15:20:04Z">
        <w:r>
          <w:rPr>
            <w:rFonts w:hint="default"/>
            <w:lang w:val="es-EC"/>
          </w:rPr>
          <w:t>ión</w:t>
        </w:r>
      </w:ins>
      <w:ins w:id="4217" w:author="marpa" w:date="2026-10-25T15:21:00Z">
        <w:r>
          <w:rPr>
            <w:rFonts w:hint="default"/>
            <w:lang w:val="es-EC"/>
          </w:rPr>
          <w:t xml:space="preserve"> </w:t>
        </w:r>
      </w:ins>
      <w:ins w:id="4218" w:author="marpa" w:date="2026-10-25T15:21:01Z">
        <w:r>
          <w:rPr>
            <w:rFonts w:hint="default"/>
            <w:lang w:val="es-EC"/>
          </w:rPr>
          <w:t>WS</w:t>
        </w:r>
      </w:ins>
      <w:ins w:id="4219" w:author="marpa" w:date="2026-10-25T15:21:02Z">
        <w:r>
          <w:rPr>
            <w:rFonts w:hint="default"/>
            <w:lang w:val="es-EC"/>
          </w:rPr>
          <w:t>Conver</w:t>
        </w:r>
      </w:ins>
      <w:ins w:id="4220" w:author="marpa" w:date="2026-10-25T15:21:03Z">
        <w:r>
          <w:rPr>
            <w:rFonts w:hint="default"/>
            <w:lang w:val="es-EC"/>
          </w:rPr>
          <w:t>so</w:t>
        </w:r>
      </w:ins>
      <w:ins w:id="4221" w:author="marpa" w:date="2026-10-25T15:21:04Z">
        <w:r>
          <w:rPr>
            <w:rFonts w:hint="default"/>
            <w:lang w:val="es-EC"/>
          </w:rPr>
          <w:t>rCli</w:t>
        </w:r>
      </w:ins>
      <w:ins w:id="4222" w:author="marpa" w:date="2026-10-25T15:21:05Z">
        <w:r>
          <w:rPr>
            <w:rFonts w:hint="default"/>
            <w:lang w:val="es-EC"/>
          </w:rPr>
          <w:t>ente</w:t>
        </w:r>
      </w:ins>
      <w:ins w:id="4223" w:author="marpa" w:date="2026-10-25T15:20:04Z">
        <w:r>
          <w:rPr>
            <w:rFonts w:hint="default"/>
            <w:lang w:val="es-EC"/>
          </w:rPr>
          <w:t xml:space="preserve"> </w:t>
        </w:r>
      </w:ins>
      <w:ins w:id="4224" w:author="marpa" w:date="2026-10-25T15:21:08Z">
        <w:r>
          <w:rPr>
            <w:rFonts w:hint="default"/>
            <w:lang w:val="es-EC"/>
          </w:rPr>
          <w:t>d</w:t>
        </w:r>
      </w:ins>
      <w:ins w:id="4225" w:author="marpa" w:date="2026-10-25T15:21:09Z">
        <w:r>
          <w:rPr>
            <w:rFonts w:hint="default"/>
            <w:lang w:val="es-EC"/>
          </w:rPr>
          <w:t>onde</w:t>
        </w:r>
      </w:ins>
      <w:ins w:id="4226" w:author="marpa" w:date="2026-10-25T15:21:10Z">
        <w:r>
          <w:rPr>
            <w:rFonts w:hint="default"/>
            <w:lang w:val="es-EC"/>
          </w:rPr>
          <w:t xml:space="preserve"> s</w:t>
        </w:r>
      </w:ins>
      <w:ins w:id="4227" w:author="marpa" w:date="2026-10-25T15:21:11Z">
        <w:r>
          <w:rPr>
            <w:rFonts w:hint="default"/>
            <w:lang w:val="es-EC"/>
          </w:rPr>
          <w:t>e cr</w:t>
        </w:r>
      </w:ins>
      <w:ins w:id="4228" w:author="marpa" w:date="2026-10-25T15:21:12Z">
        <w:r>
          <w:rPr>
            <w:rFonts w:hint="default"/>
            <w:lang w:val="es-EC"/>
          </w:rPr>
          <w:t>ea e</w:t>
        </w:r>
      </w:ins>
      <w:ins w:id="4229" w:author="marpa" w:date="2026-10-25T15:21:13Z">
        <w:r>
          <w:rPr>
            <w:rFonts w:hint="default"/>
            <w:lang w:val="es-EC"/>
          </w:rPr>
          <w:t>l ca</w:t>
        </w:r>
      </w:ins>
      <w:ins w:id="4230" w:author="marpa" w:date="2026-10-25T15:21:14Z">
        <w:r>
          <w:rPr>
            <w:rFonts w:hint="default"/>
            <w:lang w:val="es-EC"/>
          </w:rPr>
          <w:t>nal</w:t>
        </w:r>
      </w:ins>
      <w:ins w:id="4231" w:author="marpa" w:date="2026-10-25T15:21:15Z">
        <w:r>
          <w:rPr>
            <w:rFonts w:hint="default"/>
            <w:lang w:val="es-EC"/>
          </w:rPr>
          <w:t xml:space="preserve"> de con</w:t>
        </w:r>
      </w:ins>
      <w:ins w:id="4232" w:author="marpa" w:date="2026-10-25T15:21:16Z">
        <w:r>
          <w:rPr>
            <w:rFonts w:hint="default"/>
            <w:lang w:val="es-EC"/>
          </w:rPr>
          <w:t xml:space="preserve">exion </w:t>
        </w:r>
      </w:ins>
      <w:ins w:id="4233" w:author="marpa" w:date="2026-10-25T15:21:17Z">
        <w:r>
          <w:rPr>
            <w:rFonts w:hint="default"/>
            <w:lang w:val="es-EC"/>
          </w:rPr>
          <w:t xml:space="preserve">y </w:t>
        </w:r>
      </w:ins>
      <w:ins w:id="4234" w:author="marpa" w:date="2026-10-25T15:20:05Z">
        <w:r>
          <w:rPr>
            <w:rFonts w:hint="default"/>
            <w:lang w:val="es-EC"/>
          </w:rPr>
          <w:t>se d</w:t>
        </w:r>
      </w:ins>
      <w:ins w:id="4235" w:author="marpa" w:date="2026-10-25T15:20:06Z">
        <w:r>
          <w:rPr>
            <w:rFonts w:hint="default"/>
            <w:lang w:val="es-EC"/>
          </w:rPr>
          <w:t>efinen l</w:t>
        </w:r>
      </w:ins>
      <w:ins w:id="4236" w:author="marpa" w:date="2026-10-25T15:20:07Z">
        <w:r>
          <w:rPr>
            <w:rFonts w:hint="default"/>
            <w:lang w:val="es-EC"/>
          </w:rPr>
          <w:t>as peticio</w:t>
        </w:r>
      </w:ins>
      <w:ins w:id="4237" w:author="marpa" w:date="2026-10-25T15:20:08Z">
        <w:r>
          <w:rPr>
            <w:rFonts w:hint="default"/>
            <w:lang w:val="es-EC"/>
          </w:rPr>
          <w:t>nes a r</w:t>
        </w:r>
      </w:ins>
      <w:ins w:id="4238" w:author="marpa" w:date="2026-10-25T15:20:09Z">
        <w:r>
          <w:rPr>
            <w:rFonts w:hint="default"/>
            <w:lang w:val="es-EC"/>
          </w:rPr>
          <w:t>ealizar</w:t>
        </w:r>
      </w:ins>
      <w:ins w:id="4239" w:author="marpa" w:date="2026-10-25T15:20:16Z">
        <w:r>
          <w:rPr>
            <w:rFonts w:hint="default"/>
            <w:lang w:val="es-EC"/>
          </w:rPr>
          <w:t>.</w:t>
        </w:r>
      </w:ins>
    </w:p>
    <w:p w14:paraId="04E78FDB">
      <w:pPr>
        <w:keepNext/>
        <w:spacing w:after="0"/>
        <w:jc w:val="center"/>
      </w:pPr>
      <w:ins w:id="4240" w:author="marpa" w:date="2026-10-25T15:20:44Z">
        <w:r>
          <w:rPr/>
          <w:drawing>
            <wp:inline distT="0" distB="0" distL="114300" distR="114300">
              <wp:extent cx="1972310" cy="480060"/>
              <wp:effectExtent l="0" t="0" r="8890" b="2540"/>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0"/>
                      <pic:cNvPicPr>
                        <a:picLocks noChangeAspect="1"/>
                      </pic:cNvPicPr>
                    </pic:nvPicPr>
                    <pic:blipFill>
                      <a:blip r:embed="rId58"/>
                      <a:stretch>
                        <a:fillRect/>
                      </a:stretch>
                    </pic:blipFill>
                    <pic:spPr>
                      <a:xfrm>
                        <a:off x="0" y="0"/>
                        <a:ext cx="1972310" cy="480060"/>
                      </a:xfrm>
                      <a:prstGeom prst="rect">
                        <a:avLst/>
                      </a:prstGeom>
                      <a:noFill/>
                      <a:ln>
                        <a:noFill/>
                      </a:ln>
                    </pic:spPr>
                  </pic:pic>
                </a:graphicData>
              </a:graphic>
            </wp:inline>
          </w:drawing>
        </w:r>
      </w:ins>
      <w:del w:id="4242" w:author="marpa" w:date="2026-10-25T15:20:18Z">
        <w:r>
          <w:rPr>
            <w:b/>
            <w:bCs/>
            <w:color w:val="243F61"/>
            <w:sz w:val="32"/>
            <w:szCs w:val="32"/>
          </w:rPr>
          <w:drawing>
            <wp:inline distT="114300" distB="114300" distL="114300" distR="114300">
              <wp:extent cx="2724150" cy="4095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59"/>
                      <a:srcRect/>
                      <a:stretch>
                        <a:fillRect/>
                      </a:stretch>
                    </pic:blipFill>
                    <pic:spPr>
                      <a:xfrm>
                        <a:off x="0" y="0"/>
                        <a:ext cx="2724150" cy="409575"/>
                      </a:xfrm>
                      <a:prstGeom prst="rect">
                        <a:avLst/>
                      </a:prstGeom>
                    </pic:spPr>
                  </pic:pic>
                </a:graphicData>
              </a:graphic>
            </wp:inline>
          </w:drawing>
        </w:r>
      </w:del>
    </w:p>
    <w:p w14:paraId="3703640B">
      <w:pPr>
        <w:pStyle w:val="5"/>
        <w:rPr>
          <w:ins w:id="4245" w:author="marpa" w:date="2026-10-25T15:25:27Z"/>
        </w:rPr>
        <w:pPrChange w:id="4244" w:author="marpa" w:date="2026-10-25T15:33:33Z">
          <w:pPr>
            <w:pStyle w:val="5"/>
          </w:pPr>
        </w:pPrChange>
      </w:pPr>
      <w:bookmarkStart w:id="95" w:name="_qrofx7bpgo8l" w:colFirst="0" w:colLast="0"/>
      <w:bookmarkEnd w:id="95"/>
      <w:bookmarkStart w:id="96" w:name="_Toc4916"/>
      <w:r>
        <w:t xml:space="preserve">Figura </w:t>
      </w:r>
      <w:ins w:id="4246" w:author="marpa" w:date="2026-10-25T15:33:31Z">
        <w:r>
          <w:rPr>
            <w:rFonts w:hint="default"/>
            <w:lang w:val="es-EC"/>
          </w:rPr>
          <w:t>3</w:t>
        </w:r>
      </w:ins>
      <w:ins w:id="4247" w:author="marpa" w:date="2026-10-25T15:33:34Z">
        <w:r>
          <w:rPr>
            <w:rFonts w:hint="default"/>
            <w:lang w:val="es-EC"/>
          </w:rPr>
          <w:t>4</w:t>
        </w:r>
      </w:ins>
      <w:del w:id="4248" w:author="marpa" w:date="2026-10-25T15:33:31Z">
        <w:r>
          <w:rPr/>
          <w:delText>27</w:delText>
        </w:r>
      </w:del>
      <w:r>
        <w:t xml:space="preserve">. Creación de </w:t>
      </w:r>
      <w:del w:id="4249" w:author="marpa" w:date="2026-10-25T15:20:19Z">
        <w:r>
          <w:rPr>
            <w:rFonts w:hint="default"/>
            <w:lang w:val="en-US"/>
          </w:rPr>
          <w:delText xml:space="preserve">controlador </w:delText>
        </w:r>
      </w:del>
      <w:ins w:id="4250" w:author="marpa" w:date="2026-10-25T15:20:19Z">
        <w:r>
          <w:rPr>
            <w:rFonts w:hint="default"/>
            <w:lang w:val="es-EC"/>
          </w:rPr>
          <w:t>s</w:t>
        </w:r>
      </w:ins>
      <w:ins w:id="4251" w:author="marpa" w:date="2026-10-25T15:20:20Z">
        <w:r>
          <w:rPr>
            <w:rFonts w:hint="default"/>
            <w:lang w:val="es-EC"/>
          </w:rPr>
          <w:t>ervi</w:t>
        </w:r>
      </w:ins>
      <w:ins w:id="4252" w:author="marpa" w:date="2026-10-25T15:20:21Z">
        <w:r>
          <w:rPr>
            <w:rFonts w:hint="default"/>
            <w:lang w:val="es-EC"/>
          </w:rPr>
          <w:t>cios</w:t>
        </w:r>
      </w:ins>
      <w:r>
        <w:t>- Cliente consola</w:t>
      </w:r>
      <w:bookmarkEnd w:id="96"/>
    </w:p>
    <w:p w14:paraId="39F24E5D">
      <w:pPr>
        <w:rPr>
          <w:ins w:id="4253" w:author="marpa" w:date="2026-10-25T15:26:21Z"/>
          <w:rFonts w:hint="default"/>
          <w:lang w:val="es-EC"/>
        </w:rPr>
      </w:pPr>
      <w:ins w:id="4254" w:author="marpa" w:date="2026-10-25T15:25:29Z">
        <w:r>
          <w:rPr>
            <w:rFonts w:hint="default"/>
            <w:lang w:val="es-EC"/>
          </w:rPr>
          <w:t>El ser</w:t>
        </w:r>
      </w:ins>
      <w:ins w:id="4255" w:author="marpa" w:date="2026-10-25T15:25:30Z">
        <w:r>
          <w:rPr>
            <w:rFonts w:hint="default"/>
            <w:lang w:val="es-EC"/>
          </w:rPr>
          <w:t xml:space="preserve">vicio </w:t>
        </w:r>
      </w:ins>
      <w:ins w:id="4256" w:author="marpa" w:date="2026-10-25T15:25:42Z">
        <w:r>
          <w:rPr>
            <w:rFonts w:hint="default"/>
            <w:lang w:val="es-EC"/>
          </w:rPr>
          <w:t>obtiene</w:t>
        </w:r>
      </w:ins>
      <w:ins w:id="4257" w:author="marpa" w:date="2026-10-25T15:25:43Z">
        <w:r>
          <w:rPr>
            <w:rFonts w:hint="default"/>
            <w:lang w:val="es-EC"/>
          </w:rPr>
          <w:t xml:space="preserve"> los par</w:t>
        </w:r>
      </w:ins>
      <w:ins w:id="4258" w:author="marpa" w:date="2026-10-25T15:25:44Z">
        <w:r>
          <w:rPr>
            <w:rFonts w:hint="default"/>
            <w:lang w:val="es-EC"/>
          </w:rPr>
          <w:t xml:space="preserve">ámetros </w:t>
        </w:r>
      </w:ins>
      <w:ins w:id="4259" w:author="marpa" w:date="2026-10-25T15:25:45Z">
        <w:r>
          <w:rPr>
            <w:rFonts w:hint="default"/>
            <w:lang w:val="es-EC"/>
          </w:rPr>
          <w:t>de con</w:t>
        </w:r>
      </w:ins>
      <w:ins w:id="4260" w:author="marpa" w:date="2026-10-25T15:25:46Z">
        <w:r>
          <w:rPr>
            <w:rFonts w:hint="default"/>
            <w:lang w:val="es-EC"/>
          </w:rPr>
          <w:t>exió</w:t>
        </w:r>
      </w:ins>
      <w:ins w:id="4261" w:author="marpa" w:date="2026-10-25T15:25:47Z">
        <w:r>
          <w:rPr>
            <w:rFonts w:hint="default"/>
            <w:lang w:val="es-EC"/>
          </w:rPr>
          <w:t>n media</w:t>
        </w:r>
      </w:ins>
      <w:ins w:id="4262" w:author="marpa" w:date="2026-10-25T15:25:48Z">
        <w:r>
          <w:rPr>
            <w:rFonts w:hint="default"/>
            <w:lang w:val="es-EC"/>
          </w:rPr>
          <w:t>nte un</w:t>
        </w:r>
      </w:ins>
      <w:ins w:id="4263" w:author="marpa" w:date="2026-10-25T15:25:49Z">
        <w:r>
          <w:rPr>
            <w:rFonts w:hint="default"/>
            <w:lang w:val="es-EC"/>
          </w:rPr>
          <w:t>a</w:t>
        </w:r>
      </w:ins>
      <w:ins w:id="4264" w:author="marpa" w:date="2026-10-25T15:25:50Z">
        <w:r>
          <w:rPr>
            <w:rFonts w:hint="default"/>
            <w:lang w:val="es-EC"/>
          </w:rPr>
          <w:t xml:space="preserve"> clas</w:t>
        </w:r>
      </w:ins>
      <w:ins w:id="4265" w:author="marpa" w:date="2026-10-25T15:25:51Z">
        <w:r>
          <w:rPr>
            <w:rFonts w:hint="default"/>
            <w:lang w:val="es-EC"/>
          </w:rPr>
          <w:t>e d</w:t>
        </w:r>
      </w:ins>
      <w:ins w:id="4266" w:author="marpa" w:date="2026-10-25T15:25:52Z">
        <w:r>
          <w:rPr>
            <w:rFonts w:hint="default"/>
            <w:lang w:val="es-EC"/>
          </w:rPr>
          <w:t>e confi</w:t>
        </w:r>
      </w:ins>
      <w:ins w:id="4267" w:author="marpa" w:date="2026-10-25T15:25:53Z">
        <w:r>
          <w:rPr>
            <w:rFonts w:hint="default"/>
            <w:lang w:val="es-EC"/>
          </w:rPr>
          <w:t>guraci</w:t>
        </w:r>
      </w:ins>
      <w:ins w:id="4268" w:author="marpa" w:date="2026-10-25T15:25:54Z">
        <w:r>
          <w:rPr>
            <w:rFonts w:hint="default"/>
            <w:lang w:val="es-EC"/>
          </w:rPr>
          <w:t xml:space="preserve">ón que </w:t>
        </w:r>
      </w:ins>
      <w:ins w:id="4269" w:author="marpa" w:date="2026-10-25T15:25:57Z">
        <w:r>
          <w:rPr>
            <w:rFonts w:hint="default"/>
            <w:lang w:val="es-EC"/>
          </w:rPr>
          <w:t>e</w:t>
        </w:r>
      </w:ins>
      <w:ins w:id="4270" w:author="marpa" w:date="2026-10-25T15:25:58Z">
        <w:r>
          <w:rPr>
            <w:rFonts w:hint="default"/>
            <w:lang w:val="es-EC"/>
          </w:rPr>
          <w:t>xtrae</w:t>
        </w:r>
      </w:ins>
      <w:ins w:id="4271" w:author="marpa" w:date="2026-10-25T15:26:01Z">
        <w:r>
          <w:rPr>
            <w:rFonts w:hint="default"/>
            <w:lang w:val="es-EC"/>
          </w:rPr>
          <w:t xml:space="preserve"> lo</w:t>
        </w:r>
      </w:ins>
      <w:ins w:id="4272" w:author="marpa" w:date="2026-10-25T15:26:02Z">
        <w:r>
          <w:rPr>
            <w:rFonts w:hint="default"/>
            <w:lang w:val="es-EC"/>
          </w:rPr>
          <w:t>s valore</w:t>
        </w:r>
      </w:ins>
      <w:ins w:id="4273" w:author="marpa" w:date="2026-10-25T15:26:03Z">
        <w:r>
          <w:rPr>
            <w:rFonts w:hint="default"/>
            <w:lang w:val="es-EC"/>
          </w:rPr>
          <w:t>s</w:t>
        </w:r>
      </w:ins>
      <w:ins w:id="4274" w:author="marpa" w:date="2026-10-25T15:26:11Z">
        <w:r>
          <w:rPr>
            <w:rFonts w:hint="default"/>
            <w:lang w:val="es-EC"/>
          </w:rPr>
          <w:t xml:space="preserve"> </w:t>
        </w:r>
      </w:ins>
      <w:ins w:id="4275" w:author="marpa" w:date="2026-10-25T15:26:12Z">
        <w:r>
          <w:rPr>
            <w:rFonts w:hint="default"/>
            <w:lang w:val="es-EC"/>
          </w:rPr>
          <w:t>de una v</w:t>
        </w:r>
      </w:ins>
      <w:ins w:id="4276" w:author="marpa" w:date="2026-10-25T15:26:13Z">
        <w:r>
          <w:rPr>
            <w:rFonts w:hint="default"/>
            <w:lang w:val="es-EC"/>
          </w:rPr>
          <w:t>ariable</w:t>
        </w:r>
      </w:ins>
      <w:ins w:id="4277" w:author="marpa" w:date="2026-10-25T15:26:14Z">
        <w:r>
          <w:rPr>
            <w:rFonts w:hint="default"/>
            <w:lang w:val="es-EC"/>
          </w:rPr>
          <w:t xml:space="preserve"> de ento</w:t>
        </w:r>
      </w:ins>
      <w:ins w:id="4278" w:author="marpa" w:date="2026-10-25T15:26:15Z">
        <w:r>
          <w:rPr>
            <w:rFonts w:hint="default"/>
            <w:lang w:val="es-EC"/>
          </w:rPr>
          <w:t>rno</w:t>
        </w:r>
      </w:ins>
      <w:ins w:id="4279" w:author="marpa" w:date="2026-10-25T15:26:16Z">
        <w:r>
          <w:rPr>
            <w:rFonts w:hint="default"/>
            <w:lang w:val="es-EC"/>
          </w:rPr>
          <w:t xml:space="preserve">. </w:t>
        </w:r>
      </w:ins>
    </w:p>
    <w:p w14:paraId="7CD9B5BD">
      <w:pPr>
        <w:keepNext/>
        <w:spacing w:after="0"/>
        <w:jc w:val="center"/>
        <w:rPr>
          <w:ins w:id="4280" w:author="marpa" w:date="2026-10-25T15:26:21Z"/>
        </w:rPr>
      </w:pPr>
      <w:ins w:id="4281" w:author="marpa" w:date="2026-10-25T15:26:38Z">
        <w:r>
          <w:rPr/>
          <w:drawing>
            <wp:inline distT="0" distB="0" distL="114300" distR="114300">
              <wp:extent cx="2000885" cy="332105"/>
              <wp:effectExtent l="0" t="0" r="5715" b="10795"/>
              <wp:docPr id="1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2"/>
                      <pic:cNvPicPr>
                        <a:picLocks noChangeAspect="1"/>
                      </pic:cNvPicPr>
                    </pic:nvPicPr>
                    <pic:blipFill>
                      <a:blip r:embed="rId60"/>
                      <a:stretch>
                        <a:fillRect/>
                      </a:stretch>
                    </pic:blipFill>
                    <pic:spPr>
                      <a:xfrm>
                        <a:off x="0" y="0"/>
                        <a:ext cx="2000885" cy="332105"/>
                      </a:xfrm>
                      <a:prstGeom prst="rect">
                        <a:avLst/>
                      </a:prstGeom>
                      <a:noFill/>
                      <a:ln>
                        <a:noFill/>
                      </a:ln>
                    </pic:spPr>
                  </pic:pic>
                </a:graphicData>
              </a:graphic>
            </wp:inline>
          </w:drawing>
        </w:r>
      </w:ins>
    </w:p>
    <w:p w14:paraId="4675835B">
      <w:pPr>
        <w:pStyle w:val="5"/>
        <w:rPr>
          <w:rFonts w:hint="default"/>
          <w:lang w:val="es-EC"/>
        </w:rPr>
        <w:pPrChange w:id="4283" w:author="marpa" w:date="2026-10-25T15:26:22Z">
          <w:pPr/>
        </w:pPrChange>
      </w:pPr>
      <w:ins w:id="4284" w:author="marpa" w:date="2026-10-25T15:26:21Z">
        <w:r>
          <w:rPr/>
          <w:t xml:space="preserve">Figura </w:t>
        </w:r>
      </w:ins>
      <w:ins w:id="4285" w:author="marpa" w:date="2026-10-25T15:33:38Z">
        <w:r>
          <w:rPr>
            <w:rFonts w:hint="default"/>
            <w:lang w:val="es-EC"/>
          </w:rPr>
          <w:t>35</w:t>
        </w:r>
      </w:ins>
      <w:ins w:id="4286" w:author="marpa" w:date="2026-10-25T15:26:21Z">
        <w:r>
          <w:rPr/>
          <w:t xml:space="preserve">. Creación de </w:t>
        </w:r>
      </w:ins>
      <w:ins w:id="4287" w:author="marpa" w:date="2026-10-25T15:26:21Z">
        <w:r>
          <w:rPr>
            <w:rFonts w:hint="default"/>
            <w:lang w:val="es-EC"/>
          </w:rPr>
          <w:t>co</w:t>
        </w:r>
      </w:ins>
      <w:ins w:id="4288" w:author="marpa" w:date="2026-10-25T15:26:25Z">
        <w:r>
          <w:rPr>
            <w:rFonts w:hint="default"/>
            <w:lang w:val="es-EC"/>
          </w:rPr>
          <w:t>n</w:t>
        </w:r>
      </w:ins>
      <w:ins w:id="4289" w:author="marpa" w:date="2026-10-25T15:26:26Z">
        <w:r>
          <w:rPr>
            <w:rFonts w:hint="default"/>
            <w:lang w:val="es-EC"/>
          </w:rPr>
          <w:t>figuracion</w:t>
        </w:r>
      </w:ins>
      <w:ins w:id="4290" w:author="marpa" w:date="2026-10-25T15:26:21Z">
        <w:r>
          <w:rPr/>
          <w:t>- Cliente consola</w:t>
        </w:r>
      </w:ins>
    </w:p>
    <w:p w14:paraId="39399FA7">
      <w:ins w:id="4291" w:author="marpa" w:date="2026-10-25T15:21:38Z">
        <w:r>
          <w:rPr>
            <w:rFonts w:hint="default"/>
            <w:lang w:val="es-EC"/>
          </w:rPr>
          <w:t>De</w:t>
        </w:r>
      </w:ins>
      <w:ins w:id="4292" w:author="marpa" w:date="2026-10-25T15:21:39Z">
        <w:r>
          <w:rPr>
            <w:rFonts w:hint="default"/>
            <w:lang w:val="es-EC"/>
          </w:rPr>
          <w:t xml:space="preserve">ntro de </w:t>
        </w:r>
      </w:ins>
      <w:ins w:id="4293" w:author="marpa" w:date="2026-10-25T15:21:40Z">
        <w:r>
          <w:rPr>
            <w:rFonts w:hint="default"/>
            <w:lang w:val="es-EC"/>
          </w:rPr>
          <w:t>segurida</w:t>
        </w:r>
      </w:ins>
      <w:ins w:id="4294" w:author="marpa" w:date="2026-10-25T15:21:41Z">
        <w:r>
          <w:rPr>
            <w:rFonts w:hint="default"/>
            <w:lang w:val="es-EC"/>
          </w:rPr>
          <w:t xml:space="preserve">d se </w:t>
        </w:r>
      </w:ins>
      <w:ins w:id="4295" w:author="marpa" w:date="2026-10-25T15:21:42Z">
        <w:r>
          <w:rPr>
            <w:rFonts w:hint="default"/>
            <w:lang w:val="es-EC"/>
          </w:rPr>
          <w:t xml:space="preserve">crean </w:t>
        </w:r>
      </w:ins>
      <w:ins w:id="4296" w:author="marpa" w:date="2026-10-25T15:21:43Z">
        <w:r>
          <w:rPr>
            <w:rFonts w:hint="default"/>
            <w:lang w:val="es-EC"/>
          </w:rPr>
          <w:t>clases</w:t>
        </w:r>
      </w:ins>
      <w:ins w:id="4297" w:author="marpa" w:date="2026-10-25T15:21:44Z">
        <w:r>
          <w:rPr>
            <w:rFonts w:hint="default"/>
            <w:lang w:val="es-EC"/>
          </w:rPr>
          <w:t xml:space="preserve"> pa</w:t>
        </w:r>
      </w:ins>
      <w:ins w:id="4298" w:author="marpa" w:date="2026-10-25T15:21:45Z">
        <w:r>
          <w:rPr>
            <w:rFonts w:hint="default"/>
            <w:lang w:val="es-EC"/>
          </w:rPr>
          <w:t>ra man</w:t>
        </w:r>
      </w:ins>
      <w:ins w:id="4299" w:author="marpa" w:date="2026-10-25T15:21:46Z">
        <w:r>
          <w:rPr>
            <w:rFonts w:hint="default"/>
            <w:lang w:val="es-EC"/>
          </w:rPr>
          <w:t>ejar la</w:t>
        </w:r>
      </w:ins>
      <w:ins w:id="4300" w:author="marpa" w:date="2026-10-25T15:21:47Z">
        <w:r>
          <w:rPr>
            <w:rFonts w:hint="default"/>
            <w:lang w:val="es-EC"/>
          </w:rPr>
          <w:t xml:space="preserve"> aute</w:t>
        </w:r>
      </w:ins>
      <w:ins w:id="4301" w:author="marpa" w:date="2026-10-25T15:21:48Z">
        <w:r>
          <w:rPr>
            <w:rFonts w:hint="default"/>
            <w:lang w:val="es-EC"/>
          </w:rPr>
          <w:t>nticaci</w:t>
        </w:r>
      </w:ins>
      <w:ins w:id="4302" w:author="marpa" w:date="2026-10-25T15:21:49Z">
        <w:r>
          <w:rPr>
            <w:rFonts w:hint="default"/>
            <w:lang w:val="es-EC"/>
          </w:rPr>
          <w:t xml:space="preserve">ón en </w:t>
        </w:r>
      </w:ins>
      <w:ins w:id="4303" w:author="marpa" w:date="2026-10-25T15:21:50Z">
        <w:r>
          <w:rPr>
            <w:rFonts w:hint="default"/>
            <w:lang w:val="es-EC"/>
          </w:rPr>
          <w:t>las petic</w:t>
        </w:r>
      </w:ins>
      <w:ins w:id="4304" w:author="marpa" w:date="2026-10-25T15:21:51Z">
        <w:r>
          <w:rPr>
            <w:rFonts w:hint="default"/>
            <w:lang w:val="es-EC"/>
          </w:rPr>
          <w:t xml:space="preserve">iones </w:t>
        </w:r>
      </w:ins>
      <w:ins w:id="4305" w:author="marpa" w:date="2026-10-25T15:22:03Z">
        <w:r>
          <w:rPr>
            <w:rFonts w:hint="default"/>
            <w:lang w:val="es-EC"/>
          </w:rPr>
          <w:t xml:space="preserve">con </w:t>
        </w:r>
      </w:ins>
      <w:ins w:id="4306" w:author="marpa" w:date="2026-10-25T15:22:15Z">
        <w:r>
          <w:rPr>
            <w:rFonts w:hint="default"/>
            <w:lang w:val="es-EC"/>
          </w:rPr>
          <w:t>Maneja</w:t>
        </w:r>
      </w:ins>
      <w:ins w:id="4307" w:author="marpa" w:date="2026-10-25T15:22:16Z">
        <w:r>
          <w:rPr>
            <w:rFonts w:hint="default"/>
            <w:lang w:val="es-EC"/>
          </w:rPr>
          <w:t>do</w:t>
        </w:r>
      </w:ins>
      <w:ins w:id="4308" w:author="marpa" w:date="2026-10-25T15:22:17Z">
        <w:r>
          <w:rPr>
            <w:rFonts w:hint="default"/>
            <w:lang w:val="es-EC"/>
          </w:rPr>
          <w:t>rC</w:t>
        </w:r>
      </w:ins>
      <w:ins w:id="4309" w:author="marpa" w:date="2026-10-25T15:22:18Z">
        <w:r>
          <w:rPr>
            <w:rFonts w:hint="default"/>
            <w:lang w:val="es-EC"/>
          </w:rPr>
          <w:t>liente</w:t>
        </w:r>
      </w:ins>
      <w:ins w:id="4310" w:author="marpa" w:date="2026-10-25T15:22:19Z">
        <w:r>
          <w:rPr>
            <w:rFonts w:hint="default"/>
            <w:lang w:val="es-EC"/>
          </w:rPr>
          <w:t>Autentica</w:t>
        </w:r>
      </w:ins>
      <w:ins w:id="4311" w:author="marpa" w:date="2026-10-25T15:22:20Z">
        <w:r>
          <w:rPr>
            <w:rFonts w:hint="default"/>
            <w:lang w:val="es-EC"/>
          </w:rPr>
          <w:t xml:space="preserve">cion, </w:t>
        </w:r>
      </w:ins>
      <w:ins w:id="4312" w:author="marpa" w:date="2026-10-25T15:22:21Z">
        <w:r>
          <w:rPr>
            <w:rFonts w:hint="default"/>
            <w:lang w:val="es-EC"/>
          </w:rPr>
          <w:t xml:space="preserve">y </w:t>
        </w:r>
      </w:ins>
      <w:ins w:id="4313" w:author="marpa" w:date="2026-10-25T15:22:22Z">
        <w:r>
          <w:rPr>
            <w:rFonts w:hint="default"/>
            <w:lang w:val="es-EC"/>
          </w:rPr>
          <w:t xml:space="preserve">para </w:t>
        </w:r>
      </w:ins>
      <w:ins w:id="4314" w:author="marpa" w:date="2026-10-25T15:22:24Z">
        <w:r>
          <w:rPr>
            <w:rFonts w:hint="default"/>
            <w:lang w:val="es-EC"/>
          </w:rPr>
          <w:t>pre</w:t>
        </w:r>
      </w:ins>
      <w:ins w:id="4315" w:author="marpa" w:date="2026-10-25T15:22:25Z">
        <w:r>
          <w:rPr>
            <w:rFonts w:hint="default"/>
            <w:lang w:val="es-EC"/>
          </w:rPr>
          <w:t>serva</w:t>
        </w:r>
      </w:ins>
      <w:ins w:id="4316" w:author="marpa" w:date="2026-10-25T15:22:26Z">
        <w:r>
          <w:rPr>
            <w:rFonts w:hint="default"/>
            <w:lang w:val="es-EC"/>
          </w:rPr>
          <w:t>r la sesi</w:t>
        </w:r>
      </w:ins>
      <w:ins w:id="4317" w:author="marpa" w:date="2026-10-25T15:22:27Z">
        <w:r>
          <w:rPr>
            <w:rFonts w:hint="default"/>
            <w:lang w:val="es-EC"/>
          </w:rPr>
          <w:t xml:space="preserve">on del </w:t>
        </w:r>
      </w:ins>
      <w:ins w:id="4318" w:author="marpa" w:date="2026-10-25T15:22:28Z">
        <w:r>
          <w:rPr>
            <w:rFonts w:hint="default"/>
            <w:lang w:val="es-EC"/>
          </w:rPr>
          <w:t>usu</w:t>
        </w:r>
      </w:ins>
      <w:ins w:id="4319" w:author="marpa" w:date="2026-10-25T15:22:29Z">
        <w:r>
          <w:rPr>
            <w:rFonts w:hint="default"/>
            <w:lang w:val="es-EC"/>
          </w:rPr>
          <w:t xml:space="preserve">ario </w:t>
        </w:r>
      </w:ins>
      <w:ins w:id="4320" w:author="marpa" w:date="2026-10-25T15:22:37Z">
        <w:r>
          <w:rPr>
            <w:rFonts w:hint="default"/>
            <w:lang w:val="es-EC"/>
          </w:rPr>
          <w:t xml:space="preserve">con el </w:t>
        </w:r>
      </w:ins>
      <w:ins w:id="4321" w:author="marpa" w:date="2026-10-25T15:22:38Z">
        <w:r>
          <w:rPr>
            <w:rFonts w:hint="default"/>
            <w:lang w:val="es-EC"/>
          </w:rPr>
          <w:t>token m</w:t>
        </w:r>
      </w:ins>
      <w:ins w:id="4322" w:author="marpa" w:date="2026-10-25T15:22:39Z">
        <w:r>
          <w:rPr>
            <w:rFonts w:hint="default"/>
            <w:lang w:val="es-EC"/>
          </w:rPr>
          <w:t>ediant</w:t>
        </w:r>
      </w:ins>
      <w:ins w:id="4323" w:author="marpa" w:date="2026-10-25T15:22:40Z">
        <w:r>
          <w:rPr>
            <w:rFonts w:hint="default"/>
            <w:lang w:val="es-EC"/>
          </w:rPr>
          <w:t>e A</w:t>
        </w:r>
      </w:ins>
      <w:ins w:id="4324" w:author="marpa" w:date="2026-10-25T15:22:41Z">
        <w:r>
          <w:rPr>
            <w:rFonts w:hint="default"/>
            <w:lang w:val="es-EC"/>
          </w:rPr>
          <w:t>dminis</w:t>
        </w:r>
      </w:ins>
      <w:ins w:id="4325" w:author="marpa" w:date="2026-10-25T15:22:42Z">
        <w:r>
          <w:rPr>
            <w:rFonts w:hint="default"/>
            <w:lang w:val="es-EC"/>
          </w:rPr>
          <w:t>trador</w:t>
        </w:r>
      </w:ins>
      <w:ins w:id="4326" w:author="marpa" w:date="2026-10-25T15:22:43Z">
        <w:r>
          <w:rPr>
            <w:rFonts w:hint="default"/>
            <w:lang w:val="es-EC"/>
          </w:rPr>
          <w:t>T</w:t>
        </w:r>
      </w:ins>
      <w:ins w:id="4327" w:author="marpa" w:date="2026-10-25T15:22:44Z">
        <w:r>
          <w:rPr>
            <w:rFonts w:hint="default"/>
            <w:lang w:val="es-EC"/>
          </w:rPr>
          <w:t>okens.</w:t>
        </w:r>
      </w:ins>
      <w:ins w:id="4328" w:author="marpa" w:date="2026-10-25T15:22:45Z">
        <w:r>
          <w:rPr>
            <w:rFonts w:hint="default"/>
            <w:lang w:val="es-EC"/>
          </w:rPr>
          <w:t xml:space="preserve"> Adici</w:t>
        </w:r>
      </w:ins>
      <w:ins w:id="4329" w:author="marpa" w:date="2026-10-25T15:22:46Z">
        <w:r>
          <w:rPr>
            <w:rFonts w:hint="default"/>
            <w:lang w:val="es-EC"/>
          </w:rPr>
          <w:t>onalmente</w:t>
        </w:r>
      </w:ins>
      <w:ins w:id="4330" w:author="marpa" w:date="2026-10-25T15:22:47Z">
        <w:r>
          <w:rPr>
            <w:rFonts w:hint="default"/>
            <w:lang w:val="es-EC"/>
          </w:rPr>
          <w:t xml:space="preserve"> se c</w:t>
        </w:r>
      </w:ins>
      <w:ins w:id="4331" w:author="marpa" w:date="2026-10-25T15:22:48Z">
        <w:r>
          <w:rPr>
            <w:rFonts w:hint="default"/>
            <w:lang w:val="es-EC"/>
          </w:rPr>
          <w:t>rea la</w:t>
        </w:r>
      </w:ins>
      <w:ins w:id="4332" w:author="marpa" w:date="2026-10-25T15:22:49Z">
        <w:r>
          <w:rPr>
            <w:rFonts w:hint="default"/>
            <w:lang w:val="es-EC"/>
          </w:rPr>
          <w:t xml:space="preserve"> clase </w:t>
        </w:r>
      </w:ins>
      <w:ins w:id="4333" w:author="marpa" w:date="2026-10-25T15:22:50Z">
        <w:r>
          <w:rPr>
            <w:rFonts w:hint="default"/>
            <w:lang w:val="es-EC"/>
          </w:rPr>
          <w:t>Tl</w:t>
        </w:r>
      </w:ins>
      <w:ins w:id="4334" w:author="marpa" w:date="2026-10-25T15:22:51Z">
        <w:r>
          <w:rPr>
            <w:rFonts w:hint="default"/>
            <w:lang w:val="es-EC"/>
          </w:rPr>
          <w:t>sIns</w:t>
        </w:r>
      </w:ins>
      <w:ins w:id="4335" w:author="marpa" w:date="2026-10-25T15:22:52Z">
        <w:r>
          <w:rPr>
            <w:rFonts w:hint="default"/>
            <w:lang w:val="es-EC"/>
          </w:rPr>
          <w:t>eguro</w:t>
        </w:r>
      </w:ins>
      <w:ins w:id="4336" w:author="marpa" w:date="2026-10-25T15:22:53Z">
        <w:r>
          <w:rPr>
            <w:rFonts w:hint="default"/>
            <w:lang w:val="es-EC"/>
          </w:rPr>
          <w:t xml:space="preserve"> para </w:t>
        </w:r>
      </w:ins>
      <w:ins w:id="4337" w:author="marpa" w:date="2026-10-25T15:22:54Z">
        <w:r>
          <w:rPr>
            <w:rFonts w:hint="default"/>
            <w:lang w:val="es-EC"/>
          </w:rPr>
          <w:t>per</w:t>
        </w:r>
      </w:ins>
      <w:ins w:id="4338" w:author="marpa" w:date="2026-10-25T15:22:55Z">
        <w:r>
          <w:rPr>
            <w:rFonts w:hint="default"/>
            <w:lang w:val="es-EC"/>
          </w:rPr>
          <w:t xml:space="preserve">mitir </w:t>
        </w:r>
      </w:ins>
      <w:ins w:id="4339" w:author="marpa" w:date="2026-10-25T15:22:56Z">
        <w:r>
          <w:rPr>
            <w:rFonts w:hint="default"/>
            <w:lang w:val="es-EC"/>
          </w:rPr>
          <w:t>la cone</w:t>
        </w:r>
      </w:ins>
      <w:ins w:id="4340" w:author="marpa" w:date="2026-10-25T15:22:57Z">
        <w:r>
          <w:rPr>
            <w:rFonts w:hint="default"/>
            <w:lang w:val="es-EC"/>
          </w:rPr>
          <w:t xml:space="preserve">xión </w:t>
        </w:r>
      </w:ins>
      <w:ins w:id="4341" w:author="marpa" w:date="2026-10-25T15:22:58Z">
        <w:r>
          <w:rPr>
            <w:rFonts w:hint="default"/>
            <w:lang w:val="es-EC"/>
          </w:rPr>
          <w:t>H</w:t>
        </w:r>
      </w:ins>
      <w:ins w:id="4342" w:author="marpa" w:date="2026-10-25T15:22:59Z">
        <w:r>
          <w:rPr>
            <w:rFonts w:hint="default"/>
            <w:lang w:val="es-EC"/>
          </w:rPr>
          <w:t>TT</w:t>
        </w:r>
      </w:ins>
      <w:ins w:id="4343" w:author="marpa" w:date="2026-10-25T15:23:00Z">
        <w:r>
          <w:rPr>
            <w:rFonts w:hint="default"/>
            <w:lang w:val="es-EC"/>
          </w:rPr>
          <w:t>P</w:t>
        </w:r>
      </w:ins>
      <w:ins w:id="4344" w:author="marpa" w:date="2026-10-25T15:23:01Z">
        <w:r>
          <w:rPr>
            <w:rFonts w:hint="default"/>
            <w:lang w:val="es-EC"/>
          </w:rPr>
          <w:t>S m</w:t>
        </w:r>
      </w:ins>
      <w:ins w:id="4345" w:author="marpa" w:date="2026-10-25T15:23:02Z">
        <w:r>
          <w:rPr>
            <w:rFonts w:hint="default"/>
            <w:lang w:val="es-EC"/>
          </w:rPr>
          <w:t>ediante u</w:t>
        </w:r>
      </w:ins>
      <w:ins w:id="4346" w:author="marpa" w:date="2026-10-25T15:23:03Z">
        <w:r>
          <w:rPr>
            <w:rFonts w:hint="default"/>
            <w:lang w:val="es-EC"/>
          </w:rPr>
          <w:t>n certif</w:t>
        </w:r>
      </w:ins>
      <w:ins w:id="4347" w:author="marpa" w:date="2026-10-25T15:23:04Z">
        <w:r>
          <w:rPr>
            <w:rFonts w:hint="default"/>
            <w:lang w:val="es-EC"/>
          </w:rPr>
          <w:t>ic</w:t>
        </w:r>
      </w:ins>
      <w:ins w:id="4348" w:author="marpa" w:date="2026-10-25T15:23:07Z">
        <w:r>
          <w:rPr>
            <w:rFonts w:hint="default"/>
            <w:lang w:val="es-EC"/>
          </w:rPr>
          <w:t xml:space="preserve">ado </w:t>
        </w:r>
      </w:ins>
      <w:ins w:id="4349" w:author="marpa" w:date="2026-10-25T15:23:14Z">
        <w:r>
          <w:rPr>
            <w:rFonts w:hint="default"/>
            <w:lang w:val="es-EC"/>
          </w:rPr>
          <w:t>digit</w:t>
        </w:r>
      </w:ins>
      <w:ins w:id="4350" w:author="marpa" w:date="2026-10-25T15:23:15Z">
        <w:r>
          <w:rPr>
            <w:rFonts w:hint="default"/>
            <w:lang w:val="es-EC"/>
          </w:rPr>
          <w:t>al a</w:t>
        </w:r>
      </w:ins>
      <w:ins w:id="4351" w:author="marpa" w:date="2026-10-25T15:23:16Z">
        <w:r>
          <w:rPr>
            <w:rFonts w:hint="default"/>
            <w:lang w:val="es-EC"/>
          </w:rPr>
          <w:t>utofirm</w:t>
        </w:r>
      </w:ins>
      <w:ins w:id="4352" w:author="marpa" w:date="2026-10-25T15:23:17Z">
        <w:r>
          <w:rPr>
            <w:rFonts w:hint="default"/>
            <w:lang w:val="es-EC"/>
          </w:rPr>
          <w:t>ado</w:t>
        </w:r>
      </w:ins>
      <w:ins w:id="4353" w:author="marpa" w:date="2026-10-25T15:23:18Z">
        <w:r>
          <w:rPr>
            <w:rFonts w:hint="default"/>
            <w:lang w:val="es-EC"/>
          </w:rPr>
          <w:t>.</w:t>
        </w:r>
      </w:ins>
      <w:del w:id="4354" w:author="marpa" w:date="2026-10-25T15:21:23Z">
        <w:r>
          <w:rPr/>
          <w:delText>Se crea la clase ControladorConversiones en la carpeta controlador. Esta clase centraliza la comunicación y se encarga de instanciar los puertos de los servicios SOAP (WSLogin, WSLongitud, WSMasa, WSTemperatura). Su función es recibir los datos de la vista, invocar las operaciones remotas (pasando los parámetros de unidad de origen, destino y valor) y devolver el resultado procesado.</w:delText>
        </w:r>
      </w:del>
    </w:p>
    <w:p w14:paraId="13AEAAC3">
      <w:pPr>
        <w:keepNext/>
        <w:spacing w:after="0"/>
        <w:jc w:val="center"/>
        <w:rPr>
          <w:ins w:id="4355" w:author="marpa" w:date="2026-10-25T15:23:27Z"/>
        </w:rPr>
      </w:pPr>
      <w:ins w:id="4356" w:author="marpa" w:date="2026-10-25T15:23:54Z">
        <w:bookmarkStart w:id="97" w:name="_i8swqk2w2kf6" w:colFirst="0" w:colLast="0"/>
        <w:bookmarkEnd w:id="97"/>
        <w:r>
          <w:rPr/>
          <w:drawing>
            <wp:inline distT="0" distB="0" distL="114300" distR="114300">
              <wp:extent cx="2096770" cy="596900"/>
              <wp:effectExtent l="0" t="0" r="11430" b="0"/>
              <wp:docPr id="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1"/>
                      <pic:cNvPicPr>
                        <a:picLocks noChangeAspect="1"/>
                      </pic:cNvPicPr>
                    </pic:nvPicPr>
                    <pic:blipFill>
                      <a:blip r:embed="rId61"/>
                      <a:stretch>
                        <a:fillRect/>
                      </a:stretch>
                    </pic:blipFill>
                    <pic:spPr>
                      <a:xfrm>
                        <a:off x="0" y="0"/>
                        <a:ext cx="2096770" cy="596900"/>
                      </a:xfrm>
                      <a:prstGeom prst="rect">
                        <a:avLst/>
                      </a:prstGeom>
                      <a:noFill/>
                      <a:ln>
                        <a:noFill/>
                      </a:ln>
                    </pic:spPr>
                  </pic:pic>
                </a:graphicData>
              </a:graphic>
            </wp:inline>
          </w:drawing>
        </w:r>
      </w:ins>
    </w:p>
    <w:p w14:paraId="09C4941D">
      <w:pPr>
        <w:pStyle w:val="5"/>
        <w:rPr>
          <w:ins w:id="4358" w:author="marpa" w:date="2026-10-25T15:23:27Z"/>
        </w:rPr>
      </w:pPr>
      <w:ins w:id="4359" w:author="marpa" w:date="2026-10-25T15:23:27Z">
        <w:r>
          <w:rPr/>
          <w:t xml:space="preserve">Figura </w:t>
        </w:r>
      </w:ins>
      <w:ins w:id="4360" w:author="marpa" w:date="2026-10-25T15:33:41Z">
        <w:r>
          <w:rPr>
            <w:rFonts w:hint="default"/>
            <w:lang w:val="es-EC"/>
          </w:rPr>
          <w:t>36</w:t>
        </w:r>
      </w:ins>
      <w:ins w:id="4361" w:author="marpa" w:date="2026-10-25T15:23:27Z">
        <w:r>
          <w:rPr/>
          <w:t xml:space="preserve">. Creación de </w:t>
        </w:r>
      </w:ins>
      <w:ins w:id="4362" w:author="marpa" w:date="2026-10-25T15:23:29Z">
        <w:r>
          <w:rPr>
            <w:rFonts w:hint="default"/>
            <w:lang w:val="es-EC"/>
          </w:rPr>
          <w:t>com</w:t>
        </w:r>
      </w:ins>
      <w:ins w:id="4363" w:author="marpa" w:date="2026-10-25T15:23:30Z">
        <w:r>
          <w:rPr>
            <w:rFonts w:hint="default"/>
            <w:lang w:val="es-EC"/>
          </w:rPr>
          <w:t>ponentes</w:t>
        </w:r>
      </w:ins>
      <w:ins w:id="4364" w:author="marpa" w:date="2026-10-25T15:23:31Z">
        <w:r>
          <w:rPr>
            <w:rFonts w:hint="default"/>
            <w:lang w:val="es-EC"/>
          </w:rPr>
          <w:t xml:space="preserve"> de segu</w:t>
        </w:r>
      </w:ins>
      <w:ins w:id="4365" w:author="marpa" w:date="2026-10-25T15:23:32Z">
        <w:r>
          <w:rPr>
            <w:rFonts w:hint="default"/>
            <w:lang w:val="es-EC"/>
          </w:rPr>
          <w:t>ridad</w:t>
        </w:r>
      </w:ins>
      <w:ins w:id="4366" w:author="marpa" w:date="2026-10-25T15:23:27Z">
        <w:r>
          <w:rPr/>
          <w:t>- Cliente consola</w:t>
        </w:r>
      </w:ins>
    </w:p>
    <w:p w14:paraId="6E1D4B0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2AE9D36">
      <w:pPr>
        <w:pStyle w:val="6"/>
      </w:pPr>
      <w:bookmarkStart w:id="98" w:name="_Toc15739"/>
      <w:r>
        <w:t xml:space="preserve">Tabla </w:t>
      </w:r>
      <w:ins w:id="4367" w:author="marpa" w:date="2026-10-25T15:24:09Z">
        <w:r>
          <w:rPr>
            <w:rFonts w:hint="default"/>
            <w:lang w:val="es-EC"/>
          </w:rPr>
          <w:t>2</w:t>
        </w:r>
      </w:ins>
      <w:del w:id="4368" w:author="marpa" w:date="2026-10-25T15:24:09Z">
        <w:r>
          <w:rPr/>
          <w:delText>1</w:delText>
        </w:r>
      </w:del>
      <w:r>
        <w:t xml:space="preserve">1. Clase </w:t>
      </w:r>
      <w:ins w:id="4369" w:author="marpa" w:date="2026-10-25T15:27:27Z">
        <w:r>
          <w:rPr>
            <w:rFonts w:hint="default"/>
          </w:rPr>
          <w:t>WSConversorCliente</w:t>
        </w:r>
      </w:ins>
      <w:del w:id="4370" w:author="marpa" w:date="2026-10-25T15:27:27Z">
        <w:r>
          <w:rPr/>
          <w:delText xml:space="preserve">ControladorConversiones </w:delText>
        </w:r>
      </w:del>
      <w:r>
        <w:t>- Cliente consola</w:t>
      </w:r>
      <w:bookmarkEnd w:id="98"/>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E311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2A60542">
            <w:pPr>
              <w:spacing w:before="0" w:after="0" w:line="240" w:lineRule="auto"/>
              <w:rPr>
                <w:ins w:id="4371" w:author="marpa" w:date="2026-10-25T15:27:23Z"/>
                <w:rFonts w:hint="default" w:ascii="Courier New" w:hAnsi="Courier New" w:eastAsia="Courier New" w:cs="Courier New"/>
                <w:color w:val="000000"/>
                <w:sz w:val="16"/>
                <w:szCs w:val="16"/>
                <w:lang w:val="en-US"/>
              </w:rPr>
            </w:pPr>
            <w:ins w:id="4372" w:author="marpa" w:date="2026-10-25T15:27:23Z">
              <w:r>
                <w:rPr>
                  <w:rFonts w:hint="default" w:ascii="Courier New" w:hAnsi="Courier New" w:eastAsia="Courier New" w:cs="Courier New"/>
                  <w:color w:val="000000"/>
                  <w:sz w:val="16"/>
                  <w:szCs w:val="16"/>
                  <w:lang w:val="en-US"/>
                </w:rPr>
                <w:t>package ec.edu.monster.servicios;</w:t>
              </w:r>
            </w:ins>
          </w:p>
          <w:p w14:paraId="5E736BB6">
            <w:pPr>
              <w:spacing w:before="0" w:after="0" w:line="240" w:lineRule="auto"/>
              <w:rPr>
                <w:ins w:id="4373" w:author="marpa" w:date="2026-10-25T15:27:23Z"/>
                <w:rFonts w:hint="default" w:ascii="Courier New" w:hAnsi="Courier New" w:eastAsia="Courier New" w:cs="Courier New"/>
                <w:color w:val="000000"/>
                <w:sz w:val="16"/>
                <w:szCs w:val="16"/>
                <w:lang w:val="en-US"/>
              </w:rPr>
            </w:pPr>
          </w:p>
          <w:p w14:paraId="4156AA0B">
            <w:pPr>
              <w:spacing w:before="0" w:after="0" w:line="240" w:lineRule="auto"/>
              <w:rPr>
                <w:ins w:id="4374" w:author="marpa" w:date="2026-10-25T15:27:23Z"/>
                <w:rFonts w:hint="default" w:ascii="Courier New" w:hAnsi="Courier New" w:eastAsia="Courier New" w:cs="Courier New"/>
                <w:color w:val="000000"/>
                <w:sz w:val="16"/>
                <w:szCs w:val="16"/>
                <w:lang w:val="en-US"/>
              </w:rPr>
            </w:pPr>
            <w:ins w:id="4375" w:author="marpa" w:date="2026-10-25T15:27:23Z">
              <w:r>
                <w:rPr>
                  <w:rFonts w:hint="default" w:ascii="Courier New" w:hAnsi="Courier New" w:eastAsia="Courier New" w:cs="Courier New"/>
                  <w:color w:val="000000"/>
                  <w:sz w:val="16"/>
                  <w:szCs w:val="16"/>
                  <w:lang w:val="en-US"/>
                </w:rPr>
                <w:t>import ec.edu.monster.configuracion.SoapConfig;</w:t>
              </w:r>
            </w:ins>
          </w:p>
          <w:p w14:paraId="78D1C49D">
            <w:pPr>
              <w:spacing w:before="0" w:after="0" w:line="240" w:lineRule="auto"/>
              <w:rPr>
                <w:ins w:id="4376" w:author="marpa" w:date="2026-10-25T15:27:23Z"/>
                <w:rFonts w:hint="default" w:ascii="Courier New" w:hAnsi="Courier New" w:eastAsia="Courier New" w:cs="Courier New"/>
                <w:color w:val="000000"/>
                <w:sz w:val="16"/>
                <w:szCs w:val="16"/>
                <w:lang w:val="en-US"/>
              </w:rPr>
            </w:pPr>
            <w:ins w:id="4377" w:author="marpa" w:date="2026-10-25T15:27:23Z">
              <w:r>
                <w:rPr>
                  <w:rFonts w:hint="default" w:ascii="Courier New" w:hAnsi="Courier New" w:eastAsia="Courier New" w:cs="Courier New"/>
                  <w:color w:val="000000"/>
                  <w:sz w:val="16"/>
                  <w:szCs w:val="16"/>
                  <w:lang w:val="en-US"/>
                </w:rPr>
                <w:t>import ec.edu.monster.seguridad.AdministradorTokensCliente;</w:t>
              </w:r>
            </w:ins>
          </w:p>
          <w:p w14:paraId="5E11C957">
            <w:pPr>
              <w:spacing w:before="0" w:after="0" w:line="240" w:lineRule="auto"/>
              <w:rPr>
                <w:ins w:id="4378" w:author="marpa" w:date="2026-10-25T15:27:23Z"/>
                <w:rFonts w:hint="default" w:ascii="Courier New" w:hAnsi="Courier New" w:eastAsia="Courier New" w:cs="Courier New"/>
                <w:color w:val="000000"/>
                <w:sz w:val="16"/>
                <w:szCs w:val="16"/>
                <w:lang w:val="en-US"/>
              </w:rPr>
            </w:pPr>
            <w:ins w:id="4379" w:author="marpa" w:date="2026-10-25T15:27:23Z">
              <w:r>
                <w:rPr>
                  <w:rFonts w:hint="default" w:ascii="Courier New" w:hAnsi="Courier New" w:eastAsia="Courier New" w:cs="Courier New"/>
                  <w:color w:val="000000"/>
                  <w:sz w:val="16"/>
                  <w:szCs w:val="16"/>
                  <w:lang w:val="en-US"/>
                </w:rPr>
                <w:t>import ec.edu.monster.seguridad.ManejadorClienteAutenticacion;</w:t>
              </w:r>
            </w:ins>
          </w:p>
          <w:p w14:paraId="1BF2AC48">
            <w:pPr>
              <w:spacing w:before="0" w:after="0" w:line="240" w:lineRule="auto"/>
              <w:rPr>
                <w:ins w:id="4380" w:author="marpa" w:date="2026-10-25T15:27:23Z"/>
                <w:rFonts w:hint="default" w:ascii="Courier New" w:hAnsi="Courier New" w:eastAsia="Courier New" w:cs="Courier New"/>
                <w:color w:val="000000"/>
                <w:sz w:val="16"/>
                <w:szCs w:val="16"/>
                <w:lang w:val="en-US"/>
              </w:rPr>
            </w:pPr>
            <w:ins w:id="4381" w:author="marpa" w:date="2026-10-25T15:27:23Z">
              <w:r>
                <w:rPr>
                  <w:rFonts w:hint="default" w:ascii="Courier New" w:hAnsi="Courier New" w:eastAsia="Courier New" w:cs="Courier New"/>
                  <w:color w:val="000000"/>
                  <w:sz w:val="16"/>
                  <w:szCs w:val="16"/>
                  <w:lang w:val="en-US"/>
                </w:rPr>
                <w:t>import ec.edu.monster.seguridad.TlsInseguro;</w:t>
              </w:r>
            </w:ins>
          </w:p>
          <w:p w14:paraId="4A0E4EE2">
            <w:pPr>
              <w:spacing w:before="0" w:after="0" w:line="240" w:lineRule="auto"/>
              <w:rPr>
                <w:ins w:id="4382" w:author="marpa" w:date="2026-10-25T15:27:23Z"/>
                <w:rFonts w:hint="default" w:ascii="Courier New" w:hAnsi="Courier New" w:eastAsia="Courier New" w:cs="Courier New"/>
                <w:color w:val="000000"/>
                <w:sz w:val="16"/>
                <w:szCs w:val="16"/>
                <w:lang w:val="en-US"/>
              </w:rPr>
            </w:pPr>
            <w:ins w:id="4383" w:author="marpa" w:date="2026-10-25T15:27:23Z">
              <w:r>
                <w:rPr>
                  <w:rFonts w:hint="default" w:ascii="Courier New" w:hAnsi="Courier New" w:eastAsia="Courier New" w:cs="Courier New"/>
                  <w:color w:val="000000"/>
                  <w:sz w:val="16"/>
                  <w:szCs w:val="16"/>
                  <w:lang w:val="en-US"/>
                </w:rPr>
                <w:t>import jakarta.xml.ws.BindingProvider;</w:t>
              </w:r>
            </w:ins>
          </w:p>
          <w:p w14:paraId="75CF57D8">
            <w:pPr>
              <w:spacing w:before="0" w:after="0" w:line="240" w:lineRule="auto"/>
              <w:rPr>
                <w:ins w:id="4384" w:author="marpa" w:date="2026-10-25T15:27:23Z"/>
                <w:rFonts w:hint="default" w:ascii="Courier New" w:hAnsi="Courier New" w:eastAsia="Courier New" w:cs="Courier New"/>
                <w:color w:val="000000"/>
                <w:sz w:val="16"/>
                <w:szCs w:val="16"/>
                <w:lang w:val="en-US"/>
              </w:rPr>
            </w:pPr>
            <w:ins w:id="4385" w:author="marpa" w:date="2026-10-25T15:27:23Z">
              <w:r>
                <w:rPr>
                  <w:rFonts w:hint="default" w:ascii="Courier New" w:hAnsi="Courier New" w:eastAsia="Courier New" w:cs="Courier New"/>
                  <w:color w:val="000000"/>
                  <w:sz w:val="16"/>
                  <w:szCs w:val="16"/>
                  <w:lang w:val="en-US"/>
                </w:rPr>
                <w:t>import jakarta.xml.ws.Service;</w:t>
              </w:r>
            </w:ins>
          </w:p>
          <w:p w14:paraId="3C037CCD">
            <w:pPr>
              <w:spacing w:before="0" w:after="0" w:line="240" w:lineRule="auto"/>
              <w:rPr>
                <w:ins w:id="4386" w:author="marpa" w:date="2026-10-25T15:27:23Z"/>
                <w:rFonts w:hint="default" w:ascii="Courier New" w:hAnsi="Courier New" w:eastAsia="Courier New" w:cs="Courier New"/>
                <w:color w:val="000000"/>
                <w:sz w:val="16"/>
                <w:szCs w:val="16"/>
                <w:lang w:val="en-US"/>
              </w:rPr>
            </w:pPr>
            <w:ins w:id="4387" w:author="marpa" w:date="2026-10-25T15:27:23Z">
              <w:r>
                <w:rPr>
                  <w:rFonts w:hint="default" w:ascii="Courier New" w:hAnsi="Courier New" w:eastAsia="Courier New" w:cs="Courier New"/>
                  <w:color w:val="000000"/>
                  <w:sz w:val="16"/>
                  <w:szCs w:val="16"/>
                  <w:lang w:val="en-US"/>
                </w:rPr>
                <w:t>import java.util.ArrayList;</w:t>
              </w:r>
            </w:ins>
          </w:p>
          <w:p w14:paraId="4F32BDD7">
            <w:pPr>
              <w:spacing w:before="0" w:after="0" w:line="240" w:lineRule="auto"/>
              <w:rPr>
                <w:ins w:id="4388" w:author="marpa" w:date="2026-10-25T15:27:23Z"/>
                <w:rFonts w:hint="default" w:ascii="Courier New" w:hAnsi="Courier New" w:eastAsia="Courier New" w:cs="Courier New"/>
                <w:color w:val="000000"/>
                <w:sz w:val="16"/>
                <w:szCs w:val="16"/>
                <w:lang w:val="en-US"/>
              </w:rPr>
            </w:pPr>
            <w:ins w:id="4389" w:author="marpa" w:date="2026-10-25T15:27:23Z">
              <w:r>
                <w:rPr>
                  <w:rFonts w:hint="default" w:ascii="Courier New" w:hAnsi="Courier New" w:eastAsia="Courier New" w:cs="Courier New"/>
                  <w:color w:val="000000"/>
                  <w:sz w:val="16"/>
                  <w:szCs w:val="16"/>
                  <w:lang w:val="en-US"/>
                </w:rPr>
                <w:t>import java.util.Map;</w:t>
              </w:r>
            </w:ins>
          </w:p>
          <w:p w14:paraId="032687A8">
            <w:pPr>
              <w:spacing w:before="0" w:after="0" w:line="240" w:lineRule="auto"/>
              <w:rPr>
                <w:ins w:id="4390" w:author="marpa" w:date="2026-10-25T15:27:23Z"/>
                <w:rFonts w:hint="default" w:ascii="Courier New" w:hAnsi="Courier New" w:eastAsia="Courier New" w:cs="Courier New"/>
                <w:color w:val="000000"/>
                <w:sz w:val="16"/>
                <w:szCs w:val="16"/>
                <w:lang w:val="en-US"/>
              </w:rPr>
            </w:pPr>
            <w:ins w:id="4391" w:author="marpa" w:date="2026-10-25T15:27:23Z">
              <w:r>
                <w:rPr>
                  <w:rFonts w:hint="default" w:ascii="Courier New" w:hAnsi="Courier New" w:eastAsia="Courier New" w:cs="Courier New"/>
                  <w:color w:val="000000"/>
                  <w:sz w:val="16"/>
                  <w:szCs w:val="16"/>
                  <w:lang w:val="en-US"/>
                </w:rPr>
                <w:t>import javax.xml.namespace.QName;</w:t>
              </w:r>
            </w:ins>
          </w:p>
          <w:p w14:paraId="27D01738">
            <w:pPr>
              <w:spacing w:before="0" w:after="0" w:line="240" w:lineRule="auto"/>
              <w:rPr>
                <w:ins w:id="4392" w:author="marpa" w:date="2026-10-25T15:27:23Z"/>
                <w:rFonts w:hint="default" w:ascii="Courier New" w:hAnsi="Courier New" w:eastAsia="Courier New" w:cs="Courier New"/>
                <w:color w:val="000000"/>
                <w:sz w:val="16"/>
                <w:szCs w:val="16"/>
                <w:lang w:val="en-US"/>
              </w:rPr>
            </w:pPr>
          </w:p>
          <w:p w14:paraId="506B2FFF">
            <w:pPr>
              <w:spacing w:before="0" w:after="0" w:line="240" w:lineRule="auto"/>
              <w:rPr>
                <w:ins w:id="4393" w:author="marpa" w:date="2026-10-25T15:27:23Z"/>
                <w:rFonts w:hint="default" w:ascii="Courier New" w:hAnsi="Courier New" w:eastAsia="Courier New" w:cs="Courier New"/>
                <w:color w:val="000000"/>
                <w:sz w:val="16"/>
                <w:szCs w:val="16"/>
                <w:lang w:val="en-US"/>
              </w:rPr>
            </w:pPr>
            <w:ins w:id="4394" w:author="marpa" w:date="2026-10-25T15:27:23Z">
              <w:r>
                <w:rPr>
                  <w:rFonts w:hint="default" w:ascii="Courier New" w:hAnsi="Courier New" w:eastAsia="Courier New" w:cs="Courier New"/>
                  <w:color w:val="000000"/>
                  <w:sz w:val="16"/>
                  <w:szCs w:val="16"/>
                  <w:lang w:val="en-US"/>
                </w:rPr>
                <w:t>/** Capa de acceso al endpoint SOAP. Mantiene el token sólo durante la sesión actual. */</w:t>
              </w:r>
            </w:ins>
          </w:p>
          <w:p w14:paraId="7953FFE8">
            <w:pPr>
              <w:spacing w:before="0" w:after="0" w:line="240" w:lineRule="auto"/>
              <w:rPr>
                <w:ins w:id="4395" w:author="marpa" w:date="2026-10-25T15:27:23Z"/>
                <w:rFonts w:hint="default" w:ascii="Courier New" w:hAnsi="Courier New" w:eastAsia="Courier New" w:cs="Courier New"/>
                <w:color w:val="000000"/>
                <w:sz w:val="16"/>
                <w:szCs w:val="16"/>
                <w:lang w:val="en-US"/>
              </w:rPr>
            </w:pPr>
            <w:ins w:id="4396" w:author="marpa" w:date="2026-10-25T15:27:23Z">
              <w:r>
                <w:rPr>
                  <w:rFonts w:hint="default" w:ascii="Courier New" w:hAnsi="Courier New" w:eastAsia="Courier New" w:cs="Courier New"/>
                  <w:color w:val="000000"/>
                  <w:sz w:val="16"/>
                  <w:szCs w:val="16"/>
                  <w:lang w:val="en-US"/>
                </w:rPr>
                <w:t>public class WSConversorCliente {</w:t>
              </w:r>
            </w:ins>
          </w:p>
          <w:p w14:paraId="27CFB27B">
            <w:pPr>
              <w:spacing w:before="0" w:after="0" w:line="240" w:lineRule="auto"/>
              <w:rPr>
                <w:ins w:id="4397" w:author="marpa" w:date="2026-10-25T15:27:23Z"/>
                <w:rFonts w:hint="default" w:ascii="Courier New" w:hAnsi="Courier New" w:eastAsia="Courier New" w:cs="Courier New"/>
                <w:color w:val="000000"/>
                <w:sz w:val="16"/>
                <w:szCs w:val="16"/>
                <w:lang w:val="en-US"/>
              </w:rPr>
            </w:pPr>
            <w:ins w:id="4398" w:author="marpa" w:date="2026-10-25T15:27:23Z">
              <w:r>
                <w:rPr>
                  <w:rFonts w:hint="default" w:ascii="Courier New" w:hAnsi="Courier New" w:eastAsia="Courier New" w:cs="Courier New"/>
                  <w:color w:val="000000"/>
                  <w:sz w:val="16"/>
                  <w:szCs w:val="16"/>
                  <w:lang w:val="en-US"/>
                </w:rPr>
                <w:t xml:space="preserve">    private final WSConversorUnidades puerto;</w:t>
              </w:r>
            </w:ins>
          </w:p>
          <w:p w14:paraId="5B18515E">
            <w:pPr>
              <w:spacing w:before="0" w:after="0" w:line="240" w:lineRule="auto"/>
              <w:rPr>
                <w:ins w:id="4399" w:author="marpa" w:date="2026-10-25T15:27:23Z"/>
                <w:rFonts w:hint="default" w:ascii="Courier New" w:hAnsi="Courier New" w:eastAsia="Courier New" w:cs="Courier New"/>
                <w:color w:val="000000"/>
                <w:sz w:val="16"/>
                <w:szCs w:val="16"/>
                <w:lang w:val="en-US"/>
              </w:rPr>
            </w:pPr>
          </w:p>
          <w:p w14:paraId="0C86F8B2">
            <w:pPr>
              <w:spacing w:before="0" w:after="0" w:line="240" w:lineRule="auto"/>
              <w:rPr>
                <w:ins w:id="4400" w:author="marpa" w:date="2026-10-25T15:27:23Z"/>
                <w:rFonts w:hint="default" w:ascii="Courier New" w:hAnsi="Courier New" w:eastAsia="Courier New" w:cs="Courier New"/>
                <w:color w:val="000000"/>
                <w:sz w:val="16"/>
                <w:szCs w:val="16"/>
                <w:lang w:val="en-US"/>
              </w:rPr>
            </w:pPr>
            <w:ins w:id="4401" w:author="marpa" w:date="2026-10-25T15:27:23Z">
              <w:r>
                <w:rPr>
                  <w:rFonts w:hint="default" w:ascii="Courier New" w:hAnsi="Courier New" w:eastAsia="Courier New" w:cs="Courier New"/>
                  <w:color w:val="000000"/>
                  <w:sz w:val="16"/>
                  <w:szCs w:val="16"/>
                  <w:lang w:val="en-US"/>
                </w:rPr>
                <w:t xml:space="preserve">    public WSConversorCliente() {</w:t>
              </w:r>
            </w:ins>
          </w:p>
          <w:p w14:paraId="49B013F5">
            <w:pPr>
              <w:spacing w:before="0" w:after="0" w:line="240" w:lineRule="auto"/>
              <w:rPr>
                <w:ins w:id="4402" w:author="marpa" w:date="2026-10-25T15:27:23Z"/>
                <w:rFonts w:hint="default" w:ascii="Courier New" w:hAnsi="Courier New" w:eastAsia="Courier New" w:cs="Courier New"/>
                <w:color w:val="000000"/>
                <w:sz w:val="16"/>
                <w:szCs w:val="16"/>
                <w:lang w:val="en-US"/>
              </w:rPr>
            </w:pPr>
            <w:ins w:id="4403" w:author="marpa" w:date="2026-10-25T15:27:23Z">
              <w:r>
                <w:rPr>
                  <w:rFonts w:hint="default" w:ascii="Courier New" w:hAnsi="Courier New" w:eastAsia="Courier New" w:cs="Courier New"/>
                  <w:color w:val="000000"/>
                  <w:sz w:val="16"/>
                  <w:szCs w:val="16"/>
                  <w:lang w:val="en-US"/>
                </w:rPr>
                <w:t xml:space="preserve">        if (SoapConfig.insecureTls()) TlsInseguro.habilitar();</w:t>
              </w:r>
            </w:ins>
          </w:p>
          <w:p w14:paraId="5556C464">
            <w:pPr>
              <w:spacing w:before="0" w:after="0" w:line="240" w:lineRule="auto"/>
              <w:rPr>
                <w:ins w:id="4404" w:author="marpa" w:date="2026-10-25T15:27:23Z"/>
                <w:rFonts w:hint="default" w:ascii="Courier New" w:hAnsi="Courier New" w:eastAsia="Courier New" w:cs="Courier New"/>
                <w:color w:val="000000"/>
                <w:sz w:val="16"/>
                <w:szCs w:val="16"/>
                <w:lang w:val="en-US"/>
              </w:rPr>
            </w:pPr>
            <w:ins w:id="4405" w:author="marpa" w:date="2026-10-25T15:27:23Z">
              <w:r>
                <w:rPr>
                  <w:rFonts w:hint="default" w:ascii="Courier New" w:hAnsi="Courier New" w:eastAsia="Courier New" w:cs="Courier New"/>
                  <w:color w:val="000000"/>
                  <w:sz w:val="16"/>
                  <w:szCs w:val="16"/>
                  <w:lang w:val="en-US"/>
                </w:rPr>
                <w:t xml:space="preserve">        String namespace = SoapConfig.targetNamespace();</w:t>
              </w:r>
            </w:ins>
          </w:p>
          <w:p w14:paraId="528D8798">
            <w:pPr>
              <w:spacing w:before="0" w:after="0" w:line="240" w:lineRule="auto"/>
              <w:rPr>
                <w:ins w:id="4406" w:author="marpa" w:date="2026-10-25T15:27:23Z"/>
                <w:rFonts w:hint="default" w:ascii="Courier New" w:hAnsi="Courier New" w:eastAsia="Courier New" w:cs="Courier New"/>
                <w:color w:val="000000"/>
                <w:sz w:val="16"/>
                <w:szCs w:val="16"/>
                <w:lang w:val="en-US"/>
              </w:rPr>
            </w:pPr>
            <w:ins w:id="4407" w:author="marpa" w:date="2026-10-25T15:27:23Z">
              <w:r>
                <w:rPr>
                  <w:rFonts w:hint="default" w:ascii="Courier New" w:hAnsi="Courier New" w:eastAsia="Courier New" w:cs="Courier New"/>
                  <w:color w:val="000000"/>
                  <w:sz w:val="16"/>
                  <w:szCs w:val="16"/>
                  <w:lang w:val="en-US"/>
                </w:rPr>
                <w:t xml:space="preserve">        Service servicio = Service.create(SoapConfig.wsdl(), new QName(namespace, "WSConversorUnidades"));</w:t>
              </w:r>
            </w:ins>
          </w:p>
          <w:p w14:paraId="586CB7AF">
            <w:pPr>
              <w:spacing w:before="0" w:after="0" w:line="240" w:lineRule="auto"/>
              <w:rPr>
                <w:ins w:id="4408" w:author="marpa" w:date="2026-10-25T15:27:23Z"/>
                <w:rFonts w:hint="default" w:ascii="Courier New" w:hAnsi="Courier New" w:eastAsia="Courier New" w:cs="Courier New"/>
                <w:color w:val="000000"/>
                <w:sz w:val="16"/>
                <w:szCs w:val="16"/>
                <w:lang w:val="en-US"/>
              </w:rPr>
            </w:pPr>
            <w:ins w:id="4409" w:author="marpa" w:date="2026-10-25T15:27:23Z">
              <w:r>
                <w:rPr>
                  <w:rFonts w:hint="default" w:ascii="Courier New" w:hAnsi="Courier New" w:eastAsia="Courier New" w:cs="Courier New"/>
                  <w:color w:val="000000"/>
                  <w:sz w:val="16"/>
                  <w:szCs w:val="16"/>
                  <w:lang w:val="en-US"/>
                </w:rPr>
                <w:t xml:space="preserve">        puerto = servicio.getPort(new QName(namespace, "WSConversorUnidadesPort"), WSConversorUnidades.class);</w:t>
              </w:r>
            </w:ins>
          </w:p>
          <w:p w14:paraId="03DF815F">
            <w:pPr>
              <w:spacing w:before="0" w:after="0" w:line="240" w:lineRule="auto"/>
              <w:rPr>
                <w:ins w:id="4410" w:author="marpa" w:date="2026-10-25T15:27:23Z"/>
                <w:rFonts w:hint="default" w:ascii="Courier New" w:hAnsi="Courier New" w:eastAsia="Courier New" w:cs="Courier New"/>
                <w:color w:val="000000"/>
                <w:sz w:val="16"/>
                <w:szCs w:val="16"/>
                <w:lang w:val="en-US"/>
              </w:rPr>
            </w:pPr>
            <w:ins w:id="4411" w:author="marpa" w:date="2026-10-25T15:27:23Z">
              <w:r>
                <w:rPr>
                  <w:rFonts w:hint="default" w:ascii="Courier New" w:hAnsi="Courier New" w:eastAsia="Courier New" w:cs="Courier New"/>
                  <w:color w:val="000000"/>
                  <w:sz w:val="16"/>
                  <w:szCs w:val="16"/>
                  <w:lang w:val="en-US"/>
                </w:rPr>
                <w:t xml:space="preserve">        configurarPuerto();</w:t>
              </w:r>
            </w:ins>
          </w:p>
          <w:p w14:paraId="596543F3">
            <w:pPr>
              <w:spacing w:before="0" w:after="0" w:line="240" w:lineRule="auto"/>
              <w:rPr>
                <w:ins w:id="4412" w:author="marpa" w:date="2026-10-25T15:27:23Z"/>
                <w:rFonts w:hint="default" w:ascii="Courier New" w:hAnsi="Courier New" w:eastAsia="Courier New" w:cs="Courier New"/>
                <w:color w:val="000000"/>
                <w:sz w:val="16"/>
                <w:szCs w:val="16"/>
                <w:lang w:val="en-US"/>
              </w:rPr>
            </w:pPr>
            <w:ins w:id="4413" w:author="marpa" w:date="2026-10-25T15:27:23Z">
              <w:r>
                <w:rPr>
                  <w:rFonts w:hint="default" w:ascii="Courier New" w:hAnsi="Courier New" w:eastAsia="Courier New" w:cs="Courier New"/>
                  <w:color w:val="000000"/>
                  <w:sz w:val="16"/>
                  <w:szCs w:val="16"/>
                  <w:lang w:val="en-US"/>
                </w:rPr>
                <w:t xml:space="preserve">    }</w:t>
              </w:r>
            </w:ins>
          </w:p>
          <w:p w14:paraId="7BF6AAA7">
            <w:pPr>
              <w:spacing w:before="0" w:after="0" w:line="240" w:lineRule="auto"/>
              <w:rPr>
                <w:ins w:id="4414" w:author="marpa" w:date="2026-10-25T15:27:23Z"/>
                <w:rFonts w:hint="default" w:ascii="Courier New" w:hAnsi="Courier New" w:eastAsia="Courier New" w:cs="Courier New"/>
                <w:color w:val="000000"/>
                <w:sz w:val="16"/>
                <w:szCs w:val="16"/>
                <w:lang w:val="en-US"/>
              </w:rPr>
            </w:pPr>
          </w:p>
          <w:p w14:paraId="7BC6FE5F">
            <w:pPr>
              <w:spacing w:before="0" w:after="0" w:line="240" w:lineRule="auto"/>
              <w:rPr>
                <w:ins w:id="4415" w:author="marpa" w:date="2026-10-25T15:27:23Z"/>
                <w:rFonts w:hint="default" w:ascii="Courier New" w:hAnsi="Courier New" w:eastAsia="Courier New" w:cs="Courier New"/>
                <w:color w:val="000000"/>
                <w:sz w:val="16"/>
                <w:szCs w:val="16"/>
                <w:lang w:val="en-US"/>
              </w:rPr>
            </w:pPr>
            <w:ins w:id="4416" w:author="marpa" w:date="2026-10-25T15:27:23Z">
              <w:r>
                <w:rPr>
                  <w:rFonts w:hint="default" w:ascii="Courier New" w:hAnsi="Courier New" w:eastAsia="Courier New" w:cs="Courier New"/>
                  <w:color w:val="000000"/>
                  <w:sz w:val="16"/>
                  <w:szCs w:val="16"/>
                  <w:lang w:val="en-US"/>
                </w:rPr>
                <w:t xml:space="preserve">    private void configurarPuerto() {</w:t>
              </w:r>
            </w:ins>
          </w:p>
          <w:p w14:paraId="71121922">
            <w:pPr>
              <w:spacing w:before="0" w:after="0" w:line="240" w:lineRule="auto"/>
              <w:rPr>
                <w:ins w:id="4417" w:author="marpa" w:date="2026-10-25T15:27:23Z"/>
                <w:rFonts w:hint="default" w:ascii="Courier New" w:hAnsi="Courier New" w:eastAsia="Courier New" w:cs="Courier New"/>
                <w:color w:val="000000"/>
                <w:sz w:val="16"/>
                <w:szCs w:val="16"/>
                <w:lang w:val="en-US"/>
              </w:rPr>
            </w:pPr>
            <w:ins w:id="4418" w:author="marpa" w:date="2026-10-25T15:27:23Z">
              <w:r>
                <w:rPr>
                  <w:rFonts w:hint="default" w:ascii="Courier New" w:hAnsi="Courier New" w:eastAsia="Courier New" w:cs="Courier New"/>
                  <w:color w:val="000000"/>
                  <w:sz w:val="16"/>
                  <w:szCs w:val="16"/>
                  <w:lang w:val="en-US"/>
                </w:rPr>
                <w:t xml:space="preserve">        BindingProvider binding = (BindingProvider) puerto;</w:t>
              </w:r>
            </w:ins>
          </w:p>
          <w:p w14:paraId="71AA3843">
            <w:pPr>
              <w:spacing w:before="0" w:after="0" w:line="240" w:lineRule="auto"/>
              <w:rPr>
                <w:ins w:id="4419" w:author="marpa" w:date="2026-10-25T15:27:23Z"/>
                <w:rFonts w:hint="default" w:ascii="Courier New" w:hAnsi="Courier New" w:eastAsia="Courier New" w:cs="Courier New"/>
                <w:color w:val="000000"/>
                <w:sz w:val="16"/>
                <w:szCs w:val="16"/>
                <w:lang w:val="en-US"/>
              </w:rPr>
            </w:pPr>
            <w:ins w:id="4420" w:author="marpa" w:date="2026-10-25T15:27:23Z">
              <w:r>
                <w:rPr>
                  <w:rFonts w:hint="default" w:ascii="Courier New" w:hAnsi="Courier New" w:eastAsia="Courier New" w:cs="Courier New"/>
                  <w:color w:val="000000"/>
                  <w:sz w:val="16"/>
                  <w:szCs w:val="16"/>
                  <w:lang w:val="en-US"/>
                </w:rPr>
                <w:t xml:space="preserve">        Map&lt;String, Object&gt; contexto = binding.getRequestContext();</w:t>
              </w:r>
            </w:ins>
          </w:p>
          <w:p w14:paraId="1F6B1AB8">
            <w:pPr>
              <w:spacing w:before="0" w:after="0" w:line="240" w:lineRule="auto"/>
              <w:rPr>
                <w:ins w:id="4421" w:author="marpa" w:date="2026-10-25T15:27:23Z"/>
                <w:rFonts w:hint="default" w:ascii="Courier New" w:hAnsi="Courier New" w:eastAsia="Courier New" w:cs="Courier New"/>
                <w:color w:val="000000"/>
                <w:sz w:val="16"/>
                <w:szCs w:val="16"/>
                <w:lang w:val="en-US"/>
              </w:rPr>
            </w:pPr>
            <w:ins w:id="4422" w:author="marpa" w:date="2026-10-25T15:27:23Z">
              <w:r>
                <w:rPr>
                  <w:rFonts w:hint="default" w:ascii="Courier New" w:hAnsi="Courier New" w:eastAsia="Courier New" w:cs="Courier New"/>
                  <w:color w:val="000000"/>
                  <w:sz w:val="16"/>
                  <w:szCs w:val="16"/>
                  <w:lang w:val="en-US"/>
                </w:rPr>
                <w:t xml:space="preserve">        contexto.put(BindingProvider.ENDPOINT_ADDRESS_PROPERTY, SoapConfig.endpoint());</w:t>
              </w:r>
            </w:ins>
          </w:p>
          <w:p w14:paraId="2BA344ED">
            <w:pPr>
              <w:spacing w:before="0" w:after="0" w:line="240" w:lineRule="auto"/>
              <w:rPr>
                <w:ins w:id="4423" w:author="marpa" w:date="2026-10-25T15:27:23Z"/>
                <w:rFonts w:hint="default" w:ascii="Courier New" w:hAnsi="Courier New" w:eastAsia="Courier New" w:cs="Courier New"/>
                <w:color w:val="000000"/>
                <w:sz w:val="16"/>
                <w:szCs w:val="16"/>
                <w:lang w:val="en-US"/>
              </w:rPr>
            </w:pPr>
            <w:ins w:id="4424" w:author="marpa" w:date="2026-10-25T15:27:23Z">
              <w:r>
                <w:rPr>
                  <w:rFonts w:hint="default" w:ascii="Courier New" w:hAnsi="Courier New" w:eastAsia="Courier New" w:cs="Courier New"/>
                  <w:color w:val="000000"/>
                  <w:sz w:val="16"/>
                  <w:szCs w:val="16"/>
                  <w:lang w:val="en-US"/>
                </w:rPr>
                <w:t xml:space="preserve">        contexto.put("jakarta.xml.ws.client.connectionTimeout", SoapConfig.connectTimeout());</w:t>
              </w:r>
            </w:ins>
          </w:p>
          <w:p w14:paraId="74C06B01">
            <w:pPr>
              <w:spacing w:before="0" w:after="0" w:line="240" w:lineRule="auto"/>
              <w:rPr>
                <w:ins w:id="4425" w:author="marpa" w:date="2026-10-25T15:27:23Z"/>
                <w:rFonts w:hint="default" w:ascii="Courier New" w:hAnsi="Courier New" w:eastAsia="Courier New" w:cs="Courier New"/>
                <w:color w:val="000000"/>
                <w:sz w:val="16"/>
                <w:szCs w:val="16"/>
                <w:lang w:val="en-US"/>
              </w:rPr>
            </w:pPr>
            <w:ins w:id="4426" w:author="marpa" w:date="2026-10-25T15:27:23Z">
              <w:r>
                <w:rPr>
                  <w:rFonts w:hint="default" w:ascii="Courier New" w:hAnsi="Courier New" w:eastAsia="Courier New" w:cs="Courier New"/>
                  <w:color w:val="000000"/>
                  <w:sz w:val="16"/>
                  <w:szCs w:val="16"/>
                  <w:lang w:val="en-US"/>
                </w:rPr>
                <w:t xml:space="preserve">        contexto.put("jakarta.xml.ws.client.receiveTimeout", SoapConfig.readTimeout());</w:t>
              </w:r>
            </w:ins>
          </w:p>
          <w:p w14:paraId="4B341224">
            <w:pPr>
              <w:spacing w:before="0" w:after="0" w:line="240" w:lineRule="auto"/>
              <w:rPr>
                <w:ins w:id="4427" w:author="marpa" w:date="2026-10-25T15:27:23Z"/>
                <w:rFonts w:hint="default" w:ascii="Courier New" w:hAnsi="Courier New" w:eastAsia="Courier New" w:cs="Courier New"/>
                <w:color w:val="000000"/>
                <w:sz w:val="16"/>
                <w:szCs w:val="16"/>
                <w:lang w:val="en-US"/>
              </w:rPr>
            </w:pPr>
          </w:p>
          <w:p w14:paraId="1B9FE8FA">
            <w:pPr>
              <w:spacing w:before="0" w:after="0" w:line="240" w:lineRule="auto"/>
              <w:rPr>
                <w:ins w:id="4428" w:author="marpa" w:date="2026-10-25T15:27:23Z"/>
                <w:rFonts w:hint="default" w:ascii="Courier New" w:hAnsi="Courier New" w:eastAsia="Courier New" w:cs="Courier New"/>
                <w:color w:val="000000"/>
                <w:sz w:val="16"/>
                <w:szCs w:val="16"/>
                <w:lang w:val="en-US"/>
              </w:rPr>
            </w:pPr>
            <w:ins w:id="4429" w:author="marpa" w:date="2026-10-25T15:27:23Z">
              <w:r>
                <w:rPr>
                  <w:rFonts w:hint="default" w:ascii="Courier New" w:hAnsi="Courier New" w:eastAsia="Courier New" w:cs="Courier New"/>
                  <w:color w:val="000000"/>
                  <w:sz w:val="16"/>
                  <w:szCs w:val="16"/>
                  <w:lang w:val="en-US"/>
                </w:rPr>
                <w:t xml:space="preserve">        var manejadores = new ArrayList&lt;&gt;(binding.getBinding().getHandlerChain());</w:t>
              </w:r>
            </w:ins>
          </w:p>
          <w:p w14:paraId="41BD913E">
            <w:pPr>
              <w:spacing w:before="0" w:after="0" w:line="240" w:lineRule="auto"/>
              <w:rPr>
                <w:ins w:id="4430" w:author="marpa" w:date="2026-10-25T15:27:23Z"/>
                <w:rFonts w:hint="default" w:ascii="Courier New" w:hAnsi="Courier New" w:eastAsia="Courier New" w:cs="Courier New"/>
                <w:color w:val="000000"/>
                <w:sz w:val="16"/>
                <w:szCs w:val="16"/>
                <w:lang w:val="en-US"/>
              </w:rPr>
            </w:pPr>
            <w:ins w:id="4431" w:author="marpa" w:date="2026-10-25T15:27:23Z">
              <w:r>
                <w:rPr>
                  <w:rFonts w:hint="default" w:ascii="Courier New" w:hAnsi="Courier New" w:eastAsia="Courier New" w:cs="Courier New"/>
                  <w:color w:val="000000"/>
                  <w:sz w:val="16"/>
                  <w:szCs w:val="16"/>
                  <w:lang w:val="en-US"/>
                </w:rPr>
                <w:t xml:space="preserve">        manejadores.add(new ManejadorClienteAutenticacion());</w:t>
              </w:r>
            </w:ins>
          </w:p>
          <w:p w14:paraId="0FB5D61A">
            <w:pPr>
              <w:spacing w:before="0" w:after="0" w:line="240" w:lineRule="auto"/>
              <w:rPr>
                <w:ins w:id="4432" w:author="marpa" w:date="2026-10-25T15:27:23Z"/>
                <w:rFonts w:hint="default" w:ascii="Courier New" w:hAnsi="Courier New" w:eastAsia="Courier New" w:cs="Courier New"/>
                <w:color w:val="000000"/>
                <w:sz w:val="16"/>
                <w:szCs w:val="16"/>
                <w:lang w:val="en-US"/>
              </w:rPr>
            </w:pPr>
            <w:ins w:id="4433" w:author="marpa" w:date="2026-10-25T15:27:23Z">
              <w:r>
                <w:rPr>
                  <w:rFonts w:hint="default" w:ascii="Courier New" w:hAnsi="Courier New" w:eastAsia="Courier New" w:cs="Courier New"/>
                  <w:color w:val="000000"/>
                  <w:sz w:val="16"/>
                  <w:szCs w:val="16"/>
                  <w:lang w:val="en-US"/>
                </w:rPr>
                <w:t xml:space="preserve">        binding.getBinding().setHandlerChain(manejadores);</w:t>
              </w:r>
            </w:ins>
          </w:p>
          <w:p w14:paraId="04691C87">
            <w:pPr>
              <w:spacing w:before="0" w:after="0" w:line="240" w:lineRule="auto"/>
              <w:rPr>
                <w:ins w:id="4434" w:author="marpa" w:date="2026-10-25T15:27:23Z"/>
                <w:rFonts w:hint="default" w:ascii="Courier New" w:hAnsi="Courier New" w:eastAsia="Courier New" w:cs="Courier New"/>
                <w:color w:val="000000"/>
                <w:sz w:val="16"/>
                <w:szCs w:val="16"/>
                <w:lang w:val="en-US"/>
              </w:rPr>
            </w:pPr>
            <w:ins w:id="4435" w:author="marpa" w:date="2026-10-25T15:27:23Z">
              <w:r>
                <w:rPr>
                  <w:rFonts w:hint="default" w:ascii="Courier New" w:hAnsi="Courier New" w:eastAsia="Courier New" w:cs="Courier New"/>
                  <w:color w:val="000000"/>
                  <w:sz w:val="16"/>
                  <w:szCs w:val="16"/>
                  <w:lang w:val="en-US"/>
                </w:rPr>
                <w:t xml:space="preserve">    }</w:t>
              </w:r>
            </w:ins>
          </w:p>
          <w:p w14:paraId="0828BB24">
            <w:pPr>
              <w:spacing w:before="0" w:after="0" w:line="240" w:lineRule="auto"/>
              <w:rPr>
                <w:ins w:id="4436" w:author="marpa" w:date="2026-10-25T15:27:23Z"/>
                <w:rFonts w:hint="default" w:ascii="Courier New" w:hAnsi="Courier New" w:eastAsia="Courier New" w:cs="Courier New"/>
                <w:color w:val="000000"/>
                <w:sz w:val="16"/>
                <w:szCs w:val="16"/>
                <w:lang w:val="en-US"/>
              </w:rPr>
            </w:pPr>
          </w:p>
          <w:p w14:paraId="1B2FEFEB">
            <w:pPr>
              <w:spacing w:before="0" w:after="0" w:line="240" w:lineRule="auto"/>
              <w:rPr>
                <w:ins w:id="4437" w:author="marpa" w:date="2026-10-25T15:27:23Z"/>
                <w:rFonts w:hint="default" w:ascii="Courier New" w:hAnsi="Courier New" w:eastAsia="Courier New" w:cs="Courier New"/>
                <w:color w:val="000000"/>
                <w:sz w:val="16"/>
                <w:szCs w:val="16"/>
                <w:lang w:val="en-US"/>
              </w:rPr>
            </w:pPr>
            <w:ins w:id="4438" w:author="marpa" w:date="2026-10-25T15:27:23Z">
              <w:r>
                <w:rPr>
                  <w:rFonts w:hint="default" w:ascii="Courier New" w:hAnsi="Courier New" w:eastAsia="Courier New" w:cs="Courier New"/>
                  <w:color w:val="000000"/>
                  <w:sz w:val="16"/>
                  <w:szCs w:val="16"/>
                  <w:lang w:val="en-US"/>
                </w:rPr>
                <w:t xml:space="preserve">    public boolean login(String usuario, String contrasenia) {</w:t>
              </w:r>
            </w:ins>
          </w:p>
          <w:p w14:paraId="601C5055">
            <w:pPr>
              <w:spacing w:before="0" w:after="0" w:line="240" w:lineRule="auto"/>
              <w:rPr>
                <w:ins w:id="4439" w:author="marpa" w:date="2026-10-25T15:27:23Z"/>
                <w:rFonts w:hint="default" w:ascii="Courier New" w:hAnsi="Courier New" w:eastAsia="Courier New" w:cs="Courier New"/>
                <w:color w:val="000000"/>
                <w:sz w:val="16"/>
                <w:szCs w:val="16"/>
                <w:lang w:val="en-US"/>
              </w:rPr>
            </w:pPr>
            <w:ins w:id="4440" w:author="marpa" w:date="2026-10-25T15:27:23Z">
              <w:r>
                <w:rPr>
                  <w:rFonts w:hint="default" w:ascii="Courier New" w:hAnsi="Courier New" w:eastAsia="Courier New" w:cs="Courier New"/>
                  <w:color w:val="000000"/>
                  <w:sz w:val="16"/>
                  <w:szCs w:val="16"/>
                  <w:lang w:val="en-US"/>
                </w:rPr>
                <w:t xml:space="preserve">        try {</w:t>
              </w:r>
            </w:ins>
          </w:p>
          <w:p w14:paraId="2D2E7478">
            <w:pPr>
              <w:spacing w:before="0" w:after="0" w:line="240" w:lineRule="auto"/>
              <w:rPr>
                <w:ins w:id="4441" w:author="marpa" w:date="2026-10-25T15:27:23Z"/>
                <w:rFonts w:hint="default" w:ascii="Courier New" w:hAnsi="Courier New" w:eastAsia="Courier New" w:cs="Courier New"/>
                <w:color w:val="000000"/>
                <w:sz w:val="16"/>
                <w:szCs w:val="16"/>
                <w:lang w:val="en-US"/>
              </w:rPr>
            </w:pPr>
            <w:ins w:id="4442" w:author="marpa" w:date="2026-10-25T15:27:23Z">
              <w:r>
                <w:rPr>
                  <w:rFonts w:hint="default" w:ascii="Courier New" w:hAnsi="Courier New" w:eastAsia="Courier New" w:cs="Courier New"/>
                  <w:color w:val="000000"/>
                  <w:sz w:val="16"/>
                  <w:szCs w:val="16"/>
                  <w:lang w:val="en-US"/>
                </w:rPr>
                <w:t xml:space="preserve">            String token = puerto.login(usuario, contrasenia);</w:t>
              </w:r>
            </w:ins>
          </w:p>
          <w:p w14:paraId="4CA3B5E0">
            <w:pPr>
              <w:spacing w:before="0" w:after="0" w:line="240" w:lineRule="auto"/>
              <w:rPr>
                <w:ins w:id="4443" w:author="marpa" w:date="2026-10-25T15:27:23Z"/>
                <w:rFonts w:hint="default" w:ascii="Courier New" w:hAnsi="Courier New" w:eastAsia="Courier New" w:cs="Courier New"/>
                <w:color w:val="000000"/>
                <w:sz w:val="16"/>
                <w:szCs w:val="16"/>
                <w:lang w:val="en-US"/>
              </w:rPr>
            </w:pPr>
            <w:ins w:id="4444" w:author="marpa" w:date="2026-10-25T15:27:23Z">
              <w:r>
                <w:rPr>
                  <w:rFonts w:hint="default" w:ascii="Courier New" w:hAnsi="Courier New" w:eastAsia="Courier New" w:cs="Courier New"/>
                  <w:color w:val="000000"/>
                  <w:sz w:val="16"/>
                  <w:szCs w:val="16"/>
                  <w:lang w:val="en-US"/>
                </w:rPr>
                <w:t xml:space="preserve">            if (token == null || token.isBlank()) return false;</w:t>
              </w:r>
            </w:ins>
          </w:p>
          <w:p w14:paraId="4DA05BD7">
            <w:pPr>
              <w:spacing w:before="0" w:after="0" w:line="240" w:lineRule="auto"/>
              <w:rPr>
                <w:ins w:id="4445" w:author="marpa" w:date="2026-10-25T15:27:23Z"/>
                <w:rFonts w:hint="default" w:ascii="Courier New" w:hAnsi="Courier New" w:eastAsia="Courier New" w:cs="Courier New"/>
                <w:color w:val="000000"/>
                <w:sz w:val="16"/>
                <w:szCs w:val="16"/>
                <w:lang w:val="en-US"/>
              </w:rPr>
            </w:pPr>
            <w:ins w:id="4446" w:author="marpa" w:date="2026-10-25T15:27:23Z">
              <w:r>
                <w:rPr>
                  <w:rFonts w:hint="default" w:ascii="Courier New" w:hAnsi="Courier New" w:eastAsia="Courier New" w:cs="Courier New"/>
                  <w:color w:val="000000"/>
                  <w:sz w:val="16"/>
                  <w:szCs w:val="16"/>
                  <w:lang w:val="en-US"/>
                </w:rPr>
                <w:t xml:space="preserve">            AdministradorTokensCliente.guardarToken(token);</w:t>
              </w:r>
            </w:ins>
          </w:p>
          <w:p w14:paraId="6962218B">
            <w:pPr>
              <w:spacing w:before="0" w:after="0" w:line="240" w:lineRule="auto"/>
              <w:rPr>
                <w:ins w:id="4447" w:author="marpa" w:date="2026-10-25T15:27:23Z"/>
                <w:rFonts w:hint="default" w:ascii="Courier New" w:hAnsi="Courier New" w:eastAsia="Courier New" w:cs="Courier New"/>
                <w:color w:val="000000"/>
                <w:sz w:val="16"/>
                <w:szCs w:val="16"/>
                <w:lang w:val="en-US"/>
              </w:rPr>
            </w:pPr>
            <w:ins w:id="4448" w:author="marpa" w:date="2026-10-25T15:27:23Z">
              <w:r>
                <w:rPr>
                  <w:rFonts w:hint="default" w:ascii="Courier New" w:hAnsi="Courier New" w:eastAsia="Courier New" w:cs="Courier New"/>
                  <w:color w:val="000000"/>
                  <w:sz w:val="16"/>
                  <w:szCs w:val="16"/>
                  <w:lang w:val="en-US"/>
                </w:rPr>
                <w:t xml:space="preserve">            return true;</w:t>
              </w:r>
            </w:ins>
          </w:p>
          <w:p w14:paraId="4BACE323">
            <w:pPr>
              <w:spacing w:before="0" w:after="0" w:line="240" w:lineRule="auto"/>
              <w:rPr>
                <w:ins w:id="4449" w:author="marpa" w:date="2026-10-25T15:27:23Z"/>
                <w:rFonts w:hint="default" w:ascii="Courier New" w:hAnsi="Courier New" w:eastAsia="Courier New" w:cs="Courier New"/>
                <w:color w:val="000000"/>
                <w:sz w:val="16"/>
                <w:szCs w:val="16"/>
                <w:lang w:val="en-US"/>
              </w:rPr>
            </w:pPr>
            <w:ins w:id="4450" w:author="marpa" w:date="2026-10-25T15:27:23Z">
              <w:r>
                <w:rPr>
                  <w:rFonts w:hint="default" w:ascii="Courier New" w:hAnsi="Courier New" w:eastAsia="Courier New" w:cs="Courier New"/>
                  <w:color w:val="000000"/>
                  <w:sz w:val="16"/>
                  <w:szCs w:val="16"/>
                  <w:lang w:val="en-US"/>
                </w:rPr>
                <w:t xml:space="preserve">        } catch (RuntimeException ex) {</w:t>
              </w:r>
            </w:ins>
          </w:p>
          <w:p w14:paraId="4881DF49">
            <w:pPr>
              <w:spacing w:before="0" w:after="0" w:line="240" w:lineRule="auto"/>
              <w:rPr>
                <w:ins w:id="4451" w:author="marpa" w:date="2026-10-25T15:27:23Z"/>
                <w:rFonts w:hint="default" w:ascii="Courier New" w:hAnsi="Courier New" w:eastAsia="Courier New" w:cs="Courier New"/>
                <w:color w:val="000000"/>
                <w:sz w:val="16"/>
                <w:szCs w:val="16"/>
                <w:lang w:val="en-US"/>
              </w:rPr>
            </w:pPr>
            <w:ins w:id="4452" w:author="marpa" w:date="2026-10-25T15:27:23Z">
              <w:r>
                <w:rPr>
                  <w:rFonts w:hint="default" w:ascii="Courier New" w:hAnsi="Courier New" w:eastAsia="Courier New" w:cs="Courier New"/>
                  <w:color w:val="000000"/>
                  <w:sz w:val="16"/>
                  <w:szCs w:val="16"/>
                  <w:lang w:val="en-US"/>
                </w:rPr>
                <w:t xml:space="preserve">            AdministradorTokensCliente.limpiar();</w:t>
              </w:r>
            </w:ins>
          </w:p>
          <w:p w14:paraId="53D1C628">
            <w:pPr>
              <w:spacing w:before="0" w:after="0" w:line="240" w:lineRule="auto"/>
              <w:rPr>
                <w:ins w:id="4453" w:author="marpa" w:date="2026-10-25T15:27:23Z"/>
                <w:rFonts w:hint="default" w:ascii="Courier New" w:hAnsi="Courier New" w:eastAsia="Courier New" w:cs="Courier New"/>
                <w:color w:val="000000"/>
                <w:sz w:val="16"/>
                <w:szCs w:val="16"/>
                <w:lang w:val="en-US"/>
              </w:rPr>
            </w:pPr>
            <w:ins w:id="4454" w:author="marpa" w:date="2026-10-25T15:27:23Z">
              <w:r>
                <w:rPr>
                  <w:rFonts w:hint="default" w:ascii="Courier New" w:hAnsi="Courier New" w:eastAsia="Courier New" w:cs="Courier New"/>
                  <w:color w:val="000000"/>
                  <w:sz w:val="16"/>
                  <w:szCs w:val="16"/>
                  <w:lang w:val="en-US"/>
                </w:rPr>
                <w:t xml:space="preserve">            return false;</w:t>
              </w:r>
            </w:ins>
          </w:p>
          <w:p w14:paraId="3FA59EE7">
            <w:pPr>
              <w:spacing w:before="0" w:after="0" w:line="240" w:lineRule="auto"/>
              <w:rPr>
                <w:ins w:id="4455" w:author="marpa" w:date="2026-10-25T15:27:23Z"/>
                <w:rFonts w:hint="default" w:ascii="Courier New" w:hAnsi="Courier New" w:eastAsia="Courier New" w:cs="Courier New"/>
                <w:color w:val="000000"/>
                <w:sz w:val="16"/>
                <w:szCs w:val="16"/>
                <w:lang w:val="en-US"/>
              </w:rPr>
            </w:pPr>
            <w:ins w:id="4456" w:author="marpa" w:date="2026-10-25T15:27:23Z">
              <w:r>
                <w:rPr>
                  <w:rFonts w:hint="default" w:ascii="Courier New" w:hAnsi="Courier New" w:eastAsia="Courier New" w:cs="Courier New"/>
                  <w:color w:val="000000"/>
                  <w:sz w:val="16"/>
                  <w:szCs w:val="16"/>
                  <w:lang w:val="en-US"/>
                </w:rPr>
                <w:t xml:space="preserve">        }</w:t>
              </w:r>
            </w:ins>
          </w:p>
          <w:p w14:paraId="7E4CDB25">
            <w:pPr>
              <w:spacing w:before="0" w:after="0" w:line="240" w:lineRule="auto"/>
              <w:rPr>
                <w:ins w:id="4457" w:author="marpa" w:date="2026-10-25T15:27:23Z"/>
                <w:rFonts w:hint="default" w:ascii="Courier New" w:hAnsi="Courier New" w:eastAsia="Courier New" w:cs="Courier New"/>
                <w:color w:val="000000"/>
                <w:sz w:val="16"/>
                <w:szCs w:val="16"/>
                <w:lang w:val="en-US"/>
              </w:rPr>
            </w:pPr>
            <w:ins w:id="4458" w:author="marpa" w:date="2026-10-25T15:27:23Z">
              <w:r>
                <w:rPr>
                  <w:rFonts w:hint="default" w:ascii="Courier New" w:hAnsi="Courier New" w:eastAsia="Courier New" w:cs="Courier New"/>
                  <w:color w:val="000000"/>
                  <w:sz w:val="16"/>
                  <w:szCs w:val="16"/>
                  <w:lang w:val="en-US"/>
                </w:rPr>
                <w:t xml:space="preserve">    }</w:t>
              </w:r>
            </w:ins>
          </w:p>
          <w:p w14:paraId="4166DD60">
            <w:pPr>
              <w:spacing w:before="0" w:after="0" w:line="240" w:lineRule="auto"/>
              <w:rPr>
                <w:ins w:id="4459" w:author="marpa" w:date="2026-10-25T15:27:23Z"/>
                <w:rFonts w:hint="default" w:ascii="Courier New" w:hAnsi="Courier New" w:eastAsia="Courier New" w:cs="Courier New"/>
                <w:color w:val="000000"/>
                <w:sz w:val="16"/>
                <w:szCs w:val="16"/>
                <w:lang w:val="en-US"/>
              </w:rPr>
            </w:pPr>
          </w:p>
          <w:p w14:paraId="28856FA6">
            <w:pPr>
              <w:spacing w:before="0" w:after="0" w:line="240" w:lineRule="auto"/>
              <w:rPr>
                <w:ins w:id="4460" w:author="marpa" w:date="2026-10-25T15:27:23Z"/>
                <w:rFonts w:hint="default" w:ascii="Courier New" w:hAnsi="Courier New" w:eastAsia="Courier New" w:cs="Courier New"/>
                <w:color w:val="000000"/>
                <w:sz w:val="16"/>
                <w:szCs w:val="16"/>
                <w:lang w:val="en-US"/>
              </w:rPr>
            </w:pPr>
            <w:ins w:id="4461" w:author="marpa" w:date="2026-10-25T15:27:23Z">
              <w:r>
                <w:rPr>
                  <w:rFonts w:hint="default" w:ascii="Courier New" w:hAnsi="Courier New" w:eastAsia="Courier New" w:cs="Courier New"/>
                  <w:color w:val="000000"/>
                  <w:sz w:val="16"/>
                  <w:szCs w:val="16"/>
                  <w:lang w:val="en-US"/>
                </w:rPr>
                <w:t xml:space="preserve">    public String cambiarContrasenia(String actual, String nueva) {</w:t>
              </w:r>
            </w:ins>
          </w:p>
          <w:p w14:paraId="63D9B6CF">
            <w:pPr>
              <w:spacing w:before="0" w:after="0" w:line="240" w:lineRule="auto"/>
              <w:rPr>
                <w:ins w:id="4462" w:author="marpa" w:date="2026-10-25T15:27:23Z"/>
                <w:rFonts w:hint="default" w:ascii="Courier New" w:hAnsi="Courier New" w:eastAsia="Courier New" w:cs="Courier New"/>
                <w:color w:val="000000"/>
                <w:sz w:val="16"/>
                <w:szCs w:val="16"/>
                <w:lang w:val="en-US"/>
              </w:rPr>
            </w:pPr>
            <w:ins w:id="4463" w:author="marpa" w:date="2026-10-25T15:27:23Z">
              <w:r>
                <w:rPr>
                  <w:rFonts w:hint="default" w:ascii="Courier New" w:hAnsi="Courier New" w:eastAsia="Courier New" w:cs="Courier New"/>
                  <w:color w:val="000000"/>
                  <w:sz w:val="16"/>
                  <w:szCs w:val="16"/>
                  <w:lang w:val="en-US"/>
                </w:rPr>
                <w:t xml:space="preserve">        return puerto.cambiarContrasenia(actual, nueva);</w:t>
              </w:r>
            </w:ins>
          </w:p>
          <w:p w14:paraId="7697F927">
            <w:pPr>
              <w:spacing w:before="0" w:after="0" w:line="240" w:lineRule="auto"/>
              <w:rPr>
                <w:ins w:id="4464" w:author="marpa" w:date="2026-10-25T15:27:23Z"/>
                <w:rFonts w:hint="default" w:ascii="Courier New" w:hAnsi="Courier New" w:eastAsia="Courier New" w:cs="Courier New"/>
                <w:color w:val="000000"/>
                <w:sz w:val="16"/>
                <w:szCs w:val="16"/>
                <w:lang w:val="en-US"/>
              </w:rPr>
            </w:pPr>
            <w:ins w:id="4465" w:author="marpa" w:date="2026-10-25T15:27:23Z">
              <w:r>
                <w:rPr>
                  <w:rFonts w:hint="default" w:ascii="Courier New" w:hAnsi="Courier New" w:eastAsia="Courier New" w:cs="Courier New"/>
                  <w:color w:val="000000"/>
                  <w:sz w:val="16"/>
                  <w:szCs w:val="16"/>
                  <w:lang w:val="en-US"/>
                </w:rPr>
                <w:t xml:space="preserve">    }</w:t>
              </w:r>
            </w:ins>
          </w:p>
          <w:p w14:paraId="5384374C">
            <w:pPr>
              <w:spacing w:before="0" w:after="0" w:line="240" w:lineRule="auto"/>
              <w:rPr>
                <w:ins w:id="4466" w:author="marpa" w:date="2026-10-25T15:27:23Z"/>
                <w:rFonts w:hint="default" w:ascii="Courier New" w:hAnsi="Courier New" w:eastAsia="Courier New" w:cs="Courier New"/>
                <w:color w:val="000000"/>
                <w:sz w:val="16"/>
                <w:szCs w:val="16"/>
                <w:lang w:val="en-US"/>
              </w:rPr>
            </w:pPr>
          </w:p>
          <w:p w14:paraId="2FF4BAD6">
            <w:pPr>
              <w:spacing w:before="0" w:after="0" w:line="240" w:lineRule="auto"/>
              <w:rPr>
                <w:ins w:id="4467" w:author="marpa" w:date="2026-10-25T15:27:23Z"/>
                <w:rFonts w:hint="default" w:ascii="Courier New" w:hAnsi="Courier New" w:eastAsia="Courier New" w:cs="Courier New"/>
                <w:color w:val="000000"/>
                <w:sz w:val="16"/>
                <w:szCs w:val="16"/>
                <w:lang w:val="en-US"/>
              </w:rPr>
            </w:pPr>
            <w:ins w:id="4468" w:author="marpa" w:date="2026-10-25T15:27:23Z">
              <w:r>
                <w:rPr>
                  <w:rFonts w:hint="default" w:ascii="Courier New" w:hAnsi="Courier New" w:eastAsia="Courier New" w:cs="Courier New"/>
                  <w:color w:val="000000"/>
                  <w:sz w:val="16"/>
                  <w:szCs w:val="16"/>
                  <w:lang w:val="en-US"/>
                </w:rPr>
                <w:t xml:space="preserve">    public double convertirTemperatura(double valor, String origen, String destino) {</w:t>
              </w:r>
            </w:ins>
          </w:p>
          <w:p w14:paraId="1E87A53F">
            <w:pPr>
              <w:spacing w:before="0" w:after="0" w:line="240" w:lineRule="auto"/>
              <w:rPr>
                <w:ins w:id="4469" w:author="marpa" w:date="2026-10-25T15:27:23Z"/>
                <w:rFonts w:hint="default" w:ascii="Courier New" w:hAnsi="Courier New" w:eastAsia="Courier New" w:cs="Courier New"/>
                <w:color w:val="000000"/>
                <w:sz w:val="16"/>
                <w:szCs w:val="16"/>
                <w:lang w:val="en-US"/>
              </w:rPr>
            </w:pPr>
            <w:ins w:id="4470" w:author="marpa" w:date="2026-10-25T15:27:23Z">
              <w:r>
                <w:rPr>
                  <w:rFonts w:hint="default" w:ascii="Courier New" w:hAnsi="Courier New" w:eastAsia="Courier New" w:cs="Courier New"/>
                  <w:color w:val="000000"/>
                  <w:sz w:val="16"/>
                  <w:szCs w:val="16"/>
                  <w:lang w:val="en-US"/>
                </w:rPr>
                <w:t xml:space="preserve">        return puerto.convertirTemperatura(valor, origen, destino);</w:t>
              </w:r>
            </w:ins>
          </w:p>
          <w:p w14:paraId="327CD1CB">
            <w:pPr>
              <w:spacing w:before="0" w:after="0" w:line="240" w:lineRule="auto"/>
              <w:rPr>
                <w:ins w:id="4471" w:author="marpa" w:date="2026-10-25T15:27:23Z"/>
                <w:rFonts w:hint="default" w:ascii="Courier New" w:hAnsi="Courier New" w:eastAsia="Courier New" w:cs="Courier New"/>
                <w:color w:val="000000"/>
                <w:sz w:val="16"/>
                <w:szCs w:val="16"/>
                <w:lang w:val="en-US"/>
              </w:rPr>
            </w:pPr>
            <w:ins w:id="4472" w:author="marpa" w:date="2026-10-25T15:27:23Z">
              <w:r>
                <w:rPr>
                  <w:rFonts w:hint="default" w:ascii="Courier New" w:hAnsi="Courier New" w:eastAsia="Courier New" w:cs="Courier New"/>
                  <w:color w:val="000000"/>
                  <w:sz w:val="16"/>
                  <w:szCs w:val="16"/>
                  <w:lang w:val="en-US"/>
                </w:rPr>
                <w:t xml:space="preserve">    }</w:t>
              </w:r>
            </w:ins>
          </w:p>
          <w:p w14:paraId="4F5F32F3">
            <w:pPr>
              <w:spacing w:before="0" w:after="0" w:line="240" w:lineRule="auto"/>
              <w:rPr>
                <w:ins w:id="4473" w:author="marpa" w:date="2026-10-25T15:27:23Z"/>
                <w:rFonts w:hint="default" w:ascii="Courier New" w:hAnsi="Courier New" w:eastAsia="Courier New" w:cs="Courier New"/>
                <w:color w:val="000000"/>
                <w:sz w:val="16"/>
                <w:szCs w:val="16"/>
                <w:lang w:val="en-US"/>
              </w:rPr>
            </w:pPr>
          </w:p>
          <w:p w14:paraId="59547EFD">
            <w:pPr>
              <w:spacing w:before="0" w:after="0" w:line="240" w:lineRule="auto"/>
              <w:rPr>
                <w:ins w:id="4474" w:author="marpa" w:date="2026-10-25T15:27:23Z"/>
                <w:rFonts w:hint="default" w:ascii="Courier New" w:hAnsi="Courier New" w:eastAsia="Courier New" w:cs="Courier New"/>
                <w:color w:val="000000"/>
                <w:sz w:val="16"/>
                <w:szCs w:val="16"/>
                <w:lang w:val="en-US"/>
              </w:rPr>
            </w:pPr>
            <w:ins w:id="4475" w:author="marpa" w:date="2026-10-25T15:27:23Z">
              <w:r>
                <w:rPr>
                  <w:rFonts w:hint="default" w:ascii="Courier New" w:hAnsi="Courier New" w:eastAsia="Courier New" w:cs="Courier New"/>
                  <w:color w:val="000000"/>
                  <w:sz w:val="16"/>
                  <w:szCs w:val="16"/>
                  <w:lang w:val="en-US"/>
                </w:rPr>
                <w:t xml:space="preserve">    public double convertirMasa(double valor, String origen, String destino) {</w:t>
              </w:r>
            </w:ins>
          </w:p>
          <w:p w14:paraId="13417ADB">
            <w:pPr>
              <w:spacing w:before="0" w:after="0" w:line="240" w:lineRule="auto"/>
              <w:rPr>
                <w:ins w:id="4476" w:author="marpa" w:date="2026-10-25T15:27:23Z"/>
                <w:rFonts w:hint="default" w:ascii="Courier New" w:hAnsi="Courier New" w:eastAsia="Courier New" w:cs="Courier New"/>
                <w:color w:val="000000"/>
                <w:sz w:val="16"/>
                <w:szCs w:val="16"/>
                <w:lang w:val="en-US"/>
              </w:rPr>
            </w:pPr>
            <w:ins w:id="4477" w:author="marpa" w:date="2026-10-25T15:27:23Z">
              <w:r>
                <w:rPr>
                  <w:rFonts w:hint="default" w:ascii="Courier New" w:hAnsi="Courier New" w:eastAsia="Courier New" w:cs="Courier New"/>
                  <w:color w:val="000000"/>
                  <w:sz w:val="16"/>
                  <w:szCs w:val="16"/>
                  <w:lang w:val="en-US"/>
                </w:rPr>
                <w:t xml:space="preserve">        return puerto.convertirMasa(valor, origen, destino);</w:t>
              </w:r>
            </w:ins>
          </w:p>
          <w:p w14:paraId="5F43247D">
            <w:pPr>
              <w:spacing w:before="0" w:after="0" w:line="240" w:lineRule="auto"/>
              <w:rPr>
                <w:ins w:id="4478" w:author="marpa" w:date="2026-10-25T15:27:23Z"/>
                <w:rFonts w:hint="default" w:ascii="Courier New" w:hAnsi="Courier New" w:eastAsia="Courier New" w:cs="Courier New"/>
                <w:color w:val="000000"/>
                <w:sz w:val="16"/>
                <w:szCs w:val="16"/>
                <w:lang w:val="en-US"/>
              </w:rPr>
            </w:pPr>
            <w:ins w:id="4479" w:author="marpa" w:date="2026-10-25T15:27:23Z">
              <w:r>
                <w:rPr>
                  <w:rFonts w:hint="default" w:ascii="Courier New" w:hAnsi="Courier New" w:eastAsia="Courier New" w:cs="Courier New"/>
                  <w:color w:val="000000"/>
                  <w:sz w:val="16"/>
                  <w:szCs w:val="16"/>
                  <w:lang w:val="en-US"/>
                </w:rPr>
                <w:t xml:space="preserve">    }</w:t>
              </w:r>
            </w:ins>
          </w:p>
          <w:p w14:paraId="20AB30D5">
            <w:pPr>
              <w:spacing w:before="0" w:after="0" w:line="240" w:lineRule="auto"/>
              <w:rPr>
                <w:ins w:id="4480" w:author="marpa" w:date="2026-10-25T15:27:23Z"/>
                <w:rFonts w:hint="default" w:ascii="Courier New" w:hAnsi="Courier New" w:eastAsia="Courier New" w:cs="Courier New"/>
                <w:color w:val="000000"/>
                <w:sz w:val="16"/>
                <w:szCs w:val="16"/>
                <w:lang w:val="en-US"/>
              </w:rPr>
            </w:pPr>
          </w:p>
          <w:p w14:paraId="7DAAA299">
            <w:pPr>
              <w:spacing w:before="0" w:after="0" w:line="240" w:lineRule="auto"/>
              <w:rPr>
                <w:ins w:id="4481" w:author="marpa" w:date="2026-10-25T15:27:23Z"/>
                <w:rFonts w:hint="default" w:ascii="Courier New" w:hAnsi="Courier New" w:eastAsia="Courier New" w:cs="Courier New"/>
                <w:color w:val="000000"/>
                <w:sz w:val="16"/>
                <w:szCs w:val="16"/>
                <w:lang w:val="en-US"/>
              </w:rPr>
            </w:pPr>
            <w:ins w:id="4482" w:author="marpa" w:date="2026-10-25T15:27:23Z">
              <w:r>
                <w:rPr>
                  <w:rFonts w:hint="default" w:ascii="Courier New" w:hAnsi="Courier New" w:eastAsia="Courier New" w:cs="Courier New"/>
                  <w:color w:val="000000"/>
                  <w:sz w:val="16"/>
                  <w:szCs w:val="16"/>
                  <w:lang w:val="en-US"/>
                </w:rPr>
                <w:t xml:space="preserve">    public double convertirLongitud(double valor, String origen, String destino) {</w:t>
              </w:r>
            </w:ins>
          </w:p>
          <w:p w14:paraId="4CB50D7E">
            <w:pPr>
              <w:spacing w:before="0" w:after="0" w:line="240" w:lineRule="auto"/>
              <w:rPr>
                <w:ins w:id="4483" w:author="marpa" w:date="2026-10-25T15:27:23Z"/>
                <w:rFonts w:hint="default" w:ascii="Courier New" w:hAnsi="Courier New" w:eastAsia="Courier New" w:cs="Courier New"/>
                <w:color w:val="000000"/>
                <w:sz w:val="16"/>
                <w:szCs w:val="16"/>
                <w:lang w:val="en-US"/>
              </w:rPr>
            </w:pPr>
            <w:ins w:id="4484" w:author="marpa" w:date="2026-10-25T15:27:23Z">
              <w:r>
                <w:rPr>
                  <w:rFonts w:hint="default" w:ascii="Courier New" w:hAnsi="Courier New" w:eastAsia="Courier New" w:cs="Courier New"/>
                  <w:color w:val="000000"/>
                  <w:sz w:val="16"/>
                  <w:szCs w:val="16"/>
                  <w:lang w:val="en-US"/>
                </w:rPr>
                <w:t xml:space="preserve">        return puerto.convertirLongitud(valor, origen, destino);</w:t>
              </w:r>
            </w:ins>
          </w:p>
          <w:p w14:paraId="55BC58AF">
            <w:pPr>
              <w:spacing w:before="0" w:after="0" w:line="240" w:lineRule="auto"/>
              <w:rPr>
                <w:ins w:id="4485" w:author="marpa" w:date="2026-10-25T15:27:23Z"/>
                <w:rFonts w:hint="default" w:ascii="Courier New" w:hAnsi="Courier New" w:eastAsia="Courier New" w:cs="Courier New"/>
                <w:color w:val="000000"/>
                <w:sz w:val="16"/>
                <w:szCs w:val="16"/>
                <w:lang w:val="en-US"/>
              </w:rPr>
            </w:pPr>
            <w:ins w:id="4486" w:author="marpa" w:date="2026-10-25T15:27:23Z">
              <w:r>
                <w:rPr>
                  <w:rFonts w:hint="default" w:ascii="Courier New" w:hAnsi="Courier New" w:eastAsia="Courier New" w:cs="Courier New"/>
                  <w:color w:val="000000"/>
                  <w:sz w:val="16"/>
                  <w:szCs w:val="16"/>
                  <w:lang w:val="en-US"/>
                </w:rPr>
                <w:t xml:space="preserve">    }</w:t>
              </w:r>
            </w:ins>
          </w:p>
          <w:p w14:paraId="6BB69DFE">
            <w:pPr>
              <w:spacing w:before="0" w:after="0" w:line="240" w:lineRule="auto"/>
              <w:rPr>
                <w:ins w:id="4487" w:author="marpa" w:date="2026-10-25T15:27:23Z"/>
                <w:rFonts w:hint="default" w:ascii="Courier New" w:hAnsi="Courier New" w:eastAsia="Courier New" w:cs="Courier New"/>
                <w:color w:val="000000"/>
                <w:sz w:val="16"/>
                <w:szCs w:val="16"/>
                <w:lang w:val="en-US"/>
              </w:rPr>
            </w:pPr>
          </w:p>
          <w:p w14:paraId="10DC5D07">
            <w:pPr>
              <w:spacing w:before="0" w:after="0" w:line="240" w:lineRule="auto"/>
              <w:rPr>
                <w:ins w:id="4488" w:author="marpa" w:date="2026-10-25T15:27:23Z"/>
                <w:rFonts w:hint="default" w:ascii="Courier New" w:hAnsi="Courier New" w:eastAsia="Courier New" w:cs="Courier New"/>
                <w:color w:val="000000"/>
                <w:sz w:val="16"/>
                <w:szCs w:val="16"/>
                <w:lang w:val="en-US"/>
              </w:rPr>
            </w:pPr>
            <w:ins w:id="4489" w:author="marpa" w:date="2026-10-25T15:27:23Z">
              <w:r>
                <w:rPr>
                  <w:rFonts w:hint="default" w:ascii="Courier New" w:hAnsi="Courier New" w:eastAsia="Courier New" w:cs="Courier New"/>
                  <w:color w:val="000000"/>
                  <w:sz w:val="16"/>
                  <w:szCs w:val="16"/>
                  <w:lang w:val="en-US"/>
                </w:rPr>
                <w:t xml:space="preserve">    public void cerrarSesion() { AdministradorTokensCliente.limpiar(); }</w:t>
              </w:r>
            </w:ins>
          </w:p>
          <w:p w14:paraId="62E23139">
            <w:pPr>
              <w:spacing w:before="0" w:after="0" w:line="240" w:lineRule="auto"/>
              <w:rPr>
                <w:ins w:id="4490" w:author="marpa" w:date="2026-10-25T15:27:23Z"/>
                <w:rFonts w:hint="default" w:ascii="Courier New" w:hAnsi="Courier New" w:eastAsia="Courier New" w:cs="Courier New"/>
                <w:color w:val="000000"/>
                <w:sz w:val="16"/>
                <w:szCs w:val="16"/>
                <w:lang w:val="en-US"/>
              </w:rPr>
            </w:pPr>
            <w:ins w:id="4491" w:author="marpa" w:date="2026-10-25T15:27:23Z">
              <w:r>
                <w:rPr>
                  <w:rFonts w:hint="default" w:ascii="Courier New" w:hAnsi="Courier New" w:eastAsia="Courier New" w:cs="Courier New"/>
                  <w:color w:val="000000"/>
                  <w:sz w:val="16"/>
                  <w:szCs w:val="16"/>
                  <w:lang w:val="en-US"/>
                </w:rPr>
                <w:t>}</w:t>
              </w:r>
            </w:ins>
          </w:p>
          <w:p w14:paraId="2FD20EC3">
            <w:pPr>
              <w:spacing w:before="0" w:after="0" w:line="240" w:lineRule="auto"/>
              <w:rPr>
                <w:del w:id="4492" w:author="marpa" w:date="2026-10-25T15:27:16Z"/>
                <w:rFonts w:hint="default" w:ascii="Courier New" w:hAnsi="Courier New" w:eastAsia="Courier New" w:cs="Courier New"/>
                <w:color w:val="000000"/>
                <w:sz w:val="16"/>
                <w:szCs w:val="16"/>
                <w:lang w:val="en-US"/>
              </w:rPr>
            </w:pPr>
            <w:del w:id="4493" w:author="marpa" w:date="2026-10-25T15:27:16Z">
              <w:r>
                <w:rPr>
                  <w:rFonts w:hint="default" w:ascii="Courier New" w:hAnsi="Courier New" w:eastAsia="Courier New" w:cs="Courier New"/>
                  <w:color w:val="000000"/>
                  <w:sz w:val="16"/>
                  <w:szCs w:val="16"/>
                  <w:lang w:val="en-US"/>
                </w:rPr>
                <w:delText>package ec.edu.monster.clienteconsola.controlador;</w:delText>
              </w:r>
            </w:del>
          </w:p>
          <w:p w14:paraId="288D2948">
            <w:pPr>
              <w:spacing w:before="0" w:after="0" w:line="240" w:lineRule="auto"/>
              <w:rPr>
                <w:del w:id="4494" w:author="marpa" w:date="2026-10-25T15:27:16Z"/>
                <w:rFonts w:hint="default" w:ascii="Courier New" w:hAnsi="Courier New" w:eastAsia="Courier New" w:cs="Courier New"/>
                <w:color w:val="000000"/>
                <w:sz w:val="16"/>
                <w:szCs w:val="16"/>
                <w:lang w:val="en-US"/>
              </w:rPr>
            </w:pPr>
          </w:p>
          <w:p w14:paraId="4A756BD9">
            <w:pPr>
              <w:spacing w:before="0" w:after="0" w:line="240" w:lineRule="auto"/>
              <w:rPr>
                <w:del w:id="4495" w:author="marpa" w:date="2026-10-25T15:27:16Z"/>
                <w:rFonts w:hint="default" w:ascii="Courier New" w:hAnsi="Courier New" w:eastAsia="Courier New" w:cs="Courier New"/>
                <w:color w:val="000000"/>
                <w:sz w:val="16"/>
                <w:szCs w:val="16"/>
                <w:lang w:val="en-US"/>
              </w:rPr>
            </w:pPr>
            <w:del w:id="4496" w:author="marpa" w:date="2026-10-25T15:27:16Z">
              <w:r>
                <w:rPr>
                  <w:rFonts w:hint="default" w:ascii="Courier New" w:hAnsi="Courier New" w:eastAsia="Courier New" w:cs="Courier New"/>
                  <w:color w:val="000000"/>
                  <w:sz w:val="16"/>
                  <w:szCs w:val="16"/>
                  <w:lang w:val="en-US"/>
                </w:rPr>
                <w:delText>import ec.edu.monster.clientesws.*;</w:delText>
              </w:r>
            </w:del>
          </w:p>
          <w:p w14:paraId="15B7429F">
            <w:pPr>
              <w:spacing w:before="0" w:after="0" w:line="240" w:lineRule="auto"/>
              <w:rPr>
                <w:del w:id="4497" w:author="marpa" w:date="2026-10-25T15:27:16Z"/>
                <w:rFonts w:hint="default" w:ascii="Courier New" w:hAnsi="Courier New" w:eastAsia="Courier New" w:cs="Courier New"/>
                <w:color w:val="000000"/>
                <w:sz w:val="16"/>
                <w:szCs w:val="16"/>
                <w:lang w:val="en-US"/>
              </w:rPr>
            </w:pPr>
          </w:p>
          <w:p w14:paraId="3283789F">
            <w:pPr>
              <w:spacing w:before="0" w:after="0" w:line="240" w:lineRule="auto"/>
              <w:rPr>
                <w:del w:id="4498" w:author="marpa" w:date="2026-10-25T15:27:16Z"/>
                <w:rFonts w:hint="default" w:ascii="Courier New" w:hAnsi="Courier New" w:eastAsia="Courier New" w:cs="Courier New"/>
                <w:color w:val="000000"/>
                <w:sz w:val="16"/>
                <w:szCs w:val="16"/>
                <w:lang w:val="en-US"/>
              </w:rPr>
            </w:pPr>
            <w:del w:id="4499" w:author="marpa" w:date="2026-10-25T15:27:16Z">
              <w:r>
                <w:rPr>
                  <w:rFonts w:hint="default" w:ascii="Courier New" w:hAnsi="Courier New" w:eastAsia="Courier New" w:cs="Courier New"/>
                  <w:color w:val="000000"/>
                  <w:sz w:val="16"/>
                  <w:szCs w:val="16"/>
                  <w:lang w:val="en-US"/>
                </w:rPr>
                <w:delText>/**</w:delText>
              </w:r>
            </w:del>
          </w:p>
          <w:p w14:paraId="78B741B4">
            <w:pPr>
              <w:spacing w:before="0" w:after="0" w:line="240" w:lineRule="auto"/>
              <w:rPr>
                <w:del w:id="4500" w:author="marpa" w:date="2026-10-25T15:27:16Z"/>
                <w:rFonts w:hint="default" w:ascii="Courier New" w:hAnsi="Courier New" w:eastAsia="Courier New" w:cs="Courier New"/>
                <w:color w:val="000000"/>
                <w:sz w:val="16"/>
                <w:szCs w:val="16"/>
                <w:lang w:val="en-US"/>
              </w:rPr>
            </w:pPr>
            <w:del w:id="4501" w:author="marpa" w:date="2026-10-25T15:27:16Z">
              <w:r>
                <w:rPr>
                  <w:rFonts w:hint="default" w:ascii="Courier New" w:hAnsi="Courier New" w:eastAsia="Courier New" w:cs="Courier New"/>
                  <w:color w:val="000000"/>
                  <w:sz w:val="16"/>
                  <w:szCs w:val="16"/>
                  <w:lang w:val="en-US"/>
                </w:rPr>
                <w:delText xml:space="preserve"> *</w:delText>
              </w:r>
            </w:del>
          </w:p>
          <w:p w14:paraId="29607D58">
            <w:pPr>
              <w:spacing w:before="0" w:after="0" w:line="240" w:lineRule="auto"/>
              <w:rPr>
                <w:del w:id="4502" w:author="marpa" w:date="2026-10-25T15:27:16Z"/>
                <w:rFonts w:hint="default" w:ascii="Courier New" w:hAnsi="Courier New" w:eastAsia="Courier New" w:cs="Courier New"/>
                <w:color w:val="000000"/>
                <w:sz w:val="16"/>
                <w:szCs w:val="16"/>
                <w:lang w:val="en-US"/>
              </w:rPr>
            </w:pPr>
            <w:del w:id="4503" w:author="marpa" w:date="2026-10-25T15:27:16Z">
              <w:r>
                <w:rPr>
                  <w:rFonts w:hint="default" w:ascii="Courier New" w:hAnsi="Courier New" w:eastAsia="Courier New" w:cs="Courier New"/>
                  <w:color w:val="000000"/>
                  <w:sz w:val="16"/>
                  <w:szCs w:val="16"/>
                  <w:lang w:val="en-US"/>
                </w:rPr>
                <w:delText xml:space="preserve"> * @author joanc</w:delText>
              </w:r>
            </w:del>
          </w:p>
          <w:p w14:paraId="75B5629F">
            <w:pPr>
              <w:spacing w:before="0" w:after="0" w:line="240" w:lineRule="auto"/>
              <w:rPr>
                <w:del w:id="4504" w:author="marpa" w:date="2026-10-25T15:27:16Z"/>
                <w:rFonts w:hint="default" w:ascii="Courier New" w:hAnsi="Courier New" w:eastAsia="Courier New" w:cs="Courier New"/>
                <w:color w:val="000000"/>
                <w:sz w:val="16"/>
                <w:szCs w:val="16"/>
                <w:lang w:val="en-US"/>
              </w:rPr>
            </w:pPr>
            <w:del w:id="4505" w:author="marpa" w:date="2026-10-25T15:27:16Z">
              <w:r>
                <w:rPr>
                  <w:rFonts w:hint="default" w:ascii="Courier New" w:hAnsi="Courier New" w:eastAsia="Courier New" w:cs="Courier New"/>
                  <w:color w:val="000000"/>
                  <w:sz w:val="16"/>
                  <w:szCs w:val="16"/>
                  <w:lang w:val="en-US"/>
                </w:rPr>
                <w:delText xml:space="preserve"> */</w:delText>
              </w:r>
            </w:del>
          </w:p>
          <w:p w14:paraId="4A955CCE">
            <w:pPr>
              <w:spacing w:before="0" w:after="0" w:line="240" w:lineRule="auto"/>
              <w:rPr>
                <w:del w:id="4506" w:author="marpa" w:date="2026-10-25T15:27:16Z"/>
                <w:rFonts w:hint="default" w:ascii="Courier New" w:hAnsi="Courier New" w:eastAsia="Courier New" w:cs="Courier New"/>
                <w:color w:val="000000"/>
                <w:sz w:val="16"/>
                <w:szCs w:val="16"/>
                <w:lang w:val="en-US"/>
              </w:rPr>
            </w:pPr>
            <w:del w:id="4507" w:author="marpa" w:date="2026-10-25T15:27:16Z">
              <w:r>
                <w:rPr>
                  <w:rFonts w:hint="default" w:ascii="Courier New" w:hAnsi="Courier New" w:eastAsia="Courier New" w:cs="Courier New"/>
                  <w:color w:val="000000"/>
                  <w:sz w:val="16"/>
                  <w:szCs w:val="16"/>
                  <w:lang w:val="en-US"/>
                </w:rPr>
                <w:delText>public class ControladorConversiones {</w:delText>
              </w:r>
            </w:del>
          </w:p>
          <w:p w14:paraId="5F162C2B">
            <w:pPr>
              <w:spacing w:before="0" w:after="0" w:line="240" w:lineRule="auto"/>
              <w:rPr>
                <w:del w:id="4508" w:author="marpa" w:date="2026-10-25T15:27:16Z"/>
                <w:rFonts w:hint="default" w:ascii="Courier New" w:hAnsi="Courier New" w:eastAsia="Courier New" w:cs="Courier New"/>
                <w:color w:val="000000"/>
                <w:sz w:val="16"/>
                <w:szCs w:val="16"/>
                <w:lang w:val="en-US"/>
              </w:rPr>
            </w:pPr>
            <w:del w:id="4509" w:author="marpa" w:date="2026-10-25T15:27:16Z">
              <w:r>
                <w:rPr>
                  <w:rFonts w:hint="default" w:ascii="Courier New" w:hAnsi="Courier New" w:eastAsia="Courier New" w:cs="Courier New"/>
                  <w:color w:val="000000"/>
                  <w:sz w:val="16"/>
                  <w:szCs w:val="16"/>
                  <w:lang w:val="en-US"/>
                </w:rPr>
                <w:delText xml:space="preserve">    private String token;</w:delText>
              </w:r>
            </w:del>
          </w:p>
          <w:p w14:paraId="70A94596">
            <w:pPr>
              <w:spacing w:before="0" w:after="0" w:line="240" w:lineRule="auto"/>
              <w:rPr>
                <w:del w:id="4510" w:author="marpa" w:date="2026-10-25T15:27:16Z"/>
                <w:rFonts w:hint="default" w:ascii="Courier New" w:hAnsi="Courier New" w:eastAsia="Courier New" w:cs="Courier New"/>
                <w:color w:val="000000"/>
                <w:sz w:val="16"/>
                <w:szCs w:val="16"/>
                <w:lang w:val="en-US"/>
              </w:rPr>
            </w:pPr>
            <w:del w:id="4511" w:author="marpa" w:date="2026-10-25T15:27:16Z">
              <w:r>
                <w:rPr>
                  <w:rFonts w:hint="default" w:ascii="Courier New" w:hAnsi="Courier New" w:eastAsia="Courier New" w:cs="Courier New"/>
                  <w:color w:val="000000"/>
                  <w:sz w:val="16"/>
                  <w:szCs w:val="16"/>
                  <w:lang w:val="en-US"/>
                </w:rPr>
                <w:delText xml:space="preserve">    </w:delText>
              </w:r>
            </w:del>
          </w:p>
          <w:p w14:paraId="28DF6EC6">
            <w:pPr>
              <w:spacing w:before="0" w:after="0" w:line="240" w:lineRule="auto"/>
              <w:rPr>
                <w:del w:id="4512" w:author="marpa" w:date="2026-10-25T15:27:16Z"/>
                <w:rFonts w:hint="default" w:ascii="Courier New" w:hAnsi="Courier New" w:eastAsia="Courier New" w:cs="Courier New"/>
                <w:color w:val="000000"/>
                <w:sz w:val="16"/>
                <w:szCs w:val="16"/>
                <w:lang w:val="en-US"/>
              </w:rPr>
            </w:pPr>
            <w:del w:id="4513" w:author="marpa" w:date="2026-10-25T15:27:16Z">
              <w:r>
                <w:rPr>
                  <w:rFonts w:hint="default" w:ascii="Courier New" w:hAnsi="Courier New" w:eastAsia="Courier New" w:cs="Courier New"/>
                  <w:color w:val="000000"/>
                  <w:sz w:val="16"/>
                  <w:szCs w:val="16"/>
                  <w:lang w:val="en-US"/>
                </w:rPr>
                <w:delText xml:space="preserve">    public boolean iniciarSesion(String usuario, String clave) {</w:delText>
              </w:r>
            </w:del>
          </w:p>
          <w:p w14:paraId="1EA96F55">
            <w:pPr>
              <w:spacing w:before="0" w:after="0" w:line="240" w:lineRule="auto"/>
              <w:rPr>
                <w:del w:id="4514" w:author="marpa" w:date="2026-10-25T15:27:16Z"/>
                <w:rFonts w:hint="default" w:ascii="Courier New" w:hAnsi="Courier New" w:eastAsia="Courier New" w:cs="Courier New"/>
                <w:color w:val="000000"/>
                <w:sz w:val="16"/>
                <w:szCs w:val="16"/>
                <w:lang w:val="en-US"/>
              </w:rPr>
            </w:pPr>
            <w:del w:id="4515" w:author="marpa" w:date="2026-10-25T15:27:16Z">
              <w:r>
                <w:rPr>
                  <w:rFonts w:hint="default" w:ascii="Courier New" w:hAnsi="Courier New" w:eastAsia="Courier New" w:cs="Courier New"/>
                  <w:color w:val="000000"/>
                  <w:sz w:val="16"/>
                  <w:szCs w:val="16"/>
                  <w:lang w:val="en-US"/>
                </w:rPr>
                <w:delText xml:space="preserve">        String msgCredencialesInvalidas = "ERROR: Credenciales inválidas";</w:delText>
              </w:r>
            </w:del>
          </w:p>
          <w:p w14:paraId="6520DBB4">
            <w:pPr>
              <w:spacing w:before="0" w:after="0" w:line="240" w:lineRule="auto"/>
              <w:rPr>
                <w:del w:id="4516" w:author="marpa" w:date="2026-10-25T15:27:16Z"/>
                <w:rFonts w:hint="default" w:ascii="Courier New" w:hAnsi="Courier New" w:eastAsia="Courier New" w:cs="Courier New"/>
                <w:color w:val="000000"/>
                <w:sz w:val="16"/>
                <w:szCs w:val="16"/>
                <w:lang w:val="en-US"/>
              </w:rPr>
            </w:pPr>
            <w:del w:id="4517" w:author="marpa" w:date="2026-10-25T15:27:16Z">
              <w:r>
                <w:rPr>
                  <w:rFonts w:hint="default" w:ascii="Courier New" w:hAnsi="Courier New" w:eastAsia="Courier New" w:cs="Courier New"/>
                  <w:color w:val="000000"/>
                  <w:sz w:val="16"/>
                  <w:szCs w:val="16"/>
                  <w:lang w:val="en-US"/>
                </w:rPr>
                <w:delText xml:space="preserve">        </w:delText>
              </w:r>
            </w:del>
          </w:p>
          <w:p w14:paraId="389981B3">
            <w:pPr>
              <w:spacing w:before="0" w:after="0" w:line="240" w:lineRule="auto"/>
              <w:rPr>
                <w:del w:id="4518" w:author="marpa" w:date="2026-10-25T15:27:16Z"/>
                <w:rFonts w:hint="default" w:ascii="Courier New" w:hAnsi="Courier New" w:eastAsia="Courier New" w:cs="Courier New"/>
                <w:color w:val="000000"/>
                <w:sz w:val="16"/>
                <w:szCs w:val="16"/>
                <w:lang w:val="en-US"/>
              </w:rPr>
            </w:pPr>
            <w:del w:id="4519" w:author="marpa" w:date="2026-10-25T15:27:16Z">
              <w:r>
                <w:rPr>
                  <w:rFonts w:hint="default" w:ascii="Courier New" w:hAnsi="Courier New" w:eastAsia="Courier New" w:cs="Courier New"/>
                  <w:color w:val="000000"/>
                  <w:sz w:val="16"/>
                  <w:szCs w:val="16"/>
                  <w:lang w:val="en-US"/>
                </w:rPr>
                <w:delText xml:space="preserve">        try {</w:delText>
              </w:r>
            </w:del>
          </w:p>
          <w:p w14:paraId="74118CC9">
            <w:pPr>
              <w:spacing w:before="0" w:after="0" w:line="240" w:lineRule="auto"/>
              <w:rPr>
                <w:del w:id="4520" w:author="marpa" w:date="2026-10-25T15:27:16Z"/>
                <w:rFonts w:hint="default" w:ascii="Courier New" w:hAnsi="Courier New" w:eastAsia="Courier New" w:cs="Courier New"/>
                <w:color w:val="000000"/>
                <w:sz w:val="16"/>
                <w:szCs w:val="16"/>
                <w:lang w:val="en-US"/>
              </w:rPr>
            </w:pPr>
            <w:del w:id="4521" w:author="marpa" w:date="2026-10-25T15:27:16Z">
              <w:r>
                <w:rPr>
                  <w:rFonts w:hint="default" w:ascii="Courier New" w:hAnsi="Courier New" w:eastAsia="Courier New" w:cs="Courier New"/>
                  <w:color w:val="000000"/>
                  <w:sz w:val="16"/>
                  <w:szCs w:val="16"/>
                  <w:lang w:val="en-US"/>
                </w:rPr>
                <w:delText xml:space="preserve">            WSLogin_Service service = new WSLogin_Service();</w:delText>
              </w:r>
            </w:del>
          </w:p>
          <w:p w14:paraId="6052F646">
            <w:pPr>
              <w:spacing w:before="0" w:after="0" w:line="240" w:lineRule="auto"/>
              <w:rPr>
                <w:del w:id="4522" w:author="marpa" w:date="2026-10-25T15:27:16Z"/>
                <w:rFonts w:hint="default" w:ascii="Courier New" w:hAnsi="Courier New" w:eastAsia="Courier New" w:cs="Courier New"/>
                <w:color w:val="000000"/>
                <w:sz w:val="16"/>
                <w:szCs w:val="16"/>
                <w:lang w:val="en-US"/>
              </w:rPr>
            </w:pPr>
            <w:del w:id="4523" w:author="marpa" w:date="2026-10-25T15:27:16Z">
              <w:r>
                <w:rPr>
                  <w:rFonts w:hint="default" w:ascii="Courier New" w:hAnsi="Courier New" w:eastAsia="Courier New" w:cs="Courier New"/>
                  <w:color w:val="000000"/>
                  <w:sz w:val="16"/>
                  <w:szCs w:val="16"/>
                  <w:lang w:val="en-US"/>
                </w:rPr>
                <w:delText xml:space="preserve">            this.token = service.getWSLoginPort().login(usuario, clave);</w:delText>
              </w:r>
            </w:del>
          </w:p>
          <w:p w14:paraId="69BED3FD">
            <w:pPr>
              <w:spacing w:before="0" w:after="0" w:line="240" w:lineRule="auto"/>
              <w:rPr>
                <w:del w:id="4524" w:author="marpa" w:date="2026-10-25T15:27:16Z"/>
                <w:rFonts w:hint="default" w:ascii="Courier New" w:hAnsi="Courier New" w:eastAsia="Courier New" w:cs="Courier New"/>
                <w:color w:val="000000"/>
                <w:sz w:val="16"/>
                <w:szCs w:val="16"/>
                <w:lang w:val="en-US"/>
              </w:rPr>
            </w:pPr>
            <w:del w:id="4525" w:author="marpa" w:date="2026-10-25T15:27:16Z">
              <w:r>
                <w:rPr>
                  <w:rFonts w:hint="default" w:ascii="Courier New" w:hAnsi="Courier New" w:eastAsia="Courier New" w:cs="Courier New"/>
                  <w:color w:val="000000"/>
                  <w:sz w:val="16"/>
                  <w:szCs w:val="16"/>
                  <w:lang w:val="en-US"/>
                </w:rPr>
                <w:delText xml:space="preserve">            if(this.token.equals(msgCredencialesInvalidas)){</w:delText>
              </w:r>
            </w:del>
          </w:p>
          <w:p w14:paraId="58D774B7">
            <w:pPr>
              <w:spacing w:before="0" w:after="0" w:line="240" w:lineRule="auto"/>
              <w:rPr>
                <w:del w:id="4526" w:author="marpa" w:date="2026-10-25T15:27:16Z"/>
                <w:rFonts w:hint="default" w:ascii="Courier New" w:hAnsi="Courier New" w:eastAsia="Courier New" w:cs="Courier New"/>
                <w:color w:val="000000"/>
                <w:sz w:val="16"/>
                <w:szCs w:val="16"/>
                <w:lang w:val="en-US"/>
              </w:rPr>
            </w:pPr>
            <w:del w:id="4527" w:author="marpa" w:date="2026-10-25T15:27:16Z">
              <w:r>
                <w:rPr>
                  <w:rFonts w:hint="default" w:ascii="Courier New" w:hAnsi="Courier New" w:eastAsia="Courier New" w:cs="Courier New"/>
                  <w:color w:val="000000"/>
                  <w:sz w:val="16"/>
                  <w:szCs w:val="16"/>
                  <w:lang w:val="en-US"/>
                </w:rPr>
                <w:delText xml:space="preserve">                System.out.println("Credenciales incorrectas");</w:delText>
              </w:r>
            </w:del>
          </w:p>
          <w:p w14:paraId="5CA56838">
            <w:pPr>
              <w:spacing w:before="0" w:after="0" w:line="240" w:lineRule="auto"/>
              <w:rPr>
                <w:del w:id="4528" w:author="marpa" w:date="2026-10-25T15:27:16Z"/>
                <w:rFonts w:hint="default" w:ascii="Courier New" w:hAnsi="Courier New" w:eastAsia="Courier New" w:cs="Courier New"/>
                <w:color w:val="000000"/>
                <w:sz w:val="16"/>
                <w:szCs w:val="16"/>
                <w:lang w:val="en-US"/>
              </w:rPr>
            </w:pPr>
            <w:del w:id="4529" w:author="marpa" w:date="2026-10-25T15:27:16Z">
              <w:r>
                <w:rPr>
                  <w:rFonts w:hint="default" w:ascii="Courier New" w:hAnsi="Courier New" w:eastAsia="Courier New" w:cs="Courier New"/>
                  <w:color w:val="000000"/>
                  <w:sz w:val="16"/>
                  <w:szCs w:val="16"/>
                  <w:lang w:val="en-US"/>
                </w:rPr>
                <w:delText xml:space="preserve">                return false;</w:delText>
              </w:r>
            </w:del>
          </w:p>
          <w:p w14:paraId="509C2115">
            <w:pPr>
              <w:spacing w:before="0" w:after="0" w:line="240" w:lineRule="auto"/>
              <w:rPr>
                <w:del w:id="4530" w:author="marpa" w:date="2026-10-25T15:27:16Z"/>
                <w:rFonts w:hint="default" w:ascii="Courier New" w:hAnsi="Courier New" w:eastAsia="Courier New" w:cs="Courier New"/>
                <w:color w:val="000000"/>
                <w:sz w:val="16"/>
                <w:szCs w:val="16"/>
                <w:lang w:val="en-US"/>
              </w:rPr>
            </w:pPr>
            <w:del w:id="4531" w:author="marpa" w:date="2026-10-25T15:27:16Z">
              <w:r>
                <w:rPr>
                  <w:rFonts w:hint="default" w:ascii="Courier New" w:hAnsi="Courier New" w:eastAsia="Courier New" w:cs="Courier New"/>
                  <w:color w:val="000000"/>
                  <w:sz w:val="16"/>
                  <w:szCs w:val="16"/>
                  <w:lang w:val="en-US"/>
                </w:rPr>
                <w:delText xml:space="preserve">            }</w:delText>
              </w:r>
            </w:del>
          </w:p>
          <w:p w14:paraId="10ADFC52">
            <w:pPr>
              <w:spacing w:before="0" w:after="0" w:line="240" w:lineRule="auto"/>
              <w:rPr>
                <w:del w:id="4532" w:author="marpa" w:date="2026-10-25T15:27:16Z"/>
                <w:rFonts w:hint="default" w:ascii="Courier New" w:hAnsi="Courier New" w:eastAsia="Courier New" w:cs="Courier New"/>
                <w:color w:val="000000"/>
                <w:sz w:val="16"/>
                <w:szCs w:val="16"/>
                <w:lang w:val="en-US"/>
              </w:rPr>
            </w:pPr>
            <w:del w:id="4533" w:author="marpa" w:date="2026-10-25T15:27:16Z">
              <w:r>
                <w:rPr>
                  <w:rFonts w:hint="default" w:ascii="Courier New" w:hAnsi="Courier New" w:eastAsia="Courier New" w:cs="Courier New"/>
                  <w:color w:val="000000"/>
                  <w:sz w:val="16"/>
                  <w:szCs w:val="16"/>
                  <w:lang w:val="en-US"/>
                </w:rPr>
                <w:delText xml:space="preserve">            return true;</w:delText>
              </w:r>
            </w:del>
          </w:p>
          <w:p w14:paraId="7DB59985">
            <w:pPr>
              <w:spacing w:before="0" w:after="0" w:line="240" w:lineRule="auto"/>
              <w:rPr>
                <w:del w:id="4534" w:author="marpa" w:date="2026-10-25T15:27:16Z"/>
                <w:rFonts w:hint="default" w:ascii="Courier New" w:hAnsi="Courier New" w:eastAsia="Courier New" w:cs="Courier New"/>
                <w:color w:val="000000"/>
                <w:sz w:val="16"/>
                <w:szCs w:val="16"/>
                <w:lang w:val="en-US"/>
              </w:rPr>
            </w:pPr>
            <w:del w:id="4535" w:author="marpa" w:date="2026-10-25T15:27:16Z">
              <w:r>
                <w:rPr>
                  <w:rFonts w:hint="default" w:ascii="Courier New" w:hAnsi="Courier New" w:eastAsia="Courier New" w:cs="Courier New"/>
                  <w:color w:val="000000"/>
                  <w:sz w:val="16"/>
                  <w:szCs w:val="16"/>
                  <w:lang w:val="en-US"/>
                </w:rPr>
                <w:delText xml:space="preserve">        } catch (Exception e) {</w:delText>
              </w:r>
            </w:del>
          </w:p>
          <w:p w14:paraId="3ACF8B50">
            <w:pPr>
              <w:spacing w:before="0" w:after="0" w:line="240" w:lineRule="auto"/>
              <w:rPr>
                <w:del w:id="4536" w:author="marpa" w:date="2026-10-25T15:27:16Z"/>
                <w:rFonts w:hint="default" w:ascii="Courier New" w:hAnsi="Courier New" w:eastAsia="Courier New" w:cs="Courier New"/>
                <w:color w:val="000000"/>
                <w:sz w:val="16"/>
                <w:szCs w:val="16"/>
                <w:lang w:val="en-US"/>
              </w:rPr>
            </w:pPr>
            <w:del w:id="4537" w:author="marpa" w:date="2026-10-25T15:27:16Z">
              <w:r>
                <w:rPr>
                  <w:rFonts w:hint="default" w:ascii="Courier New" w:hAnsi="Courier New" w:eastAsia="Courier New" w:cs="Courier New"/>
                  <w:color w:val="000000"/>
                  <w:sz w:val="16"/>
                  <w:szCs w:val="16"/>
                  <w:lang w:val="en-US"/>
                </w:rPr>
                <w:delText xml:space="preserve">            System.err.println("Error en la comunicación con el servicio: " + e.getMessage());</w:delText>
              </w:r>
            </w:del>
          </w:p>
          <w:p w14:paraId="4720499D">
            <w:pPr>
              <w:spacing w:before="0" w:after="0" w:line="240" w:lineRule="auto"/>
              <w:rPr>
                <w:del w:id="4538" w:author="marpa" w:date="2026-10-25T15:27:16Z"/>
                <w:rFonts w:hint="default" w:ascii="Courier New" w:hAnsi="Courier New" w:eastAsia="Courier New" w:cs="Courier New"/>
                <w:color w:val="000000"/>
                <w:sz w:val="16"/>
                <w:szCs w:val="16"/>
                <w:lang w:val="en-US"/>
              </w:rPr>
            </w:pPr>
            <w:del w:id="4539" w:author="marpa" w:date="2026-10-25T15:27:16Z">
              <w:r>
                <w:rPr>
                  <w:rFonts w:hint="default" w:ascii="Courier New" w:hAnsi="Courier New" w:eastAsia="Courier New" w:cs="Courier New"/>
                  <w:color w:val="000000"/>
                  <w:sz w:val="16"/>
                  <w:szCs w:val="16"/>
                  <w:lang w:val="en-US"/>
                </w:rPr>
                <w:delText xml:space="preserve">            return false;</w:delText>
              </w:r>
            </w:del>
          </w:p>
          <w:p w14:paraId="3CB4E5CD">
            <w:pPr>
              <w:spacing w:before="0" w:after="0" w:line="240" w:lineRule="auto"/>
              <w:rPr>
                <w:del w:id="4540" w:author="marpa" w:date="2026-10-25T15:27:16Z"/>
                <w:rFonts w:hint="default" w:ascii="Courier New" w:hAnsi="Courier New" w:eastAsia="Courier New" w:cs="Courier New"/>
                <w:color w:val="000000"/>
                <w:sz w:val="16"/>
                <w:szCs w:val="16"/>
                <w:lang w:val="en-US"/>
              </w:rPr>
            </w:pPr>
            <w:del w:id="4541" w:author="marpa" w:date="2026-10-25T15:27:16Z">
              <w:r>
                <w:rPr>
                  <w:rFonts w:hint="default" w:ascii="Courier New" w:hAnsi="Courier New" w:eastAsia="Courier New" w:cs="Courier New"/>
                  <w:color w:val="000000"/>
                  <w:sz w:val="16"/>
                  <w:szCs w:val="16"/>
                  <w:lang w:val="en-US"/>
                </w:rPr>
                <w:delText xml:space="preserve">        }</w:delText>
              </w:r>
            </w:del>
          </w:p>
          <w:p w14:paraId="02E0B42E">
            <w:pPr>
              <w:spacing w:before="0" w:after="0" w:line="240" w:lineRule="auto"/>
              <w:rPr>
                <w:del w:id="4542" w:author="marpa" w:date="2026-10-25T15:27:16Z"/>
                <w:rFonts w:hint="default" w:ascii="Courier New" w:hAnsi="Courier New" w:eastAsia="Courier New" w:cs="Courier New"/>
                <w:color w:val="000000"/>
                <w:sz w:val="16"/>
                <w:szCs w:val="16"/>
                <w:lang w:val="en-US"/>
              </w:rPr>
            </w:pPr>
            <w:del w:id="4543" w:author="marpa" w:date="2026-10-25T15:27:16Z">
              <w:r>
                <w:rPr>
                  <w:rFonts w:hint="default" w:ascii="Courier New" w:hAnsi="Courier New" w:eastAsia="Courier New" w:cs="Courier New"/>
                  <w:color w:val="000000"/>
                  <w:sz w:val="16"/>
                  <w:szCs w:val="16"/>
                  <w:lang w:val="en-US"/>
                </w:rPr>
                <w:delText xml:space="preserve">    }</w:delText>
              </w:r>
            </w:del>
          </w:p>
          <w:p w14:paraId="016CFFDD">
            <w:pPr>
              <w:spacing w:before="0" w:after="0" w:line="240" w:lineRule="auto"/>
              <w:rPr>
                <w:del w:id="4544" w:author="marpa" w:date="2026-10-25T15:27:16Z"/>
                <w:rFonts w:hint="default" w:ascii="Courier New" w:hAnsi="Courier New" w:eastAsia="Courier New" w:cs="Courier New"/>
                <w:color w:val="000000"/>
                <w:sz w:val="16"/>
                <w:szCs w:val="16"/>
                <w:lang w:val="en-US"/>
              </w:rPr>
            </w:pPr>
            <w:del w:id="4545" w:author="marpa" w:date="2026-10-25T15:27:16Z">
              <w:r>
                <w:rPr>
                  <w:rFonts w:hint="default" w:ascii="Courier New" w:hAnsi="Courier New" w:eastAsia="Courier New" w:cs="Courier New"/>
                  <w:color w:val="000000"/>
                  <w:sz w:val="16"/>
                  <w:szCs w:val="16"/>
                  <w:lang w:val="en-US"/>
                </w:rPr>
                <w:delText xml:space="preserve">    </w:delText>
              </w:r>
            </w:del>
          </w:p>
          <w:p w14:paraId="4DA068C6">
            <w:pPr>
              <w:spacing w:before="0" w:after="0" w:line="240" w:lineRule="auto"/>
              <w:rPr>
                <w:del w:id="4546" w:author="marpa" w:date="2026-10-25T15:27:16Z"/>
                <w:rFonts w:hint="default" w:ascii="Courier New" w:hAnsi="Courier New" w:eastAsia="Courier New" w:cs="Courier New"/>
                <w:color w:val="000000"/>
                <w:sz w:val="16"/>
                <w:szCs w:val="16"/>
                <w:lang w:val="en-US"/>
              </w:rPr>
            </w:pPr>
            <w:del w:id="4547" w:author="marpa" w:date="2026-10-25T15:27:16Z">
              <w:r>
                <w:rPr>
                  <w:rFonts w:hint="default" w:ascii="Courier New" w:hAnsi="Courier New" w:eastAsia="Courier New" w:cs="Courier New"/>
                  <w:color w:val="000000"/>
                  <w:sz w:val="16"/>
                  <w:szCs w:val="16"/>
                  <w:lang w:val="en-US"/>
                </w:rPr>
                <w:delText xml:space="preserve">    public double convertirLongitud(double valor, String origen, String destino) throws Exception {</w:delText>
              </w:r>
            </w:del>
          </w:p>
          <w:p w14:paraId="1DE05A34">
            <w:pPr>
              <w:spacing w:before="0" w:after="0" w:line="240" w:lineRule="auto"/>
              <w:rPr>
                <w:del w:id="4548" w:author="marpa" w:date="2026-10-25T15:27:16Z"/>
                <w:rFonts w:hint="default" w:ascii="Courier New" w:hAnsi="Courier New" w:eastAsia="Courier New" w:cs="Courier New"/>
                <w:color w:val="000000"/>
                <w:sz w:val="16"/>
                <w:szCs w:val="16"/>
                <w:lang w:val="en-US"/>
              </w:rPr>
            </w:pPr>
            <w:del w:id="4549" w:author="marpa" w:date="2026-10-25T15:27:16Z">
              <w:r>
                <w:rPr>
                  <w:rFonts w:hint="default" w:ascii="Courier New" w:hAnsi="Courier New" w:eastAsia="Courier New" w:cs="Courier New"/>
                  <w:color w:val="000000"/>
                  <w:sz w:val="16"/>
                  <w:szCs w:val="16"/>
                  <w:lang w:val="en-US"/>
                </w:rPr>
                <w:delText xml:space="preserve">        WSLongitud_Service service = new WSLongitud_Service();</w:delText>
              </w:r>
            </w:del>
          </w:p>
          <w:p w14:paraId="42F1414D">
            <w:pPr>
              <w:spacing w:before="0" w:after="0" w:line="240" w:lineRule="auto"/>
              <w:rPr>
                <w:del w:id="4550" w:author="marpa" w:date="2026-10-25T15:27:16Z"/>
                <w:rFonts w:hint="default" w:ascii="Courier New" w:hAnsi="Courier New" w:eastAsia="Courier New" w:cs="Courier New"/>
                <w:color w:val="000000"/>
                <w:sz w:val="16"/>
                <w:szCs w:val="16"/>
                <w:lang w:val="en-US"/>
              </w:rPr>
            </w:pPr>
            <w:del w:id="4551" w:author="marpa" w:date="2026-10-25T15:27:16Z">
              <w:r>
                <w:rPr>
                  <w:rFonts w:hint="default" w:ascii="Courier New" w:hAnsi="Courier New" w:eastAsia="Courier New" w:cs="Courier New"/>
                  <w:color w:val="000000"/>
                  <w:sz w:val="16"/>
                  <w:szCs w:val="16"/>
                  <w:lang w:val="en-US"/>
                </w:rPr>
                <w:delText xml:space="preserve">        return service.getWSLongitudPort().convertirLongitud(valor, origen, destino, token);</w:delText>
              </w:r>
            </w:del>
          </w:p>
          <w:p w14:paraId="3C62FA98">
            <w:pPr>
              <w:spacing w:before="0" w:after="0" w:line="240" w:lineRule="auto"/>
              <w:rPr>
                <w:del w:id="4552" w:author="marpa" w:date="2026-10-25T15:27:16Z"/>
                <w:rFonts w:hint="default" w:ascii="Courier New" w:hAnsi="Courier New" w:eastAsia="Courier New" w:cs="Courier New"/>
                <w:color w:val="000000"/>
                <w:sz w:val="16"/>
                <w:szCs w:val="16"/>
                <w:lang w:val="en-US"/>
              </w:rPr>
            </w:pPr>
            <w:del w:id="4553" w:author="marpa" w:date="2026-10-25T15:27:16Z">
              <w:r>
                <w:rPr>
                  <w:rFonts w:hint="default" w:ascii="Courier New" w:hAnsi="Courier New" w:eastAsia="Courier New" w:cs="Courier New"/>
                  <w:color w:val="000000"/>
                  <w:sz w:val="16"/>
                  <w:szCs w:val="16"/>
                  <w:lang w:val="en-US"/>
                </w:rPr>
                <w:delText xml:space="preserve">    }</w:delText>
              </w:r>
            </w:del>
          </w:p>
          <w:p w14:paraId="3C3467F8">
            <w:pPr>
              <w:spacing w:before="0" w:after="0" w:line="240" w:lineRule="auto"/>
              <w:rPr>
                <w:del w:id="4554" w:author="marpa" w:date="2026-10-25T15:27:16Z"/>
                <w:rFonts w:hint="default" w:ascii="Courier New" w:hAnsi="Courier New" w:eastAsia="Courier New" w:cs="Courier New"/>
                <w:color w:val="000000"/>
                <w:sz w:val="16"/>
                <w:szCs w:val="16"/>
                <w:lang w:val="en-US"/>
              </w:rPr>
            </w:pPr>
          </w:p>
          <w:p w14:paraId="41856B43">
            <w:pPr>
              <w:spacing w:before="0" w:after="0" w:line="240" w:lineRule="auto"/>
              <w:rPr>
                <w:del w:id="4555" w:author="marpa" w:date="2026-10-25T15:27:16Z"/>
                <w:rFonts w:hint="default" w:ascii="Courier New" w:hAnsi="Courier New" w:eastAsia="Courier New" w:cs="Courier New"/>
                <w:color w:val="000000"/>
                <w:sz w:val="16"/>
                <w:szCs w:val="16"/>
                <w:lang w:val="en-US"/>
              </w:rPr>
            </w:pPr>
            <w:del w:id="4556" w:author="marpa" w:date="2026-10-25T15:27:16Z">
              <w:r>
                <w:rPr>
                  <w:rFonts w:hint="default" w:ascii="Courier New" w:hAnsi="Courier New" w:eastAsia="Courier New" w:cs="Courier New"/>
                  <w:color w:val="000000"/>
                  <w:sz w:val="16"/>
                  <w:szCs w:val="16"/>
                  <w:lang w:val="en-US"/>
                </w:rPr>
                <w:delText xml:space="preserve">    public double convertirTemperatura(double valor, String origen, String destino) throws Exception {</w:delText>
              </w:r>
            </w:del>
          </w:p>
          <w:p w14:paraId="3670BED5">
            <w:pPr>
              <w:spacing w:before="0" w:after="0" w:line="240" w:lineRule="auto"/>
              <w:rPr>
                <w:del w:id="4557" w:author="marpa" w:date="2026-10-25T15:27:16Z"/>
                <w:rFonts w:hint="default" w:ascii="Courier New" w:hAnsi="Courier New" w:eastAsia="Courier New" w:cs="Courier New"/>
                <w:color w:val="000000"/>
                <w:sz w:val="16"/>
                <w:szCs w:val="16"/>
                <w:lang w:val="en-US"/>
              </w:rPr>
            </w:pPr>
            <w:del w:id="4558" w:author="marpa" w:date="2026-10-25T15:27:16Z">
              <w:r>
                <w:rPr>
                  <w:rFonts w:hint="default" w:ascii="Courier New" w:hAnsi="Courier New" w:eastAsia="Courier New" w:cs="Courier New"/>
                  <w:color w:val="000000"/>
                  <w:sz w:val="16"/>
                  <w:szCs w:val="16"/>
                  <w:lang w:val="en-US"/>
                </w:rPr>
                <w:delText xml:space="preserve">        WSTemperatura_Service service = new WSTemperatura_Service();</w:delText>
              </w:r>
            </w:del>
          </w:p>
          <w:p w14:paraId="1E55D4E3">
            <w:pPr>
              <w:spacing w:before="0" w:after="0" w:line="240" w:lineRule="auto"/>
              <w:rPr>
                <w:del w:id="4559" w:author="marpa" w:date="2026-10-25T15:27:16Z"/>
                <w:rFonts w:hint="default" w:ascii="Courier New" w:hAnsi="Courier New" w:eastAsia="Courier New" w:cs="Courier New"/>
                <w:color w:val="000000"/>
                <w:sz w:val="16"/>
                <w:szCs w:val="16"/>
                <w:lang w:val="en-US"/>
              </w:rPr>
            </w:pPr>
            <w:del w:id="4560" w:author="marpa" w:date="2026-10-25T15:27:16Z">
              <w:r>
                <w:rPr>
                  <w:rFonts w:hint="default" w:ascii="Courier New" w:hAnsi="Courier New" w:eastAsia="Courier New" w:cs="Courier New"/>
                  <w:color w:val="000000"/>
                  <w:sz w:val="16"/>
                  <w:szCs w:val="16"/>
                  <w:lang w:val="en-US"/>
                </w:rPr>
                <w:delText xml:space="preserve">        return service.getWSTemperaturaPort().convertirTemperatura(valor, origen, destino, token);</w:delText>
              </w:r>
            </w:del>
          </w:p>
          <w:p w14:paraId="5DD4C455">
            <w:pPr>
              <w:spacing w:before="0" w:after="0" w:line="240" w:lineRule="auto"/>
              <w:rPr>
                <w:del w:id="4561" w:author="marpa" w:date="2026-10-25T15:27:16Z"/>
                <w:rFonts w:hint="default" w:ascii="Courier New" w:hAnsi="Courier New" w:eastAsia="Courier New" w:cs="Courier New"/>
                <w:color w:val="000000"/>
                <w:sz w:val="16"/>
                <w:szCs w:val="16"/>
                <w:lang w:val="en-US"/>
              </w:rPr>
            </w:pPr>
            <w:del w:id="4562" w:author="marpa" w:date="2026-10-25T15:27:16Z">
              <w:r>
                <w:rPr>
                  <w:rFonts w:hint="default" w:ascii="Courier New" w:hAnsi="Courier New" w:eastAsia="Courier New" w:cs="Courier New"/>
                  <w:color w:val="000000"/>
                  <w:sz w:val="16"/>
                  <w:szCs w:val="16"/>
                  <w:lang w:val="en-US"/>
                </w:rPr>
                <w:delText xml:space="preserve">    }</w:delText>
              </w:r>
            </w:del>
          </w:p>
          <w:p w14:paraId="467CCFBD">
            <w:pPr>
              <w:spacing w:before="0" w:after="0" w:line="240" w:lineRule="auto"/>
              <w:rPr>
                <w:del w:id="4563" w:author="marpa" w:date="2026-10-25T15:27:16Z"/>
                <w:rFonts w:hint="default" w:ascii="Courier New" w:hAnsi="Courier New" w:eastAsia="Courier New" w:cs="Courier New"/>
                <w:color w:val="000000"/>
                <w:sz w:val="16"/>
                <w:szCs w:val="16"/>
                <w:lang w:val="en-US"/>
              </w:rPr>
            </w:pPr>
          </w:p>
          <w:p w14:paraId="3D3A5DDA">
            <w:pPr>
              <w:spacing w:before="0" w:after="0" w:line="240" w:lineRule="auto"/>
              <w:rPr>
                <w:del w:id="4564" w:author="marpa" w:date="2026-10-25T15:27:16Z"/>
                <w:rFonts w:hint="default" w:ascii="Courier New" w:hAnsi="Courier New" w:eastAsia="Courier New" w:cs="Courier New"/>
                <w:color w:val="000000"/>
                <w:sz w:val="16"/>
                <w:szCs w:val="16"/>
                <w:lang w:val="en-US"/>
              </w:rPr>
            </w:pPr>
            <w:del w:id="4565" w:author="marpa" w:date="2026-10-25T15:27:16Z">
              <w:r>
                <w:rPr>
                  <w:rFonts w:hint="default" w:ascii="Courier New" w:hAnsi="Courier New" w:eastAsia="Courier New" w:cs="Courier New"/>
                  <w:color w:val="000000"/>
                  <w:sz w:val="16"/>
                  <w:szCs w:val="16"/>
                  <w:lang w:val="en-US"/>
                </w:rPr>
                <w:delText xml:space="preserve">    public double convertirMasa(double valor, String origen, String destino) throws Exception {</w:delText>
              </w:r>
            </w:del>
          </w:p>
          <w:p w14:paraId="032F4605">
            <w:pPr>
              <w:spacing w:before="0" w:after="0" w:line="240" w:lineRule="auto"/>
              <w:rPr>
                <w:del w:id="4566" w:author="marpa" w:date="2026-10-25T15:27:16Z"/>
                <w:rFonts w:hint="default" w:ascii="Courier New" w:hAnsi="Courier New" w:eastAsia="Courier New" w:cs="Courier New"/>
                <w:color w:val="000000"/>
                <w:sz w:val="16"/>
                <w:szCs w:val="16"/>
                <w:lang w:val="en-US"/>
              </w:rPr>
            </w:pPr>
            <w:del w:id="4567" w:author="marpa" w:date="2026-10-25T15:27:16Z">
              <w:r>
                <w:rPr>
                  <w:rFonts w:hint="default" w:ascii="Courier New" w:hAnsi="Courier New" w:eastAsia="Courier New" w:cs="Courier New"/>
                  <w:color w:val="000000"/>
                  <w:sz w:val="16"/>
                  <w:szCs w:val="16"/>
                  <w:lang w:val="en-US"/>
                </w:rPr>
                <w:delText xml:space="preserve">        WSMasa_Service service = new WSMasa_Service();</w:delText>
              </w:r>
            </w:del>
          </w:p>
          <w:p w14:paraId="479DEEC7">
            <w:pPr>
              <w:spacing w:before="0" w:after="0" w:line="240" w:lineRule="auto"/>
              <w:rPr>
                <w:del w:id="4568" w:author="marpa" w:date="2026-10-25T15:27:16Z"/>
                <w:rFonts w:hint="default" w:ascii="Courier New" w:hAnsi="Courier New" w:eastAsia="Courier New" w:cs="Courier New"/>
                <w:color w:val="000000"/>
                <w:sz w:val="16"/>
                <w:szCs w:val="16"/>
                <w:lang w:val="en-US"/>
              </w:rPr>
            </w:pPr>
            <w:del w:id="4569" w:author="marpa" w:date="2026-10-25T15:27:16Z">
              <w:r>
                <w:rPr>
                  <w:rFonts w:hint="default" w:ascii="Courier New" w:hAnsi="Courier New" w:eastAsia="Courier New" w:cs="Courier New"/>
                  <w:color w:val="000000"/>
                  <w:sz w:val="16"/>
                  <w:szCs w:val="16"/>
                  <w:lang w:val="en-US"/>
                </w:rPr>
                <w:delText xml:space="preserve">        return service.getWSMasaPort().convertirMasa(valor, origen, destino, token);</w:delText>
              </w:r>
            </w:del>
          </w:p>
          <w:p w14:paraId="10DE34A5">
            <w:pPr>
              <w:spacing w:before="0" w:after="0" w:line="240" w:lineRule="auto"/>
              <w:rPr>
                <w:del w:id="4570" w:author="marpa" w:date="2026-10-25T15:27:16Z"/>
                <w:rFonts w:hint="default" w:ascii="Courier New" w:hAnsi="Courier New" w:eastAsia="Courier New" w:cs="Courier New"/>
                <w:color w:val="000000"/>
                <w:sz w:val="16"/>
                <w:szCs w:val="16"/>
                <w:lang w:val="en-US"/>
              </w:rPr>
            </w:pPr>
            <w:del w:id="4571" w:author="marpa" w:date="2026-10-25T15:27:16Z">
              <w:r>
                <w:rPr>
                  <w:rFonts w:hint="default" w:ascii="Courier New" w:hAnsi="Courier New" w:eastAsia="Courier New" w:cs="Courier New"/>
                  <w:color w:val="000000"/>
                  <w:sz w:val="16"/>
                  <w:szCs w:val="16"/>
                  <w:lang w:val="en-US"/>
                </w:rPr>
                <w:delText xml:space="preserve">    }</w:delText>
              </w:r>
            </w:del>
          </w:p>
          <w:p w14:paraId="37965B15">
            <w:pPr>
              <w:spacing w:before="0" w:after="0" w:line="240" w:lineRule="auto"/>
              <w:rPr>
                <w:rFonts w:hint="default" w:ascii="Courier New" w:hAnsi="Courier New" w:eastAsia="Courier New" w:cs="Courier New"/>
                <w:color w:val="000000"/>
                <w:sz w:val="16"/>
                <w:szCs w:val="16"/>
                <w:lang w:val="en-US"/>
              </w:rPr>
            </w:pPr>
            <w:del w:id="4572" w:author="marpa" w:date="2026-10-25T15:27:16Z">
              <w:r>
                <w:rPr>
                  <w:rFonts w:hint="default" w:ascii="Courier New" w:hAnsi="Courier New" w:eastAsia="Courier New" w:cs="Courier New"/>
                  <w:color w:val="000000"/>
                  <w:sz w:val="16"/>
                  <w:szCs w:val="16"/>
                  <w:lang w:val="en-US"/>
                </w:rPr>
                <w:delText>}</w:delText>
              </w:r>
            </w:del>
          </w:p>
        </w:tc>
      </w:tr>
    </w:tbl>
    <w:p w14:paraId="3FAF9C36">
      <w:pPr>
        <w:pStyle w:val="6"/>
        <w:rPr>
          <w:ins w:id="4573" w:author="marpa" w:date="2026-10-25T15:24:20Z"/>
        </w:rPr>
      </w:pPr>
      <w:ins w:id="4574" w:author="marpa" w:date="2026-10-25T15:24:20Z">
        <w:r>
          <w:rPr/>
          <w:t xml:space="preserve">Tabla </w:t>
        </w:r>
      </w:ins>
      <w:ins w:id="4575" w:author="marpa" w:date="2026-10-25T15:24:20Z">
        <w:r>
          <w:rPr>
            <w:rFonts w:hint="default"/>
            <w:lang w:val="es-EC"/>
          </w:rPr>
          <w:t>2</w:t>
        </w:r>
      </w:ins>
      <w:ins w:id="4576" w:author="marpa" w:date="2026-10-25T15:27:42Z">
        <w:r>
          <w:rPr>
            <w:rFonts w:hint="default"/>
            <w:lang w:val="es-EC"/>
          </w:rPr>
          <w:t>2</w:t>
        </w:r>
      </w:ins>
      <w:ins w:id="4577" w:author="marpa" w:date="2026-10-25T15:24:20Z">
        <w:r>
          <w:rPr/>
          <w:t xml:space="preserve">. Clase </w:t>
        </w:r>
      </w:ins>
      <w:ins w:id="4578" w:author="marpa" w:date="2026-10-25T15:27:52Z">
        <w:r>
          <w:rPr>
            <w:rFonts w:hint="default"/>
          </w:rPr>
          <w:t>SoapConfig</w:t>
        </w:r>
      </w:ins>
      <w:ins w:id="4579" w:author="marpa" w:date="2026-10-25T15:24:20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41D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580" w:author="marpa" w:date="2026-10-25T15:24:20Z"/>
        </w:trPr>
        <w:tc>
          <w:tcPr>
            <w:tcW w:w="8494" w:type="dxa"/>
            <w:shd w:val="clear" w:color="auto" w:fill="D9D9D9"/>
          </w:tcPr>
          <w:p w14:paraId="02416F14">
            <w:pPr>
              <w:spacing w:before="0" w:after="0" w:line="240" w:lineRule="auto"/>
              <w:rPr>
                <w:ins w:id="4581" w:author="marpa" w:date="2026-10-25T15:27:56Z"/>
                <w:rFonts w:hint="default" w:ascii="Courier New" w:hAnsi="Courier New" w:eastAsia="Courier New" w:cs="Courier New"/>
                <w:color w:val="000000"/>
                <w:sz w:val="16"/>
                <w:szCs w:val="16"/>
                <w:lang w:val="es-EC"/>
              </w:rPr>
            </w:pPr>
            <w:ins w:id="4582" w:author="marpa" w:date="2026-10-25T15:27:56Z">
              <w:r>
                <w:rPr>
                  <w:rFonts w:hint="default" w:ascii="Courier New" w:hAnsi="Courier New" w:eastAsia="Courier New" w:cs="Courier New"/>
                  <w:color w:val="000000"/>
                  <w:sz w:val="16"/>
                  <w:szCs w:val="16"/>
                  <w:lang w:val="es-EC"/>
                </w:rPr>
                <w:t>package ec.edu.monster.configuracion;</w:t>
              </w:r>
            </w:ins>
          </w:p>
          <w:p w14:paraId="792DE9FD">
            <w:pPr>
              <w:spacing w:before="0" w:after="0" w:line="240" w:lineRule="auto"/>
              <w:rPr>
                <w:ins w:id="4583" w:author="marpa" w:date="2026-10-25T15:27:56Z"/>
                <w:rFonts w:hint="default" w:ascii="Courier New" w:hAnsi="Courier New" w:eastAsia="Courier New" w:cs="Courier New"/>
                <w:color w:val="000000"/>
                <w:sz w:val="16"/>
                <w:szCs w:val="16"/>
                <w:lang w:val="es-EC"/>
              </w:rPr>
            </w:pPr>
          </w:p>
          <w:p w14:paraId="0261E714">
            <w:pPr>
              <w:spacing w:before="0" w:after="0" w:line="240" w:lineRule="auto"/>
              <w:rPr>
                <w:ins w:id="4584" w:author="marpa" w:date="2026-10-25T15:27:56Z"/>
                <w:rFonts w:hint="default" w:ascii="Courier New" w:hAnsi="Courier New" w:eastAsia="Courier New" w:cs="Courier New"/>
                <w:color w:val="000000"/>
                <w:sz w:val="16"/>
                <w:szCs w:val="16"/>
                <w:lang w:val="es-EC"/>
              </w:rPr>
            </w:pPr>
            <w:ins w:id="4585" w:author="marpa" w:date="2026-10-25T15:27:56Z">
              <w:r>
                <w:rPr>
                  <w:rFonts w:hint="default" w:ascii="Courier New" w:hAnsi="Courier New" w:eastAsia="Courier New" w:cs="Courier New"/>
                  <w:color w:val="000000"/>
                  <w:sz w:val="16"/>
                  <w:szCs w:val="16"/>
                  <w:lang w:val="es-EC"/>
                </w:rPr>
                <w:t>import io.github.cdimascio.dotenv.Dotenv;</w:t>
              </w:r>
            </w:ins>
          </w:p>
          <w:p w14:paraId="1CEF5053">
            <w:pPr>
              <w:spacing w:before="0" w:after="0" w:line="240" w:lineRule="auto"/>
              <w:rPr>
                <w:ins w:id="4586" w:author="marpa" w:date="2026-10-25T15:27:56Z"/>
                <w:rFonts w:hint="default" w:ascii="Courier New" w:hAnsi="Courier New" w:eastAsia="Courier New" w:cs="Courier New"/>
                <w:color w:val="000000"/>
                <w:sz w:val="16"/>
                <w:szCs w:val="16"/>
                <w:lang w:val="es-EC"/>
              </w:rPr>
            </w:pPr>
            <w:ins w:id="4587" w:author="marpa" w:date="2026-10-25T15:27:56Z">
              <w:r>
                <w:rPr>
                  <w:rFonts w:hint="default" w:ascii="Courier New" w:hAnsi="Courier New" w:eastAsia="Courier New" w:cs="Courier New"/>
                  <w:color w:val="000000"/>
                  <w:sz w:val="16"/>
                  <w:szCs w:val="16"/>
                  <w:lang w:val="es-EC"/>
                </w:rPr>
                <w:t>import java.io.File;</w:t>
              </w:r>
            </w:ins>
          </w:p>
          <w:p w14:paraId="1735F8CD">
            <w:pPr>
              <w:spacing w:before="0" w:after="0" w:line="240" w:lineRule="auto"/>
              <w:rPr>
                <w:ins w:id="4588" w:author="marpa" w:date="2026-10-25T15:27:56Z"/>
                <w:rFonts w:hint="default" w:ascii="Courier New" w:hAnsi="Courier New" w:eastAsia="Courier New" w:cs="Courier New"/>
                <w:color w:val="000000"/>
                <w:sz w:val="16"/>
                <w:szCs w:val="16"/>
                <w:lang w:val="es-EC"/>
              </w:rPr>
            </w:pPr>
            <w:ins w:id="4589" w:author="marpa" w:date="2026-10-25T15:27:56Z">
              <w:r>
                <w:rPr>
                  <w:rFonts w:hint="default" w:ascii="Courier New" w:hAnsi="Courier New" w:eastAsia="Courier New" w:cs="Courier New"/>
                  <w:color w:val="000000"/>
                  <w:sz w:val="16"/>
                  <w:szCs w:val="16"/>
                  <w:lang w:val="es-EC"/>
                </w:rPr>
                <w:t>import java.net.URISyntaxException;</w:t>
              </w:r>
            </w:ins>
          </w:p>
          <w:p w14:paraId="01EDF180">
            <w:pPr>
              <w:spacing w:before="0" w:after="0" w:line="240" w:lineRule="auto"/>
              <w:rPr>
                <w:ins w:id="4590" w:author="marpa" w:date="2026-10-25T15:27:56Z"/>
                <w:rFonts w:hint="default" w:ascii="Courier New" w:hAnsi="Courier New" w:eastAsia="Courier New" w:cs="Courier New"/>
                <w:color w:val="000000"/>
                <w:sz w:val="16"/>
                <w:szCs w:val="16"/>
                <w:lang w:val="es-EC"/>
              </w:rPr>
            </w:pPr>
            <w:ins w:id="4591" w:author="marpa" w:date="2026-10-25T15:27:56Z">
              <w:r>
                <w:rPr>
                  <w:rFonts w:hint="default" w:ascii="Courier New" w:hAnsi="Courier New" w:eastAsia="Courier New" w:cs="Courier New"/>
                  <w:color w:val="000000"/>
                  <w:sz w:val="16"/>
                  <w:szCs w:val="16"/>
                  <w:lang w:val="es-EC"/>
                </w:rPr>
                <w:t>import java.net.MalformedURLException;</w:t>
              </w:r>
            </w:ins>
          </w:p>
          <w:p w14:paraId="617736AE">
            <w:pPr>
              <w:spacing w:before="0" w:after="0" w:line="240" w:lineRule="auto"/>
              <w:rPr>
                <w:ins w:id="4592" w:author="marpa" w:date="2026-10-25T15:27:56Z"/>
                <w:rFonts w:hint="default" w:ascii="Courier New" w:hAnsi="Courier New" w:eastAsia="Courier New" w:cs="Courier New"/>
                <w:color w:val="000000"/>
                <w:sz w:val="16"/>
                <w:szCs w:val="16"/>
                <w:lang w:val="es-EC"/>
              </w:rPr>
            </w:pPr>
            <w:ins w:id="4593" w:author="marpa" w:date="2026-10-25T15:27:56Z">
              <w:r>
                <w:rPr>
                  <w:rFonts w:hint="default" w:ascii="Courier New" w:hAnsi="Courier New" w:eastAsia="Courier New" w:cs="Courier New"/>
                  <w:color w:val="000000"/>
                  <w:sz w:val="16"/>
                  <w:szCs w:val="16"/>
                  <w:lang w:val="es-EC"/>
                </w:rPr>
                <w:t>import java.net.URL;</w:t>
              </w:r>
            </w:ins>
          </w:p>
          <w:p w14:paraId="18658D77">
            <w:pPr>
              <w:spacing w:before="0" w:after="0" w:line="240" w:lineRule="auto"/>
              <w:rPr>
                <w:ins w:id="4594" w:author="marpa" w:date="2026-10-25T15:27:56Z"/>
                <w:rFonts w:hint="default" w:ascii="Courier New" w:hAnsi="Courier New" w:eastAsia="Courier New" w:cs="Courier New"/>
                <w:color w:val="000000"/>
                <w:sz w:val="16"/>
                <w:szCs w:val="16"/>
                <w:lang w:val="es-EC"/>
              </w:rPr>
            </w:pPr>
          </w:p>
          <w:p w14:paraId="4CF90F47">
            <w:pPr>
              <w:spacing w:before="0" w:after="0" w:line="240" w:lineRule="auto"/>
              <w:rPr>
                <w:ins w:id="4595" w:author="marpa" w:date="2026-10-25T15:27:56Z"/>
                <w:rFonts w:hint="default" w:ascii="Courier New" w:hAnsi="Courier New" w:eastAsia="Courier New" w:cs="Courier New"/>
                <w:color w:val="000000"/>
                <w:sz w:val="16"/>
                <w:szCs w:val="16"/>
                <w:lang w:val="es-EC"/>
              </w:rPr>
            </w:pPr>
            <w:ins w:id="4596" w:author="marpa" w:date="2026-10-25T15:27:56Z">
              <w:r>
                <w:rPr>
                  <w:rFonts w:hint="default" w:ascii="Courier New" w:hAnsi="Courier New" w:eastAsia="Courier New" w:cs="Courier New"/>
                  <w:color w:val="000000"/>
                  <w:sz w:val="16"/>
                  <w:szCs w:val="16"/>
                  <w:lang w:val="es-EC"/>
                </w:rPr>
                <w:t>/** Lee la configuración del servicio sin dejar direcciones dentro del código. */</w:t>
              </w:r>
            </w:ins>
          </w:p>
          <w:p w14:paraId="2CCFE727">
            <w:pPr>
              <w:spacing w:before="0" w:after="0" w:line="240" w:lineRule="auto"/>
              <w:rPr>
                <w:ins w:id="4597" w:author="marpa" w:date="2026-10-25T15:27:56Z"/>
                <w:rFonts w:hint="default" w:ascii="Courier New" w:hAnsi="Courier New" w:eastAsia="Courier New" w:cs="Courier New"/>
                <w:color w:val="000000"/>
                <w:sz w:val="16"/>
                <w:szCs w:val="16"/>
                <w:lang w:val="es-EC"/>
              </w:rPr>
            </w:pPr>
            <w:ins w:id="4598" w:author="marpa" w:date="2026-10-25T15:27:56Z">
              <w:r>
                <w:rPr>
                  <w:rFonts w:hint="default" w:ascii="Courier New" w:hAnsi="Courier New" w:eastAsia="Courier New" w:cs="Courier New"/>
                  <w:color w:val="000000"/>
                  <w:sz w:val="16"/>
                  <w:szCs w:val="16"/>
                  <w:lang w:val="es-EC"/>
                </w:rPr>
                <w:t>public final class SoapConfig {</w:t>
              </w:r>
            </w:ins>
          </w:p>
          <w:p w14:paraId="547BAF6C">
            <w:pPr>
              <w:spacing w:before="0" w:after="0" w:line="240" w:lineRule="auto"/>
              <w:rPr>
                <w:ins w:id="4599" w:author="marpa" w:date="2026-10-25T15:27:56Z"/>
                <w:rFonts w:hint="default" w:ascii="Courier New" w:hAnsi="Courier New" w:eastAsia="Courier New" w:cs="Courier New"/>
                <w:color w:val="000000"/>
                <w:sz w:val="16"/>
                <w:szCs w:val="16"/>
                <w:lang w:val="es-EC"/>
              </w:rPr>
            </w:pPr>
            <w:ins w:id="4600" w:author="marpa" w:date="2026-10-25T15:27:56Z">
              <w:r>
                <w:rPr>
                  <w:rFonts w:hint="default" w:ascii="Courier New" w:hAnsi="Courier New" w:eastAsia="Courier New" w:cs="Courier New"/>
                  <w:color w:val="000000"/>
                  <w:sz w:val="16"/>
                  <w:szCs w:val="16"/>
                  <w:lang w:val="es-EC"/>
                </w:rPr>
                <w:t xml:space="preserve">    private static final String ARCHIVO_ENV = ".development.env";</w:t>
              </w:r>
            </w:ins>
          </w:p>
          <w:p w14:paraId="43743A07">
            <w:pPr>
              <w:spacing w:before="0" w:after="0" w:line="240" w:lineRule="auto"/>
              <w:rPr>
                <w:ins w:id="4601" w:author="marpa" w:date="2026-10-25T15:27:56Z"/>
                <w:rFonts w:hint="default" w:ascii="Courier New" w:hAnsi="Courier New" w:eastAsia="Courier New" w:cs="Courier New"/>
                <w:color w:val="000000"/>
                <w:sz w:val="16"/>
                <w:szCs w:val="16"/>
                <w:lang w:val="es-EC"/>
              </w:rPr>
            </w:pPr>
            <w:ins w:id="4602" w:author="marpa" w:date="2026-10-25T15:27:56Z">
              <w:r>
                <w:rPr>
                  <w:rFonts w:hint="default" w:ascii="Courier New" w:hAnsi="Courier New" w:eastAsia="Courier New" w:cs="Courier New"/>
                  <w:color w:val="000000"/>
                  <w:sz w:val="16"/>
                  <w:szCs w:val="16"/>
                  <w:lang w:val="es-EC"/>
                </w:rPr>
                <w:t xml:space="preserve">    private static final Dotenv ENV = Dotenv.configure()</w:t>
              </w:r>
            </w:ins>
          </w:p>
          <w:p w14:paraId="7EB85308">
            <w:pPr>
              <w:spacing w:before="0" w:after="0" w:line="240" w:lineRule="auto"/>
              <w:rPr>
                <w:ins w:id="4603" w:author="marpa" w:date="2026-10-25T15:27:56Z"/>
                <w:rFonts w:hint="default" w:ascii="Courier New" w:hAnsi="Courier New" w:eastAsia="Courier New" w:cs="Courier New"/>
                <w:color w:val="000000"/>
                <w:sz w:val="16"/>
                <w:szCs w:val="16"/>
                <w:lang w:val="es-EC"/>
              </w:rPr>
            </w:pPr>
            <w:ins w:id="4604" w:author="marpa" w:date="2026-10-25T15:27:56Z">
              <w:r>
                <w:rPr>
                  <w:rFonts w:hint="default" w:ascii="Courier New" w:hAnsi="Courier New" w:eastAsia="Courier New" w:cs="Courier New"/>
                  <w:color w:val="000000"/>
                  <w:sz w:val="16"/>
                  <w:szCs w:val="16"/>
                  <w:lang w:val="es-EC"/>
                </w:rPr>
                <w:t xml:space="preserve">            .directory(ubicarDirectorio())</w:t>
              </w:r>
            </w:ins>
          </w:p>
          <w:p w14:paraId="1B3212DF">
            <w:pPr>
              <w:spacing w:before="0" w:after="0" w:line="240" w:lineRule="auto"/>
              <w:rPr>
                <w:ins w:id="4605" w:author="marpa" w:date="2026-10-25T15:27:56Z"/>
                <w:rFonts w:hint="default" w:ascii="Courier New" w:hAnsi="Courier New" w:eastAsia="Courier New" w:cs="Courier New"/>
                <w:color w:val="000000"/>
                <w:sz w:val="16"/>
                <w:szCs w:val="16"/>
                <w:lang w:val="es-EC"/>
              </w:rPr>
            </w:pPr>
            <w:ins w:id="4606" w:author="marpa" w:date="2026-10-25T15:27:56Z">
              <w:r>
                <w:rPr>
                  <w:rFonts w:hint="default" w:ascii="Courier New" w:hAnsi="Courier New" w:eastAsia="Courier New" w:cs="Courier New"/>
                  <w:color w:val="000000"/>
                  <w:sz w:val="16"/>
                  <w:szCs w:val="16"/>
                  <w:lang w:val="es-EC"/>
                </w:rPr>
                <w:t xml:space="preserve">            .filename(ARCHIVO_ENV)</w:t>
              </w:r>
            </w:ins>
          </w:p>
          <w:p w14:paraId="277A90F4">
            <w:pPr>
              <w:spacing w:before="0" w:after="0" w:line="240" w:lineRule="auto"/>
              <w:rPr>
                <w:ins w:id="4607" w:author="marpa" w:date="2026-10-25T15:27:56Z"/>
                <w:rFonts w:hint="default" w:ascii="Courier New" w:hAnsi="Courier New" w:eastAsia="Courier New" w:cs="Courier New"/>
                <w:color w:val="000000"/>
                <w:sz w:val="16"/>
                <w:szCs w:val="16"/>
                <w:lang w:val="es-EC"/>
              </w:rPr>
            </w:pPr>
            <w:ins w:id="4608" w:author="marpa" w:date="2026-10-25T15:27:56Z">
              <w:r>
                <w:rPr>
                  <w:rFonts w:hint="default" w:ascii="Courier New" w:hAnsi="Courier New" w:eastAsia="Courier New" w:cs="Courier New"/>
                  <w:color w:val="000000"/>
                  <w:sz w:val="16"/>
                  <w:szCs w:val="16"/>
                  <w:lang w:val="es-EC"/>
                </w:rPr>
                <w:t xml:space="preserve">            .ignoreIfMissing()</w:t>
              </w:r>
            </w:ins>
          </w:p>
          <w:p w14:paraId="0648CA86">
            <w:pPr>
              <w:spacing w:before="0" w:after="0" w:line="240" w:lineRule="auto"/>
              <w:rPr>
                <w:ins w:id="4609" w:author="marpa" w:date="2026-10-25T15:27:56Z"/>
                <w:rFonts w:hint="default" w:ascii="Courier New" w:hAnsi="Courier New" w:eastAsia="Courier New" w:cs="Courier New"/>
                <w:color w:val="000000"/>
                <w:sz w:val="16"/>
                <w:szCs w:val="16"/>
                <w:lang w:val="es-EC"/>
              </w:rPr>
            </w:pPr>
            <w:ins w:id="4610" w:author="marpa" w:date="2026-10-25T15:27:56Z">
              <w:r>
                <w:rPr>
                  <w:rFonts w:hint="default" w:ascii="Courier New" w:hAnsi="Courier New" w:eastAsia="Courier New" w:cs="Courier New"/>
                  <w:color w:val="000000"/>
                  <w:sz w:val="16"/>
                  <w:szCs w:val="16"/>
                  <w:lang w:val="es-EC"/>
                </w:rPr>
                <w:t xml:space="preserve">            .load();</w:t>
              </w:r>
            </w:ins>
          </w:p>
          <w:p w14:paraId="40ABB537">
            <w:pPr>
              <w:spacing w:before="0" w:after="0" w:line="240" w:lineRule="auto"/>
              <w:rPr>
                <w:ins w:id="4611" w:author="marpa" w:date="2026-10-25T15:27:56Z"/>
                <w:rFonts w:hint="default" w:ascii="Courier New" w:hAnsi="Courier New" w:eastAsia="Courier New" w:cs="Courier New"/>
                <w:color w:val="000000"/>
                <w:sz w:val="16"/>
                <w:szCs w:val="16"/>
                <w:lang w:val="es-EC"/>
              </w:rPr>
            </w:pPr>
          </w:p>
          <w:p w14:paraId="45261C78">
            <w:pPr>
              <w:spacing w:before="0" w:after="0" w:line="240" w:lineRule="auto"/>
              <w:rPr>
                <w:ins w:id="4612" w:author="marpa" w:date="2026-10-25T15:27:56Z"/>
                <w:rFonts w:hint="default" w:ascii="Courier New" w:hAnsi="Courier New" w:eastAsia="Courier New" w:cs="Courier New"/>
                <w:color w:val="000000"/>
                <w:sz w:val="16"/>
                <w:szCs w:val="16"/>
                <w:lang w:val="es-EC"/>
              </w:rPr>
            </w:pPr>
            <w:ins w:id="4613" w:author="marpa" w:date="2026-10-25T15:27:56Z">
              <w:r>
                <w:rPr>
                  <w:rFonts w:hint="default" w:ascii="Courier New" w:hAnsi="Courier New" w:eastAsia="Courier New" w:cs="Courier New"/>
                  <w:color w:val="000000"/>
                  <w:sz w:val="16"/>
                  <w:szCs w:val="16"/>
                  <w:lang w:val="es-EC"/>
                </w:rPr>
                <w:t xml:space="preserve">    private SoapConfig() { }</w:t>
              </w:r>
            </w:ins>
          </w:p>
          <w:p w14:paraId="15EE64A7">
            <w:pPr>
              <w:spacing w:before="0" w:after="0" w:line="240" w:lineRule="auto"/>
              <w:rPr>
                <w:ins w:id="4614" w:author="marpa" w:date="2026-10-25T15:27:56Z"/>
                <w:rFonts w:hint="default" w:ascii="Courier New" w:hAnsi="Courier New" w:eastAsia="Courier New" w:cs="Courier New"/>
                <w:color w:val="000000"/>
                <w:sz w:val="16"/>
                <w:szCs w:val="16"/>
                <w:lang w:val="es-EC"/>
              </w:rPr>
            </w:pPr>
          </w:p>
          <w:p w14:paraId="188075B1">
            <w:pPr>
              <w:spacing w:before="0" w:after="0" w:line="240" w:lineRule="auto"/>
              <w:rPr>
                <w:ins w:id="4615" w:author="marpa" w:date="2026-10-25T15:27:56Z"/>
                <w:rFonts w:hint="default" w:ascii="Courier New" w:hAnsi="Courier New" w:eastAsia="Courier New" w:cs="Courier New"/>
                <w:color w:val="000000"/>
                <w:sz w:val="16"/>
                <w:szCs w:val="16"/>
                <w:lang w:val="es-EC"/>
              </w:rPr>
            </w:pPr>
            <w:ins w:id="4616" w:author="marpa" w:date="2026-10-25T15:27:56Z">
              <w:r>
                <w:rPr>
                  <w:rFonts w:hint="default" w:ascii="Courier New" w:hAnsi="Courier New" w:eastAsia="Courier New" w:cs="Courier New"/>
                  <w:color w:val="000000"/>
                  <w:sz w:val="16"/>
                  <w:szCs w:val="16"/>
                  <w:lang w:val="es-EC"/>
                </w:rPr>
                <w:t xml:space="preserve">    private static String ubicarDirectorio() {</w:t>
              </w:r>
            </w:ins>
          </w:p>
          <w:p w14:paraId="50DC1235">
            <w:pPr>
              <w:spacing w:before="0" w:after="0" w:line="240" w:lineRule="auto"/>
              <w:rPr>
                <w:ins w:id="4617" w:author="marpa" w:date="2026-10-25T15:27:56Z"/>
                <w:rFonts w:hint="default" w:ascii="Courier New" w:hAnsi="Courier New" w:eastAsia="Courier New" w:cs="Courier New"/>
                <w:color w:val="000000"/>
                <w:sz w:val="16"/>
                <w:szCs w:val="16"/>
                <w:lang w:val="es-EC"/>
              </w:rPr>
            </w:pPr>
            <w:ins w:id="4618" w:author="marpa" w:date="2026-10-25T15:27:56Z">
              <w:r>
                <w:rPr>
                  <w:rFonts w:hint="default" w:ascii="Courier New" w:hAnsi="Courier New" w:eastAsia="Courier New" w:cs="Courier New"/>
                  <w:color w:val="000000"/>
                  <w:sz w:val="16"/>
                  <w:szCs w:val="16"/>
                  <w:lang w:val="es-EC"/>
                </w:rPr>
                <w:t xml:space="preserve">        if (new File(ARCHIVO_ENV).isFile()) return ".";</w:t>
              </w:r>
            </w:ins>
          </w:p>
          <w:p w14:paraId="676E6808">
            <w:pPr>
              <w:spacing w:before="0" w:after="0" w:line="240" w:lineRule="auto"/>
              <w:rPr>
                <w:ins w:id="4619" w:author="marpa" w:date="2026-10-25T15:27:56Z"/>
                <w:rFonts w:hint="default" w:ascii="Courier New" w:hAnsi="Courier New" w:eastAsia="Courier New" w:cs="Courier New"/>
                <w:color w:val="000000"/>
                <w:sz w:val="16"/>
                <w:szCs w:val="16"/>
                <w:lang w:val="es-EC"/>
              </w:rPr>
            </w:pPr>
            <w:ins w:id="4620" w:author="marpa" w:date="2026-10-25T15:27:56Z">
              <w:r>
                <w:rPr>
                  <w:rFonts w:hint="default" w:ascii="Courier New" w:hAnsi="Courier New" w:eastAsia="Courier New" w:cs="Courier New"/>
                  <w:color w:val="000000"/>
                  <w:sz w:val="16"/>
                  <w:szCs w:val="16"/>
                  <w:lang w:val="es-EC"/>
                </w:rPr>
                <w:t xml:space="preserve">        try {</w:t>
              </w:r>
            </w:ins>
          </w:p>
          <w:p w14:paraId="610A9FB6">
            <w:pPr>
              <w:spacing w:before="0" w:after="0" w:line="240" w:lineRule="auto"/>
              <w:rPr>
                <w:ins w:id="4621" w:author="marpa" w:date="2026-10-25T15:27:56Z"/>
                <w:rFonts w:hint="default" w:ascii="Courier New" w:hAnsi="Courier New" w:eastAsia="Courier New" w:cs="Courier New"/>
                <w:color w:val="000000"/>
                <w:sz w:val="16"/>
                <w:szCs w:val="16"/>
                <w:lang w:val="es-EC"/>
              </w:rPr>
            </w:pPr>
            <w:ins w:id="4622" w:author="marpa" w:date="2026-10-25T15:27:56Z">
              <w:r>
                <w:rPr>
                  <w:rFonts w:hint="default" w:ascii="Courier New" w:hAnsi="Courier New" w:eastAsia="Courier New" w:cs="Courier New"/>
                  <w:color w:val="000000"/>
                  <w:sz w:val="16"/>
                  <w:szCs w:val="16"/>
                  <w:lang w:val="es-EC"/>
                </w:rPr>
                <w:t xml:space="preserve">            var recurso = SoapConfig.class.getResource("/" + ARCHIVO_ENV);</w:t>
              </w:r>
            </w:ins>
          </w:p>
          <w:p w14:paraId="29570750">
            <w:pPr>
              <w:spacing w:before="0" w:after="0" w:line="240" w:lineRule="auto"/>
              <w:rPr>
                <w:ins w:id="4623" w:author="marpa" w:date="2026-10-25T15:27:56Z"/>
                <w:rFonts w:hint="default" w:ascii="Courier New" w:hAnsi="Courier New" w:eastAsia="Courier New" w:cs="Courier New"/>
                <w:color w:val="000000"/>
                <w:sz w:val="16"/>
                <w:szCs w:val="16"/>
                <w:lang w:val="es-EC"/>
              </w:rPr>
            </w:pPr>
            <w:ins w:id="4624" w:author="marpa" w:date="2026-10-25T15:27:56Z">
              <w:r>
                <w:rPr>
                  <w:rFonts w:hint="default" w:ascii="Courier New" w:hAnsi="Courier New" w:eastAsia="Courier New" w:cs="Courier New"/>
                  <w:color w:val="000000"/>
                  <w:sz w:val="16"/>
                  <w:szCs w:val="16"/>
                  <w:lang w:val="es-EC"/>
                </w:rPr>
                <w:t xml:space="preserve">            if (recurso != null &amp;&amp; "file".equalsIgnoreCase(recurso.getProtocol())) {</w:t>
              </w:r>
            </w:ins>
          </w:p>
          <w:p w14:paraId="6A748B3D">
            <w:pPr>
              <w:spacing w:before="0" w:after="0" w:line="240" w:lineRule="auto"/>
              <w:rPr>
                <w:ins w:id="4625" w:author="marpa" w:date="2026-10-25T15:27:56Z"/>
                <w:rFonts w:hint="default" w:ascii="Courier New" w:hAnsi="Courier New" w:eastAsia="Courier New" w:cs="Courier New"/>
                <w:color w:val="000000"/>
                <w:sz w:val="16"/>
                <w:szCs w:val="16"/>
                <w:lang w:val="es-EC"/>
              </w:rPr>
            </w:pPr>
            <w:ins w:id="4626" w:author="marpa" w:date="2026-10-25T15:27:56Z">
              <w:r>
                <w:rPr>
                  <w:rFonts w:hint="default" w:ascii="Courier New" w:hAnsi="Courier New" w:eastAsia="Courier New" w:cs="Courier New"/>
                  <w:color w:val="000000"/>
                  <w:sz w:val="16"/>
                  <w:szCs w:val="16"/>
                  <w:lang w:val="es-EC"/>
                </w:rPr>
                <w:t xml:space="preserve">                return new File(recurso.toURI()).getParent();</w:t>
              </w:r>
            </w:ins>
          </w:p>
          <w:p w14:paraId="14605DC0">
            <w:pPr>
              <w:spacing w:before="0" w:after="0" w:line="240" w:lineRule="auto"/>
              <w:rPr>
                <w:ins w:id="4627" w:author="marpa" w:date="2026-10-25T15:27:56Z"/>
                <w:rFonts w:hint="default" w:ascii="Courier New" w:hAnsi="Courier New" w:eastAsia="Courier New" w:cs="Courier New"/>
                <w:color w:val="000000"/>
                <w:sz w:val="16"/>
                <w:szCs w:val="16"/>
                <w:lang w:val="es-EC"/>
              </w:rPr>
            </w:pPr>
            <w:ins w:id="4628" w:author="marpa" w:date="2026-10-25T15:27:56Z">
              <w:r>
                <w:rPr>
                  <w:rFonts w:hint="default" w:ascii="Courier New" w:hAnsi="Courier New" w:eastAsia="Courier New" w:cs="Courier New"/>
                  <w:color w:val="000000"/>
                  <w:sz w:val="16"/>
                  <w:szCs w:val="16"/>
                  <w:lang w:val="es-EC"/>
                </w:rPr>
                <w:t xml:space="preserve">            }</w:t>
              </w:r>
            </w:ins>
          </w:p>
          <w:p w14:paraId="2CBBA354">
            <w:pPr>
              <w:spacing w:before="0" w:after="0" w:line="240" w:lineRule="auto"/>
              <w:rPr>
                <w:ins w:id="4629" w:author="marpa" w:date="2026-10-25T15:27:56Z"/>
                <w:rFonts w:hint="default" w:ascii="Courier New" w:hAnsi="Courier New" w:eastAsia="Courier New" w:cs="Courier New"/>
                <w:color w:val="000000"/>
                <w:sz w:val="16"/>
                <w:szCs w:val="16"/>
                <w:lang w:val="es-EC"/>
              </w:rPr>
            </w:pPr>
            <w:ins w:id="4630" w:author="marpa" w:date="2026-10-25T15:27:56Z">
              <w:r>
                <w:rPr>
                  <w:rFonts w:hint="default" w:ascii="Courier New" w:hAnsi="Courier New" w:eastAsia="Courier New" w:cs="Courier New"/>
                  <w:color w:val="000000"/>
                  <w:sz w:val="16"/>
                  <w:szCs w:val="16"/>
                  <w:lang w:val="es-EC"/>
                </w:rPr>
                <w:t xml:space="preserve">        } catch (URISyntaxException ignored) {</w:t>
              </w:r>
            </w:ins>
          </w:p>
          <w:p w14:paraId="30AEBCDE">
            <w:pPr>
              <w:spacing w:before="0" w:after="0" w:line="240" w:lineRule="auto"/>
              <w:rPr>
                <w:ins w:id="4631" w:author="marpa" w:date="2026-10-25T15:27:56Z"/>
                <w:rFonts w:hint="default" w:ascii="Courier New" w:hAnsi="Courier New" w:eastAsia="Courier New" w:cs="Courier New"/>
                <w:color w:val="000000"/>
                <w:sz w:val="16"/>
                <w:szCs w:val="16"/>
                <w:lang w:val="es-EC"/>
              </w:rPr>
            </w:pPr>
            <w:ins w:id="4632" w:author="marpa" w:date="2026-10-25T15:27:56Z">
              <w:r>
                <w:rPr>
                  <w:rFonts w:hint="default" w:ascii="Courier New" w:hAnsi="Courier New" w:eastAsia="Courier New" w:cs="Courier New"/>
                  <w:color w:val="000000"/>
                  <w:sz w:val="16"/>
                  <w:szCs w:val="16"/>
                  <w:lang w:val="es-EC"/>
                </w:rPr>
                <w:t xml:space="preserve">            // Se probará el archivo de desarrollo a continuación.</w:t>
              </w:r>
            </w:ins>
          </w:p>
          <w:p w14:paraId="31DB06A8">
            <w:pPr>
              <w:spacing w:before="0" w:after="0" w:line="240" w:lineRule="auto"/>
              <w:rPr>
                <w:ins w:id="4633" w:author="marpa" w:date="2026-10-25T15:27:56Z"/>
                <w:rFonts w:hint="default" w:ascii="Courier New" w:hAnsi="Courier New" w:eastAsia="Courier New" w:cs="Courier New"/>
                <w:color w:val="000000"/>
                <w:sz w:val="16"/>
                <w:szCs w:val="16"/>
                <w:lang w:val="es-EC"/>
              </w:rPr>
            </w:pPr>
            <w:ins w:id="4634" w:author="marpa" w:date="2026-10-25T15:27:56Z">
              <w:r>
                <w:rPr>
                  <w:rFonts w:hint="default" w:ascii="Courier New" w:hAnsi="Courier New" w:eastAsia="Courier New" w:cs="Courier New"/>
                  <w:color w:val="000000"/>
                  <w:sz w:val="16"/>
                  <w:szCs w:val="16"/>
                  <w:lang w:val="es-EC"/>
                </w:rPr>
                <w:t xml:space="preserve">        }</w:t>
              </w:r>
            </w:ins>
          </w:p>
          <w:p w14:paraId="1F153E25">
            <w:pPr>
              <w:spacing w:before="0" w:after="0" w:line="240" w:lineRule="auto"/>
              <w:rPr>
                <w:ins w:id="4635" w:author="marpa" w:date="2026-10-25T15:27:56Z"/>
                <w:rFonts w:hint="default" w:ascii="Courier New" w:hAnsi="Courier New" w:eastAsia="Courier New" w:cs="Courier New"/>
                <w:color w:val="000000"/>
                <w:sz w:val="16"/>
                <w:szCs w:val="16"/>
                <w:lang w:val="es-EC"/>
              </w:rPr>
            </w:pPr>
            <w:ins w:id="4636" w:author="marpa" w:date="2026-10-25T15:27:56Z">
              <w:r>
                <w:rPr>
                  <w:rFonts w:hint="default" w:ascii="Courier New" w:hAnsi="Courier New" w:eastAsia="Courier New" w:cs="Courier New"/>
                  <w:color w:val="000000"/>
                  <w:sz w:val="16"/>
                  <w:szCs w:val="16"/>
                  <w:lang w:val="es-EC"/>
                </w:rPr>
                <w:t xml:space="preserve">        File desarrollo = new File("src/main/recursos", ARCHIVO_ENV);</w:t>
              </w:r>
            </w:ins>
          </w:p>
          <w:p w14:paraId="07B35559">
            <w:pPr>
              <w:spacing w:before="0" w:after="0" w:line="240" w:lineRule="auto"/>
              <w:rPr>
                <w:ins w:id="4637" w:author="marpa" w:date="2026-10-25T15:27:56Z"/>
                <w:rFonts w:hint="default" w:ascii="Courier New" w:hAnsi="Courier New" w:eastAsia="Courier New" w:cs="Courier New"/>
                <w:color w:val="000000"/>
                <w:sz w:val="16"/>
                <w:szCs w:val="16"/>
                <w:lang w:val="es-EC"/>
              </w:rPr>
            </w:pPr>
            <w:ins w:id="4638" w:author="marpa" w:date="2026-10-25T15:27:56Z">
              <w:r>
                <w:rPr>
                  <w:rFonts w:hint="default" w:ascii="Courier New" w:hAnsi="Courier New" w:eastAsia="Courier New" w:cs="Courier New"/>
                  <w:color w:val="000000"/>
                  <w:sz w:val="16"/>
                  <w:szCs w:val="16"/>
                  <w:lang w:val="es-EC"/>
                </w:rPr>
                <w:t xml:space="preserve">        return desarrollo.isFile() ? desarrollo.getParent() : ".";</w:t>
              </w:r>
            </w:ins>
          </w:p>
          <w:p w14:paraId="21ACC1AC">
            <w:pPr>
              <w:spacing w:before="0" w:after="0" w:line="240" w:lineRule="auto"/>
              <w:rPr>
                <w:ins w:id="4639" w:author="marpa" w:date="2026-10-25T15:27:56Z"/>
                <w:rFonts w:hint="default" w:ascii="Courier New" w:hAnsi="Courier New" w:eastAsia="Courier New" w:cs="Courier New"/>
                <w:color w:val="000000"/>
                <w:sz w:val="16"/>
                <w:szCs w:val="16"/>
                <w:lang w:val="es-EC"/>
              </w:rPr>
            </w:pPr>
            <w:ins w:id="4640" w:author="marpa" w:date="2026-10-25T15:27:56Z">
              <w:r>
                <w:rPr>
                  <w:rFonts w:hint="default" w:ascii="Courier New" w:hAnsi="Courier New" w:eastAsia="Courier New" w:cs="Courier New"/>
                  <w:color w:val="000000"/>
                  <w:sz w:val="16"/>
                  <w:szCs w:val="16"/>
                  <w:lang w:val="es-EC"/>
                </w:rPr>
                <w:t xml:space="preserve">    }</w:t>
              </w:r>
            </w:ins>
          </w:p>
          <w:p w14:paraId="5A27213D">
            <w:pPr>
              <w:spacing w:before="0" w:after="0" w:line="240" w:lineRule="auto"/>
              <w:rPr>
                <w:ins w:id="4641" w:author="marpa" w:date="2026-10-25T15:27:56Z"/>
                <w:rFonts w:hint="default" w:ascii="Courier New" w:hAnsi="Courier New" w:eastAsia="Courier New" w:cs="Courier New"/>
                <w:color w:val="000000"/>
                <w:sz w:val="16"/>
                <w:szCs w:val="16"/>
                <w:lang w:val="es-EC"/>
              </w:rPr>
            </w:pPr>
          </w:p>
          <w:p w14:paraId="56CF7CA7">
            <w:pPr>
              <w:spacing w:before="0" w:after="0" w:line="240" w:lineRule="auto"/>
              <w:rPr>
                <w:ins w:id="4642" w:author="marpa" w:date="2026-10-25T15:27:56Z"/>
                <w:rFonts w:hint="default" w:ascii="Courier New" w:hAnsi="Courier New" w:eastAsia="Courier New" w:cs="Courier New"/>
                <w:color w:val="000000"/>
                <w:sz w:val="16"/>
                <w:szCs w:val="16"/>
                <w:lang w:val="es-EC"/>
              </w:rPr>
            </w:pPr>
            <w:ins w:id="4643" w:author="marpa" w:date="2026-10-25T15:27:56Z">
              <w:r>
                <w:rPr>
                  <w:rFonts w:hint="default" w:ascii="Courier New" w:hAnsi="Courier New" w:eastAsia="Courier New" w:cs="Courier New"/>
                  <w:color w:val="000000"/>
                  <w:sz w:val="16"/>
                  <w:szCs w:val="16"/>
                  <w:lang w:val="es-EC"/>
                </w:rPr>
                <w:t xml:space="preserve">    private static String requerido(String clave) {</w:t>
              </w:r>
            </w:ins>
          </w:p>
          <w:p w14:paraId="6F05004B">
            <w:pPr>
              <w:spacing w:before="0" w:after="0" w:line="240" w:lineRule="auto"/>
              <w:rPr>
                <w:ins w:id="4644" w:author="marpa" w:date="2026-10-25T15:27:56Z"/>
                <w:rFonts w:hint="default" w:ascii="Courier New" w:hAnsi="Courier New" w:eastAsia="Courier New" w:cs="Courier New"/>
                <w:color w:val="000000"/>
                <w:sz w:val="16"/>
                <w:szCs w:val="16"/>
                <w:lang w:val="es-EC"/>
              </w:rPr>
            </w:pPr>
            <w:ins w:id="4645" w:author="marpa" w:date="2026-10-25T15:27:56Z">
              <w:r>
                <w:rPr>
                  <w:rFonts w:hint="default" w:ascii="Courier New" w:hAnsi="Courier New" w:eastAsia="Courier New" w:cs="Courier New"/>
                  <w:color w:val="000000"/>
                  <w:sz w:val="16"/>
                  <w:szCs w:val="16"/>
                  <w:lang w:val="es-EC"/>
                </w:rPr>
                <w:t xml:space="preserve">        String valor = ENV.get(clave);</w:t>
              </w:r>
            </w:ins>
          </w:p>
          <w:p w14:paraId="19B23E57">
            <w:pPr>
              <w:spacing w:before="0" w:after="0" w:line="240" w:lineRule="auto"/>
              <w:rPr>
                <w:ins w:id="4646" w:author="marpa" w:date="2026-10-25T15:27:56Z"/>
                <w:rFonts w:hint="default" w:ascii="Courier New" w:hAnsi="Courier New" w:eastAsia="Courier New" w:cs="Courier New"/>
                <w:color w:val="000000"/>
                <w:sz w:val="16"/>
                <w:szCs w:val="16"/>
                <w:lang w:val="es-EC"/>
              </w:rPr>
            </w:pPr>
            <w:ins w:id="4647" w:author="marpa" w:date="2026-10-25T15:27:56Z">
              <w:r>
                <w:rPr>
                  <w:rFonts w:hint="default" w:ascii="Courier New" w:hAnsi="Courier New" w:eastAsia="Courier New" w:cs="Courier New"/>
                  <w:color w:val="000000"/>
                  <w:sz w:val="16"/>
                  <w:szCs w:val="16"/>
                  <w:lang w:val="es-EC"/>
                </w:rPr>
                <w:t xml:space="preserve">        if (valor == null || valor.isBlank()) {</w:t>
              </w:r>
            </w:ins>
          </w:p>
          <w:p w14:paraId="1F6AE26E">
            <w:pPr>
              <w:spacing w:before="0" w:after="0" w:line="240" w:lineRule="auto"/>
              <w:rPr>
                <w:ins w:id="4648" w:author="marpa" w:date="2026-10-25T15:27:56Z"/>
                <w:rFonts w:hint="default" w:ascii="Courier New" w:hAnsi="Courier New" w:eastAsia="Courier New" w:cs="Courier New"/>
                <w:color w:val="000000"/>
                <w:sz w:val="16"/>
                <w:szCs w:val="16"/>
                <w:lang w:val="es-EC"/>
              </w:rPr>
            </w:pPr>
            <w:ins w:id="4649" w:author="marpa" w:date="2026-10-25T15:27:56Z">
              <w:r>
                <w:rPr>
                  <w:rFonts w:hint="default" w:ascii="Courier New" w:hAnsi="Courier New" w:eastAsia="Courier New" w:cs="Courier New"/>
                  <w:color w:val="000000"/>
                  <w:sz w:val="16"/>
                  <w:szCs w:val="16"/>
                  <w:lang w:val="es-EC"/>
                </w:rPr>
                <w:t xml:space="preserve">            throw new IllegalStateException("Falta la variable '" + clave + "' en " + ARCHIVO_ENV);</w:t>
              </w:r>
            </w:ins>
          </w:p>
          <w:p w14:paraId="4087D81F">
            <w:pPr>
              <w:spacing w:before="0" w:after="0" w:line="240" w:lineRule="auto"/>
              <w:rPr>
                <w:ins w:id="4650" w:author="marpa" w:date="2026-10-25T15:27:56Z"/>
                <w:rFonts w:hint="default" w:ascii="Courier New" w:hAnsi="Courier New" w:eastAsia="Courier New" w:cs="Courier New"/>
                <w:color w:val="000000"/>
                <w:sz w:val="16"/>
                <w:szCs w:val="16"/>
                <w:lang w:val="es-EC"/>
              </w:rPr>
            </w:pPr>
            <w:ins w:id="4651" w:author="marpa" w:date="2026-10-25T15:27:56Z">
              <w:r>
                <w:rPr>
                  <w:rFonts w:hint="default" w:ascii="Courier New" w:hAnsi="Courier New" w:eastAsia="Courier New" w:cs="Courier New"/>
                  <w:color w:val="000000"/>
                  <w:sz w:val="16"/>
                  <w:szCs w:val="16"/>
                  <w:lang w:val="es-EC"/>
                </w:rPr>
                <w:t xml:space="preserve">        }</w:t>
              </w:r>
            </w:ins>
          </w:p>
          <w:p w14:paraId="23C8E177">
            <w:pPr>
              <w:spacing w:before="0" w:after="0" w:line="240" w:lineRule="auto"/>
              <w:rPr>
                <w:ins w:id="4652" w:author="marpa" w:date="2026-10-25T15:27:56Z"/>
                <w:rFonts w:hint="default" w:ascii="Courier New" w:hAnsi="Courier New" w:eastAsia="Courier New" w:cs="Courier New"/>
                <w:color w:val="000000"/>
                <w:sz w:val="16"/>
                <w:szCs w:val="16"/>
                <w:lang w:val="es-EC"/>
              </w:rPr>
            </w:pPr>
            <w:ins w:id="4653" w:author="marpa" w:date="2026-10-25T15:27:56Z">
              <w:r>
                <w:rPr>
                  <w:rFonts w:hint="default" w:ascii="Courier New" w:hAnsi="Courier New" w:eastAsia="Courier New" w:cs="Courier New"/>
                  <w:color w:val="000000"/>
                  <w:sz w:val="16"/>
                  <w:szCs w:val="16"/>
                  <w:lang w:val="es-EC"/>
                </w:rPr>
                <w:t xml:space="preserve">        return valor;</w:t>
              </w:r>
            </w:ins>
          </w:p>
          <w:p w14:paraId="500F74EC">
            <w:pPr>
              <w:spacing w:before="0" w:after="0" w:line="240" w:lineRule="auto"/>
              <w:rPr>
                <w:ins w:id="4654" w:author="marpa" w:date="2026-10-25T15:27:56Z"/>
                <w:rFonts w:hint="default" w:ascii="Courier New" w:hAnsi="Courier New" w:eastAsia="Courier New" w:cs="Courier New"/>
                <w:color w:val="000000"/>
                <w:sz w:val="16"/>
                <w:szCs w:val="16"/>
                <w:lang w:val="es-EC"/>
              </w:rPr>
            </w:pPr>
            <w:ins w:id="4655" w:author="marpa" w:date="2026-10-25T15:27:56Z">
              <w:r>
                <w:rPr>
                  <w:rFonts w:hint="default" w:ascii="Courier New" w:hAnsi="Courier New" w:eastAsia="Courier New" w:cs="Courier New"/>
                  <w:color w:val="000000"/>
                  <w:sz w:val="16"/>
                  <w:szCs w:val="16"/>
                  <w:lang w:val="es-EC"/>
                </w:rPr>
                <w:t xml:space="preserve">    }</w:t>
              </w:r>
            </w:ins>
          </w:p>
          <w:p w14:paraId="26936E79">
            <w:pPr>
              <w:spacing w:before="0" w:after="0" w:line="240" w:lineRule="auto"/>
              <w:rPr>
                <w:ins w:id="4656" w:author="marpa" w:date="2026-10-25T15:27:56Z"/>
                <w:rFonts w:hint="default" w:ascii="Courier New" w:hAnsi="Courier New" w:eastAsia="Courier New" w:cs="Courier New"/>
                <w:color w:val="000000"/>
                <w:sz w:val="16"/>
                <w:szCs w:val="16"/>
                <w:lang w:val="es-EC"/>
              </w:rPr>
            </w:pPr>
          </w:p>
          <w:p w14:paraId="1F2468E4">
            <w:pPr>
              <w:spacing w:before="0" w:after="0" w:line="240" w:lineRule="auto"/>
              <w:rPr>
                <w:ins w:id="4657" w:author="marpa" w:date="2026-10-25T15:27:56Z"/>
                <w:rFonts w:hint="default" w:ascii="Courier New" w:hAnsi="Courier New" w:eastAsia="Courier New" w:cs="Courier New"/>
                <w:color w:val="000000"/>
                <w:sz w:val="16"/>
                <w:szCs w:val="16"/>
                <w:lang w:val="es-EC"/>
              </w:rPr>
            </w:pPr>
            <w:ins w:id="4658" w:author="marpa" w:date="2026-10-25T15:27:56Z">
              <w:r>
                <w:rPr>
                  <w:rFonts w:hint="default" w:ascii="Courier New" w:hAnsi="Courier New" w:eastAsia="Courier New" w:cs="Courier New"/>
                  <w:color w:val="000000"/>
                  <w:sz w:val="16"/>
                  <w:szCs w:val="16"/>
                  <w:lang w:val="es-EC"/>
                </w:rPr>
                <w:t xml:space="preserve">    public static String endpoint() { return requerido("SOAP_ENDPOINT"); }</w:t>
              </w:r>
            </w:ins>
          </w:p>
          <w:p w14:paraId="75268510">
            <w:pPr>
              <w:spacing w:before="0" w:after="0" w:line="240" w:lineRule="auto"/>
              <w:rPr>
                <w:ins w:id="4659" w:author="marpa" w:date="2026-10-25T15:27:56Z"/>
                <w:rFonts w:hint="default" w:ascii="Courier New" w:hAnsi="Courier New" w:eastAsia="Courier New" w:cs="Courier New"/>
                <w:color w:val="000000"/>
                <w:sz w:val="16"/>
                <w:szCs w:val="16"/>
                <w:lang w:val="es-EC"/>
              </w:rPr>
            </w:pPr>
            <w:ins w:id="4660" w:author="marpa" w:date="2026-10-25T15:27:56Z">
              <w:r>
                <w:rPr>
                  <w:rFonts w:hint="default" w:ascii="Courier New" w:hAnsi="Courier New" w:eastAsia="Courier New" w:cs="Courier New"/>
                  <w:color w:val="000000"/>
                  <w:sz w:val="16"/>
                  <w:szCs w:val="16"/>
                  <w:lang w:val="es-EC"/>
                </w:rPr>
                <w:t xml:space="preserve">    public static String targetNamespace() { return requerido("SOAP_TARGET_NAMESPACE"); }</w:t>
              </w:r>
            </w:ins>
          </w:p>
          <w:p w14:paraId="72328407">
            <w:pPr>
              <w:spacing w:before="0" w:after="0" w:line="240" w:lineRule="auto"/>
              <w:rPr>
                <w:ins w:id="4661" w:author="marpa" w:date="2026-10-25T15:27:56Z"/>
                <w:rFonts w:hint="default" w:ascii="Courier New" w:hAnsi="Courier New" w:eastAsia="Courier New" w:cs="Courier New"/>
                <w:color w:val="000000"/>
                <w:sz w:val="16"/>
                <w:szCs w:val="16"/>
                <w:lang w:val="es-EC"/>
              </w:rPr>
            </w:pPr>
          </w:p>
          <w:p w14:paraId="67D28491">
            <w:pPr>
              <w:spacing w:before="0" w:after="0" w:line="240" w:lineRule="auto"/>
              <w:rPr>
                <w:ins w:id="4662" w:author="marpa" w:date="2026-10-25T15:27:56Z"/>
                <w:rFonts w:hint="default" w:ascii="Courier New" w:hAnsi="Courier New" w:eastAsia="Courier New" w:cs="Courier New"/>
                <w:color w:val="000000"/>
                <w:sz w:val="16"/>
                <w:szCs w:val="16"/>
                <w:lang w:val="es-EC"/>
              </w:rPr>
            </w:pPr>
            <w:ins w:id="4663" w:author="marpa" w:date="2026-10-25T15:27:56Z">
              <w:r>
                <w:rPr>
                  <w:rFonts w:hint="default" w:ascii="Courier New" w:hAnsi="Courier New" w:eastAsia="Courier New" w:cs="Courier New"/>
                  <w:color w:val="000000"/>
                  <w:sz w:val="16"/>
                  <w:szCs w:val="16"/>
                  <w:lang w:val="es-EC"/>
                </w:rPr>
                <w:t xml:space="preserve">    public static URL wsdl() {</w:t>
              </w:r>
            </w:ins>
          </w:p>
          <w:p w14:paraId="6FE096FC">
            <w:pPr>
              <w:spacing w:before="0" w:after="0" w:line="240" w:lineRule="auto"/>
              <w:rPr>
                <w:ins w:id="4664" w:author="marpa" w:date="2026-10-25T15:27:56Z"/>
                <w:rFonts w:hint="default" w:ascii="Courier New" w:hAnsi="Courier New" w:eastAsia="Courier New" w:cs="Courier New"/>
                <w:color w:val="000000"/>
                <w:sz w:val="16"/>
                <w:szCs w:val="16"/>
                <w:lang w:val="es-EC"/>
              </w:rPr>
            </w:pPr>
            <w:ins w:id="4665" w:author="marpa" w:date="2026-10-25T15:27:56Z">
              <w:r>
                <w:rPr>
                  <w:rFonts w:hint="default" w:ascii="Courier New" w:hAnsi="Courier New" w:eastAsia="Courier New" w:cs="Courier New"/>
                  <w:color w:val="000000"/>
                  <w:sz w:val="16"/>
                  <w:szCs w:val="16"/>
                  <w:lang w:val="es-EC"/>
                </w:rPr>
                <w:t xml:space="preserve">        try {</w:t>
              </w:r>
            </w:ins>
          </w:p>
          <w:p w14:paraId="3E1F23AE">
            <w:pPr>
              <w:spacing w:before="0" w:after="0" w:line="240" w:lineRule="auto"/>
              <w:rPr>
                <w:ins w:id="4666" w:author="marpa" w:date="2026-10-25T15:27:56Z"/>
                <w:rFonts w:hint="default" w:ascii="Courier New" w:hAnsi="Courier New" w:eastAsia="Courier New" w:cs="Courier New"/>
                <w:color w:val="000000"/>
                <w:sz w:val="16"/>
                <w:szCs w:val="16"/>
                <w:lang w:val="es-EC"/>
              </w:rPr>
            </w:pPr>
            <w:ins w:id="4667" w:author="marpa" w:date="2026-10-25T15:27:56Z">
              <w:r>
                <w:rPr>
                  <w:rFonts w:hint="default" w:ascii="Courier New" w:hAnsi="Courier New" w:eastAsia="Courier New" w:cs="Courier New"/>
                  <w:color w:val="000000"/>
                  <w:sz w:val="16"/>
                  <w:szCs w:val="16"/>
                  <w:lang w:val="es-EC"/>
                </w:rPr>
                <w:t xml:space="preserve">            return new URL(requerido("SOAP_WSDL"));</w:t>
              </w:r>
            </w:ins>
          </w:p>
          <w:p w14:paraId="729F9225">
            <w:pPr>
              <w:spacing w:before="0" w:after="0" w:line="240" w:lineRule="auto"/>
              <w:rPr>
                <w:ins w:id="4668" w:author="marpa" w:date="2026-10-25T15:27:56Z"/>
                <w:rFonts w:hint="default" w:ascii="Courier New" w:hAnsi="Courier New" w:eastAsia="Courier New" w:cs="Courier New"/>
                <w:color w:val="000000"/>
                <w:sz w:val="16"/>
                <w:szCs w:val="16"/>
                <w:lang w:val="es-EC"/>
              </w:rPr>
            </w:pPr>
            <w:ins w:id="4669" w:author="marpa" w:date="2026-10-25T15:27:56Z">
              <w:r>
                <w:rPr>
                  <w:rFonts w:hint="default" w:ascii="Courier New" w:hAnsi="Courier New" w:eastAsia="Courier New" w:cs="Courier New"/>
                  <w:color w:val="000000"/>
                  <w:sz w:val="16"/>
                  <w:szCs w:val="16"/>
                  <w:lang w:val="es-EC"/>
                </w:rPr>
                <w:t xml:space="preserve">        } catch (MalformedURLException ex) {</w:t>
              </w:r>
            </w:ins>
          </w:p>
          <w:p w14:paraId="098FFD53">
            <w:pPr>
              <w:spacing w:before="0" w:after="0" w:line="240" w:lineRule="auto"/>
              <w:rPr>
                <w:ins w:id="4670" w:author="marpa" w:date="2026-10-25T15:27:56Z"/>
                <w:rFonts w:hint="default" w:ascii="Courier New" w:hAnsi="Courier New" w:eastAsia="Courier New" w:cs="Courier New"/>
                <w:color w:val="000000"/>
                <w:sz w:val="16"/>
                <w:szCs w:val="16"/>
                <w:lang w:val="es-EC"/>
              </w:rPr>
            </w:pPr>
            <w:ins w:id="4671" w:author="marpa" w:date="2026-10-25T15:27:56Z">
              <w:r>
                <w:rPr>
                  <w:rFonts w:hint="default" w:ascii="Courier New" w:hAnsi="Courier New" w:eastAsia="Courier New" w:cs="Courier New"/>
                  <w:color w:val="000000"/>
                  <w:sz w:val="16"/>
                  <w:szCs w:val="16"/>
                  <w:lang w:val="es-EC"/>
                </w:rPr>
                <w:t xml:space="preserve">            throw new IllegalStateException("SOAP_WSDL no contiene una URL válida", ex);</w:t>
              </w:r>
            </w:ins>
          </w:p>
          <w:p w14:paraId="1C876C8D">
            <w:pPr>
              <w:spacing w:before="0" w:after="0" w:line="240" w:lineRule="auto"/>
              <w:rPr>
                <w:ins w:id="4672" w:author="marpa" w:date="2026-10-25T15:27:56Z"/>
                <w:rFonts w:hint="default" w:ascii="Courier New" w:hAnsi="Courier New" w:eastAsia="Courier New" w:cs="Courier New"/>
                <w:color w:val="000000"/>
                <w:sz w:val="16"/>
                <w:szCs w:val="16"/>
                <w:lang w:val="es-EC"/>
              </w:rPr>
            </w:pPr>
            <w:ins w:id="4673" w:author="marpa" w:date="2026-10-25T15:27:56Z">
              <w:r>
                <w:rPr>
                  <w:rFonts w:hint="default" w:ascii="Courier New" w:hAnsi="Courier New" w:eastAsia="Courier New" w:cs="Courier New"/>
                  <w:color w:val="000000"/>
                  <w:sz w:val="16"/>
                  <w:szCs w:val="16"/>
                  <w:lang w:val="es-EC"/>
                </w:rPr>
                <w:t xml:space="preserve">        }</w:t>
              </w:r>
            </w:ins>
          </w:p>
          <w:p w14:paraId="057E33DF">
            <w:pPr>
              <w:spacing w:before="0" w:after="0" w:line="240" w:lineRule="auto"/>
              <w:rPr>
                <w:ins w:id="4674" w:author="marpa" w:date="2026-10-25T15:27:56Z"/>
                <w:rFonts w:hint="default" w:ascii="Courier New" w:hAnsi="Courier New" w:eastAsia="Courier New" w:cs="Courier New"/>
                <w:color w:val="000000"/>
                <w:sz w:val="16"/>
                <w:szCs w:val="16"/>
                <w:lang w:val="es-EC"/>
              </w:rPr>
            </w:pPr>
            <w:ins w:id="4675" w:author="marpa" w:date="2026-10-25T15:27:56Z">
              <w:r>
                <w:rPr>
                  <w:rFonts w:hint="default" w:ascii="Courier New" w:hAnsi="Courier New" w:eastAsia="Courier New" w:cs="Courier New"/>
                  <w:color w:val="000000"/>
                  <w:sz w:val="16"/>
                  <w:szCs w:val="16"/>
                  <w:lang w:val="es-EC"/>
                </w:rPr>
                <w:t xml:space="preserve">    }</w:t>
              </w:r>
            </w:ins>
          </w:p>
          <w:p w14:paraId="7E602685">
            <w:pPr>
              <w:spacing w:before="0" w:after="0" w:line="240" w:lineRule="auto"/>
              <w:rPr>
                <w:ins w:id="4676" w:author="marpa" w:date="2026-10-25T15:27:56Z"/>
                <w:rFonts w:hint="default" w:ascii="Courier New" w:hAnsi="Courier New" w:eastAsia="Courier New" w:cs="Courier New"/>
                <w:color w:val="000000"/>
                <w:sz w:val="16"/>
                <w:szCs w:val="16"/>
                <w:lang w:val="es-EC"/>
              </w:rPr>
            </w:pPr>
          </w:p>
          <w:p w14:paraId="1E9FC6B8">
            <w:pPr>
              <w:spacing w:before="0" w:after="0" w:line="240" w:lineRule="auto"/>
              <w:rPr>
                <w:ins w:id="4677" w:author="marpa" w:date="2026-10-25T15:27:56Z"/>
                <w:rFonts w:hint="default" w:ascii="Courier New" w:hAnsi="Courier New" w:eastAsia="Courier New" w:cs="Courier New"/>
                <w:color w:val="000000"/>
                <w:sz w:val="16"/>
                <w:szCs w:val="16"/>
                <w:lang w:val="es-EC"/>
              </w:rPr>
            </w:pPr>
            <w:ins w:id="4678" w:author="marpa" w:date="2026-10-25T15:27:56Z">
              <w:r>
                <w:rPr>
                  <w:rFonts w:hint="default" w:ascii="Courier New" w:hAnsi="Courier New" w:eastAsia="Courier New" w:cs="Courier New"/>
                  <w:color w:val="000000"/>
                  <w:sz w:val="16"/>
                  <w:szCs w:val="16"/>
                  <w:lang w:val="es-EC"/>
                </w:rPr>
                <w:t xml:space="preserve">    public static int connectTimeout() { return entero("SOAP_CONNECT_TIMEOUT"); }</w:t>
              </w:r>
            </w:ins>
          </w:p>
          <w:p w14:paraId="07800340">
            <w:pPr>
              <w:spacing w:before="0" w:after="0" w:line="240" w:lineRule="auto"/>
              <w:rPr>
                <w:ins w:id="4679" w:author="marpa" w:date="2026-10-25T15:27:56Z"/>
                <w:rFonts w:hint="default" w:ascii="Courier New" w:hAnsi="Courier New" w:eastAsia="Courier New" w:cs="Courier New"/>
                <w:color w:val="000000"/>
                <w:sz w:val="16"/>
                <w:szCs w:val="16"/>
                <w:lang w:val="es-EC"/>
              </w:rPr>
            </w:pPr>
            <w:ins w:id="4680" w:author="marpa" w:date="2026-10-25T15:27:56Z">
              <w:r>
                <w:rPr>
                  <w:rFonts w:hint="default" w:ascii="Courier New" w:hAnsi="Courier New" w:eastAsia="Courier New" w:cs="Courier New"/>
                  <w:color w:val="000000"/>
                  <w:sz w:val="16"/>
                  <w:szCs w:val="16"/>
                  <w:lang w:val="es-EC"/>
                </w:rPr>
                <w:t xml:space="preserve">    public static int readTimeout() { return entero("SOAP_READ_TIMEOUT"); }</w:t>
              </w:r>
            </w:ins>
          </w:p>
          <w:p w14:paraId="7B283E4A">
            <w:pPr>
              <w:spacing w:before="0" w:after="0" w:line="240" w:lineRule="auto"/>
              <w:rPr>
                <w:ins w:id="4681" w:author="marpa" w:date="2026-10-25T15:27:56Z"/>
                <w:rFonts w:hint="default" w:ascii="Courier New" w:hAnsi="Courier New" w:eastAsia="Courier New" w:cs="Courier New"/>
                <w:color w:val="000000"/>
                <w:sz w:val="16"/>
                <w:szCs w:val="16"/>
                <w:lang w:val="es-EC"/>
              </w:rPr>
            </w:pPr>
            <w:ins w:id="4682" w:author="marpa" w:date="2026-10-25T15:27:56Z">
              <w:r>
                <w:rPr>
                  <w:rFonts w:hint="default" w:ascii="Courier New" w:hAnsi="Courier New" w:eastAsia="Courier New" w:cs="Courier New"/>
                  <w:color w:val="000000"/>
                  <w:sz w:val="16"/>
                  <w:szCs w:val="16"/>
                  <w:lang w:val="es-EC"/>
                </w:rPr>
                <w:t xml:space="preserve">    public static boolean insecureTls() { return Boolean.parseBoolean(ENV.get("SOAP_INSECURE_TLS", "false")); }</w:t>
              </w:r>
            </w:ins>
          </w:p>
          <w:p w14:paraId="5E3A49D8">
            <w:pPr>
              <w:spacing w:before="0" w:after="0" w:line="240" w:lineRule="auto"/>
              <w:rPr>
                <w:ins w:id="4683" w:author="marpa" w:date="2026-10-25T15:27:56Z"/>
                <w:rFonts w:hint="default" w:ascii="Courier New" w:hAnsi="Courier New" w:eastAsia="Courier New" w:cs="Courier New"/>
                <w:color w:val="000000"/>
                <w:sz w:val="16"/>
                <w:szCs w:val="16"/>
                <w:lang w:val="es-EC"/>
              </w:rPr>
            </w:pPr>
          </w:p>
          <w:p w14:paraId="56ED423F">
            <w:pPr>
              <w:spacing w:before="0" w:after="0" w:line="240" w:lineRule="auto"/>
              <w:rPr>
                <w:ins w:id="4684" w:author="marpa" w:date="2026-10-25T15:27:56Z"/>
                <w:rFonts w:hint="default" w:ascii="Courier New" w:hAnsi="Courier New" w:eastAsia="Courier New" w:cs="Courier New"/>
                <w:color w:val="000000"/>
                <w:sz w:val="16"/>
                <w:szCs w:val="16"/>
                <w:lang w:val="es-EC"/>
              </w:rPr>
            </w:pPr>
            <w:ins w:id="4685" w:author="marpa" w:date="2026-10-25T15:27:56Z">
              <w:r>
                <w:rPr>
                  <w:rFonts w:hint="default" w:ascii="Courier New" w:hAnsi="Courier New" w:eastAsia="Courier New" w:cs="Courier New"/>
                  <w:color w:val="000000"/>
                  <w:sz w:val="16"/>
                  <w:szCs w:val="16"/>
                  <w:lang w:val="es-EC"/>
                </w:rPr>
                <w:t xml:space="preserve">    private static int entero(String clave) {</w:t>
              </w:r>
            </w:ins>
          </w:p>
          <w:p w14:paraId="7C000F2F">
            <w:pPr>
              <w:spacing w:before="0" w:after="0" w:line="240" w:lineRule="auto"/>
              <w:rPr>
                <w:ins w:id="4686" w:author="marpa" w:date="2026-10-25T15:27:56Z"/>
                <w:rFonts w:hint="default" w:ascii="Courier New" w:hAnsi="Courier New" w:eastAsia="Courier New" w:cs="Courier New"/>
                <w:color w:val="000000"/>
                <w:sz w:val="16"/>
                <w:szCs w:val="16"/>
                <w:lang w:val="es-EC"/>
              </w:rPr>
            </w:pPr>
            <w:ins w:id="4687" w:author="marpa" w:date="2026-10-25T15:27:56Z">
              <w:r>
                <w:rPr>
                  <w:rFonts w:hint="default" w:ascii="Courier New" w:hAnsi="Courier New" w:eastAsia="Courier New" w:cs="Courier New"/>
                  <w:color w:val="000000"/>
                  <w:sz w:val="16"/>
                  <w:szCs w:val="16"/>
                  <w:lang w:val="es-EC"/>
                </w:rPr>
                <w:t xml:space="preserve">        try {</w:t>
              </w:r>
            </w:ins>
          </w:p>
          <w:p w14:paraId="34EC2318">
            <w:pPr>
              <w:spacing w:before="0" w:after="0" w:line="240" w:lineRule="auto"/>
              <w:rPr>
                <w:ins w:id="4688" w:author="marpa" w:date="2026-10-25T15:27:56Z"/>
                <w:rFonts w:hint="default" w:ascii="Courier New" w:hAnsi="Courier New" w:eastAsia="Courier New" w:cs="Courier New"/>
                <w:color w:val="000000"/>
                <w:sz w:val="16"/>
                <w:szCs w:val="16"/>
                <w:lang w:val="es-EC"/>
              </w:rPr>
            </w:pPr>
            <w:ins w:id="4689" w:author="marpa" w:date="2026-10-25T15:27:56Z">
              <w:r>
                <w:rPr>
                  <w:rFonts w:hint="default" w:ascii="Courier New" w:hAnsi="Courier New" w:eastAsia="Courier New" w:cs="Courier New"/>
                  <w:color w:val="000000"/>
                  <w:sz w:val="16"/>
                  <w:szCs w:val="16"/>
                  <w:lang w:val="es-EC"/>
                </w:rPr>
                <w:t xml:space="preserve">            return Integer.parseInt(requerido(clave));</w:t>
              </w:r>
            </w:ins>
          </w:p>
          <w:p w14:paraId="17678123">
            <w:pPr>
              <w:spacing w:before="0" w:after="0" w:line="240" w:lineRule="auto"/>
              <w:rPr>
                <w:ins w:id="4690" w:author="marpa" w:date="2026-10-25T15:27:56Z"/>
                <w:rFonts w:hint="default" w:ascii="Courier New" w:hAnsi="Courier New" w:eastAsia="Courier New" w:cs="Courier New"/>
                <w:color w:val="000000"/>
                <w:sz w:val="16"/>
                <w:szCs w:val="16"/>
                <w:lang w:val="es-EC"/>
              </w:rPr>
            </w:pPr>
            <w:ins w:id="4691" w:author="marpa" w:date="2026-10-25T15:27:56Z">
              <w:r>
                <w:rPr>
                  <w:rFonts w:hint="default" w:ascii="Courier New" w:hAnsi="Courier New" w:eastAsia="Courier New" w:cs="Courier New"/>
                  <w:color w:val="000000"/>
                  <w:sz w:val="16"/>
                  <w:szCs w:val="16"/>
                  <w:lang w:val="es-EC"/>
                </w:rPr>
                <w:t xml:space="preserve">        } catch (NumberFormatException ex) {</w:t>
              </w:r>
            </w:ins>
          </w:p>
          <w:p w14:paraId="37265ECF">
            <w:pPr>
              <w:spacing w:before="0" w:after="0" w:line="240" w:lineRule="auto"/>
              <w:rPr>
                <w:ins w:id="4692" w:author="marpa" w:date="2026-10-25T15:27:56Z"/>
                <w:rFonts w:hint="default" w:ascii="Courier New" w:hAnsi="Courier New" w:eastAsia="Courier New" w:cs="Courier New"/>
                <w:color w:val="000000"/>
                <w:sz w:val="16"/>
                <w:szCs w:val="16"/>
                <w:lang w:val="es-EC"/>
              </w:rPr>
            </w:pPr>
            <w:ins w:id="4693" w:author="marpa" w:date="2026-10-25T15:27:56Z">
              <w:r>
                <w:rPr>
                  <w:rFonts w:hint="default" w:ascii="Courier New" w:hAnsi="Courier New" w:eastAsia="Courier New" w:cs="Courier New"/>
                  <w:color w:val="000000"/>
                  <w:sz w:val="16"/>
                  <w:szCs w:val="16"/>
                  <w:lang w:val="es-EC"/>
                </w:rPr>
                <w:t xml:space="preserve">            throw new IllegalStateException("La variable '" + clave + "' debe ser un entero", ex);</w:t>
              </w:r>
            </w:ins>
          </w:p>
          <w:p w14:paraId="549EC4F1">
            <w:pPr>
              <w:spacing w:before="0" w:after="0" w:line="240" w:lineRule="auto"/>
              <w:rPr>
                <w:ins w:id="4694" w:author="marpa" w:date="2026-10-25T15:27:56Z"/>
                <w:rFonts w:hint="default" w:ascii="Courier New" w:hAnsi="Courier New" w:eastAsia="Courier New" w:cs="Courier New"/>
                <w:color w:val="000000"/>
                <w:sz w:val="16"/>
                <w:szCs w:val="16"/>
                <w:lang w:val="es-EC"/>
              </w:rPr>
            </w:pPr>
            <w:ins w:id="4695" w:author="marpa" w:date="2026-10-25T15:27:56Z">
              <w:r>
                <w:rPr>
                  <w:rFonts w:hint="default" w:ascii="Courier New" w:hAnsi="Courier New" w:eastAsia="Courier New" w:cs="Courier New"/>
                  <w:color w:val="000000"/>
                  <w:sz w:val="16"/>
                  <w:szCs w:val="16"/>
                  <w:lang w:val="es-EC"/>
                </w:rPr>
                <w:t xml:space="preserve">        }</w:t>
              </w:r>
            </w:ins>
          </w:p>
          <w:p w14:paraId="77195074">
            <w:pPr>
              <w:spacing w:before="0" w:after="0" w:line="240" w:lineRule="auto"/>
              <w:rPr>
                <w:ins w:id="4696" w:author="marpa" w:date="2026-10-25T15:27:56Z"/>
                <w:rFonts w:hint="default" w:ascii="Courier New" w:hAnsi="Courier New" w:eastAsia="Courier New" w:cs="Courier New"/>
                <w:color w:val="000000"/>
                <w:sz w:val="16"/>
                <w:szCs w:val="16"/>
                <w:lang w:val="es-EC"/>
              </w:rPr>
            </w:pPr>
            <w:ins w:id="4697" w:author="marpa" w:date="2026-10-25T15:27:56Z">
              <w:r>
                <w:rPr>
                  <w:rFonts w:hint="default" w:ascii="Courier New" w:hAnsi="Courier New" w:eastAsia="Courier New" w:cs="Courier New"/>
                  <w:color w:val="000000"/>
                  <w:sz w:val="16"/>
                  <w:szCs w:val="16"/>
                  <w:lang w:val="es-EC"/>
                </w:rPr>
                <w:t xml:space="preserve">    }</w:t>
              </w:r>
            </w:ins>
          </w:p>
          <w:p w14:paraId="07612904">
            <w:pPr>
              <w:spacing w:before="0" w:after="0" w:line="240" w:lineRule="auto"/>
              <w:rPr>
                <w:ins w:id="4698" w:author="marpa" w:date="2026-10-25T15:24:20Z"/>
                <w:rFonts w:hint="default" w:ascii="Courier New" w:hAnsi="Courier New" w:eastAsia="Courier New" w:cs="Courier New"/>
                <w:color w:val="000000"/>
                <w:sz w:val="16"/>
                <w:szCs w:val="16"/>
                <w:lang w:val="es-EC"/>
              </w:rPr>
            </w:pPr>
            <w:ins w:id="4699" w:author="marpa" w:date="2026-10-25T15:27:56Z">
              <w:r>
                <w:rPr>
                  <w:rFonts w:hint="default" w:ascii="Courier New" w:hAnsi="Courier New" w:eastAsia="Courier New" w:cs="Courier New"/>
                  <w:color w:val="000000"/>
                  <w:sz w:val="16"/>
                  <w:szCs w:val="16"/>
                  <w:lang w:val="es-EC"/>
                </w:rPr>
                <w:t>}</w:t>
              </w:r>
            </w:ins>
          </w:p>
        </w:tc>
      </w:tr>
    </w:tbl>
    <w:p w14:paraId="221CDB66">
      <w:pPr>
        <w:pStyle w:val="6"/>
        <w:rPr>
          <w:ins w:id="4700" w:author="marpa" w:date="2026-10-25T15:24:21Z"/>
        </w:rPr>
      </w:pPr>
      <w:ins w:id="4701" w:author="marpa" w:date="2026-10-25T15:24:21Z">
        <w:r>
          <w:rPr/>
          <w:t xml:space="preserve">Tabla </w:t>
        </w:r>
      </w:ins>
      <w:ins w:id="4702" w:author="marpa" w:date="2026-10-25T15:24:21Z">
        <w:r>
          <w:rPr>
            <w:rFonts w:hint="default"/>
            <w:lang w:val="es-EC"/>
          </w:rPr>
          <w:t>2</w:t>
        </w:r>
      </w:ins>
      <w:ins w:id="4703" w:author="marpa" w:date="2026-10-25T15:28:02Z">
        <w:r>
          <w:rPr>
            <w:rFonts w:hint="default"/>
            <w:lang w:val="es-EC"/>
          </w:rPr>
          <w:t>3</w:t>
        </w:r>
      </w:ins>
      <w:ins w:id="4704" w:author="marpa" w:date="2026-10-25T15:24:21Z">
        <w:r>
          <w:rPr/>
          <w:t xml:space="preserve">. Clase </w:t>
        </w:r>
      </w:ins>
      <w:ins w:id="4705" w:author="marpa" w:date="2026-10-25T15:28:35Z">
        <w:r>
          <w:rPr>
            <w:rFonts w:hint="default"/>
          </w:rPr>
          <w:t>AdministradorTokensCliente</w:t>
        </w:r>
      </w:ins>
      <w:ins w:id="4706" w:author="marpa" w:date="2026-10-25T15:24:21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CC3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707" w:author="marpa" w:date="2026-10-25T15:24:21Z"/>
        </w:trPr>
        <w:tc>
          <w:tcPr>
            <w:tcW w:w="8494" w:type="dxa"/>
            <w:shd w:val="clear" w:color="auto" w:fill="D9D9D9"/>
          </w:tcPr>
          <w:p w14:paraId="2A27011C">
            <w:pPr>
              <w:spacing w:before="0" w:after="0" w:line="240" w:lineRule="auto"/>
              <w:rPr>
                <w:ins w:id="4708" w:author="marpa" w:date="2026-10-25T15:28:41Z"/>
                <w:rFonts w:hint="default" w:ascii="Courier New" w:hAnsi="Courier New" w:eastAsia="Courier New" w:cs="Courier New"/>
                <w:color w:val="000000"/>
                <w:sz w:val="16"/>
                <w:szCs w:val="16"/>
                <w:lang w:val="es-EC"/>
              </w:rPr>
            </w:pPr>
            <w:ins w:id="4709" w:author="marpa" w:date="2026-10-25T15:28:41Z">
              <w:r>
                <w:rPr>
                  <w:rFonts w:hint="default" w:ascii="Courier New" w:hAnsi="Courier New" w:eastAsia="Courier New" w:cs="Courier New"/>
                  <w:color w:val="000000"/>
                  <w:sz w:val="16"/>
                  <w:szCs w:val="16"/>
                  <w:lang w:val="es-EC"/>
                </w:rPr>
                <w:t>package ec.edu.monster.seguridad;</w:t>
              </w:r>
            </w:ins>
          </w:p>
          <w:p w14:paraId="033ABCBB">
            <w:pPr>
              <w:spacing w:before="0" w:after="0" w:line="240" w:lineRule="auto"/>
              <w:rPr>
                <w:ins w:id="4710" w:author="marpa" w:date="2026-10-25T15:28:41Z"/>
                <w:rFonts w:hint="default" w:ascii="Courier New" w:hAnsi="Courier New" w:eastAsia="Courier New" w:cs="Courier New"/>
                <w:color w:val="000000"/>
                <w:sz w:val="16"/>
                <w:szCs w:val="16"/>
                <w:lang w:val="es-EC"/>
              </w:rPr>
            </w:pPr>
          </w:p>
          <w:p w14:paraId="16BE693E">
            <w:pPr>
              <w:spacing w:before="0" w:after="0" w:line="240" w:lineRule="auto"/>
              <w:rPr>
                <w:ins w:id="4711" w:author="marpa" w:date="2026-10-25T15:28:41Z"/>
                <w:rFonts w:hint="default" w:ascii="Courier New" w:hAnsi="Courier New" w:eastAsia="Courier New" w:cs="Courier New"/>
                <w:color w:val="000000"/>
                <w:sz w:val="16"/>
                <w:szCs w:val="16"/>
                <w:lang w:val="es-EC"/>
              </w:rPr>
            </w:pPr>
            <w:ins w:id="4712" w:author="marpa" w:date="2026-10-25T15:28:41Z">
              <w:r>
                <w:rPr>
                  <w:rFonts w:hint="default" w:ascii="Courier New" w:hAnsi="Courier New" w:eastAsia="Courier New" w:cs="Courier New"/>
                  <w:color w:val="000000"/>
                  <w:sz w:val="16"/>
                  <w:szCs w:val="16"/>
                  <w:lang w:val="es-EC"/>
                </w:rPr>
                <w:t>public final class AdministradorTokensCliente {</w:t>
              </w:r>
            </w:ins>
          </w:p>
          <w:p w14:paraId="208812C5">
            <w:pPr>
              <w:spacing w:before="0" w:after="0" w:line="240" w:lineRule="auto"/>
              <w:rPr>
                <w:ins w:id="4713" w:author="marpa" w:date="2026-10-25T15:28:41Z"/>
                <w:rFonts w:hint="default" w:ascii="Courier New" w:hAnsi="Courier New" w:eastAsia="Courier New" w:cs="Courier New"/>
                <w:color w:val="000000"/>
                <w:sz w:val="16"/>
                <w:szCs w:val="16"/>
                <w:lang w:val="es-EC"/>
              </w:rPr>
            </w:pPr>
            <w:ins w:id="4714" w:author="marpa" w:date="2026-10-25T15:28:41Z">
              <w:r>
                <w:rPr>
                  <w:rFonts w:hint="default" w:ascii="Courier New" w:hAnsi="Courier New" w:eastAsia="Courier New" w:cs="Courier New"/>
                  <w:color w:val="000000"/>
                  <w:sz w:val="16"/>
                  <w:szCs w:val="16"/>
                  <w:lang w:val="es-EC"/>
                </w:rPr>
                <w:t xml:space="preserve">    private static volatile String tokenActual;</w:t>
              </w:r>
            </w:ins>
          </w:p>
          <w:p w14:paraId="724D5517">
            <w:pPr>
              <w:spacing w:before="0" w:after="0" w:line="240" w:lineRule="auto"/>
              <w:rPr>
                <w:ins w:id="4715" w:author="marpa" w:date="2026-10-25T15:28:41Z"/>
                <w:rFonts w:hint="default" w:ascii="Courier New" w:hAnsi="Courier New" w:eastAsia="Courier New" w:cs="Courier New"/>
                <w:color w:val="000000"/>
                <w:sz w:val="16"/>
                <w:szCs w:val="16"/>
                <w:lang w:val="es-EC"/>
              </w:rPr>
            </w:pPr>
          </w:p>
          <w:p w14:paraId="0718BF43">
            <w:pPr>
              <w:spacing w:before="0" w:after="0" w:line="240" w:lineRule="auto"/>
              <w:rPr>
                <w:ins w:id="4716" w:author="marpa" w:date="2026-10-25T15:28:41Z"/>
                <w:rFonts w:hint="default" w:ascii="Courier New" w:hAnsi="Courier New" w:eastAsia="Courier New" w:cs="Courier New"/>
                <w:color w:val="000000"/>
                <w:sz w:val="16"/>
                <w:szCs w:val="16"/>
                <w:lang w:val="es-EC"/>
              </w:rPr>
            </w:pPr>
            <w:ins w:id="4717" w:author="marpa" w:date="2026-10-25T15:28:41Z">
              <w:r>
                <w:rPr>
                  <w:rFonts w:hint="default" w:ascii="Courier New" w:hAnsi="Courier New" w:eastAsia="Courier New" w:cs="Courier New"/>
                  <w:color w:val="000000"/>
                  <w:sz w:val="16"/>
                  <w:szCs w:val="16"/>
                  <w:lang w:val="es-EC"/>
                </w:rPr>
                <w:t xml:space="preserve">    private AdministradorTokensCliente() { }</w:t>
              </w:r>
            </w:ins>
          </w:p>
          <w:p w14:paraId="249919A8">
            <w:pPr>
              <w:spacing w:before="0" w:after="0" w:line="240" w:lineRule="auto"/>
              <w:rPr>
                <w:ins w:id="4718" w:author="marpa" w:date="2026-10-25T15:28:41Z"/>
                <w:rFonts w:hint="default" w:ascii="Courier New" w:hAnsi="Courier New" w:eastAsia="Courier New" w:cs="Courier New"/>
                <w:color w:val="000000"/>
                <w:sz w:val="16"/>
                <w:szCs w:val="16"/>
                <w:lang w:val="es-EC"/>
              </w:rPr>
            </w:pPr>
          </w:p>
          <w:p w14:paraId="13B0C6E6">
            <w:pPr>
              <w:spacing w:before="0" w:after="0" w:line="240" w:lineRule="auto"/>
              <w:rPr>
                <w:ins w:id="4719" w:author="marpa" w:date="2026-10-25T15:28:41Z"/>
                <w:rFonts w:hint="default" w:ascii="Courier New" w:hAnsi="Courier New" w:eastAsia="Courier New" w:cs="Courier New"/>
                <w:color w:val="000000"/>
                <w:sz w:val="16"/>
                <w:szCs w:val="16"/>
                <w:lang w:val="es-EC"/>
              </w:rPr>
            </w:pPr>
            <w:ins w:id="4720" w:author="marpa" w:date="2026-10-25T15:28:41Z">
              <w:r>
                <w:rPr>
                  <w:rFonts w:hint="default" w:ascii="Courier New" w:hAnsi="Courier New" w:eastAsia="Courier New" w:cs="Courier New"/>
                  <w:color w:val="000000"/>
                  <w:sz w:val="16"/>
                  <w:szCs w:val="16"/>
                  <w:lang w:val="es-EC"/>
                </w:rPr>
                <w:t xml:space="preserve">    public static void guardarToken(String token) { tokenActual = token; }</w:t>
              </w:r>
            </w:ins>
          </w:p>
          <w:p w14:paraId="67E7314A">
            <w:pPr>
              <w:spacing w:before="0" w:after="0" w:line="240" w:lineRule="auto"/>
              <w:rPr>
                <w:ins w:id="4721" w:author="marpa" w:date="2026-10-25T15:28:41Z"/>
                <w:rFonts w:hint="default" w:ascii="Courier New" w:hAnsi="Courier New" w:eastAsia="Courier New" w:cs="Courier New"/>
                <w:color w:val="000000"/>
                <w:sz w:val="16"/>
                <w:szCs w:val="16"/>
                <w:lang w:val="es-EC"/>
              </w:rPr>
            </w:pPr>
            <w:ins w:id="4722" w:author="marpa" w:date="2026-10-25T15:28:41Z">
              <w:r>
                <w:rPr>
                  <w:rFonts w:hint="default" w:ascii="Courier New" w:hAnsi="Courier New" w:eastAsia="Courier New" w:cs="Courier New"/>
                  <w:color w:val="000000"/>
                  <w:sz w:val="16"/>
                  <w:szCs w:val="16"/>
                  <w:lang w:val="es-EC"/>
                </w:rPr>
                <w:t xml:space="preserve">    public static String obtenerToken() { return tokenActual; }</w:t>
              </w:r>
            </w:ins>
          </w:p>
          <w:p w14:paraId="769248C6">
            <w:pPr>
              <w:spacing w:before="0" w:after="0" w:line="240" w:lineRule="auto"/>
              <w:rPr>
                <w:ins w:id="4723" w:author="marpa" w:date="2026-10-25T15:28:41Z"/>
                <w:rFonts w:hint="default" w:ascii="Courier New" w:hAnsi="Courier New" w:eastAsia="Courier New" w:cs="Courier New"/>
                <w:color w:val="000000"/>
                <w:sz w:val="16"/>
                <w:szCs w:val="16"/>
                <w:lang w:val="es-EC"/>
              </w:rPr>
            </w:pPr>
            <w:ins w:id="4724" w:author="marpa" w:date="2026-10-25T15:28:41Z">
              <w:r>
                <w:rPr>
                  <w:rFonts w:hint="default" w:ascii="Courier New" w:hAnsi="Courier New" w:eastAsia="Courier New" w:cs="Courier New"/>
                  <w:color w:val="000000"/>
                  <w:sz w:val="16"/>
                  <w:szCs w:val="16"/>
                  <w:lang w:val="es-EC"/>
                </w:rPr>
                <w:t xml:space="preserve">    public static void limpiar() { tokenActual = null; }</w:t>
              </w:r>
            </w:ins>
          </w:p>
          <w:p w14:paraId="08213E33">
            <w:pPr>
              <w:spacing w:before="0" w:after="0" w:line="240" w:lineRule="auto"/>
              <w:rPr>
                <w:ins w:id="4725" w:author="marpa" w:date="2026-10-25T15:28:41Z"/>
                <w:rFonts w:hint="default" w:ascii="Courier New" w:hAnsi="Courier New" w:eastAsia="Courier New" w:cs="Courier New"/>
                <w:color w:val="000000"/>
                <w:sz w:val="16"/>
                <w:szCs w:val="16"/>
                <w:lang w:val="es-EC"/>
              </w:rPr>
            </w:pPr>
            <w:ins w:id="4726" w:author="marpa" w:date="2026-10-25T15:28:41Z">
              <w:r>
                <w:rPr>
                  <w:rFonts w:hint="default" w:ascii="Courier New" w:hAnsi="Courier New" w:eastAsia="Courier New" w:cs="Courier New"/>
                  <w:color w:val="000000"/>
                  <w:sz w:val="16"/>
                  <w:szCs w:val="16"/>
                  <w:lang w:val="es-EC"/>
                </w:rPr>
                <w:t>}</w:t>
              </w:r>
            </w:ins>
          </w:p>
          <w:p w14:paraId="30F3B4E7">
            <w:pPr>
              <w:spacing w:before="0" w:after="0" w:line="240" w:lineRule="auto"/>
              <w:rPr>
                <w:ins w:id="4727" w:author="marpa" w:date="2026-10-25T15:24:21Z"/>
                <w:rFonts w:hint="default" w:ascii="Courier New" w:hAnsi="Courier New" w:eastAsia="Courier New" w:cs="Courier New"/>
                <w:color w:val="000000"/>
                <w:sz w:val="16"/>
                <w:szCs w:val="16"/>
                <w:lang w:val="es-EC"/>
              </w:rPr>
            </w:pPr>
          </w:p>
        </w:tc>
      </w:tr>
    </w:tbl>
    <w:p w14:paraId="49F6D620">
      <w:pPr>
        <w:pStyle w:val="6"/>
        <w:rPr>
          <w:ins w:id="4728" w:author="marpa" w:date="2026-10-25T15:24:22Z"/>
        </w:rPr>
      </w:pPr>
      <w:ins w:id="4729" w:author="marpa" w:date="2026-10-25T15:24:22Z">
        <w:r>
          <w:rPr/>
          <w:t xml:space="preserve">Tabla </w:t>
        </w:r>
      </w:ins>
      <w:ins w:id="4730" w:author="marpa" w:date="2026-10-25T15:34:23Z">
        <w:r>
          <w:rPr>
            <w:rFonts w:hint="default"/>
            <w:lang w:val="es-EC"/>
          </w:rPr>
          <w:t>2</w:t>
        </w:r>
      </w:ins>
      <w:ins w:id="4731" w:author="marpa" w:date="2026-10-25T15:34:25Z">
        <w:r>
          <w:rPr>
            <w:rFonts w:hint="default"/>
            <w:lang w:val="es-EC"/>
          </w:rPr>
          <w:t>4</w:t>
        </w:r>
      </w:ins>
      <w:ins w:id="4732" w:author="marpa" w:date="2026-10-25T15:24:22Z">
        <w:r>
          <w:rPr/>
          <w:t xml:space="preserve">. Clase </w:t>
        </w:r>
      </w:ins>
      <w:ins w:id="4733" w:author="marpa" w:date="2026-10-25T15:28:53Z">
        <w:r>
          <w:rPr>
            <w:rFonts w:hint="default"/>
          </w:rPr>
          <w:t>ManejadorClienteAutenticacion</w:t>
        </w:r>
      </w:ins>
      <w:ins w:id="4734" w:author="marpa" w:date="2026-10-25T15:24:22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CE4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735" w:author="marpa" w:date="2026-10-25T15:24:22Z"/>
        </w:trPr>
        <w:tc>
          <w:tcPr>
            <w:tcW w:w="8494" w:type="dxa"/>
            <w:shd w:val="clear" w:color="auto" w:fill="D9D9D9"/>
          </w:tcPr>
          <w:p w14:paraId="080A8311">
            <w:pPr>
              <w:spacing w:before="0" w:after="0" w:line="240" w:lineRule="auto"/>
              <w:rPr>
                <w:ins w:id="4736" w:author="marpa" w:date="2026-10-25T15:28:59Z"/>
                <w:rFonts w:hint="default" w:ascii="Courier New" w:hAnsi="Courier New" w:eastAsia="Courier New" w:cs="Courier New"/>
                <w:color w:val="000000"/>
                <w:sz w:val="16"/>
                <w:szCs w:val="16"/>
                <w:lang w:val="es-EC"/>
              </w:rPr>
            </w:pPr>
            <w:ins w:id="4737" w:author="marpa" w:date="2026-10-25T15:28:59Z">
              <w:r>
                <w:rPr>
                  <w:rFonts w:hint="default" w:ascii="Courier New" w:hAnsi="Courier New" w:eastAsia="Courier New" w:cs="Courier New"/>
                  <w:color w:val="000000"/>
                  <w:sz w:val="16"/>
                  <w:szCs w:val="16"/>
                  <w:lang w:val="es-EC"/>
                </w:rPr>
                <w:t>package ec.edu.monster.seguridad;</w:t>
              </w:r>
            </w:ins>
          </w:p>
          <w:p w14:paraId="0B838655">
            <w:pPr>
              <w:spacing w:before="0" w:after="0" w:line="240" w:lineRule="auto"/>
              <w:rPr>
                <w:ins w:id="4738" w:author="marpa" w:date="2026-10-25T15:28:59Z"/>
                <w:rFonts w:hint="default" w:ascii="Courier New" w:hAnsi="Courier New" w:eastAsia="Courier New" w:cs="Courier New"/>
                <w:color w:val="000000"/>
                <w:sz w:val="16"/>
                <w:szCs w:val="16"/>
                <w:lang w:val="es-EC"/>
              </w:rPr>
            </w:pPr>
          </w:p>
          <w:p w14:paraId="7BE5C4C7">
            <w:pPr>
              <w:spacing w:before="0" w:after="0" w:line="240" w:lineRule="auto"/>
              <w:rPr>
                <w:ins w:id="4739" w:author="marpa" w:date="2026-10-25T15:28:59Z"/>
                <w:rFonts w:hint="default" w:ascii="Courier New" w:hAnsi="Courier New" w:eastAsia="Courier New" w:cs="Courier New"/>
                <w:color w:val="000000"/>
                <w:sz w:val="16"/>
                <w:szCs w:val="16"/>
                <w:lang w:val="es-EC"/>
              </w:rPr>
            </w:pPr>
            <w:ins w:id="4740" w:author="marpa" w:date="2026-10-25T15:28:59Z">
              <w:r>
                <w:rPr>
                  <w:rFonts w:hint="default" w:ascii="Courier New" w:hAnsi="Courier New" w:eastAsia="Courier New" w:cs="Courier New"/>
                  <w:color w:val="000000"/>
                  <w:sz w:val="16"/>
                  <w:szCs w:val="16"/>
                  <w:lang w:val="es-EC"/>
                </w:rPr>
                <w:t>import jakarta.xml.soap.Node;</w:t>
              </w:r>
            </w:ins>
          </w:p>
          <w:p w14:paraId="305196EE">
            <w:pPr>
              <w:spacing w:before="0" w:after="0" w:line="240" w:lineRule="auto"/>
              <w:rPr>
                <w:ins w:id="4741" w:author="marpa" w:date="2026-10-25T15:28:59Z"/>
                <w:rFonts w:hint="default" w:ascii="Courier New" w:hAnsi="Courier New" w:eastAsia="Courier New" w:cs="Courier New"/>
                <w:color w:val="000000"/>
                <w:sz w:val="16"/>
                <w:szCs w:val="16"/>
                <w:lang w:val="es-EC"/>
              </w:rPr>
            </w:pPr>
            <w:ins w:id="4742" w:author="marpa" w:date="2026-10-25T15:28:59Z">
              <w:r>
                <w:rPr>
                  <w:rFonts w:hint="default" w:ascii="Courier New" w:hAnsi="Courier New" w:eastAsia="Courier New" w:cs="Courier New"/>
                  <w:color w:val="000000"/>
                  <w:sz w:val="16"/>
                  <w:szCs w:val="16"/>
                  <w:lang w:val="es-EC"/>
                </w:rPr>
                <w:t>import jakarta.xml.soap.SOAPElement;</w:t>
              </w:r>
            </w:ins>
          </w:p>
          <w:p w14:paraId="12B0DD09">
            <w:pPr>
              <w:spacing w:before="0" w:after="0" w:line="240" w:lineRule="auto"/>
              <w:rPr>
                <w:ins w:id="4743" w:author="marpa" w:date="2026-10-25T15:28:59Z"/>
                <w:rFonts w:hint="default" w:ascii="Courier New" w:hAnsi="Courier New" w:eastAsia="Courier New" w:cs="Courier New"/>
                <w:color w:val="000000"/>
                <w:sz w:val="16"/>
                <w:szCs w:val="16"/>
                <w:lang w:val="es-EC"/>
              </w:rPr>
            </w:pPr>
            <w:ins w:id="4744" w:author="marpa" w:date="2026-10-25T15:28:59Z">
              <w:r>
                <w:rPr>
                  <w:rFonts w:hint="default" w:ascii="Courier New" w:hAnsi="Courier New" w:eastAsia="Courier New" w:cs="Courier New"/>
                  <w:color w:val="000000"/>
                  <w:sz w:val="16"/>
                  <w:szCs w:val="16"/>
                  <w:lang w:val="es-EC"/>
                </w:rPr>
                <w:t>import jakarta.xml.soap.SOAPEnvelope;</w:t>
              </w:r>
            </w:ins>
          </w:p>
          <w:p w14:paraId="50DF5DB4">
            <w:pPr>
              <w:spacing w:before="0" w:after="0" w:line="240" w:lineRule="auto"/>
              <w:rPr>
                <w:ins w:id="4745" w:author="marpa" w:date="2026-10-25T15:28:59Z"/>
                <w:rFonts w:hint="default" w:ascii="Courier New" w:hAnsi="Courier New" w:eastAsia="Courier New" w:cs="Courier New"/>
                <w:color w:val="000000"/>
                <w:sz w:val="16"/>
                <w:szCs w:val="16"/>
                <w:lang w:val="es-EC"/>
              </w:rPr>
            </w:pPr>
            <w:ins w:id="4746" w:author="marpa" w:date="2026-10-25T15:28:59Z">
              <w:r>
                <w:rPr>
                  <w:rFonts w:hint="default" w:ascii="Courier New" w:hAnsi="Courier New" w:eastAsia="Courier New" w:cs="Courier New"/>
                  <w:color w:val="000000"/>
                  <w:sz w:val="16"/>
                  <w:szCs w:val="16"/>
                  <w:lang w:val="es-EC"/>
                </w:rPr>
                <w:t>import jakarta.xml.soap.SOAPHeader;</w:t>
              </w:r>
            </w:ins>
          </w:p>
          <w:p w14:paraId="278091FC">
            <w:pPr>
              <w:spacing w:before="0" w:after="0" w:line="240" w:lineRule="auto"/>
              <w:rPr>
                <w:ins w:id="4747" w:author="marpa" w:date="2026-10-25T15:28:59Z"/>
                <w:rFonts w:hint="default" w:ascii="Courier New" w:hAnsi="Courier New" w:eastAsia="Courier New" w:cs="Courier New"/>
                <w:color w:val="000000"/>
                <w:sz w:val="16"/>
                <w:szCs w:val="16"/>
                <w:lang w:val="es-EC"/>
              </w:rPr>
            </w:pPr>
            <w:ins w:id="4748" w:author="marpa" w:date="2026-10-25T15:28:59Z">
              <w:r>
                <w:rPr>
                  <w:rFonts w:hint="default" w:ascii="Courier New" w:hAnsi="Courier New" w:eastAsia="Courier New" w:cs="Courier New"/>
                  <w:color w:val="000000"/>
                  <w:sz w:val="16"/>
                  <w:szCs w:val="16"/>
                  <w:lang w:val="es-EC"/>
                </w:rPr>
                <w:t>import jakarta.xml.soap.SOAPMessage;</w:t>
              </w:r>
            </w:ins>
          </w:p>
          <w:p w14:paraId="12381A6B">
            <w:pPr>
              <w:spacing w:before="0" w:after="0" w:line="240" w:lineRule="auto"/>
              <w:rPr>
                <w:ins w:id="4749" w:author="marpa" w:date="2026-10-25T15:28:59Z"/>
                <w:rFonts w:hint="default" w:ascii="Courier New" w:hAnsi="Courier New" w:eastAsia="Courier New" w:cs="Courier New"/>
                <w:color w:val="000000"/>
                <w:sz w:val="16"/>
                <w:szCs w:val="16"/>
                <w:lang w:val="es-EC"/>
              </w:rPr>
            </w:pPr>
            <w:ins w:id="4750" w:author="marpa" w:date="2026-10-25T15:28:59Z">
              <w:r>
                <w:rPr>
                  <w:rFonts w:hint="default" w:ascii="Courier New" w:hAnsi="Courier New" w:eastAsia="Courier New" w:cs="Courier New"/>
                  <w:color w:val="000000"/>
                  <w:sz w:val="16"/>
                  <w:szCs w:val="16"/>
                  <w:lang w:val="es-EC"/>
                </w:rPr>
                <w:t>import jakarta.xml.ws.handler.MessageContext;</w:t>
              </w:r>
            </w:ins>
          </w:p>
          <w:p w14:paraId="295F5267">
            <w:pPr>
              <w:spacing w:before="0" w:after="0" w:line="240" w:lineRule="auto"/>
              <w:rPr>
                <w:ins w:id="4751" w:author="marpa" w:date="2026-10-25T15:28:59Z"/>
                <w:rFonts w:hint="default" w:ascii="Courier New" w:hAnsi="Courier New" w:eastAsia="Courier New" w:cs="Courier New"/>
                <w:color w:val="000000"/>
                <w:sz w:val="16"/>
                <w:szCs w:val="16"/>
                <w:lang w:val="es-EC"/>
              </w:rPr>
            </w:pPr>
            <w:ins w:id="4752" w:author="marpa" w:date="2026-10-25T15:28:59Z">
              <w:r>
                <w:rPr>
                  <w:rFonts w:hint="default" w:ascii="Courier New" w:hAnsi="Courier New" w:eastAsia="Courier New" w:cs="Courier New"/>
                  <w:color w:val="000000"/>
                  <w:sz w:val="16"/>
                  <w:szCs w:val="16"/>
                  <w:lang w:val="es-EC"/>
                </w:rPr>
                <w:t>import jakarta.xml.ws.handler.soap.SOAPHandler;</w:t>
              </w:r>
            </w:ins>
          </w:p>
          <w:p w14:paraId="68B80332">
            <w:pPr>
              <w:spacing w:before="0" w:after="0" w:line="240" w:lineRule="auto"/>
              <w:rPr>
                <w:ins w:id="4753" w:author="marpa" w:date="2026-10-25T15:28:59Z"/>
                <w:rFonts w:hint="default" w:ascii="Courier New" w:hAnsi="Courier New" w:eastAsia="Courier New" w:cs="Courier New"/>
                <w:color w:val="000000"/>
                <w:sz w:val="16"/>
                <w:szCs w:val="16"/>
                <w:lang w:val="es-EC"/>
              </w:rPr>
            </w:pPr>
            <w:ins w:id="4754" w:author="marpa" w:date="2026-10-25T15:28:59Z">
              <w:r>
                <w:rPr>
                  <w:rFonts w:hint="default" w:ascii="Courier New" w:hAnsi="Courier New" w:eastAsia="Courier New" w:cs="Courier New"/>
                  <w:color w:val="000000"/>
                  <w:sz w:val="16"/>
                  <w:szCs w:val="16"/>
                  <w:lang w:val="es-EC"/>
                </w:rPr>
                <w:t>import jakarta.xml.ws.handler.soap.SOAPMessageContext;</w:t>
              </w:r>
            </w:ins>
          </w:p>
          <w:p w14:paraId="69D95035">
            <w:pPr>
              <w:spacing w:before="0" w:after="0" w:line="240" w:lineRule="auto"/>
              <w:rPr>
                <w:ins w:id="4755" w:author="marpa" w:date="2026-10-25T15:28:59Z"/>
                <w:rFonts w:hint="default" w:ascii="Courier New" w:hAnsi="Courier New" w:eastAsia="Courier New" w:cs="Courier New"/>
                <w:color w:val="000000"/>
                <w:sz w:val="16"/>
                <w:szCs w:val="16"/>
                <w:lang w:val="es-EC"/>
              </w:rPr>
            </w:pPr>
            <w:ins w:id="4756" w:author="marpa" w:date="2026-10-25T15:28:59Z">
              <w:r>
                <w:rPr>
                  <w:rFonts w:hint="default" w:ascii="Courier New" w:hAnsi="Courier New" w:eastAsia="Courier New" w:cs="Courier New"/>
                  <w:color w:val="000000"/>
                  <w:sz w:val="16"/>
                  <w:szCs w:val="16"/>
                  <w:lang w:val="es-EC"/>
                </w:rPr>
                <w:t>import java.util.Collections;</w:t>
              </w:r>
            </w:ins>
          </w:p>
          <w:p w14:paraId="054CB9CB">
            <w:pPr>
              <w:spacing w:before="0" w:after="0" w:line="240" w:lineRule="auto"/>
              <w:rPr>
                <w:ins w:id="4757" w:author="marpa" w:date="2026-10-25T15:28:59Z"/>
                <w:rFonts w:hint="default" w:ascii="Courier New" w:hAnsi="Courier New" w:eastAsia="Courier New" w:cs="Courier New"/>
                <w:color w:val="000000"/>
                <w:sz w:val="16"/>
                <w:szCs w:val="16"/>
                <w:lang w:val="es-EC"/>
              </w:rPr>
            </w:pPr>
            <w:ins w:id="4758" w:author="marpa" w:date="2026-10-25T15:28:59Z">
              <w:r>
                <w:rPr>
                  <w:rFonts w:hint="default" w:ascii="Courier New" w:hAnsi="Courier New" w:eastAsia="Courier New" w:cs="Courier New"/>
                  <w:color w:val="000000"/>
                  <w:sz w:val="16"/>
                  <w:szCs w:val="16"/>
                  <w:lang w:val="es-EC"/>
                </w:rPr>
                <w:t>import java.util.Set;</w:t>
              </w:r>
            </w:ins>
          </w:p>
          <w:p w14:paraId="3B1D415F">
            <w:pPr>
              <w:spacing w:before="0" w:after="0" w:line="240" w:lineRule="auto"/>
              <w:rPr>
                <w:ins w:id="4759" w:author="marpa" w:date="2026-10-25T15:28:59Z"/>
                <w:rFonts w:hint="default" w:ascii="Courier New" w:hAnsi="Courier New" w:eastAsia="Courier New" w:cs="Courier New"/>
                <w:color w:val="000000"/>
                <w:sz w:val="16"/>
                <w:szCs w:val="16"/>
                <w:lang w:val="es-EC"/>
              </w:rPr>
            </w:pPr>
            <w:ins w:id="4760" w:author="marpa" w:date="2026-10-25T15:28:59Z">
              <w:r>
                <w:rPr>
                  <w:rFonts w:hint="default" w:ascii="Courier New" w:hAnsi="Courier New" w:eastAsia="Courier New" w:cs="Courier New"/>
                  <w:color w:val="000000"/>
                  <w:sz w:val="16"/>
                  <w:szCs w:val="16"/>
                  <w:lang w:val="es-EC"/>
                </w:rPr>
                <w:t>import javax.xml.namespace.QName;</w:t>
              </w:r>
            </w:ins>
          </w:p>
          <w:p w14:paraId="51EFD037">
            <w:pPr>
              <w:spacing w:before="0" w:after="0" w:line="240" w:lineRule="auto"/>
              <w:rPr>
                <w:ins w:id="4761" w:author="marpa" w:date="2026-10-25T15:28:59Z"/>
                <w:rFonts w:hint="default" w:ascii="Courier New" w:hAnsi="Courier New" w:eastAsia="Courier New" w:cs="Courier New"/>
                <w:color w:val="000000"/>
                <w:sz w:val="16"/>
                <w:szCs w:val="16"/>
                <w:lang w:val="es-EC"/>
              </w:rPr>
            </w:pPr>
          </w:p>
          <w:p w14:paraId="37D82EAB">
            <w:pPr>
              <w:spacing w:before="0" w:after="0" w:line="240" w:lineRule="auto"/>
              <w:rPr>
                <w:ins w:id="4762" w:author="marpa" w:date="2026-10-25T15:28:59Z"/>
                <w:rFonts w:hint="default" w:ascii="Courier New" w:hAnsi="Courier New" w:eastAsia="Courier New" w:cs="Courier New"/>
                <w:color w:val="000000"/>
                <w:sz w:val="16"/>
                <w:szCs w:val="16"/>
                <w:lang w:val="es-EC"/>
              </w:rPr>
            </w:pPr>
            <w:ins w:id="4763" w:author="marpa" w:date="2026-10-25T15:28:59Z">
              <w:r>
                <w:rPr>
                  <w:rFonts w:hint="default" w:ascii="Courier New" w:hAnsi="Courier New" w:eastAsia="Courier New" w:cs="Courier New"/>
                  <w:color w:val="000000"/>
                  <w:sz w:val="16"/>
                  <w:szCs w:val="16"/>
                  <w:lang w:val="es-EC"/>
                </w:rPr>
                <w:t>/** Inserta el token que exige el manejador de autenticación del servidor. */</w:t>
              </w:r>
            </w:ins>
          </w:p>
          <w:p w14:paraId="3CAB83A7">
            <w:pPr>
              <w:spacing w:before="0" w:after="0" w:line="240" w:lineRule="auto"/>
              <w:rPr>
                <w:ins w:id="4764" w:author="marpa" w:date="2026-10-25T15:28:59Z"/>
                <w:rFonts w:hint="default" w:ascii="Courier New" w:hAnsi="Courier New" w:eastAsia="Courier New" w:cs="Courier New"/>
                <w:color w:val="000000"/>
                <w:sz w:val="16"/>
                <w:szCs w:val="16"/>
                <w:lang w:val="es-EC"/>
              </w:rPr>
            </w:pPr>
            <w:ins w:id="4765" w:author="marpa" w:date="2026-10-25T15:28:59Z">
              <w:r>
                <w:rPr>
                  <w:rFonts w:hint="default" w:ascii="Courier New" w:hAnsi="Courier New" w:eastAsia="Courier New" w:cs="Courier New"/>
                  <w:color w:val="000000"/>
                  <w:sz w:val="16"/>
                  <w:szCs w:val="16"/>
                  <w:lang w:val="es-EC"/>
                </w:rPr>
                <w:t>public final class ManejadorClienteAutenticacion implements SOAPHandler&lt;SOAPMessageContext&gt; {</w:t>
              </w:r>
            </w:ins>
          </w:p>
          <w:p w14:paraId="21C2234F">
            <w:pPr>
              <w:spacing w:before="0" w:after="0" w:line="240" w:lineRule="auto"/>
              <w:rPr>
                <w:ins w:id="4766" w:author="marpa" w:date="2026-10-25T15:28:59Z"/>
                <w:rFonts w:hint="default" w:ascii="Courier New" w:hAnsi="Courier New" w:eastAsia="Courier New" w:cs="Courier New"/>
                <w:color w:val="000000"/>
                <w:sz w:val="16"/>
                <w:szCs w:val="16"/>
                <w:lang w:val="es-EC"/>
              </w:rPr>
            </w:pPr>
            <w:ins w:id="4767" w:author="marpa" w:date="2026-10-25T15:28:59Z">
              <w:r>
                <w:rPr>
                  <w:rFonts w:hint="default" w:ascii="Courier New" w:hAnsi="Courier New" w:eastAsia="Courier New" w:cs="Courier New"/>
                  <w:color w:val="000000"/>
                  <w:sz w:val="16"/>
                  <w:szCs w:val="16"/>
                  <w:lang w:val="es-EC"/>
                </w:rPr>
                <w:t xml:space="preserve">    private static final String NS_SEGURIDAD = "http://ws.monster.edu.ec/seguridad";</w:t>
              </w:r>
            </w:ins>
          </w:p>
          <w:p w14:paraId="6CD0588E">
            <w:pPr>
              <w:spacing w:before="0" w:after="0" w:line="240" w:lineRule="auto"/>
              <w:rPr>
                <w:ins w:id="4768" w:author="marpa" w:date="2026-10-25T15:28:59Z"/>
                <w:rFonts w:hint="default" w:ascii="Courier New" w:hAnsi="Courier New" w:eastAsia="Courier New" w:cs="Courier New"/>
                <w:color w:val="000000"/>
                <w:sz w:val="16"/>
                <w:szCs w:val="16"/>
                <w:lang w:val="es-EC"/>
              </w:rPr>
            </w:pPr>
          </w:p>
          <w:p w14:paraId="5B31F4E8">
            <w:pPr>
              <w:spacing w:before="0" w:after="0" w:line="240" w:lineRule="auto"/>
              <w:rPr>
                <w:ins w:id="4769" w:author="marpa" w:date="2026-10-25T15:28:59Z"/>
                <w:rFonts w:hint="default" w:ascii="Courier New" w:hAnsi="Courier New" w:eastAsia="Courier New" w:cs="Courier New"/>
                <w:color w:val="000000"/>
                <w:sz w:val="16"/>
                <w:szCs w:val="16"/>
                <w:lang w:val="es-EC"/>
              </w:rPr>
            </w:pPr>
            <w:ins w:id="4770" w:author="marpa" w:date="2026-10-25T15:28:59Z">
              <w:r>
                <w:rPr>
                  <w:rFonts w:hint="default" w:ascii="Courier New" w:hAnsi="Courier New" w:eastAsia="Courier New" w:cs="Courier New"/>
                  <w:color w:val="000000"/>
                  <w:sz w:val="16"/>
                  <w:szCs w:val="16"/>
                  <w:lang w:val="es-EC"/>
                </w:rPr>
                <w:t xml:space="preserve">    @Override</w:t>
              </w:r>
            </w:ins>
          </w:p>
          <w:p w14:paraId="1B215934">
            <w:pPr>
              <w:spacing w:before="0" w:after="0" w:line="240" w:lineRule="auto"/>
              <w:rPr>
                <w:ins w:id="4771" w:author="marpa" w:date="2026-10-25T15:28:59Z"/>
                <w:rFonts w:hint="default" w:ascii="Courier New" w:hAnsi="Courier New" w:eastAsia="Courier New" w:cs="Courier New"/>
                <w:color w:val="000000"/>
                <w:sz w:val="16"/>
                <w:szCs w:val="16"/>
                <w:lang w:val="es-EC"/>
              </w:rPr>
            </w:pPr>
            <w:ins w:id="4772" w:author="marpa" w:date="2026-10-25T15:28:59Z">
              <w:r>
                <w:rPr>
                  <w:rFonts w:hint="default" w:ascii="Courier New" w:hAnsi="Courier New" w:eastAsia="Courier New" w:cs="Courier New"/>
                  <w:color w:val="000000"/>
                  <w:sz w:val="16"/>
                  <w:szCs w:val="16"/>
                  <w:lang w:val="es-EC"/>
                </w:rPr>
                <w:t xml:space="preserve">    public boolean handleMessage(SOAPMessageContext contexto) {</w:t>
              </w:r>
            </w:ins>
          </w:p>
          <w:p w14:paraId="12F80063">
            <w:pPr>
              <w:spacing w:before="0" w:after="0" w:line="240" w:lineRule="auto"/>
              <w:rPr>
                <w:ins w:id="4773" w:author="marpa" w:date="2026-10-25T15:28:59Z"/>
                <w:rFonts w:hint="default" w:ascii="Courier New" w:hAnsi="Courier New" w:eastAsia="Courier New" w:cs="Courier New"/>
                <w:color w:val="000000"/>
                <w:sz w:val="16"/>
                <w:szCs w:val="16"/>
                <w:lang w:val="es-EC"/>
              </w:rPr>
            </w:pPr>
            <w:ins w:id="4774" w:author="marpa" w:date="2026-10-25T15:28:59Z">
              <w:r>
                <w:rPr>
                  <w:rFonts w:hint="default" w:ascii="Courier New" w:hAnsi="Courier New" w:eastAsia="Courier New" w:cs="Courier New"/>
                  <w:color w:val="000000"/>
                  <w:sz w:val="16"/>
                  <w:szCs w:val="16"/>
                  <w:lang w:val="es-EC"/>
                </w:rPr>
                <w:t xml:space="preserve">        if (Boolean.TRUE.equals(contexto.get(MessageContext.MESSAGE_OUTBOUND_PROPERTY))) {</w:t>
              </w:r>
            </w:ins>
          </w:p>
          <w:p w14:paraId="33328F73">
            <w:pPr>
              <w:spacing w:before="0" w:after="0" w:line="240" w:lineRule="auto"/>
              <w:rPr>
                <w:ins w:id="4775" w:author="marpa" w:date="2026-10-25T15:28:59Z"/>
                <w:rFonts w:hint="default" w:ascii="Courier New" w:hAnsi="Courier New" w:eastAsia="Courier New" w:cs="Courier New"/>
                <w:color w:val="000000"/>
                <w:sz w:val="16"/>
                <w:szCs w:val="16"/>
                <w:lang w:val="es-EC"/>
              </w:rPr>
            </w:pPr>
            <w:ins w:id="4776" w:author="marpa" w:date="2026-10-25T15:28:59Z">
              <w:r>
                <w:rPr>
                  <w:rFonts w:hint="default" w:ascii="Courier New" w:hAnsi="Courier New" w:eastAsia="Courier New" w:cs="Courier New"/>
                  <w:color w:val="000000"/>
                  <w:sz w:val="16"/>
                  <w:szCs w:val="16"/>
                  <w:lang w:val="es-EC"/>
                </w:rPr>
                <w:t xml:space="preserve">            agregarToken(contexto);</w:t>
              </w:r>
            </w:ins>
          </w:p>
          <w:p w14:paraId="1BDDB135">
            <w:pPr>
              <w:spacing w:before="0" w:after="0" w:line="240" w:lineRule="auto"/>
              <w:rPr>
                <w:ins w:id="4777" w:author="marpa" w:date="2026-10-25T15:28:59Z"/>
                <w:rFonts w:hint="default" w:ascii="Courier New" w:hAnsi="Courier New" w:eastAsia="Courier New" w:cs="Courier New"/>
                <w:color w:val="000000"/>
                <w:sz w:val="16"/>
                <w:szCs w:val="16"/>
                <w:lang w:val="es-EC"/>
              </w:rPr>
            </w:pPr>
            <w:ins w:id="4778" w:author="marpa" w:date="2026-10-25T15:28:59Z">
              <w:r>
                <w:rPr>
                  <w:rFonts w:hint="default" w:ascii="Courier New" w:hAnsi="Courier New" w:eastAsia="Courier New" w:cs="Courier New"/>
                  <w:color w:val="000000"/>
                  <w:sz w:val="16"/>
                  <w:szCs w:val="16"/>
                  <w:lang w:val="es-EC"/>
                </w:rPr>
                <w:t xml:space="preserve">        }</w:t>
              </w:r>
            </w:ins>
          </w:p>
          <w:p w14:paraId="19C9C6DF">
            <w:pPr>
              <w:spacing w:before="0" w:after="0" w:line="240" w:lineRule="auto"/>
              <w:rPr>
                <w:ins w:id="4779" w:author="marpa" w:date="2026-10-25T15:28:59Z"/>
                <w:rFonts w:hint="default" w:ascii="Courier New" w:hAnsi="Courier New" w:eastAsia="Courier New" w:cs="Courier New"/>
                <w:color w:val="000000"/>
                <w:sz w:val="16"/>
                <w:szCs w:val="16"/>
                <w:lang w:val="es-EC"/>
              </w:rPr>
            </w:pPr>
            <w:ins w:id="4780" w:author="marpa" w:date="2026-10-25T15:28:59Z">
              <w:r>
                <w:rPr>
                  <w:rFonts w:hint="default" w:ascii="Courier New" w:hAnsi="Courier New" w:eastAsia="Courier New" w:cs="Courier New"/>
                  <w:color w:val="000000"/>
                  <w:sz w:val="16"/>
                  <w:szCs w:val="16"/>
                  <w:lang w:val="es-EC"/>
                </w:rPr>
                <w:t xml:space="preserve">        return true;</w:t>
              </w:r>
            </w:ins>
          </w:p>
          <w:p w14:paraId="14E45F7E">
            <w:pPr>
              <w:spacing w:before="0" w:after="0" w:line="240" w:lineRule="auto"/>
              <w:rPr>
                <w:ins w:id="4781" w:author="marpa" w:date="2026-10-25T15:28:59Z"/>
                <w:rFonts w:hint="default" w:ascii="Courier New" w:hAnsi="Courier New" w:eastAsia="Courier New" w:cs="Courier New"/>
                <w:color w:val="000000"/>
                <w:sz w:val="16"/>
                <w:szCs w:val="16"/>
                <w:lang w:val="es-EC"/>
              </w:rPr>
            </w:pPr>
            <w:ins w:id="4782" w:author="marpa" w:date="2026-10-25T15:28:59Z">
              <w:r>
                <w:rPr>
                  <w:rFonts w:hint="default" w:ascii="Courier New" w:hAnsi="Courier New" w:eastAsia="Courier New" w:cs="Courier New"/>
                  <w:color w:val="000000"/>
                  <w:sz w:val="16"/>
                  <w:szCs w:val="16"/>
                  <w:lang w:val="es-EC"/>
                </w:rPr>
                <w:t xml:space="preserve">    }</w:t>
              </w:r>
            </w:ins>
          </w:p>
          <w:p w14:paraId="61F9D87A">
            <w:pPr>
              <w:spacing w:before="0" w:after="0" w:line="240" w:lineRule="auto"/>
              <w:rPr>
                <w:ins w:id="4783" w:author="marpa" w:date="2026-10-25T15:28:59Z"/>
                <w:rFonts w:hint="default" w:ascii="Courier New" w:hAnsi="Courier New" w:eastAsia="Courier New" w:cs="Courier New"/>
                <w:color w:val="000000"/>
                <w:sz w:val="16"/>
                <w:szCs w:val="16"/>
                <w:lang w:val="es-EC"/>
              </w:rPr>
            </w:pPr>
          </w:p>
          <w:p w14:paraId="19A750F2">
            <w:pPr>
              <w:spacing w:before="0" w:after="0" w:line="240" w:lineRule="auto"/>
              <w:rPr>
                <w:ins w:id="4784" w:author="marpa" w:date="2026-10-25T15:28:59Z"/>
                <w:rFonts w:hint="default" w:ascii="Courier New" w:hAnsi="Courier New" w:eastAsia="Courier New" w:cs="Courier New"/>
                <w:color w:val="000000"/>
                <w:sz w:val="16"/>
                <w:szCs w:val="16"/>
                <w:lang w:val="es-EC"/>
              </w:rPr>
            </w:pPr>
            <w:ins w:id="4785" w:author="marpa" w:date="2026-10-25T15:28:59Z">
              <w:r>
                <w:rPr>
                  <w:rFonts w:hint="default" w:ascii="Courier New" w:hAnsi="Courier New" w:eastAsia="Courier New" w:cs="Courier New"/>
                  <w:color w:val="000000"/>
                  <w:sz w:val="16"/>
                  <w:szCs w:val="16"/>
                  <w:lang w:val="es-EC"/>
                </w:rPr>
                <w:t xml:space="preserve">    private void agregarToken(SOAPMessageContext contexto) {</w:t>
              </w:r>
            </w:ins>
          </w:p>
          <w:p w14:paraId="443C82D7">
            <w:pPr>
              <w:spacing w:before="0" w:after="0" w:line="240" w:lineRule="auto"/>
              <w:rPr>
                <w:ins w:id="4786" w:author="marpa" w:date="2026-10-25T15:28:59Z"/>
                <w:rFonts w:hint="default" w:ascii="Courier New" w:hAnsi="Courier New" w:eastAsia="Courier New" w:cs="Courier New"/>
                <w:color w:val="000000"/>
                <w:sz w:val="16"/>
                <w:szCs w:val="16"/>
                <w:lang w:val="es-EC"/>
              </w:rPr>
            </w:pPr>
            <w:ins w:id="4787" w:author="marpa" w:date="2026-10-25T15:28:59Z">
              <w:r>
                <w:rPr>
                  <w:rFonts w:hint="default" w:ascii="Courier New" w:hAnsi="Courier New" w:eastAsia="Courier New" w:cs="Courier New"/>
                  <w:color w:val="000000"/>
                  <w:sz w:val="16"/>
                  <w:szCs w:val="16"/>
                  <w:lang w:val="es-EC"/>
                </w:rPr>
                <w:t xml:space="preserve">        String token = AdministradorTokensCliente.obtenerToken();</w:t>
              </w:r>
            </w:ins>
          </w:p>
          <w:p w14:paraId="4D10F1C0">
            <w:pPr>
              <w:spacing w:before="0" w:after="0" w:line="240" w:lineRule="auto"/>
              <w:rPr>
                <w:ins w:id="4788" w:author="marpa" w:date="2026-10-25T15:28:59Z"/>
                <w:rFonts w:hint="default" w:ascii="Courier New" w:hAnsi="Courier New" w:eastAsia="Courier New" w:cs="Courier New"/>
                <w:color w:val="000000"/>
                <w:sz w:val="16"/>
                <w:szCs w:val="16"/>
                <w:lang w:val="es-EC"/>
              </w:rPr>
            </w:pPr>
            <w:ins w:id="4789" w:author="marpa" w:date="2026-10-25T15:28:59Z">
              <w:r>
                <w:rPr>
                  <w:rFonts w:hint="default" w:ascii="Courier New" w:hAnsi="Courier New" w:eastAsia="Courier New" w:cs="Courier New"/>
                  <w:color w:val="000000"/>
                  <w:sz w:val="16"/>
                  <w:szCs w:val="16"/>
                  <w:lang w:val="es-EC"/>
                </w:rPr>
                <w:t xml:space="preserve">        if (token == null || token.isBlank()) return;</w:t>
              </w:r>
            </w:ins>
          </w:p>
          <w:p w14:paraId="6CD7C165">
            <w:pPr>
              <w:spacing w:before="0" w:after="0" w:line="240" w:lineRule="auto"/>
              <w:rPr>
                <w:ins w:id="4790" w:author="marpa" w:date="2026-10-25T15:28:59Z"/>
                <w:rFonts w:hint="default" w:ascii="Courier New" w:hAnsi="Courier New" w:eastAsia="Courier New" w:cs="Courier New"/>
                <w:color w:val="000000"/>
                <w:sz w:val="16"/>
                <w:szCs w:val="16"/>
                <w:lang w:val="es-EC"/>
              </w:rPr>
            </w:pPr>
            <w:ins w:id="4791" w:author="marpa" w:date="2026-10-25T15:28:59Z">
              <w:r>
                <w:rPr>
                  <w:rFonts w:hint="default" w:ascii="Courier New" w:hAnsi="Courier New" w:eastAsia="Courier New" w:cs="Courier New"/>
                  <w:color w:val="000000"/>
                  <w:sz w:val="16"/>
                  <w:szCs w:val="16"/>
                  <w:lang w:val="es-EC"/>
                </w:rPr>
                <w:t xml:space="preserve">        try {</w:t>
              </w:r>
            </w:ins>
          </w:p>
          <w:p w14:paraId="06058C8F">
            <w:pPr>
              <w:spacing w:before="0" w:after="0" w:line="240" w:lineRule="auto"/>
              <w:rPr>
                <w:ins w:id="4792" w:author="marpa" w:date="2026-10-25T15:28:59Z"/>
                <w:rFonts w:hint="default" w:ascii="Courier New" w:hAnsi="Courier New" w:eastAsia="Courier New" w:cs="Courier New"/>
                <w:color w:val="000000"/>
                <w:sz w:val="16"/>
                <w:szCs w:val="16"/>
                <w:lang w:val="es-EC"/>
              </w:rPr>
            </w:pPr>
            <w:ins w:id="4793" w:author="marpa" w:date="2026-10-25T15:28:59Z">
              <w:r>
                <w:rPr>
                  <w:rFonts w:hint="default" w:ascii="Courier New" w:hAnsi="Courier New" w:eastAsia="Courier New" w:cs="Courier New"/>
                  <w:color w:val="000000"/>
                  <w:sz w:val="16"/>
                  <w:szCs w:val="16"/>
                  <w:lang w:val="es-EC"/>
                </w:rPr>
                <w:t xml:space="preserve">            SOAPMessage mensaje = contexto.getMessage();</w:t>
              </w:r>
            </w:ins>
          </w:p>
          <w:p w14:paraId="454D05BE">
            <w:pPr>
              <w:spacing w:before="0" w:after="0" w:line="240" w:lineRule="auto"/>
              <w:rPr>
                <w:ins w:id="4794" w:author="marpa" w:date="2026-10-25T15:28:59Z"/>
                <w:rFonts w:hint="default" w:ascii="Courier New" w:hAnsi="Courier New" w:eastAsia="Courier New" w:cs="Courier New"/>
                <w:color w:val="000000"/>
                <w:sz w:val="16"/>
                <w:szCs w:val="16"/>
                <w:lang w:val="es-EC"/>
              </w:rPr>
            </w:pPr>
            <w:ins w:id="4795" w:author="marpa" w:date="2026-10-25T15:28:59Z">
              <w:r>
                <w:rPr>
                  <w:rFonts w:hint="default" w:ascii="Courier New" w:hAnsi="Courier New" w:eastAsia="Courier New" w:cs="Courier New"/>
                  <w:color w:val="000000"/>
                  <w:sz w:val="16"/>
                  <w:szCs w:val="16"/>
                  <w:lang w:val="es-EC"/>
                </w:rPr>
                <w:t xml:space="preserve">            Node cuerpo = (Node) mensaje.getSOAPBody().getFirstChild();</w:t>
              </w:r>
            </w:ins>
          </w:p>
          <w:p w14:paraId="5144088C">
            <w:pPr>
              <w:spacing w:before="0" w:after="0" w:line="240" w:lineRule="auto"/>
              <w:rPr>
                <w:ins w:id="4796" w:author="marpa" w:date="2026-10-25T15:28:59Z"/>
                <w:rFonts w:hint="default" w:ascii="Courier New" w:hAnsi="Courier New" w:eastAsia="Courier New" w:cs="Courier New"/>
                <w:color w:val="000000"/>
                <w:sz w:val="16"/>
                <w:szCs w:val="16"/>
                <w:lang w:val="es-EC"/>
              </w:rPr>
            </w:pPr>
            <w:ins w:id="4797" w:author="marpa" w:date="2026-10-25T15:28:59Z">
              <w:r>
                <w:rPr>
                  <w:rFonts w:hint="default" w:ascii="Courier New" w:hAnsi="Courier New" w:eastAsia="Courier New" w:cs="Courier New"/>
                  <w:color w:val="000000"/>
                  <w:sz w:val="16"/>
                  <w:szCs w:val="16"/>
                  <w:lang w:val="es-EC"/>
                </w:rPr>
                <w:t xml:space="preserve">            if (cuerpo instanceof SOAPElement elemento &amp;&amp; "login".equals(elemento.getLocalName())) return;</w:t>
              </w:r>
            </w:ins>
          </w:p>
          <w:p w14:paraId="2346114F">
            <w:pPr>
              <w:spacing w:before="0" w:after="0" w:line="240" w:lineRule="auto"/>
              <w:rPr>
                <w:ins w:id="4798" w:author="marpa" w:date="2026-10-25T15:28:59Z"/>
                <w:rFonts w:hint="default" w:ascii="Courier New" w:hAnsi="Courier New" w:eastAsia="Courier New" w:cs="Courier New"/>
                <w:color w:val="000000"/>
                <w:sz w:val="16"/>
                <w:szCs w:val="16"/>
                <w:lang w:val="es-EC"/>
              </w:rPr>
            </w:pPr>
            <w:ins w:id="4799" w:author="marpa" w:date="2026-10-25T15:28:59Z">
              <w:r>
                <w:rPr>
                  <w:rFonts w:hint="default" w:ascii="Courier New" w:hAnsi="Courier New" w:eastAsia="Courier New" w:cs="Courier New"/>
                  <w:color w:val="000000"/>
                  <w:sz w:val="16"/>
                  <w:szCs w:val="16"/>
                  <w:lang w:val="es-EC"/>
                </w:rPr>
                <w:t xml:space="preserve">            SOAPEnvelope sobre = mensaje.getSOAPPart().getEnvelope();</w:t>
              </w:r>
            </w:ins>
          </w:p>
          <w:p w14:paraId="73556E87">
            <w:pPr>
              <w:spacing w:before="0" w:after="0" w:line="240" w:lineRule="auto"/>
              <w:rPr>
                <w:ins w:id="4800" w:author="marpa" w:date="2026-10-25T15:28:59Z"/>
                <w:rFonts w:hint="default" w:ascii="Courier New" w:hAnsi="Courier New" w:eastAsia="Courier New" w:cs="Courier New"/>
                <w:color w:val="000000"/>
                <w:sz w:val="16"/>
                <w:szCs w:val="16"/>
                <w:lang w:val="es-EC"/>
              </w:rPr>
            </w:pPr>
            <w:ins w:id="4801" w:author="marpa" w:date="2026-10-25T15:28:59Z">
              <w:r>
                <w:rPr>
                  <w:rFonts w:hint="default" w:ascii="Courier New" w:hAnsi="Courier New" w:eastAsia="Courier New" w:cs="Courier New"/>
                  <w:color w:val="000000"/>
                  <w:sz w:val="16"/>
                  <w:szCs w:val="16"/>
                  <w:lang w:val="es-EC"/>
                </w:rPr>
                <w:t xml:space="preserve">            SOAPHeader cabecera = sobre.getHeader() == null ? sobre.addHeader() : sobre.getHeader();</w:t>
              </w:r>
            </w:ins>
          </w:p>
          <w:p w14:paraId="480D2F0A">
            <w:pPr>
              <w:spacing w:before="0" w:after="0" w:line="240" w:lineRule="auto"/>
              <w:rPr>
                <w:ins w:id="4802" w:author="marpa" w:date="2026-10-25T15:28:59Z"/>
                <w:rFonts w:hint="default" w:ascii="Courier New" w:hAnsi="Courier New" w:eastAsia="Courier New" w:cs="Courier New"/>
                <w:color w:val="000000"/>
                <w:sz w:val="16"/>
                <w:szCs w:val="16"/>
                <w:lang w:val="es-EC"/>
              </w:rPr>
            </w:pPr>
            <w:ins w:id="4803" w:author="marpa" w:date="2026-10-25T15:28:59Z">
              <w:r>
                <w:rPr>
                  <w:rFonts w:hint="default" w:ascii="Courier New" w:hAnsi="Courier New" w:eastAsia="Courier New" w:cs="Courier New"/>
                  <w:color w:val="000000"/>
                  <w:sz w:val="16"/>
                  <w:szCs w:val="16"/>
                  <w:lang w:val="es-EC"/>
                </w:rPr>
                <w:t xml:space="preserve">            cabecera.addChildElement("token", "seg", NS_SEGURIDAD).addTextNode(token);</w:t>
              </w:r>
            </w:ins>
          </w:p>
          <w:p w14:paraId="3CE57301">
            <w:pPr>
              <w:spacing w:before="0" w:after="0" w:line="240" w:lineRule="auto"/>
              <w:rPr>
                <w:ins w:id="4804" w:author="marpa" w:date="2026-10-25T15:28:59Z"/>
                <w:rFonts w:hint="default" w:ascii="Courier New" w:hAnsi="Courier New" w:eastAsia="Courier New" w:cs="Courier New"/>
                <w:color w:val="000000"/>
                <w:sz w:val="16"/>
                <w:szCs w:val="16"/>
                <w:lang w:val="es-EC"/>
              </w:rPr>
            </w:pPr>
            <w:ins w:id="4805" w:author="marpa" w:date="2026-10-25T15:28:59Z">
              <w:r>
                <w:rPr>
                  <w:rFonts w:hint="default" w:ascii="Courier New" w:hAnsi="Courier New" w:eastAsia="Courier New" w:cs="Courier New"/>
                  <w:color w:val="000000"/>
                  <w:sz w:val="16"/>
                  <w:szCs w:val="16"/>
                  <w:lang w:val="es-EC"/>
                </w:rPr>
                <w:t xml:space="preserve">            mensaje.saveChanges();</w:t>
              </w:r>
            </w:ins>
          </w:p>
          <w:p w14:paraId="355B2871">
            <w:pPr>
              <w:spacing w:before="0" w:after="0" w:line="240" w:lineRule="auto"/>
              <w:rPr>
                <w:ins w:id="4806" w:author="marpa" w:date="2026-10-25T15:28:59Z"/>
                <w:rFonts w:hint="default" w:ascii="Courier New" w:hAnsi="Courier New" w:eastAsia="Courier New" w:cs="Courier New"/>
                <w:color w:val="000000"/>
                <w:sz w:val="16"/>
                <w:szCs w:val="16"/>
                <w:lang w:val="es-EC"/>
              </w:rPr>
            </w:pPr>
            <w:ins w:id="4807" w:author="marpa" w:date="2026-10-25T15:28:59Z">
              <w:r>
                <w:rPr>
                  <w:rFonts w:hint="default" w:ascii="Courier New" w:hAnsi="Courier New" w:eastAsia="Courier New" w:cs="Courier New"/>
                  <w:color w:val="000000"/>
                  <w:sz w:val="16"/>
                  <w:szCs w:val="16"/>
                  <w:lang w:val="es-EC"/>
                </w:rPr>
                <w:t xml:space="preserve">        } catch (Exception ex) {</w:t>
              </w:r>
            </w:ins>
          </w:p>
          <w:p w14:paraId="77839381">
            <w:pPr>
              <w:spacing w:before="0" w:after="0" w:line="240" w:lineRule="auto"/>
              <w:rPr>
                <w:ins w:id="4808" w:author="marpa" w:date="2026-10-25T15:28:59Z"/>
                <w:rFonts w:hint="default" w:ascii="Courier New" w:hAnsi="Courier New" w:eastAsia="Courier New" w:cs="Courier New"/>
                <w:color w:val="000000"/>
                <w:sz w:val="16"/>
                <w:szCs w:val="16"/>
                <w:lang w:val="es-EC"/>
              </w:rPr>
            </w:pPr>
            <w:ins w:id="4809" w:author="marpa" w:date="2026-10-25T15:28:59Z">
              <w:r>
                <w:rPr>
                  <w:rFonts w:hint="default" w:ascii="Courier New" w:hAnsi="Courier New" w:eastAsia="Courier New" w:cs="Courier New"/>
                  <w:color w:val="000000"/>
                  <w:sz w:val="16"/>
                  <w:szCs w:val="16"/>
                  <w:lang w:val="es-EC"/>
                </w:rPr>
                <w:t xml:space="preserve">            throw new IllegalStateException("No fue posible agregar el token SOAP", ex);</w:t>
              </w:r>
            </w:ins>
          </w:p>
          <w:p w14:paraId="35B9001A">
            <w:pPr>
              <w:spacing w:before="0" w:after="0" w:line="240" w:lineRule="auto"/>
              <w:rPr>
                <w:ins w:id="4810" w:author="marpa" w:date="2026-10-25T15:28:59Z"/>
                <w:rFonts w:hint="default" w:ascii="Courier New" w:hAnsi="Courier New" w:eastAsia="Courier New" w:cs="Courier New"/>
                <w:color w:val="000000"/>
                <w:sz w:val="16"/>
                <w:szCs w:val="16"/>
                <w:lang w:val="es-EC"/>
              </w:rPr>
            </w:pPr>
            <w:ins w:id="4811" w:author="marpa" w:date="2026-10-25T15:28:59Z">
              <w:r>
                <w:rPr>
                  <w:rFonts w:hint="default" w:ascii="Courier New" w:hAnsi="Courier New" w:eastAsia="Courier New" w:cs="Courier New"/>
                  <w:color w:val="000000"/>
                  <w:sz w:val="16"/>
                  <w:szCs w:val="16"/>
                  <w:lang w:val="es-EC"/>
                </w:rPr>
                <w:t xml:space="preserve">        }</w:t>
              </w:r>
            </w:ins>
          </w:p>
          <w:p w14:paraId="196349C0">
            <w:pPr>
              <w:spacing w:before="0" w:after="0" w:line="240" w:lineRule="auto"/>
              <w:rPr>
                <w:ins w:id="4812" w:author="marpa" w:date="2026-10-25T15:28:59Z"/>
                <w:rFonts w:hint="default" w:ascii="Courier New" w:hAnsi="Courier New" w:eastAsia="Courier New" w:cs="Courier New"/>
                <w:color w:val="000000"/>
                <w:sz w:val="16"/>
                <w:szCs w:val="16"/>
                <w:lang w:val="es-EC"/>
              </w:rPr>
            </w:pPr>
            <w:ins w:id="4813" w:author="marpa" w:date="2026-10-25T15:28:59Z">
              <w:r>
                <w:rPr>
                  <w:rFonts w:hint="default" w:ascii="Courier New" w:hAnsi="Courier New" w:eastAsia="Courier New" w:cs="Courier New"/>
                  <w:color w:val="000000"/>
                  <w:sz w:val="16"/>
                  <w:szCs w:val="16"/>
                  <w:lang w:val="es-EC"/>
                </w:rPr>
                <w:t xml:space="preserve">    }</w:t>
              </w:r>
            </w:ins>
          </w:p>
          <w:p w14:paraId="3A7DAA1E">
            <w:pPr>
              <w:spacing w:before="0" w:after="0" w:line="240" w:lineRule="auto"/>
              <w:rPr>
                <w:ins w:id="4814" w:author="marpa" w:date="2026-10-25T15:28:59Z"/>
                <w:rFonts w:hint="default" w:ascii="Courier New" w:hAnsi="Courier New" w:eastAsia="Courier New" w:cs="Courier New"/>
                <w:color w:val="000000"/>
                <w:sz w:val="16"/>
                <w:szCs w:val="16"/>
                <w:lang w:val="es-EC"/>
              </w:rPr>
            </w:pPr>
          </w:p>
          <w:p w14:paraId="33F5ED52">
            <w:pPr>
              <w:spacing w:before="0" w:after="0" w:line="240" w:lineRule="auto"/>
              <w:rPr>
                <w:ins w:id="4815" w:author="marpa" w:date="2026-10-25T15:28:59Z"/>
                <w:rFonts w:hint="default" w:ascii="Courier New" w:hAnsi="Courier New" w:eastAsia="Courier New" w:cs="Courier New"/>
                <w:color w:val="000000"/>
                <w:sz w:val="16"/>
                <w:szCs w:val="16"/>
                <w:lang w:val="es-EC"/>
              </w:rPr>
            </w:pPr>
            <w:ins w:id="4816" w:author="marpa" w:date="2026-10-25T15:28:59Z">
              <w:r>
                <w:rPr>
                  <w:rFonts w:hint="default" w:ascii="Courier New" w:hAnsi="Courier New" w:eastAsia="Courier New" w:cs="Courier New"/>
                  <w:color w:val="000000"/>
                  <w:sz w:val="16"/>
                  <w:szCs w:val="16"/>
                  <w:lang w:val="es-EC"/>
                </w:rPr>
                <w:t xml:space="preserve">    @Override public Set&lt;QName&gt; getHeaders() { return Collections.singleton(new QName(NS_SEGURIDAD, "token")); }</w:t>
              </w:r>
            </w:ins>
          </w:p>
          <w:p w14:paraId="2D9178D2">
            <w:pPr>
              <w:spacing w:before="0" w:after="0" w:line="240" w:lineRule="auto"/>
              <w:rPr>
                <w:ins w:id="4817" w:author="marpa" w:date="2026-10-25T15:28:59Z"/>
                <w:rFonts w:hint="default" w:ascii="Courier New" w:hAnsi="Courier New" w:eastAsia="Courier New" w:cs="Courier New"/>
                <w:color w:val="000000"/>
                <w:sz w:val="16"/>
                <w:szCs w:val="16"/>
                <w:lang w:val="es-EC"/>
              </w:rPr>
            </w:pPr>
            <w:ins w:id="4818" w:author="marpa" w:date="2026-10-25T15:28:59Z">
              <w:r>
                <w:rPr>
                  <w:rFonts w:hint="default" w:ascii="Courier New" w:hAnsi="Courier New" w:eastAsia="Courier New" w:cs="Courier New"/>
                  <w:color w:val="000000"/>
                  <w:sz w:val="16"/>
                  <w:szCs w:val="16"/>
                  <w:lang w:val="es-EC"/>
                </w:rPr>
                <w:t xml:space="preserve">    @Override public boolean handleFault(SOAPMessageContext contexto) { return true; }</w:t>
              </w:r>
            </w:ins>
          </w:p>
          <w:p w14:paraId="0B118749">
            <w:pPr>
              <w:spacing w:before="0" w:after="0" w:line="240" w:lineRule="auto"/>
              <w:rPr>
                <w:ins w:id="4819" w:author="marpa" w:date="2026-10-25T15:28:59Z"/>
                <w:rFonts w:hint="default" w:ascii="Courier New" w:hAnsi="Courier New" w:eastAsia="Courier New" w:cs="Courier New"/>
                <w:color w:val="000000"/>
                <w:sz w:val="16"/>
                <w:szCs w:val="16"/>
                <w:lang w:val="es-EC"/>
              </w:rPr>
            </w:pPr>
            <w:ins w:id="4820" w:author="marpa" w:date="2026-10-25T15:28:59Z">
              <w:r>
                <w:rPr>
                  <w:rFonts w:hint="default" w:ascii="Courier New" w:hAnsi="Courier New" w:eastAsia="Courier New" w:cs="Courier New"/>
                  <w:color w:val="000000"/>
                  <w:sz w:val="16"/>
                  <w:szCs w:val="16"/>
                  <w:lang w:val="es-EC"/>
                </w:rPr>
                <w:t xml:space="preserve">    @Override public void close(MessageContext contexto) { }</w:t>
              </w:r>
            </w:ins>
          </w:p>
          <w:p w14:paraId="4991D1FE">
            <w:pPr>
              <w:spacing w:before="0" w:after="0" w:line="240" w:lineRule="auto"/>
              <w:rPr>
                <w:ins w:id="4821" w:author="marpa" w:date="2026-10-25T15:24:22Z"/>
                <w:rFonts w:hint="default" w:ascii="Courier New" w:hAnsi="Courier New" w:eastAsia="Courier New" w:cs="Courier New"/>
                <w:color w:val="000000"/>
                <w:sz w:val="16"/>
                <w:szCs w:val="16"/>
                <w:lang w:val="es-EC"/>
              </w:rPr>
            </w:pPr>
            <w:ins w:id="4822" w:author="marpa" w:date="2026-10-25T15:28:59Z">
              <w:r>
                <w:rPr>
                  <w:rFonts w:hint="default" w:ascii="Courier New" w:hAnsi="Courier New" w:eastAsia="Courier New" w:cs="Courier New"/>
                  <w:color w:val="000000"/>
                  <w:sz w:val="16"/>
                  <w:szCs w:val="16"/>
                  <w:lang w:val="es-EC"/>
                </w:rPr>
                <w:t>}</w:t>
              </w:r>
            </w:ins>
          </w:p>
        </w:tc>
      </w:tr>
    </w:tbl>
    <w:p w14:paraId="76C6407C">
      <w:pPr>
        <w:pStyle w:val="6"/>
        <w:rPr>
          <w:ins w:id="4823" w:author="marpa" w:date="2026-10-25T15:26:56Z"/>
        </w:rPr>
      </w:pPr>
      <w:ins w:id="4824" w:author="marpa" w:date="2026-10-25T15:26:56Z">
        <w:r>
          <w:rPr/>
          <w:t xml:space="preserve">Tabla </w:t>
        </w:r>
      </w:ins>
      <w:ins w:id="4825" w:author="marpa" w:date="2026-10-25T15:26:56Z">
        <w:r>
          <w:rPr>
            <w:rFonts w:hint="default"/>
            <w:lang w:val="es-EC"/>
          </w:rPr>
          <w:t>2</w:t>
        </w:r>
      </w:ins>
      <w:ins w:id="4826" w:author="marpa" w:date="2026-10-25T15:34:27Z">
        <w:r>
          <w:rPr>
            <w:rFonts w:hint="default"/>
            <w:lang w:val="es-EC"/>
          </w:rPr>
          <w:t>5</w:t>
        </w:r>
      </w:ins>
      <w:ins w:id="4827" w:author="marpa" w:date="2026-10-25T15:26:56Z">
        <w:r>
          <w:rPr/>
          <w:t xml:space="preserve">. Clase </w:t>
        </w:r>
      </w:ins>
      <w:ins w:id="4828" w:author="marpa" w:date="2026-10-25T15:29:20Z">
        <w:r>
          <w:rPr>
            <w:rFonts w:hint="default"/>
          </w:rPr>
          <w:t>TlsInseguro</w:t>
        </w:r>
      </w:ins>
      <w:ins w:id="4829" w:author="marpa" w:date="2026-10-25T15:29:24Z">
        <w:r>
          <w:rPr>
            <w:rFonts w:hint="default"/>
            <w:lang w:val="es-EC"/>
          </w:rPr>
          <w:t xml:space="preserve"> </w:t>
        </w:r>
      </w:ins>
      <w:ins w:id="4830" w:author="marpa" w:date="2026-10-25T15:26:56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CEA9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831" w:author="marpa" w:date="2026-10-25T15:26:56Z"/>
        </w:trPr>
        <w:tc>
          <w:tcPr>
            <w:tcW w:w="8494" w:type="dxa"/>
            <w:shd w:val="clear" w:color="auto" w:fill="D9D9D9"/>
          </w:tcPr>
          <w:p w14:paraId="417444A2">
            <w:pPr>
              <w:spacing w:before="0" w:after="0" w:line="240" w:lineRule="auto"/>
              <w:rPr>
                <w:ins w:id="4832" w:author="marpa" w:date="2026-10-25T15:29:31Z"/>
                <w:rFonts w:hint="default" w:ascii="Courier New" w:hAnsi="Courier New" w:eastAsia="Courier New" w:cs="Courier New"/>
                <w:color w:val="000000"/>
                <w:sz w:val="16"/>
                <w:szCs w:val="16"/>
                <w:lang w:val="es-EC"/>
              </w:rPr>
            </w:pPr>
            <w:ins w:id="4833" w:author="marpa" w:date="2026-10-25T15:29:31Z">
              <w:r>
                <w:rPr>
                  <w:rFonts w:hint="default" w:ascii="Courier New" w:hAnsi="Courier New" w:eastAsia="Courier New" w:cs="Courier New"/>
                  <w:color w:val="000000"/>
                  <w:sz w:val="16"/>
                  <w:szCs w:val="16"/>
                  <w:lang w:val="es-EC"/>
                </w:rPr>
                <w:t>package ec.edu.monster.seguridad;</w:t>
              </w:r>
            </w:ins>
          </w:p>
          <w:p w14:paraId="771B4CA9">
            <w:pPr>
              <w:spacing w:before="0" w:after="0" w:line="240" w:lineRule="auto"/>
              <w:rPr>
                <w:ins w:id="4834" w:author="marpa" w:date="2026-10-25T15:29:31Z"/>
                <w:rFonts w:hint="default" w:ascii="Courier New" w:hAnsi="Courier New" w:eastAsia="Courier New" w:cs="Courier New"/>
                <w:color w:val="000000"/>
                <w:sz w:val="16"/>
                <w:szCs w:val="16"/>
                <w:lang w:val="es-EC"/>
              </w:rPr>
            </w:pPr>
          </w:p>
          <w:p w14:paraId="7D43E34D">
            <w:pPr>
              <w:spacing w:before="0" w:after="0" w:line="240" w:lineRule="auto"/>
              <w:rPr>
                <w:ins w:id="4835" w:author="marpa" w:date="2026-10-25T15:29:31Z"/>
                <w:rFonts w:hint="default" w:ascii="Courier New" w:hAnsi="Courier New" w:eastAsia="Courier New" w:cs="Courier New"/>
                <w:color w:val="000000"/>
                <w:sz w:val="16"/>
                <w:szCs w:val="16"/>
                <w:lang w:val="es-EC"/>
              </w:rPr>
            </w:pPr>
            <w:ins w:id="4836" w:author="marpa" w:date="2026-10-25T15:29:31Z">
              <w:r>
                <w:rPr>
                  <w:rFonts w:hint="default" w:ascii="Courier New" w:hAnsi="Courier New" w:eastAsia="Courier New" w:cs="Courier New"/>
                  <w:color w:val="000000"/>
                  <w:sz w:val="16"/>
                  <w:szCs w:val="16"/>
                  <w:lang w:val="es-EC"/>
                </w:rPr>
                <w:t>import java.security.SecureRandom;</w:t>
              </w:r>
            </w:ins>
          </w:p>
          <w:p w14:paraId="4363E994">
            <w:pPr>
              <w:spacing w:before="0" w:after="0" w:line="240" w:lineRule="auto"/>
              <w:rPr>
                <w:ins w:id="4837" w:author="marpa" w:date="2026-10-25T15:29:31Z"/>
                <w:rFonts w:hint="default" w:ascii="Courier New" w:hAnsi="Courier New" w:eastAsia="Courier New" w:cs="Courier New"/>
                <w:color w:val="000000"/>
                <w:sz w:val="16"/>
                <w:szCs w:val="16"/>
                <w:lang w:val="es-EC"/>
              </w:rPr>
            </w:pPr>
            <w:ins w:id="4838" w:author="marpa" w:date="2026-10-25T15:29:31Z">
              <w:r>
                <w:rPr>
                  <w:rFonts w:hint="default" w:ascii="Courier New" w:hAnsi="Courier New" w:eastAsia="Courier New" w:cs="Courier New"/>
                  <w:color w:val="000000"/>
                  <w:sz w:val="16"/>
                  <w:szCs w:val="16"/>
                  <w:lang w:val="es-EC"/>
                </w:rPr>
                <w:t>import java.security.cert.X509Certificate;</w:t>
              </w:r>
            </w:ins>
          </w:p>
          <w:p w14:paraId="49FE50EE">
            <w:pPr>
              <w:spacing w:before="0" w:after="0" w:line="240" w:lineRule="auto"/>
              <w:rPr>
                <w:ins w:id="4839" w:author="marpa" w:date="2026-10-25T15:29:31Z"/>
                <w:rFonts w:hint="default" w:ascii="Courier New" w:hAnsi="Courier New" w:eastAsia="Courier New" w:cs="Courier New"/>
                <w:color w:val="000000"/>
                <w:sz w:val="16"/>
                <w:szCs w:val="16"/>
                <w:lang w:val="es-EC"/>
              </w:rPr>
            </w:pPr>
            <w:ins w:id="4840" w:author="marpa" w:date="2026-10-25T15:29:31Z">
              <w:r>
                <w:rPr>
                  <w:rFonts w:hint="default" w:ascii="Courier New" w:hAnsi="Courier New" w:eastAsia="Courier New" w:cs="Courier New"/>
                  <w:color w:val="000000"/>
                  <w:sz w:val="16"/>
                  <w:szCs w:val="16"/>
                  <w:lang w:val="es-EC"/>
                </w:rPr>
                <w:t>import javax.net.ssl.HttpsURLConnection;</w:t>
              </w:r>
            </w:ins>
          </w:p>
          <w:p w14:paraId="15517DF4">
            <w:pPr>
              <w:spacing w:before="0" w:after="0" w:line="240" w:lineRule="auto"/>
              <w:rPr>
                <w:ins w:id="4841" w:author="marpa" w:date="2026-10-25T15:29:31Z"/>
                <w:rFonts w:hint="default" w:ascii="Courier New" w:hAnsi="Courier New" w:eastAsia="Courier New" w:cs="Courier New"/>
                <w:color w:val="000000"/>
                <w:sz w:val="16"/>
                <w:szCs w:val="16"/>
                <w:lang w:val="es-EC"/>
              </w:rPr>
            </w:pPr>
            <w:ins w:id="4842" w:author="marpa" w:date="2026-10-25T15:29:31Z">
              <w:r>
                <w:rPr>
                  <w:rFonts w:hint="default" w:ascii="Courier New" w:hAnsi="Courier New" w:eastAsia="Courier New" w:cs="Courier New"/>
                  <w:color w:val="000000"/>
                  <w:sz w:val="16"/>
                  <w:szCs w:val="16"/>
                  <w:lang w:val="es-EC"/>
                </w:rPr>
                <w:t>import javax.net.ssl.SSLContext;</w:t>
              </w:r>
            </w:ins>
          </w:p>
          <w:p w14:paraId="790658C5">
            <w:pPr>
              <w:spacing w:before="0" w:after="0" w:line="240" w:lineRule="auto"/>
              <w:rPr>
                <w:ins w:id="4843" w:author="marpa" w:date="2026-10-25T15:29:31Z"/>
                <w:rFonts w:hint="default" w:ascii="Courier New" w:hAnsi="Courier New" w:eastAsia="Courier New" w:cs="Courier New"/>
                <w:color w:val="000000"/>
                <w:sz w:val="16"/>
                <w:szCs w:val="16"/>
                <w:lang w:val="es-EC"/>
              </w:rPr>
            </w:pPr>
            <w:ins w:id="4844" w:author="marpa" w:date="2026-10-25T15:29:31Z">
              <w:r>
                <w:rPr>
                  <w:rFonts w:hint="default" w:ascii="Courier New" w:hAnsi="Courier New" w:eastAsia="Courier New" w:cs="Courier New"/>
                  <w:color w:val="000000"/>
                  <w:sz w:val="16"/>
                  <w:szCs w:val="16"/>
                  <w:lang w:val="es-EC"/>
                </w:rPr>
                <w:t>import javax.net.ssl.TrustManager;</w:t>
              </w:r>
            </w:ins>
          </w:p>
          <w:p w14:paraId="5488A636">
            <w:pPr>
              <w:spacing w:before="0" w:after="0" w:line="240" w:lineRule="auto"/>
              <w:rPr>
                <w:ins w:id="4845" w:author="marpa" w:date="2026-10-25T15:29:31Z"/>
                <w:rFonts w:hint="default" w:ascii="Courier New" w:hAnsi="Courier New" w:eastAsia="Courier New" w:cs="Courier New"/>
                <w:color w:val="000000"/>
                <w:sz w:val="16"/>
                <w:szCs w:val="16"/>
                <w:lang w:val="es-EC"/>
              </w:rPr>
            </w:pPr>
            <w:ins w:id="4846" w:author="marpa" w:date="2026-10-25T15:29:31Z">
              <w:r>
                <w:rPr>
                  <w:rFonts w:hint="default" w:ascii="Courier New" w:hAnsi="Courier New" w:eastAsia="Courier New" w:cs="Courier New"/>
                  <w:color w:val="000000"/>
                  <w:sz w:val="16"/>
                  <w:szCs w:val="16"/>
                  <w:lang w:val="es-EC"/>
                </w:rPr>
                <w:t>import javax.net.ssl.X509TrustManager;</w:t>
              </w:r>
            </w:ins>
          </w:p>
          <w:p w14:paraId="363ED024">
            <w:pPr>
              <w:spacing w:before="0" w:after="0" w:line="240" w:lineRule="auto"/>
              <w:rPr>
                <w:ins w:id="4847" w:author="marpa" w:date="2026-10-25T15:29:31Z"/>
                <w:rFonts w:hint="default" w:ascii="Courier New" w:hAnsi="Courier New" w:eastAsia="Courier New" w:cs="Courier New"/>
                <w:color w:val="000000"/>
                <w:sz w:val="16"/>
                <w:szCs w:val="16"/>
                <w:lang w:val="es-EC"/>
              </w:rPr>
            </w:pPr>
          </w:p>
          <w:p w14:paraId="1964A932">
            <w:pPr>
              <w:spacing w:before="0" w:after="0" w:line="240" w:lineRule="auto"/>
              <w:rPr>
                <w:ins w:id="4848" w:author="marpa" w:date="2026-10-25T15:29:31Z"/>
                <w:rFonts w:hint="default" w:ascii="Courier New" w:hAnsi="Courier New" w:eastAsia="Courier New" w:cs="Courier New"/>
                <w:color w:val="000000"/>
                <w:sz w:val="16"/>
                <w:szCs w:val="16"/>
                <w:lang w:val="es-EC"/>
              </w:rPr>
            </w:pPr>
            <w:ins w:id="4849" w:author="marpa" w:date="2026-10-25T15:29:31Z">
              <w:r>
                <w:rPr>
                  <w:rFonts w:hint="default" w:ascii="Courier New" w:hAnsi="Courier New" w:eastAsia="Courier New" w:cs="Courier New"/>
                  <w:color w:val="000000"/>
                  <w:sz w:val="16"/>
                  <w:szCs w:val="16"/>
                  <w:lang w:val="es-EC"/>
                </w:rPr>
                <w:t>/** Permite usar el certificado autofirmado de desarrollo cuando se habilita en el .env. */</w:t>
              </w:r>
            </w:ins>
          </w:p>
          <w:p w14:paraId="15D91356">
            <w:pPr>
              <w:spacing w:before="0" w:after="0" w:line="240" w:lineRule="auto"/>
              <w:rPr>
                <w:ins w:id="4850" w:author="marpa" w:date="2026-10-25T15:29:31Z"/>
                <w:rFonts w:hint="default" w:ascii="Courier New" w:hAnsi="Courier New" w:eastAsia="Courier New" w:cs="Courier New"/>
                <w:color w:val="000000"/>
                <w:sz w:val="16"/>
                <w:szCs w:val="16"/>
                <w:lang w:val="es-EC"/>
              </w:rPr>
            </w:pPr>
            <w:ins w:id="4851" w:author="marpa" w:date="2026-10-25T15:29:31Z">
              <w:r>
                <w:rPr>
                  <w:rFonts w:hint="default" w:ascii="Courier New" w:hAnsi="Courier New" w:eastAsia="Courier New" w:cs="Courier New"/>
                  <w:color w:val="000000"/>
                  <w:sz w:val="16"/>
                  <w:szCs w:val="16"/>
                  <w:lang w:val="es-EC"/>
                </w:rPr>
                <w:t>public final class TlsInseguro {</w:t>
              </w:r>
            </w:ins>
          </w:p>
          <w:p w14:paraId="72372EE6">
            <w:pPr>
              <w:spacing w:before="0" w:after="0" w:line="240" w:lineRule="auto"/>
              <w:rPr>
                <w:ins w:id="4852" w:author="marpa" w:date="2026-10-25T15:29:31Z"/>
                <w:rFonts w:hint="default" w:ascii="Courier New" w:hAnsi="Courier New" w:eastAsia="Courier New" w:cs="Courier New"/>
                <w:color w:val="000000"/>
                <w:sz w:val="16"/>
                <w:szCs w:val="16"/>
                <w:lang w:val="es-EC"/>
              </w:rPr>
            </w:pPr>
            <w:ins w:id="4853" w:author="marpa" w:date="2026-10-25T15:29:31Z">
              <w:r>
                <w:rPr>
                  <w:rFonts w:hint="default" w:ascii="Courier New" w:hAnsi="Courier New" w:eastAsia="Courier New" w:cs="Courier New"/>
                  <w:color w:val="000000"/>
                  <w:sz w:val="16"/>
                  <w:szCs w:val="16"/>
                  <w:lang w:val="es-EC"/>
                </w:rPr>
                <w:t xml:space="preserve">    private TlsInseguro() { }</w:t>
              </w:r>
            </w:ins>
          </w:p>
          <w:p w14:paraId="13374E9F">
            <w:pPr>
              <w:spacing w:before="0" w:after="0" w:line="240" w:lineRule="auto"/>
              <w:rPr>
                <w:ins w:id="4854" w:author="marpa" w:date="2026-10-25T15:29:31Z"/>
                <w:rFonts w:hint="default" w:ascii="Courier New" w:hAnsi="Courier New" w:eastAsia="Courier New" w:cs="Courier New"/>
                <w:color w:val="000000"/>
                <w:sz w:val="16"/>
                <w:szCs w:val="16"/>
                <w:lang w:val="es-EC"/>
              </w:rPr>
            </w:pPr>
          </w:p>
          <w:p w14:paraId="5FE1634A">
            <w:pPr>
              <w:spacing w:before="0" w:after="0" w:line="240" w:lineRule="auto"/>
              <w:rPr>
                <w:ins w:id="4855" w:author="marpa" w:date="2026-10-25T15:29:31Z"/>
                <w:rFonts w:hint="default" w:ascii="Courier New" w:hAnsi="Courier New" w:eastAsia="Courier New" w:cs="Courier New"/>
                <w:color w:val="000000"/>
                <w:sz w:val="16"/>
                <w:szCs w:val="16"/>
                <w:lang w:val="es-EC"/>
              </w:rPr>
            </w:pPr>
            <w:ins w:id="4856" w:author="marpa" w:date="2026-10-25T15:29:31Z">
              <w:r>
                <w:rPr>
                  <w:rFonts w:hint="default" w:ascii="Courier New" w:hAnsi="Courier New" w:eastAsia="Courier New" w:cs="Courier New"/>
                  <w:color w:val="000000"/>
                  <w:sz w:val="16"/>
                  <w:szCs w:val="16"/>
                  <w:lang w:val="es-EC"/>
                </w:rPr>
                <w:t xml:space="preserve">    public static void habilitar() {</w:t>
              </w:r>
            </w:ins>
          </w:p>
          <w:p w14:paraId="1BA4AAA4">
            <w:pPr>
              <w:spacing w:before="0" w:after="0" w:line="240" w:lineRule="auto"/>
              <w:rPr>
                <w:ins w:id="4857" w:author="marpa" w:date="2026-10-25T15:29:31Z"/>
                <w:rFonts w:hint="default" w:ascii="Courier New" w:hAnsi="Courier New" w:eastAsia="Courier New" w:cs="Courier New"/>
                <w:color w:val="000000"/>
                <w:sz w:val="16"/>
                <w:szCs w:val="16"/>
                <w:lang w:val="es-EC"/>
              </w:rPr>
            </w:pPr>
            <w:ins w:id="4858" w:author="marpa" w:date="2026-10-25T15:29:31Z">
              <w:r>
                <w:rPr>
                  <w:rFonts w:hint="default" w:ascii="Courier New" w:hAnsi="Courier New" w:eastAsia="Courier New" w:cs="Courier New"/>
                  <w:color w:val="000000"/>
                  <w:sz w:val="16"/>
                  <w:szCs w:val="16"/>
                  <w:lang w:val="es-EC"/>
                </w:rPr>
                <w:t xml:space="preserve">        try {</w:t>
              </w:r>
            </w:ins>
          </w:p>
          <w:p w14:paraId="4E8AD8D2">
            <w:pPr>
              <w:spacing w:before="0" w:after="0" w:line="240" w:lineRule="auto"/>
              <w:rPr>
                <w:ins w:id="4859" w:author="marpa" w:date="2026-10-25T15:29:31Z"/>
                <w:rFonts w:hint="default" w:ascii="Courier New" w:hAnsi="Courier New" w:eastAsia="Courier New" w:cs="Courier New"/>
                <w:color w:val="000000"/>
                <w:sz w:val="16"/>
                <w:szCs w:val="16"/>
                <w:lang w:val="es-EC"/>
              </w:rPr>
            </w:pPr>
            <w:ins w:id="4860" w:author="marpa" w:date="2026-10-25T15:29:31Z">
              <w:r>
                <w:rPr>
                  <w:rFonts w:hint="default" w:ascii="Courier New" w:hAnsi="Courier New" w:eastAsia="Courier New" w:cs="Courier New"/>
                  <w:color w:val="000000"/>
                  <w:sz w:val="16"/>
                  <w:szCs w:val="16"/>
                  <w:lang w:val="es-EC"/>
                </w:rPr>
                <w:t xml:space="preserve">            TrustManager[] confianzaTotal = {new X509TrustManager() {</w:t>
              </w:r>
            </w:ins>
          </w:p>
          <w:p w14:paraId="64E35777">
            <w:pPr>
              <w:spacing w:before="0" w:after="0" w:line="240" w:lineRule="auto"/>
              <w:rPr>
                <w:ins w:id="4861" w:author="marpa" w:date="2026-10-25T15:29:31Z"/>
                <w:rFonts w:hint="default" w:ascii="Courier New" w:hAnsi="Courier New" w:eastAsia="Courier New" w:cs="Courier New"/>
                <w:color w:val="000000"/>
                <w:sz w:val="16"/>
                <w:szCs w:val="16"/>
                <w:lang w:val="es-EC"/>
              </w:rPr>
            </w:pPr>
            <w:ins w:id="4862" w:author="marpa" w:date="2026-10-25T15:29:31Z">
              <w:r>
                <w:rPr>
                  <w:rFonts w:hint="default" w:ascii="Courier New" w:hAnsi="Courier New" w:eastAsia="Courier New" w:cs="Courier New"/>
                  <w:color w:val="000000"/>
                  <w:sz w:val="16"/>
                  <w:szCs w:val="16"/>
                  <w:lang w:val="es-EC"/>
                </w:rPr>
                <w:t xml:space="preserve">                @Override public X509Certificate[] getAcceptedIssuers() { return new X509Certificate[0]; }</w:t>
              </w:r>
            </w:ins>
          </w:p>
          <w:p w14:paraId="739DA59E">
            <w:pPr>
              <w:spacing w:before="0" w:after="0" w:line="240" w:lineRule="auto"/>
              <w:rPr>
                <w:ins w:id="4863" w:author="marpa" w:date="2026-10-25T15:29:31Z"/>
                <w:rFonts w:hint="default" w:ascii="Courier New" w:hAnsi="Courier New" w:eastAsia="Courier New" w:cs="Courier New"/>
                <w:color w:val="000000"/>
                <w:sz w:val="16"/>
                <w:szCs w:val="16"/>
                <w:lang w:val="es-EC"/>
              </w:rPr>
            </w:pPr>
            <w:ins w:id="4864" w:author="marpa" w:date="2026-10-25T15:29:31Z">
              <w:r>
                <w:rPr>
                  <w:rFonts w:hint="default" w:ascii="Courier New" w:hAnsi="Courier New" w:eastAsia="Courier New" w:cs="Courier New"/>
                  <w:color w:val="000000"/>
                  <w:sz w:val="16"/>
                  <w:szCs w:val="16"/>
                  <w:lang w:val="es-EC"/>
                </w:rPr>
                <w:t xml:space="preserve">                @Override public void checkClientTrusted(X509Certificate[] cadena, String tipo) { }</w:t>
              </w:r>
            </w:ins>
          </w:p>
          <w:p w14:paraId="44E85B8D">
            <w:pPr>
              <w:spacing w:before="0" w:after="0" w:line="240" w:lineRule="auto"/>
              <w:rPr>
                <w:ins w:id="4865" w:author="marpa" w:date="2026-10-25T15:29:31Z"/>
                <w:rFonts w:hint="default" w:ascii="Courier New" w:hAnsi="Courier New" w:eastAsia="Courier New" w:cs="Courier New"/>
                <w:color w:val="000000"/>
                <w:sz w:val="16"/>
                <w:szCs w:val="16"/>
                <w:lang w:val="es-EC"/>
              </w:rPr>
            </w:pPr>
            <w:ins w:id="4866" w:author="marpa" w:date="2026-10-25T15:29:31Z">
              <w:r>
                <w:rPr>
                  <w:rFonts w:hint="default" w:ascii="Courier New" w:hAnsi="Courier New" w:eastAsia="Courier New" w:cs="Courier New"/>
                  <w:color w:val="000000"/>
                  <w:sz w:val="16"/>
                  <w:szCs w:val="16"/>
                  <w:lang w:val="es-EC"/>
                </w:rPr>
                <w:t xml:space="preserve">                @Override public void checkServerTrusted(X509Certificate[] cadena, String tipo) { }</w:t>
              </w:r>
            </w:ins>
          </w:p>
          <w:p w14:paraId="18BE7FD9">
            <w:pPr>
              <w:spacing w:before="0" w:after="0" w:line="240" w:lineRule="auto"/>
              <w:rPr>
                <w:ins w:id="4867" w:author="marpa" w:date="2026-10-25T15:29:31Z"/>
                <w:rFonts w:hint="default" w:ascii="Courier New" w:hAnsi="Courier New" w:eastAsia="Courier New" w:cs="Courier New"/>
                <w:color w:val="000000"/>
                <w:sz w:val="16"/>
                <w:szCs w:val="16"/>
                <w:lang w:val="es-EC"/>
              </w:rPr>
            </w:pPr>
            <w:ins w:id="4868" w:author="marpa" w:date="2026-10-25T15:29:31Z">
              <w:r>
                <w:rPr>
                  <w:rFonts w:hint="default" w:ascii="Courier New" w:hAnsi="Courier New" w:eastAsia="Courier New" w:cs="Courier New"/>
                  <w:color w:val="000000"/>
                  <w:sz w:val="16"/>
                  <w:szCs w:val="16"/>
                  <w:lang w:val="es-EC"/>
                </w:rPr>
                <w:t xml:space="preserve">            }};</w:t>
              </w:r>
            </w:ins>
          </w:p>
          <w:p w14:paraId="1C87ADB6">
            <w:pPr>
              <w:spacing w:before="0" w:after="0" w:line="240" w:lineRule="auto"/>
              <w:rPr>
                <w:ins w:id="4869" w:author="marpa" w:date="2026-10-25T15:29:31Z"/>
                <w:rFonts w:hint="default" w:ascii="Courier New" w:hAnsi="Courier New" w:eastAsia="Courier New" w:cs="Courier New"/>
                <w:color w:val="000000"/>
                <w:sz w:val="16"/>
                <w:szCs w:val="16"/>
                <w:lang w:val="es-EC"/>
              </w:rPr>
            </w:pPr>
            <w:ins w:id="4870" w:author="marpa" w:date="2026-10-25T15:29:31Z">
              <w:r>
                <w:rPr>
                  <w:rFonts w:hint="default" w:ascii="Courier New" w:hAnsi="Courier New" w:eastAsia="Courier New" w:cs="Courier New"/>
                  <w:color w:val="000000"/>
                  <w:sz w:val="16"/>
                  <w:szCs w:val="16"/>
                  <w:lang w:val="es-EC"/>
                </w:rPr>
                <w:t xml:space="preserve">            SSLContext contexto = SSLContext.getInstance("TLS");</w:t>
              </w:r>
            </w:ins>
          </w:p>
          <w:p w14:paraId="7A06E981">
            <w:pPr>
              <w:spacing w:before="0" w:after="0" w:line="240" w:lineRule="auto"/>
              <w:rPr>
                <w:ins w:id="4871" w:author="marpa" w:date="2026-10-25T15:29:31Z"/>
                <w:rFonts w:hint="default" w:ascii="Courier New" w:hAnsi="Courier New" w:eastAsia="Courier New" w:cs="Courier New"/>
                <w:color w:val="000000"/>
                <w:sz w:val="16"/>
                <w:szCs w:val="16"/>
                <w:lang w:val="es-EC"/>
              </w:rPr>
            </w:pPr>
            <w:ins w:id="4872" w:author="marpa" w:date="2026-10-25T15:29:31Z">
              <w:r>
                <w:rPr>
                  <w:rFonts w:hint="default" w:ascii="Courier New" w:hAnsi="Courier New" w:eastAsia="Courier New" w:cs="Courier New"/>
                  <w:color w:val="000000"/>
                  <w:sz w:val="16"/>
                  <w:szCs w:val="16"/>
                  <w:lang w:val="es-EC"/>
                </w:rPr>
                <w:t xml:space="preserve">            contexto.init(null, confianzaTotal, new SecureRandom());</w:t>
              </w:r>
            </w:ins>
          </w:p>
          <w:p w14:paraId="30A3877F">
            <w:pPr>
              <w:spacing w:before="0" w:after="0" w:line="240" w:lineRule="auto"/>
              <w:rPr>
                <w:ins w:id="4873" w:author="marpa" w:date="2026-10-25T15:29:31Z"/>
                <w:rFonts w:hint="default" w:ascii="Courier New" w:hAnsi="Courier New" w:eastAsia="Courier New" w:cs="Courier New"/>
                <w:color w:val="000000"/>
                <w:sz w:val="16"/>
                <w:szCs w:val="16"/>
                <w:lang w:val="es-EC"/>
              </w:rPr>
            </w:pPr>
            <w:ins w:id="4874" w:author="marpa" w:date="2026-10-25T15:29:31Z">
              <w:r>
                <w:rPr>
                  <w:rFonts w:hint="default" w:ascii="Courier New" w:hAnsi="Courier New" w:eastAsia="Courier New" w:cs="Courier New"/>
                  <w:color w:val="000000"/>
                  <w:sz w:val="16"/>
                  <w:szCs w:val="16"/>
                  <w:lang w:val="es-EC"/>
                </w:rPr>
                <w:t xml:space="preserve">            HttpsURLConnection.setDefaultSSLSocketFactory(contexto.getSocketFactory());</w:t>
              </w:r>
            </w:ins>
          </w:p>
          <w:p w14:paraId="74D5F30B">
            <w:pPr>
              <w:spacing w:before="0" w:after="0" w:line="240" w:lineRule="auto"/>
              <w:rPr>
                <w:ins w:id="4875" w:author="marpa" w:date="2026-10-25T15:29:31Z"/>
                <w:rFonts w:hint="default" w:ascii="Courier New" w:hAnsi="Courier New" w:eastAsia="Courier New" w:cs="Courier New"/>
                <w:color w:val="000000"/>
                <w:sz w:val="16"/>
                <w:szCs w:val="16"/>
                <w:lang w:val="es-EC"/>
              </w:rPr>
            </w:pPr>
            <w:ins w:id="4876" w:author="marpa" w:date="2026-10-25T15:29:31Z">
              <w:r>
                <w:rPr>
                  <w:rFonts w:hint="default" w:ascii="Courier New" w:hAnsi="Courier New" w:eastAsia="Courier New" w:cs="Courier New"/>
                  <w:color w:val="000000"/>
                  <w:sz w:val="16"/>
                  <w:szCs w:val="16"/>
                  <w:lang w:val="es-EC"/>
                </w:rPr>
                <w:t xml:space="preserve">            HttpsURLConnection.setDefaultHostnameVerifier((host, sesion) -&gt; true);</w:t>
              </w:r>
            </w:ins>
          </w:p>
          <w:p w14:paraId="6467A76C">
            <w:pPr>
              <w:spacing w:before="0" w:after="0" w:line="240" w:lineRule="auto"/>
              <w:rPr>
                <w:ins w:id="4877" w:author="marpa" w:date="2026-10-25T15:29:31Z"/>
                <w:rFonts w:hint="default" w:ascii="Courier New" w:hAnsi="Courier New" w:eastAsia="Courier New" w:cs="Courier New"/>
                <w:color w:val="000000"/>
                <w:sz w:val="16"/>
                <w:szCs w:val="16"/>
                <w:lang w:val="es-EC"/>
              </w:rPr>
            </w:pPr>
            <w:ins w:id="4878" w:author="marpa" w:date="2026-10-25T15:29:31Z">
              <w:r>
                <w:rPr>
                  <w:rFonts w:hint="default" w:ascii="Courier New" w:hAnsi="Courier New" w:eastAsia="Courier New" w:cs="Courier New"/>
                  <w:color w:val="000000"/>
                  <w:sz w:val="16"/>
                  <w:szCs w:val="16"/>
                  <w:lang w:val="es-EC"/>
                </w:rPr>
                <w:t xml:space="preserve">        } catch (Exception ex) {</w:t>
              </w:r>
            </w:ins>
          </w:p>
          <w:p w14:paraId="35402796">
            <w:pPr>
              <w:spacing w:before="0" w:after="0" w:line="240" w:lineRule="auto"/>
              <w:rPr>
                <w:ins w:id="4879" w:author="marpa" w:date="2026-10-25T15:29:31Z"/>
                <w:rFonts w:hint="default" w:ascii="Courier New" w:hAnsi="Courier New" w:eastAsia="Courier New" w:cs="Courier New"/>
                <w:color w:val="000000"/>
                <w:sz w:val="16"/>
                <w:szCs w:val="16"/>
                <w:lang w:val="es-EC"/>
              </w:rPr>
            </w:pPr>
            <w:ins w:id="4880" w:author="marpa" w:date="2026-10-25T15:29:31Z">
              <w:r>
                <w:rPr>
                  <w:rFonts w:hint="default" w:ascii="Courier New" w:hAnsi="Courier New" w:eastAsia="Courier New" w:cs="Courier New"/>
                  <w:color w:val="000000"/>
                  <w:sz w:val="16"/>
                  <w:szCs w:val="16"/>
                  <w:lang w:val="es-EC"/>
                </w:rPr>
                <w:t xml:space="preserve">            throw new IllegalStateException("No fue posible habilitar TLS inseguro", ex);</w:t>
              </w:r>
            </w:ins>
          </w:p>
          <w:p w14:paraId="3048990F">
            <w:pPr>
              <w:spacing w:before="0" w:after="0" w:line="240" w:lineRule="auto"/>
              <w:rPr>
                <w:ins w:id="4881" w:author="marpa" w:date="2026-10-25T15:29:31Z"/>
                <w:rFonts w:hint="default" w:ascii="Courier New" w:hAnsi="Courier New" w:eastAsia="Courier New" w:cs="Courier New"/>
                <w:color w:val="000000"/>
                <w:sz w:val="16"/>
                <w:szCs w:val="16"/>
                <w:lang w:val="es-EC"/>
              </w:rPr>
            </w:pPr>
            <w:ins w:id="4882" w:author="marpa" w:date="2026-10-25T15:29:31Z">
              <w:r>
                <w:rPr>
                  <w:rFonts w:hint="default" w:ascii="Courier New" w:hAnsi="Courier New" w:eastAsia="Courier New" w:cs="Courier New"/>
                  <w:color w:val="000000"/>
                  <w:sz w:val="16"/>
                  <w:szCs w:val="16"/>
                  <w:lang w:val="es-EC"/>
                </w:rPr>
                <w:t xml:space="preserve">        }</w:t>
              </w:r>
            </w:ins>
          </w:p>
          <w:p w14:paraId="54AD030A">
            <w:pPr>
              <w:spacing w:before="0" w:after="0" w:line="240" w:lineRule="auto"/>
              <w:rPr>
                <w:ins w:id="4883" w:author="marpa" w:date="2026-10-25T15:29:31Z"/>
                <w:rFonts w:hint="default" w:ascii="Courier New" w:hAnsi="Courier New" w:eastAsia="Courier New" w:cs="Courier New"/>
                <w:color w:val="000000"/>
                <w:sz w:val="16"/>
                <w:szCs w:val="16"/>
                <w:lang w:val="es-EC"/>
              </w:rPr>
            </w:pPr>
            <w:ins w:id="4884" w:author="marpa" w:date="2026-10-25T15:29:31Z">
              <w:r>
                <w:rPr>
                  <w:rFonts w:hint="default" w:ascii="Courier New" w:hAnsi="Courier New" w:eastAsia="Courier New" w:cs="Courier New"/>
                  <w:color w:val="000000"/>
                  <w:sz w:val="16"/>
                  <w:szCs w:val="16"/>
                  <w:lang w:val="es-EC"/>
                </w:rPr>
                <w:t xml:space="preserve">    }</w:t>
              </w:r>
            </w:ins>
          </w:p>
          <w:p w14:paraId="29F6871E">
            <w:pPr>
              <w:spacing w:before="0" w:after="0" w:line="240" w:lineRule="auto"/>
              <w:rPr>
                <w:ins w:id="4885" w:author="marpa" w:date="2026-10-25T15:26:56Z"/>
                <w:rFonts w:hint="default" w:ascii="Courier New" w:hAnsi="Courier New" w:eastAsia="Courier New" w:cs="Courier New"/>
                <w:color w:val="000000"/>
                <w:sz w:val="16"/>
                <w:szCs w:val="16"/>
                <w:lang w:val="es-EC"/>
              </w:rPr>
            </w:pPr>
            <w:ins w:id="4886" w:author="marpa" w:date="2026-10-25T15:29:31Z">
              <w:r>
                <w:rPr>
                  <w:rFonts w:hint="default" w:ascii="Courier New" w:hAnsi="Courier New" w:eastAsia="Courier New" w:cs="Courier New"/>
                  <w:color w:val="000000"/>
                  <w:sz w:val="16"/>
                  <w:szCs w:val="16"/>
                  <w:lang w:val="es-EC"/>
                </w:rPr>
                <w:t>}</w:t>
              </w:r>
            </w:ins>
          </w:p>
        </w:tc>
      </w:tr>
    </w:tbl>
    <w:p w14:paraId="3E1FF502">
      <w:pPr>
        <w:rPr>
          <w:ins w:id="4888" w:author="marpa" w:date="2026-10-25T15:30:35Z"/>
          <w:rFonts w:hint="default"/>
          <w:b/>
          <w:bCs/>
          <w:color w:val="243F61"/>
          <w:sz w:val="32"/>
          <w:szCs w:val="32"/>
          <w:lang w:val="es-EC"/>
        </w:rPr>
        <w:pPrChange w:id="4887" w:author="marpa" w:date="2026-10-25T15:30:37Z">
          <w:pPr/>
        </w:pPrChange>
      </w:pPr>
      <w:ins w:id="4889" w:author="marpa" w:date="2026-10-25T15:29:50Z">
        <w:r>
          <w:rPr>
            <w:rFonts w:hint="default"/>
            <w:b/>
            <w:bCs/>
            <w:color w:val="243F61"/>
            <w:sz w:val="32"/>
            <w:szCs w:val="32"/>
            <w:lang w:val="es-EC"/>
          </w:rPr>
          <w:t>CRE</w:t>
        </w:r>
      </w:ins>
      <w:ins w:id="4890" w:author="marpa" w:date="2026-10-25T15:29:51Z">
        <w:r>
          <w:rPr>
            <w:rFonts w:hint="default"/>
            <w:b/>
            <w:bCs/>
            <w:color w:val="243F61"/>
            <w:sz w:val="32"/>
            <w:szCs w:val="32"/>
            <w:lang w:val="es-EC"/>
          </w:rPr>
          <w:t xml:space="preserve">ACION DE </w:t>
        </w:r>
      </w:ins>
      <w:ins w:id="4891" w:author="marpa" w:date="2026-10-25T15:29:52Z">
        <w:r>
          <w:rPr>
            <w:rFonts w:hint="default"/>
            <w:b/>
            <w:bCs/>
            <w:color w:val="243F61"/>
            <w:sz w:val="32"/>
            <w:szCs w:val="32"/>
            <w:lang w:val="es-EC"/>
          </w:rPr>
          <w:t>CONTROLADOR</w:t>
        </w:r>
      </w:ins>
      <w:ins w:id="4892" w:author="marpa" w:date="2026-10-25T15:29:53Z">
        <w:r>
          <w:rPr>
            <w:rFonts w:hint="default"/>
            <w:b/>
            <w:bCs/>
            <w:color w:val="243F61"/>
            <w:sz w:val="32"/>
            <w:szCs w:val="32"/>
            <w:lang w:val="es-EC"/>
          </w:rPr>
          <w:t>ES</w:t>
        </w:r>
      </w:ins>
    </w:p>
    <w:p w14:paraId="0CDBB9D5">
      <w:pPr>
        <w:jc w:val="left"/>
        <w:rPr>
          <w:ins w:id="4894" w:author="marpa" w:date="2026-10-25T15:32:54Z"/>
          <w:rFonts w:hint="default"/>
          <w:lang w:val="es-EC"/>
        </w:rPr>
        <w:pPrChange w:id="4893" w:author="marpa" w:date="2026-10-25T15:30:09Z">
          <w:pPr/>
        </w:pPrChange>
      </w:pPr>
      <w:ins w:id="4895" w:author="marpa" w:date="2026-10-25T15:30:36Z">
        <w:r>
          <w:rPr>
            <w:rFonts w:hint="default"/>
            <w:lang w:val="es-EC"/>
          </w:rPr>
          <w:t xml:space="preserve">Dentro de </w:t>
        </w:r>
      </w:ins>
      <w:ins w:id="4896" w:author="marpa" w:date="2026-10-25T15:30:41Z">
        <w:r>
          <w:rPr>
            <w:rFonts w:hint="default"/>
            <w:lang w:val="es-EC"/>
          </w:rPr>
          <w:t>cont</w:t>
        </w:r>
      </w:ins>
      <w:ins w:id="4897" w:author="marpa" w:date="2026-10-25T15:30:42Z">
        <w:r>
          <w:rPr>
            <w:rFonts w:hint="default"/>
            <w:lang w:val="es-EC"/>
          </w:rPr>
          <w:t xml:space="preserve">roladores </w:t>
        </w:r>
      </w:ins>
      <w:ins w:id="4898" w:author="marpa" w:date="2026-10-25T15:30:43Z">
        <w:r>
          <w:rPr>
            <w:rFonts w:hint="default"/>
            <w:lang w:val="es-EC"/>
          </w:rPr>
          <w:t>se cre</w:t>
        </w:r>
      </w:ins>
      <w:ins w:id="4899" w:author="marpa" w:date="2026-10-25T15:30:44Z">
        <w:r>
          <w:rPr>
            <w:rFonts w:hint="default"/>
            <w:lang w:val="es-EC"/>
          </w:rPr>
          <w:t>an las c</w:t>
        </w:r>
      </w:ins>
      <w:ins w:id="4900" w:author="marpa" w:date="2026-10-25T15:30:45Z">
        <w:r>
          <w:rPr>
            <w:rFonts w:hint="default"/>
            <w:lang w:val="es-EC"/>
          </w:rPr>
          <w:t>lases pa</w:t>
        </w:r>
      </w:ins>
      <w:ins w:id="4901" w:author="marpa" w:date="2026-10-25T15:30:46Z">
        <w:r>
          <w:rPr>
            <w:rFonts w:hint="default"/>
            <w:lang w:val="es-EC"/>
          </w:rPr>
          <w:t>ra enla</w:t>
        </w:r>
      </w:ins>
      <w:ins w:id="4902" w:author="marpa" w:date="2026-10-25T15:30:47Z">
        <w:r>
          <w:rPr>
            <w:rFonts w:hint="default"/>
            <w:lang w:val="es-EC"/>
          </w:rPr>
          <w:t xml:space="preserve">zar la </w:t>
        </w:r>
      </w:ins>
      <w:ins w:id="4903" w:author="marpa" w:date="2026-10-25T15:30:48Z">
        <w:r>
          <w:rPr>
            <w:rFonts w:hint="default"/>
            <w:lang w:val="es-EC"/>
          </w:rPr>
          <w:t>vist</w:t>
        </w:r>
      </w:ins>
      <w:ins w:id="4904" w:author="marpa" w:date="2026-10-25T15:30:49Z">
        <w:r>
          <w:rPr>
            <w:rFonts w:hint="default"/>
            <w:lang w:val="es-EC"/>
          </w:rPr>
          <w:t>a con los</w:t>
        </w:r>
      </w:ins>
      <w:ins w:id="4905" w:author="marpa" w:date="2026-10-25T15:30:50Z">
        <w:r>
          <w:rPr>
            <w:rFonts w:hint="default"/>
            <w:lang w:val="es-EC"/>
          </w:rPr>
          <w:t xml:space="preserve"> servi</w:t>
        </w:r>
      </w:ins>
      <w:ins w:id="4906" w:author="marpa" w:date="2026-10-25T15:30:51Z">
        <w:r>
          <w:rPr>
            <w:rFonts w:hint="default"/>
            <w:lang w:val="es-EC"/>
          </w:rPr>
          <w:t xml:space="preserve">cios </w:t>
        </w:r>
      </w:ins>
      <w:ins w:id="4907" w:author="marpa" w:date="2026-10-25T15:30:52Z">
        <w:r>
          <w:rPr>
            <w:rFonts w:hint="default"/>
            <w:lang w:val="es-EC"/>
          </w:rPr>
          <w:t>y mode</w:t>
        </w:r>
      </w:ins>
      <w:ins w:id="4908" w:author="marpa" w:date="2026-10-25T15:30:53Z">
        <w:r>
          <w:rPr>
            <w:rFonts w:hint="default"/>
            <w:lang w:val="es-EC"/>
          </w:rPr>
          <w:t>los,</w:t>
        </w:r>
      </w:ins>
      <w:ins w:id="4909" w:author="marpa" w:date="2026-10-25T15:30:54Z">
        <w:r>
          <w:rPr>
            <w:rFonts w:hint="default"/>
            <w:lang w:val="es-EC"/>
          </w:rPr>
          <w:t xml:space="preserve"> y </w:t>
        </w:r>
      </w:ins>
      <w:ins w:id="4910" w:author="marpa" w:date="2026-10-25T15:30:57Z">
        <w:r>
          <w:rPr>
            <w:rFonts w:hint="default"/>
            <w:lang w:val="es-EC"/>
          </w:rPr>
          <w:t>ejecu</w:t>
        </w:r>
      </w:ins>
      <w:ins w:id="4911" w:author="marpa" w:date="2026-10-25T15:30:58Z">
        <w:r>
          <w:rPr>
            <w:rFonts w:hint="default"/>
            <w:lang w:val="es-EC"/>
          </w:rPr>
          <w:t>tar fl</w:t>
        </w:r>
      </w:ins>
      <w:ins w:id="4912" w:author="marpa" w:date="2026-10-25T15:30:59Z">
        <w:r>
          <w:rPr>
            <w:rFonts w:hint="default"/>
            <w:lang w:val="es-EC"/>
          </w:rPr>
          <w:t xml:space="preserve">ujos de </w:t>
        </w:r>
      </w:ins>
      <w:ins w:id="4913" w:author="marpa" w:date="2026-10-25T15:31:01Z">
        <w:r>
          <w:rPr>
            <w:rFonts w:hint="default"/>
            <w:lang w:val="es-EC"/>
          </w:rPr>
          <w:t>co</w:t>
        </w:r>
      </w:ins>
      <w:ins w:id="4914" w:author="marpa" w:date="2026-10-25T15:31:02Z">
        <w:r>
          <w:rPr>
            <w:rFonts w:hint="default"/>
            <w:lang w:val="es-EC"/>
          </w:rPr>
          <w:t>ntrol en</w:t>
        </w:r>
      </w:ins>
      <w:ins w:id="4915" w:author="marpa" w:date="2026-10-25T15:31:03Z">
        <w:r>
          <w:rPr>
            <w:rFonts w:hint="default"/>
            <w:lang w:val="es-EC"/>
          </w:rPr>
          <w:t xml:space="preserve"> base </w:t>
        </w:r>
      </w:ins>
      <w:ins w:id="4916" w:author="marpa" w:date="2026-10-25T15:31:04Z">
        <w:r>
          <w:rPr>
            <w:rFonts w:hint="default"/>
            <w:lang w:val="es-EC"/>
          </w:rPr>
          <w:t>a</w:t>
        </w:r>
      </w:ins>
      <w:ins w:id="4917" w:author="marpa" w:date="2026-10-25T15:31:06Z">
        <w:r>
          <w:rPr>
            <w:rFonts w:hint="default"/>
            <w:lang w:val="es-EC"/>
          </w:rPr>
          <w:t xml:space="preserve"> los </w:t>
        </w:r>
      </w:ins>
      <w:ins w:id="4918" w:author="marpa" w:date="2026-10-25T15:31:07Z">
        <w:r>
          <w:rPr>
            <w:rFonts w:hint="default"/>
            <w:lang w:val="es-EC"/>
          </w:rPr>
          <w:t>datos re</w:t>
        </w:r>
      </w:ins>
      <w:ins w:id="4919" w:author="marpa" w:date="2026-10-25T15:31:08Z">
        <w:r>
          <w:rPr>
            <w:rFonts w:hint="default"/>
            <w:lang w:val="es-EC"/>
          </w:rPr>
          <w:t>cibidos</w:t>
        </w:r>
      </w:ins>
      <w:ins w:id="4920" w:author="marpa" w:date="2026-10-25T15:31:09Z">
        <w:r>
          <w:rPr>
            <w:rFonts w:hint="default"/>
            <w:lang w:val="es-EC"/>
          </w:rPr>
          <w:t xml:space="preserve"> en los</w:t>
        </w:r>
      </w:ins>
      <w:ins w:id="4921" w:author="marpa" w:date="2026-10-25T15:31:10Z">
        <w:r>
          <w:rPr>
            <w:rFonts w:hint="default"/>
            <w:lang w:val="es-EC"/>
          </w:rPr>
          <w:t xml:space="preserve"> servicios</w:t>
        </w:r>
      </w:ins>
      <w:ins w:id="4922" w:author="marpa" w:date="2026-10-25T15:31:11Z">
        <w:r>
          <w:rPr>
            <w:rFonts w:hint="default"/>
            <w:lang w:val="es-EC"/>
          </w:rPr>
          <w:t xml:space="preserve"> o </w:t>
        </w:r>
      </w:ins>
      <w:ins w:id="4923" w:author="marpa" w:date="2026-10-25T15:31:12Z">
        <w:r>
          <w:rPr>
            <w:rFonts w:hint="default"/>
            <w:lang w:val="es-EC"/>
          </w:rPr>
          <w:t>a l</w:t>
        </w:r>
      </w:ins>
      <w:ins w:id="4924" w:author="marpa" w:date="2026-10-25T15:31:13Z">
        <w:r>
          <w:rPr>
            <w:rFonts w:hint="default"/>
            <w:lang w:val="es-EC"/>
          </w:rPr>
          <w:t>as accio</w:t>
        </w:r>
      </w:ins>
      <w:ins w:id="4925" w:author="marpa" w:date="2026-10-25T15:31:14Z">
        <w:r>
          <w:rPr>
            <w:rFonts w:hint="default"/>
            <w:lang w:val="es-EC"/>
          </w:rPr>
          <w:t xml:space="preserve">nes del </w:t>
        </w:r>
      </w:ins>
      <w:ins w:id="4926" w:author="marpa" w:date="2026-10-25T15:31:15Z">
        <w:r>
          <w:rPr>
            <w:rFonts w:hint="default"/>
            <w:lang w:val="es-EC"/>
          </w:rPr>
          <w:t>usuario</w:t>
        </w:r>
      </w:ins>
      <w:ins w:id="4927" w:author="marpa" w:date="2026-10-25T15:31:16Z">
        <w:r>
          <w:rPr>
            <w:rFonts w:hint="default"/>
            <w:lang w:val="es-EC"/>
          </w:rPr>
          <w:t xml:space="preserve"> en la </w:t>
        </w:r>
      </w:ins>
      <w:ins w:id="4928" w:author="marpa" w:date="2026-10-25T15:31:18Z">
        <w:r>
          <w:rPr>
            <w:rFonts w:hint="default"/>
            <w:lang w:val="es-EC"/>
          </w:rPr>
          <w:t>int</w:t>
        </w:r>
      </w:ins>
      <w:ins w:id="4929" w:author="marpa" w:date="2026-10-25T15:31:19Z">
        <w:r>
          <w:rPr>
            <w:rFonts w:hint="default"/>
            <w:lang w:val="es-EC"/>
          </w:rPr>
          <w:t>erfa</w:t>
        </w:r>
      </w:ins>
      <w:ins w:id="4930" w:author="marpa" w:date="2026-10-25T15:31:20Z">
        <w:r>
          <w:rPr>
            <w:rFonts w:hint="default"/>
            <w:lang w:val="es-EC"/>
          </w:rPr>
          <w:t>z. Se</w:t>
        </w:r>
      </w:ins>
      <w:ins w:id="4931" w:author="marpa" w:date="2026-10-25T15:31:21Z">
        <w:r>
          <w:rPr>
            <w:rFonts w:hint="default"/>
            <w:lang w:val="es-EC"/>
          </w:rPr>
          <w:t xml:space="preserve"> usan </w:t>
        </w:r>
      </w:ins>
      <w:ins w:id="4932" w:author="marpa" w:date="2026-10-25T15:31:22Z">
        <w:r>
          <w:rPr>
            <w:rFonts w:hint="default"/>
            <w:lang w:val="es-EC"/>
          </w:rPr>
          <w:t>3 controla</w:t>
        </w:r>
      </w:ins>
      <w:ins w:id="4933" w:author="marpa" w:date="2026-10-25T15:31:23Z">
        <w:r>
          <w:rPr>
            <w:rFonts w:hint="default"/>
            <w:lang w:val="es-EC"/>
          </w:rPr>
          <w:t xml:space="preserve">dores, </w:t>
        </w:r>
      </w:ins>
      <w:ins w:id="4934" w:author="marpa" w:date="2026-10-25T15:31:24Z">
        <w:r>
          <w:rPr>
            <w:rFonts w:hint="default"/>
            <w:lang w:val="es-EC"/>
          </w:rPr>
          <w:t>uno para</w:t>
        </w:r>
      </w:ins>
      <w:ins w:id="4935" w:author="marpa" w:date="2026-10-25T15:31:25Z">
        <w:r>
          <w:rPr>
            <w:rFonts w:hint="default"/>
            <w:lang w:val="es-EC"/>
          </w:rPr>
          <w:t xml:space="preserve"> </w:t>
        </w:r>
      </w:ins>
      <w:ins w:id="4936" w:author="marpa" w:date="2026-10-25T15:32:01Z">
        <w:r>
          <w:rPr>
            <w:rFonts w:hint="default"/>
            <w:lang w:val="es-EC"/>
          </w:rPr>
          <w:t>todo</w:t>
        </w:r>
      </w:ins>
      <w:ins w:id="4937" w:author="marpa" w:date="2026-10-25T15:32:02Z">
        <w:r>
          <w:rPr>
            <w:rFonts w:hint="default"/>
            <w:lang w:val="es-EC"/>
          </w:rPr>
          <w:t xml:space="preserve"> el c</w:t>
        </w:r>
      </w:ins>
      <w:ins w:id="4938" w:author="marpa" w:date="2026-10-25T15:32:03Z">
        <w:r>
          <w:rPr>
            <w:rFonts w:hint="default"/>
            <w:lang w:val="es-EC"/>
          </w:rPr>
          <w:t>liente, q</w:t>
        </w:r>
      </w:ins>
      <w:ins w:id="4939" w:author="marpa" w:date="2026-10-25T15:32:04Z">
        <w:r>
          <w:rPr>
            <w:rFonts w:hint="default"/>
            <w:lang w:val="es-EC"/>
          </w:rPr>
          <w:t>ue manej</w:t>
        </w:r>
      </w:ins>
      <w:ins w:id="4940" w:author="marpa" w:date="2026-10-25T15:32:05Z">
        <w:r>
          <w:rPr>
            <w:rFonts w:hint="default"/>
            <w:lang w:val="es-EC"/>
          </w:rPr>
          <w:t>a las tr</w:t>
        </w:r>
      </w:ins>
      <w:ins w:id="4941" w:author="marpa" w:date="2026-10-25T15:32:06Z">
        <w:r>
          <w:rPr>
            <w:rFonts w:hint="default"/>
            <w:lang w:val="es-EC"/>
          </w:rPr>
          <w:t>ansiciones</w:t>
        </w:r>
      </w:ins>
      <w:ins w:id="4942" w:author="marpa" w:date="2026-10-25T15:32:07Z">
        <w:r>
          <w:rPr>
            <w:rFonts w:hint="default"/>
            <w:lang w:val="es-EC"/>
          </w:rPr>
          <w:t xml:space="preserve"> entre </w:t>
        </w:r>
      </w:ins>
      <w:ins w:id="4943" w:author="marpa" w:date="2026-10-25T15:32:14Z">
        <w:r>
          <w:rPr>
            <w:rFonts w:hint="default"/>
            <w:lang w:val="es-EC"/>
          </w:rPr>
          <w:t>vist</w:t>
        </w:r>
      </w:ins>
      <w:ins w:id="4944" w:author="marpa" w:date="2026-10-25T15:32:15Z">
        <w:r>
          <w:rPr>
            <w:rFonts w:hint="default"/>
            <w:lang w:val="es-EC"/>
          </w:rPr>
          <w:t xml:space="preserve">as de </w:t>
        </w:r>
      </w:ins>
      <w:ins w:id="4945" w:author="marpa" w:date="2026-10-25T15:32:18Z">
        <w:r>
          <w:rPr>
            <w:rFonts w:hint="default"/>
            <w:lang w:val="es-EC"/>
          </w:rPr>
          <w:t>inicio</w:t>
        </w:r>
      </w:ins>
      <w:ins w:id="4946" w:author="marpa" w:date="2026-10-25T15:32:19Z">
        <w:r>
          <w:rPr>
            <w:rFonts w:hint="default"/>
            <w:lang w:val="es-EC"/>
          </w:rPr>
          <w:t xml:space="preserve"> de ses</w:t>
        </w:r>
      </w:ins>
      <w:ins w:id="4947" w:author="marpa" w:date="2026-10-25T15:32:20Z">
        <w:r>
          <w:rPr>
            <w:rFonts w:hint="default"/>
            <w:lang w:val="es-EC"/>
          </w:rPr>
          <w:t xml:space="preserve">ión </w:t>
        </w:r>
      </w:ins>
      <w:ins w:id="4948" w:author="marpa" w:date="2026-10-25T15:32:21Z">
        <w:r>
          <w:rPr>
            <w:rFonts w:hint="default"/>
            <w:lang w:val="es-EC"/>
          </w:rPr>
          <w:t>y conv</w:t>
        </w:r>
      </w:ins>
      <w:ins w:id="4949" w:author="marpa" w:date="2026-10-25T15:32:22Z">
        <w:r>
          <w:rPr>
            <w:rFonts w:hint="default"/>
            <w:lang w:val="es-EC"/>
          </w:rPr>
          <w:t>ersore</w:t>
        </w:r>
      </w:ins>
      <w:ins w:id="4950" w:author="marpa" w:date="2026-10-25T15:32:23Z">
        <w:r>
          <w:rPr>
            <w:rFonts w:hint="default"/>
            <w:lang w:val="es-EC"/>
          </w:rPr>
          <w:t xml:space="preserve">s, y </w:t>
        </w:r>
      </w:ins>
      <w:ins w:id="4951" w:author="marpa" w:date="2026-10-25T15:32:26Z">
        <w:r>
          <w:rPr>
            <w:rFonts w:hint="default"/>
            <w:lang w:val="es-EC"/>
          </w:rPr>
          <w:t>l</w:t>
        </w:r>
      </w:ins>
      <w:ins w:id="4952" w:author="marpa" w:date="2026-10-25T15:32:30Z">
        <w:r>
          <w:rPr>
            <w:rFonts w:hint="default"/>
            <w:lang w:val="es-EC"/>
          </w:rPr>
          <w:t>os controla</w:t>
        </w:r>
      </w:ins>
      <w:ins w:id="4953" w:author="marpa" w:date="2026-10-25T15:32:31Z">
        <w:r>
          <w:rPr>
            <w:rFonts w:hint="default"/>
            <w:lang w:val="es-EC"/>
          </w:rPr>
          <w:t>dores p</w:t>
        </w:r>
      </w:ins>
      <w:ins w:id="4954" w:author="marpa" w:date="2026-10-25T15:32:32Z">
        <w:r>
          <w:rPr>
            <w:rFonts w:hint="default"/>
            <w:lang w:val="es-EC"/>
          </w:rPr>
          <w:t>ropio</w:t>
        </w:r>
      </w:ins>
      <w:ins w:id="4955" w:author="marpa" w:date="2026-10-25T15:32:33Z">
        <w:r>
          <w:rPr>
            <w:rFonts w:hint="default"/>
            <w:lang w:val="es-EC"/>
          </w:rPr>
          <w:t xml:space="preserve">s de </w:t>
        </w:r>
      </w:ins>
      <w:ins w:id="4956" w:author="marpa" w:date="2026-10-25T15:32:35Z">
        <w:r>
          <w:rPr>
            <w:rFonts w:hint="default"/>
            <w:lang w:val="es-EC"/>
          </w:rPr>
          <w:t>ca</w:t>
        </w:r>
      </w:ins>
      <w:ins w:id="4957" w:author="marpa" w:date="2026-10-25T15:32:36Z">
        <w:r>
          <w:rPr>
            <w:rFonts w:hint="default"/>
            <w:lang w:val="es-EC"/>
          </w:rPr>
          <w:t xml:space="preserve">da </w:t>
        </w:r>
      </w:ins>
      <w:ins w:id="4958" w:author="marpa" w:date="2026-10-25T15:32:37Z">
        <w:r>
          <w:rPr>
            <w:rFonts w:hint="default"/>
            <w:lang w:val="es-EC"/>
          </w:rPr>
          <w:t>vis</w:t>
        </w:r>
      </w:ins>
      <w:ins w:id="4959" w:author="marpa" w:date="2026-10-25T15:32:38Z">
        <w:r>
          <w:rPr>
            <w:rFonts w:hint="default"/>
            <w:lang w:val="es-EC"/>
          </w:rPr>
          <w:t xml:space="preserve">ta que </w:t>
        </w:r>
      </w:ins>
      <w:ins w:id="4960" w:author="marpa" w:date="2026-10-25T15:32:39Z">
        <w:r>
          <w:rPr>
            <w:rFonts w:hint="default"/>
            <w:lang w:val="es-EC"/>
          </w:rPr>
          <w:t>conec</w:t>
        </w:r>
      </w:ins>
      <w:ins w:id="4961" w:author="marpa" w:date="2026-10-25T15:32:40Z">
        <w:r>
          <w:rPr>
            <w:rFonts w:hint="default"/>
            <w:lang w:val="es-EC"/>
          </w:rPr>
          <w:t>tan el</w:t>
        </w:r>
      </w:ins>
      <w:ins w:id="4962" w:author="marpa" w:date="2026-10-25T15:32:41Z">
        <w:r>
          <w:rPr>
            <w:rFonts w:hint="default"/>
            <w:lang w:val="es-EC"/>
          </w:rPr>
          <w:t xml:space="preserve"> servici</w:t>
        </w:r>
      </w:ins>
      <w:ins w:id="4963" w:author="marpa" w:date="2026-10-25T15:32:42Z">
        <w:r>
          <w:rPr>
            <w:rFonts w:hint="default"/>
            <w:lang w:val="es-EC"/>
          </w:rPr>
          <w:t xml:space="preserve">o </w:t>
        </w:r>
      </w:ins>
      <w:ins w:id="4964" w:author="marpa" w:date="2026-10-25T15:32:43Z">
        <w:r>
          <w:rPr>
            <w:rFonts w:hint="default"/>
            <w:lang w:val="es-EC"/>
          </w:rPr>
          <w:t>y su</w:t>
        </w:r>
      </w:ins>
      <w:ins w:id="4965" w:author="marpa" w:date="2026-10-25T15:32:45Z">
        <w:r>
          <w:rPr>
            <w:rFonts w:hint="default"/>
            <w:lang w:val="es-EC"/>
          </w:rPr>
          <w:t xml:space="preserve">s </w:t>
        </w:r>
      </w:ins>
      <w:ins w:id="4966" w:author="marpa" w:date="2026-10-25T15:32:46Z">
        <w:r>
          <w:rPr>
            <w:rFonts w:hint="default"/>
            <w:lang w:val="es-EC"/>
          </w:rPr>
          <w:t>endpoint</w:t>
        </w:r>
      </w:ins>
      <w:ins w:id="4967" w:author="marpa" w:date="2026-10-25T15:32:47Z">
        <w:r>
          <w:rPr>
            <w:rFonts w:hint="default"/>
            <w:lang w:val="es-EC"/>
          </w:rPr>
          <w:t>s con sus</w:t>
        </w:r>
      </w:ins>
      <w:ins w:id="4968" w:author="marpa" w:date="2026-10-25T15:32:49Z">
        <w:r>
          <w:rPr>
            <w:rFonts w:hint="default"/>
            <w:lang w:val="es-EC"/>
          </w:rPr>
          <w:t xml:space="preserve"> respe</w:t>
        </w:r>
      </w:ins>
      <w:ins w:id="4969" w:author="marpa" w:date="2026-10-25T15:32:50Z">
        <w:r>
          <w:rPr>
            <w:rFonts w:hint="default"/>
            <w:lang w:val="es-EC"/>
          </w:rPr>
          <w:t>ctivas</w:t>
        </w:r>
      </w:ins>
      <w:ins w:id="4970" w:author="marpa" w:date="2026-10-25T15:32:51Z">
        <w:r>
          <w:rPr>
            <w:rFonts w:hint="default"/>
            <w:lang w:val="es-EC"/>
          </w:rPr>
          <w:t xml:space="preserve"> </w:t>
        </w:r>
      </w:ins>
      <w:ins w:id="4971" w:author="marpa" w:date="2026-10-25T15:32:52Z">
        <w:r>
          <w:rPr>
            <w:rFonts w:hint="default"/>
            <w:lang w:val="es-EC"/>
          </w:rPr>
          <w:t>interfac</w:t>
        </w:r>
      </w:ins>
      <w:ins w:id="4972" w:author="marpa" w:date="2026-10-25T15:32:53Z">
        <w:r>
          <w:rPr>
            <w:rFonts w:hint="default"/>
            <w:lang w:val="es-EC"/>
          </w:rPr>
          <w:t>es.</w:t>
        </w:r>
      </w:ins>
    </w:p>
    <w:p w14:paraId="2F867429">
      <w:pPr>
        <w:keepNext/>
        <w:spacing w:after="0"/>
        <w:jc w:val="center"/>
        <w:rPr>
          <w:ins w:id="4973" w:author="marpa" w:date="2026-10-25T15:33:01Z"/>
        </w:rPr>
      </w:pPr>
      <w:ins w:id="4974" w:author="marpa" w:date="2026-10-25T15:34:01Z">
        <w:r>
          <w:rPr/>
          <w:drawing>
            <wp:inline distT="0" distB="0" distL="114300" distR="114300">
              <wp:extent cx="1884045" cy="566420"/>
              <wp:effectExtent l="0" t="0" r="8255" b="5080"/>
              <wp:docPr id="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3"/>
                      <pic:cNvPicPr>
                        <a:picLocks noChangeAspect="1"/>
                      </pic:cNvPicPr>
                    </pic:nvPicPr>
                    <pic:blipFill>
                      <a:blip r:embed="rId62"/>
                      <a:stretch>
                        <a:fillRect/>
                      </a:stretch>
                    </pic:blipFill>
                    <pic:spPr>
                      <a:xfrm>
                        <a:off x="0" y="0"/>
                        <a:ext cx="1884045" cy="566420"/>
                      </a:xfrm>
                      <a:prstGeom prst="rect">
                        <a:avLst/>
                      </a:prstGeom>
                      <a:noFill/>
                      <a:ln>
                        <a:noFill/>
                      </a:ln>
                    </pic:spPr>
                  </pic:pic>
                </a:graphicData>
              </a:graphic>
            </wp:inline>
          </w:drawing>
        </w:r>
      </w:ins>
    </w:p>
    <w:p w14:paraId="531D5D35">
      <w:pPr>
        <w:pStyle w:val="5"/>
        <w:rPr>
          <w:ins w:id="4976" w:author="marpa" w:date="2026-10-25T15:33:01Z"/>
        </w:rPr>
      </w:pPr>
      <w:ins w:id="4977" w:author="marpa" w:date="2026-10-25T15:33:01Z">
        <w:r>
          <w:rPr/>
          <w:t xml:space="preserve">Figura </w:t>
        </w:r>
      </w:ins>
      <w:ins w:id="4978" w:author="marpa" w:date="2026-10-25T15:33:21Z">
        <w:r>
          <w:rPr>
            <w:rFonts w:hint="default"/>
            <w:lang w:val="es-EC"/>
          </w:rPr>
          <w:t>3</w:t>
        </w:r>
      </w:ins>
      <w:ins w:id="4979" w:author="marpa" w:date="2026-10-25T15:33:47Z">
        <w:r>
          <w:rPr>
            <w:rFonts w:hint="default"/>
            <w:lang w:val="es-EC"/>
          </w:rPr>
          <w:t>7</w:t>
        </w:r>
      </w:ins>
      <w:ins w:id="4980" w:author="marpa" w:date="2026-10-25T15:33:01Z">
        <w:r>
          <w:rPr/>
          <w:t>. Creación de c</w:t>
        </w:r>
      </w:ins>
      <w:ins w:id="4981" w:author="marpa" w:date="2026-10-25T15:33:06Z">
        <w:r>
          <w:rPr>
            <w:rFonts w:hint="default"/>
            <w:lang w:val="es-EC"/>
          </w:rPr>
          <w:t>on</w:t>
        </w:r>
      </w:ins>
      <w:ins w:id="4982" w:author="marpa" w:date="2026-10-25T15:33:07Z">
        <w:r>
          <w:rPr>
            <w:rFonts w:hint="default"/>
            <w:lang w:val="es-EC"/>
          </w:rPr>
          <w:t>troladores</w:t>
        </w:r>
      </w:ins>
      <w:ins w:id="4983" w:author="marpa" w:date="2026-10-25T15:33:01Z">
        <w:r>
          <w:rPr/>
          <w:t>- Cliente consola</w:t>
        </w:r>
      </w:ins>
    </w:p>
    <w:p w14:paraId="7EC71EDA">
      <w:pPr>
        <w:jc w:val="left"/>
        <w:rPr>
          <w:ins w:id="4985" w:author="marpa" w:date="2026-10-25T15:34:32Z"/>
          <w:rFonts w:hint="default"/>
          <w:lang w:val="es-EC"/>
        </w:rPr>
        <w:pPrChange w:id="4984" w:author="marpa" w:date="2026-10-25T15:30:09Z">
          <w:pPr/>
        </w:pPrChange>
      </w:pPr>
    </w:p>
    <w:p w14:paraId="5A16D23F">
      <w:pPr>
        <w:pStyle w:val="6"/>
        <w:rPr>
          <w:ins w:id="4986" w:author="marpa" w:date="2026-10-25T15:34:33Z"/>
        </w:rPr>
      </w:pPr>
      <w:ins w:id="4987" w:author="marpa" w:date="2026-10-25T15:34:33Z">
        <w:r>
          <w:rPr/>
          <w:t xml:space="preserve">Tabla </w:t>
        </w:r>
      </w:ins>
      <w:ins w:id="4988" w:author="marpa" w:date="2026-10-25T15:34:33Z">
        <w:r>
          <w:rPr>
            <w:rFonts w:hint="default"/>
            <w:lang w:val="es-EC"/>
          </w:rPr>
          <w:t>2</w:t>
        </w:r>
      </w:ins>
      <w:ins w:id="4989" w:author="marpa" w:date="2026-10-25T15:34:40Z">
        <w:r>
          <w:rPr>
            <w:rFonts w:hint="default"/>
            <w:lang w:val="es-EC"/>
          </w:rPr>
          <w:t>6</w:t>
        </w:r>
      </w:ins>
      <w:ins w:id="4990" w:author="marpa" w:date="2026-10-25T15:34:33Z">
        <w:r>
          <w:rPr/>
          <w:t xml:space="preserve">. Clase </w:t>
        </w:r>
      </w:ins>
      <w:ins w:id="4991" w:author="marpa" w:date="2026-10-25T15:34:55Z">
        <w:r>
          <w:rPr>
            <w:rFonts w:hint="default"/>
          </w:rPr>
          <w:t>AplicacionController</w:t>
        </w:r>
      </w:ins>
      <w:ins w:id="4992" w:author="marpa" w:date="2026-10-25T15:34:33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259A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993" w:author="marpa" w:date="2026-10-25T15:34:33Z"/>
        </w:trPr>
        <w:tc>
          <w:tcPr>
            <w:tcW w:w="8494" w:type="dxa"/>
            <w:shd w:val="clear" w:color="auto" w:fill="D9D9D9"/>
          </w:tcPr>
          <w:p w14:paraId="6E8CF189">
            <w:pPr>
              <w:spacing w:before="0" w:after="0" w:line="240" w:lineRule="auto"/>
              <w:rPr>
                <w:ins w:id="4994" w:author="marpa" w:date="2026-10-25T15:35:07Z"/>
                <w:rFonts w:hint="default" w:ascii="Courier New" w:hAnsi="Courier New" w:eastAsia="Courier New" w:cs="Courier New"/>
                <w:color w:val="000000"/>
                <w:sz w:val="16"/>
                <w:szCs w:val="16"/>
                <w:lang w:val="es-EC"/>
              </w:rPr>
            </w:pPr>
            <w:ins w:id="4995" w:author="marpa" w:date="2026-10-25T15:35:07Z">
              <w:r>
                <w:rPr>
                  <w:rFonts w:hint="default" w:ascii="Courier New" w:hAnsi="Courier New" w:eastAsia="Courier New" w:cs="Courier New"/>
                  <w:color w:val="000000"/>
                  <w:sz w:val="16"/>
                  <w:szCs w:val="16"/>
                  <w:lang w:val="es-EC"/>
                </w:rPr>
                <w:t>package ec.edu.monster.controladores;</w:t>
              </w:r>
            </w:ins>
          </w:p>
          <w:p w14:paraId="0C87C5C0">
            <w:pPr>
              <w:spacing w:before="0" w:after="0" w:line="240" w:lineRule="auto"/>
              <w:rPr>
                <w:ins w:id="4996" w:author="marpa" w:date="2026-10-25T15:35:07Z"/>
                <w:rFonts w:hint="default" w:ascii="Courier New" w:hAnsi="Courier New" w:eastAsia="Courier New" w:cs="Courier New"/>
                <w:color w:val="000000"/>
                <w:sz w:val="16"/>
                <w:szCs w:val="16"/>
                <w:lang w:val="es-EC"/>
              </w:rPr>
            </w:pPr>
          </w:p>
          <w:p w14:paraId="7DBF3F64">
            <w:pPr>
              <w:spacing w:before="0" w:after="0" w:line="240" w:lineRule="auto"/>
              <w:rPr>
                <w:ins w:id="4997" w:author="marpa" w:date="2026-10-25T15:35:07Z"/>
                <w:rFonts w:hint="default" w:ascii="Courier New" w:hAnsi="Courier New" w:eastAsia="Courier New" w:cs="Courier New"/>
                <w:color w:val="000000"/>
                <w:sz w:val="16"/>
                <w:szCs w:val="16"/>
                <w:lang w:val="es-EC"/>
              </w:rPr>
            </w:pPr>
            <w:ins w:id="4998" w:author="marpa" w:date="2026-10-25T15:35:07Z">
              <w:r>
                <w:rPr>
                  <w:rFonts w:hint="default" w:ascii="Courier New" w:hAnsi="Courier New" w:eastAsia="Courier New" w:cs="Courier New"/>
                  <w:color w:val="000000"/>
                  <w:sz w:val="16"/>
                  <w:szCs w:val="16"/>
                  <w:lang w:val="es-EC"/>
                </w:rPr>
                <w:t>import ec.edu.monster.modelos.TipoConversion;</w:t>
              </w:r>
            </w:ins>
          </w:p>
          <w:p w14:paraId="206287D0">
            <w:pPr>
              <w:spacing w:before="0" w:after="0" w:line="240" w:lineRule="auto"/>
              <w:rPr>
                <w:ins w:id="4999" w:author="marpa" w:date="2026-10-25T15:35:07Z"/>
                <w:rFonts w:hint="default" w:ascii="Courier New" w:hAnsi="Courier New" w:eastAsia="Courier New" w:cs="Courier New"/>
                <w:color w:val="000000"/>
                <w:sz w:val="16"/>
                <w:szCs w:val="16"/>
                <w:lang w:val="es-EC"/>
              </w:rPr>
            </w:pPr>
            <w:ins w:id="5000" w:author="marpa" w:date="2026-10-25T15:35:07Z">
              <w:r>
                <w:rPr>
                  <w:rFonts w:hint="default" w:ascii="Courier New" w:hAnsi="Courier New" w:eastAsia="Courier New" w:cs="Courier New"/>
                  <w:color w:val="000000"/>
                  <w:sz w:val="16"/>
                  <w:szCs w:val="16"/>
                  <w:lang w:val="es-EC"/>
                </w:rPr>
                <w:t>import ec.edu.monster.servicios.WSConversorCliente;</w:t>
              </w:r>
            </w:ins>
          </w:p>
          <w:p w14:paraId="40D63FA3">
            <w:pPr>
              <w:spacing w:before="0" w:after="0" w:line="240" w:lineRule="auto"/>
              <w:rPr>
                <w:ins w:id="5001" w:author="marpa" w:date="2026-10-25T15:35:07Z"/>
                <w:rFonts w:hint="default" w:ascii="Courier New" w:hAnsi="Courier New" w:eastAsia="Courier New" w:cs="Courier New"/>
                <w:color w:val="000000"/>
                <w:sz w:val="16"/>
                <w:szCs w:val="16"/>
                <w:lang w:val="es-EC"/>
              </w:rPr>
            </w:pPr>
            <w:ins w:id="5002" w:author="marpa" w:date="2026-10-25T15:35:07Z">
              <w:r>
                <w:rPr>
                  <w:rFonts w:hint="default" w:ascii="Courier New" w:hAnsi="Courier New" w:eastAsia="Courier New" w:cs="Courier New"/>
                  <w:color w:val="000000"/>
                  <w:sz w:val="16"/>
                  <w:szCs w:val="16"/>
                  <w:lang w:val="es-EC"/>
                </w:rPr>
                <w:t>import ec.edu.monster.vistas.ConsolaVista;</w:t>
              </w:r>
            </w:ins>
          </w:p>
          <w:p w14:paraId="7DDEAC5C">
            <w:pPr>
              <w:spacing w:before="0" w:after="0" w:line="240" w:lineRule="auto"/>
              <w:rPr>
                <w:ins w:id="5003" w:author="marpa" w:date="2026-10-25T15:35:07Z"/>
                <w:rFonts w:hint="default" w:ascii="Courier New" w:hAnsi="Courier New" w:eastAsia="Courier New" w:cs="Courier New"/>
                <w:color w:val="000000"/>
                <w:sz w:val="16"/>
                <w:szCs w:val="16"/>
                <w:lang w:val="es-EC"/>
              </w:rPr>
            </w:pPr>
          </w:p>
          <w:p w14:paraId="51A23A53">
            <w:pPr>
              <w:spacing w:before="0" w:after="0" w:line="240" w:lineRule="auto"/>
              <w:rPr>
                <w:ins w:id="5004" w:author="marpa" w:date="2026-10-25T15:35:07Z"/>
                <w:rFonts w:hint="default" w:ascii="Courier New" w:hAnsi="Courier New" w:eastAsia="Courier New" w:cs="Courier New"/>
                <w:color w:val="000000"/>
                <w:sz w:val="16"/>
                <w:szCs w:val="16"/>
                <w:lang w:val="es-EC"/>
              </w:rPr>
            </w:pPr>
            <w:ins w:id="5005" w:author="marpa" w:date="2026-10-25T15:35:07Z">
              <w:r>
                <w:rPr>
                  <w:rFonts w:hint="default" w:ascii="Courier New" w:hAnsi="Courier New" w:eastAsia="Courier New" w:cs="Courier New"/>
                  <w:color w:val="000000"/>
                  <w:sz w:val="16"/>
                  <w:szCs w:val="16"/>
                  <w:lang w:val="es-EC"/>
                </w:rPr>
                <w:t>/** Controlador principal del flujo de la aplicación de consola. */</w:t>
              </w:r>
            </w:ins>
          </w:p>
          <w:p w14:paraId="173C18BD">
            <w:pPr>
              <w:spacing w:before="0" w:after="0" w:line="240" w:lineRule="auto"/>
              <w:rPr>
                <w:ins w:id="5006" w:author="marpa" w:date="2026-10-25T15:35:07Z"/>
                <w:rFonts w:hint="default" w:ascii="Courier New" w:hAnsi="Courier New" w:eastAsia="Courier New" w:cs="Courier New"/>
                <w:color w:val="000000"/>
                <w:sz w:val="16"/>
                <w:szCs w:val="16"/>
                <w:lang w:val="es-EC"/>
              </w:rPr>
            </w:pPr>
            <w:ins w:id="5007" w:author="marpa" w:date="2026-10-25T15:35:07Z">
              <w:r>
                <w:rPr>
                  <w:rFonts w:hint="default" w:ascii="Courier New" w:hAnsi="Courier New" w:eastAsia="Courier New" w:cs="Courier New"/>
                  <w:color w:val="000000"/>
                  <w:sz w:val="16"/>
                  <w:szCs w:val="16"/>
                  <w:lang w:val="es-EC"/>
                </w:rPr>
                <w:t>public class AplicacionController {</w:t>
              </w:r>
            </w:ins>
          </w:p>
          <w:p w14:paraId="2A49D9D8">
            <w:pPr>
              <w:spacing w:before="0" w:after="0" w:line="240" w:lineRule="auto"/>
              <w:rPr>
                <w:ins w:id="5008" w:author="marpa" w:date="2026-10-25T15:35:07Z"/>
                <w:rFonts w:hint="default" w:ascii="Courier New" w:hAnsi="Courier New" w:eastAsia="Courier New" w:cs="Courier New"/>
                <w:color w:val="000000"/>
                <w:sz w:val="16"/>
                <w:szCs w:val="16"/>
                <w:lang w:val="es-EC"/>
              </w:rPr>
            </w:pPr>
            <w:ins w:id="5009" w:author="marpa" w:date="2026-10-25T15:35:07Z">
              <w:r>
                <w:rPr>
                  <w:rFonts w:hint="default" w:ascii="Courier New" w:hAnsi="Courier New" w:eastAsia="Courier New" w:cs="Courier New"/>
                  <w:color w:val="000000"/>
                  <w:sz w:val="16"/>
                  <w:szCs w:val="16"/>
                  <w:lang w:val="es-EC"/>
                </w:rPr>
                <w:t xml:space="preserve">    private final ConsolaVista vista;</w:t>
              </w:r>
            </w:ins>
          </w:p>
          <w:p w14:paraId="5E18E067">
            <w:pPr>
              <w:spacing w:before="0" w:after="0" w:line="240" w:lineRule="auto"/>
              <w:rPr>
                <w:ins w:id="5010" w:author="marpa" w:date="2026-10-25T15:35:07Z"/>
                <w:rFonts w:hint="default" w:ascii="Courier New" w:hAnsi="Courier New" w:eastAsia="Courier New" w:cs="Courier New"/>
                <w:color w:val="000000"/>
                <w:sz w:val="16"/>
                <w:szCs w:val="16"/>
                <w:lang w:val="es-EC"/>
              </w:rPr>
            </w:pPr>
            <w:ins w:id="5011" w:author="marpa" w:date="2026-10-25T15:35:07Z">
              <w:r>
                <w:rPr>
                  <w:rFonts w:hint="default" w:ascii="Courier New" w:hAnsi="Courier New" w:eastAsia="Courier New" w:cs="Courier New"/>
                  <w:color w:val="000000"/>
                  <w:sz w:val="16"/>
                  <w:szCs w:val="16"/>
                  <w:lang w:val="es-EC"/>
                </w:rPr>
                <w:t xml:space="preserve">    private final WSConversorCliente cliente;</w:t>
              </w:r>
            </w:ins>
          </w:p>
          <w:p w14:paraId="29B6460D">
            <w:pPr>
              <w:spacing w:before="0" w:after="0" w:line="240" w:lineRule="auto"/>
              <w:rPr>
                <w:ins w:id="5012" w:author="marpa" w:date="2026-10-25T15:35:07Z"/>
                <w:rFonts w:hint="default" w:ascii="Courier New" w:hAnsi="Courier New" w:eastAsia="Courier New" w:cs="Courier New"/>
                <w:color w:val="000000"/>
                <w:sz w:val="16"/>
                <w:szCs w:val="16"/>
                <w:lang w:val="es-EC"/>
              </w:rPr>
            </w:pPr>
            <w:ins w:id="5013" w:author="marpa" w:date="2026-10-25T15:35:07Z">
              <w:r>
                <w:rPr>
                  <w:rFonts w:hint="default" w:ascii="Courier New" w:hAnsi="Courier New" w:eastAsia="Courier New" w:cs="Courier New"/>
                  <w:color w:val="000000"/>
                  <w:sz w:val="16"/>
                  <w:szCs w:val="16"/>
                  <w:lang w:val="es-EC"/>
                </w:rPr>
                <w:t xml:space="preserve">    private final LoginController loginController;</w:t>
              </w:r>
            </w:ins>
          </w:p>
          <w:p w14:paraId="56DBEA88">
            <w:pPr>
              <w:spacing w:before="0" w:after="0" w:line="240" w:lineRule="auto"/>
              <w:rPr>
                <w:ins w:id="5014" w:author="marpa" w:date="2026-10-25T15:35:07Z"/>
                <w:rFonts w:hint="default" w:ascii="Courier New" w:hAnsi="Courier New" w:eastAsia="Courier New" w:cs="Courier New"/>
                <w:color w:val="000000"/>
                <w:sz w:val="16"/>
                <w:szCs w:val="16"/>
                <w:lang w:val="es-EC"/>
              </w:rPr>
            </w:pPr>
            <w:ins w:id="5015" w:author="marpa" w:date="2026-10-25T15:35:07Z">
              <w:r>
                <w:rPr>
                  <w:rFonts w:hint="default" w:ascii="Courier New" w:hAnsi="Courier New" w:eastAsia="Courier New" w:cs="Courier New"/>
                  <w:color w:val="000000"/>
                  <w:sz w:val="16"/>
                  <w:szCs w:val="16"/>
                  <w:lang w:val="es-EC"/>
                </w:rPr>
                <w:t xml:space="preserve">    private final ConversionController conversionController;</w:t>
              </w:r>
            </w:ins>
          </w:p>
          <w:p w14:paraId="3BEFA50B">
            <w:pPr>
              <w:spacing w:before="0" w:after="0" w:line="240" w:lineRule="auto"/>
              <w:rPr>
                <w:ins w:id="5016" w:author="marpa" w:date="2026-10-25T15:35:07Z"/>
                <w:rFonts w:hint="default" w:ascii="Courier New" w:hAnsi="Courier New" w:eastAsia="Courier New" w:cs="Courier New"/>
                <w:color w:val="000000"/>
                <w:sz w:val="16"/>
                <w:szCs w:val="16"/>
                <w:lang w:val="es-EC"/>
              </w:rPr>
            </w:pPr>
          </w:p>
          <w:p w14:paraId="3A57FF42">
            <w:pPr>
              <w:spacing w:before="0" w:after="0" w:line="240" w:lineRule="auto"/>
              <w:rPr>
                <w:ins w:id="5017" w:author="marpa" w:date="2026-10-25T15:35:07Z"/>
                <w:rFonts w:hint="default" w:ascii="Courier New" w:hAnsi="Courier New" w:eastAsia="Courier New" w:cs="Courier New"/>
                <w:color w:val="000000"/>
                <w:sz w:val="16"/>
                <w:szCs w:val="16"/>
                <w:lang w:val="es-EC"/>
              </w:rPr>
            </w:pPr>
            <w:ins w:id="5018" w:author="marpa" w:date="2026-10-25T15:35:07Z">
              <w:r>
                <w:rPr>
                  <w:rFonts w:hint="default" w:ascii="Courier New" w:hAnsi="Courier New" w:eastAsia="Courier New" w:cs="Courier New"/>
                  <w:color w:val="000000"/>
                  <w:sz w:val="16"/>
                  <w:szCs w:val="16"/>
                  <w:lang w:val="es-EC"/>
                </w:rPr>
                <w:t xml:space="preserve">    public AplicacionController(ConsolaVista vista, WSConversorCliente cliente) {</w:t>
              </w:r>
            </w:ins>
          </w:p>
          <w:p w14:paraId="5E40970C">
            <w:pPr>
              <w:spacing w:before="0" w:after="0" w:line="240" w:lineRule="auto"/>
              <w:rPr>
                <w:ins w:id="5019" w:author="marpa" w:date="2026-10-25T15:35:07Z"/>
                <w:rFonts w:hint="default" w:ascii="Courier New" w:hAnsi="Courier New" w:eastAsia="Courier New" w:cs="Courier New"/>
                <w:color w:val="000000"/>
                <w:sz w:val="16"/>
                <w:szCs w:val="16"/>
                <w:lang w:val="es-EC"/>
              </w:rPr>
            </w:pPr>
            <w:ins w:id="5020" w:author="marpa" w:date="2026-10-25T15:35:07Z">
              <w:r>
                <w:rPr>
                  <w:rFonts w:hint="default" w:ascii="Courier New" w:hAnsi="Courier New" w:eastAsia="Courier New" w:cs="Courier New"/>
                  <w:color w:val="000000"/>
                  <w:sz w:val="16"/>
                  <w:szCs w:val="16"/>
                  <w:lang w:val="es-EC"/>
                </w:rPr>
                <w:t xml:space="preserve">        this.vista = vista;</w:t>
              </w:r>
            </w:ins>
          </w:p>
          <w:p w14:paraId="104044E4">
            <w:pPr>
              <w:spacing w:before="0" w:after="0" w:line="240" w:lineRule="auto"/>
              <w:rPr>
                <w:ins w:id="5021" w:author="marpa" w:date="2026-10-25T15:35:07Z"/>
                <w:rFonts w:hint="default" w:ascii="Courier New" w:hAnsi="Courier New" w:eastAsia="Courier New" w:cs="Courier New"/>
                <w:color w:val="000000"/>
                <w:sz w:val="16"/>
                <w:szCs w:val="16"/>
                <w:lang w:val="es-EC"/>
              </w:rPr>
            </w:pPr>
            <w:ins w:id="5022" w:author="marpa" w:date="2026-10-25T15:35:07Z">
              <w:r>
                <w:rPr>
                  <w:rFonts w:hint="default" w:ascii="Courier New" w:hAnsi="Courier New" w:eastAsia="Courier New" w:cs="Courier New"/>
                  <w:color w:val="000000"/>
                  <w:sz w:val="16"/>
                  <w:szCs w:val="16"/>
                  <w:lang w:val="es-EC"/>
                </w:rPr>
                <w:t xml:space="preserve">        this.cliente = cliente;</w:t>
              </w:r>
            </w:ins>
          </w:p>
          <w:p w14:paraId="7B29E445">
            <w:pPr>
              <w:spacing w:before="0" w:after="0" w:line="240" w:lineRule="auto"/>
              <w:rPr>
                <w:ins w:id="5023" w:author="marpa" w:date="2026-10-25T15:35:07Z"/>
                <w:rFonts w:hint="default" w:ascii="Courier New" w:hAnsi="Courier New" w:eastAsia="Courier New" w:cs="Courier New"/>
                <w:color w:val="000000"/>
                <w:sz w:val="16"/>
                <w:szCs w:val="16"/>
                <w:lang w:val="es-EC"/>
              </w:rPr>
            </w:pPr>
            <w:ins w:id="5024" w:author="marpa" w:date="2026-10-25T15:35:07Z">
              <w:r>
                <w:rPr>
                  <w:rFonts w:hint="default" w:ascii="Courier New" w:hAnsi="Courier New" w:eastAsia="Courier New" w:cs="Courier New"/>
                  <w:color w:val="000000"/>
                  <w:sz w:val="16"/>
                  <w:szCs w:val="16"/>
                  <w:lang w:val="es-EC"/>
                </w:rPr>
                <w:t xml:space="preserve">        this.loginController = new LoginController(vista, cliente);</w:t>
              </w:r>
            </w:ins>
          </w:p>
          <w:p w14:paraId="1C0E8A22">
            <w:pPr>
              <w:spacing w:before="0" w:after="0" w:line="240" w:lineRule="auto"/>
              <w:rPr>
                <w:ins w:id="5025" w:author="marpa" w:date="2026-10-25T15:35:07Z"/>
                <w:rFonts w:hint="default" w:ascii="Courier New" w:hAnsi="Courier New" w:eastAsia="Courier New" w:cs="Courier New"/>
                <w:color w:val="000000"/>
                <w:sz w:val="16"/>
                <w:szCs w:val="16"/>
                <w:lang w:val="es-EC"/>
              </w:rPr>
            </w:pPr>
            <w:ins w:id="5026" w:author="marpa" w:date="2026-10-25T15:35:07Z">
              <w:r>
                <w:rPr>
                  <w:rFonts w:hint="default" w:ascii="Courier New" w:hAnsi="Courier New" w:eastAsia="Courier New" w:cs="Courier New"/>
                  <w:color w:val="000000"/>
                  <w:sz w:val="16"/>
                  <w:szCs w:val="16"/>
                  <w:lang w:val="es-EC"/>
                </w:rPr>
                <w:t xml:space="preserve">        this.conversionController = new ConversionController(vista, cliente);</w:t>
              </w:r>
            </w:ins>
          </w:p>
          <w:p w14:paraId="1BBA9BD7">
            <w:pPr>
              <w:spacing w:before="0" w:after="0" w:line="240" w:lineRule="auto"/>
              <w:rPr>
                <w:ins w:id="5027" w:author="marpa" w:date="2026-10-25T15:35:07Z"/>
                <w:rFonts w:hint="default" w:ascii="Courier New" w:hAnsi="Courier New" w:eastAsia="Courier New" w:cs="Courier New"/>
                <w:color w:val="000000"/>
                <w:sz w:val="16"/>
                <w:szCs w:val="16"/>
                <w:lang w:val="es-EC"/>
              </w:rPr>
            </w:pPr>
            <w:ins w:id="5028" w:author="marpa" w:date="2026-10-25T15:35:07Z">
              <w:r>
                <w:rPr>
                  <w:rFonts w:hint="default" w:ascii="Courier New" w:hAnsi="Courier New" w:eastAsia="Courier New" w:cs="Courier New"/>
                  <w:color w:val="000000"/>
                  <w:sz w:val="16"/>
                  <w:szCs w:val="16"/>
                  <w:lang w:val="es-EC"/>
                </w:rPr>
                <w:t xml:space="preserve">    }</w:t>
              </w:r>
            </w:ins>
          </w:p>
          <w:p w14:paraId="34E927FF">
            <w:pPr>
              <w:spacing w:before="0" w:after="0" w:line="240" w:lineRule="auto"/>
              <w:rPr>
                <w:ins w:id="5029" w:author="marpa" w:date="2026-10-25T15:35:07Z"/>
                <w:rFonts w:hint="default" w:ascii="Courier New" w:hAnsi="Courier New" w:eastAsia="Courier New" w:cs="Courier New"/>
                <w:color w:val="000000"/>
                <w:sz w:val="16"/>
                <w:szCs w:val="16"/>
                <w:lang w:val="es-EC"/>
              </w:rPr>
            </w:pPr>
          </w:p>
          <w:p w14:paraId="61781BB0">
            <w:pPr>
              <w:spacing w:before="0" w:after="0" w:line="240" w:lineRule="auto"/>
              <w:rPr>
                <w:ins w:id="5030" w:author="marpa" w:date="2026-10-25T15:35:07Z"/>
                <w:rFonts w:hint="default" w:ascii="Courier New" w:hAnsi="Courier New" w:eastAsia="Courier New" w:cs="Courier New"/>
                <w:color w:val="000000"/>
                <w:sz w:val="16"/>
                <w:szCs w:val="16"/>
                <w:lang w:val="es-EC"/>
              </w:rPr>
            </w:pPr>
            <w:ins w:id="5031" w:author="marpa" w:date="2026-10-25T15:35:07Z">
              <w:r>
                <w:rPr>
                  <w:rFonts w:hint="default" w:ascii="Courier New" w:hAnsi="Courier New" w:eastAsia="Courier New" w:cs="Courier New"/>
                  <w:color w:val="000000"/>
                  <w:sz w:val="16"/>
                  <w:szCs w:val="16"/>
                  <w:lang w:val="es-EC"/>
                </w:rPr>
                <w:t xml:space="preserve">    public void iniciar() {</w:t>
              </w:r>
            </w:ins>
          </w:p>
          <w:p w14:paraId="3AB8CDFD">
            <w:pPr>
              <w:spacing w:before="0" w:after="0" w:line="240" w:lineRule="auto"/>
              <w:rPr>
                <w:ins w:id="5032" w:author="marpa" w:date="2026-10-25T15:35:07Z"/>
                <w:rFonts w:hint="default" w:ascii="Courier New" w:hAnsi="Courier New" w:eastAsia="Courier New" w:cs="Courier New"/>
                <w:color w:val="000000"/>
                <w:sz w:val="16"/>
                <w:szCs w:val="16"/>
                <w:lang w:val="es-EC"/>
              </w:rPr>
            </w:pPr>
            <w:ins w:id="5033" w:author="marpa" w:date="2026-10-25T15:35:07Z">
              <w:r>
                <w:rPr>
                  <w:rFonts w:hint="default" w:ascii="Courier New" w:hAnsi="Courier New" w:eastAsia="Courier New" w:cs="Courier New"/>
                  <w:color w:val="000000"/>
                  <w:sz w:val="16"/>
                  <w:szCs w:val="16"/>
                  <w:lang w:val="es-EC"/>
                </w:rPr>
                <w:t xml:space="preserve">        vista.mostrarBienvenida();</w:t>
              </w:r>
            </w:ins>
          </w:p>
          <w:p w14:paraId="49DEFA57">
            <w:pPr>
              <w:spacing w:before="0" w:after="0" w:line="240" w:lineRule="auto"/>
              <w:rPr>
                <w:ins w:id="5034" w:author="marpa" w:date="2026-10-25T15:35:07Z"/>
                <w:rFonts w:hint="default" w:ascii="Courier New" w:hAnsi="Courier New" w:eastAsia="Courier New" w:cs="Courier New"/>
                <w:color w:val="000000"/>
                <w:sz w:val="16"/>
                <w:szCs w:val="16"/>
                <w:lang w:val="es-EC"/>
              </w:rPr>
            </w:pPr>
            <w:ins w:id="5035" w:author="marpa" w:date="2026-10-25T15:35:07Z">
              <w:r>
                <w:rPr>
                  <w:rFonts w:hint="default" w:ascii="Courier New" w:hAnsi="Courier New" w:eastAsia="Courier New" w:cs="Courier New"/>
                  <w:color w:val="000000"/>
                  <w:sz w:val="16"/>
                  <w:szCs w:val="16"/>
                  <w:lang w:val="es-EC"/>
                </w:rPr>
                <w:t xml:space="preserve">        while (!loginController.autenticar()) {</w:t>
              </w:r>
            </w:ins>
          </w:p>
          <w:p w14:paraId="17E8FBA4">
            <w:pPr>
              <w:spacing w:before="0" w:after="0" w:line="240" w:lineRule="auto"/>
              <w:rPr>
                <w:ins w:id="5036" w:author="marpa" w:date="2026-10-25T15:35:07Z"/>
                <w:rFonts w:hint="default" w:ascii="Courier New" w:hAnsi="Courier New" w:eastAsia="Courier New" w:cs="Courier New"/>
                <w:color w:val="000000"/>
                <w:sz w:val="16"/>
                <w:szCs w:val="16"/>
                <w:lang w:val="es-EC"/>
              </w:rPr>
            </w:pPr>
            <w:ins w:id="5037" w:author="marpa" w:date="2026-10-25T15:35:07Z">
              <w:r>
                <w:rPr>
                  <w:rFonts w:hint="default" w:ascii="Courier New" w:hAnsi="Courier New" w:eastAsia="Courier New" w:cs="Courier New"/>
                  <w:color w:val="000000"/>
                  <w:sz w:val="16"/>
                  <w:szCs w:val="16"/>
                  <w:lang w:val="es-EC"/>
                </w:rPr>
                <w:t xml:space="preserve">            vista.mostrarMensaje("Intente nuevamente.\n");</w:t>
              </w:r>
            </w:ins>
          </w:p>
          <w:p w14:paraId="770EA395">
            <w:pPr>
              <w:spacing w:before="0" w:after="0" w:line="240" w:lineRule="auto"/>
              <w:rPr>
                <w:ins w:id="5038" w:author="marpa" w:date="2026-10-25T15:35:07Z"/>
                <w:rFonts w:hint="default" w:ascii="Courier New" w:hAnsi="Courier New" w:eastAsia="Courier New" w:cs="Courier New"/>
                <w:color w:val="000000"/>
                <w:sz w:val="16"/>
                <w:szCs w:val="16"/>
                <w:lang w:val="es-EC"/>
              </w:rPr>
            </w:pPr>
            <w:ins w:id="5039" w:author="marpa" w:date="2026-10-25T15:35:07Z">
              <w:r>
                <w:rPr>
                  <w:rFonts w:hint="default" w:ascii="Courier New" w:hAnsi="Courier New" w:eastAsia="Courier New" w:cs="Courier New"/>
                  <w:color w:val="000000"/>
                  <w:sz w:val="16"/>
                  <w:szCs w:val="16"/>
                  <w:lang w:val="es-EC"/>
                </w:rPr>
                <w:t xml:space="preserve">        }</w:t>
              </w:r>
            </w:ins>
          </w:p>
          <w:p w14:paraId="0F7EA3AB">
            <w:pPr>
              <w:spacing w:before="0" w:after="0" w:line="240" w:lineRule="auto"/>
              <w:rPr>
                <w:ins w:id="5040" w:author="marpa" w:date="2026-10-25T15:35:07Z"/>
                <w:rFonts w:hint="default" w:ascii="Courier New" w:hAnsi="Courier New" w:eastAsia="Courier New" w:cs="Courier New"/>
                <w:color w:val="000000"/>
                <w:sz w:val="16"/>
                <w:szCs w:val="16"/>
                <w:lang w:val="es-EC"/>
              </w:rPr>
            </w:pPr>
            <w:ins w:id="5041" w:author="marpa" w:date="2026-10-25T15:35:07Z">
              <w:r>
                <w:rPr>
                  <w:rFonts w:hint="default" w:ascii="Courier New" w:hAnsi="Courier New" w:eastAsia="Courier New" w:cs="Courier New"/>
                  <w:color w:val="000000"/>
                  <w:sz w:val="16"/>
                  <w:szCs w:val="16"/>
                  <w:lang w:val="es-EC"/>
                </w:rPr>
                <w:t xml:space="preserve">        ejecutarMenu();</w:t>
              </w:r>
            </w:ins>
          </w:p>
          <w:p w14:paraId="355A05F7">
            <w:pPr>
              <w:spacing w:before="0" w:after="0" w:line="240" w:lineRule="auto"/>
              <w:rPr>
                <w:ins w:id="5042" w:author="marpa" w:date="2026-10-25T15:35:07Z"/>
                <w:rFonts w:hint="default" w:ascii="Courier New" w:hAnsi="Courier New" w:eastAsia="Courier New" w:cs="Courier New"/>
                <w:color w:val="000000"/>
                <w:sz w:val="16"/>
                <w:szCs w:val="16"/>
                <w:lang w:val="es-EC"/>
              </w:rPr>
            </w:pPr>
            <w:ins w:id="5043" w:author="marpa" w:date="2026-10-25T15:35:07Z">
              <w:r>
                <w:rPr>
                  <w:rFonts w:hint="default" w:ascii="Courier New" w:hAnsi="Courier New" w:eastAsia="Courier New" w:cs="Courier New"/>
                  <w:color w:val="000000"/>
                  <w:sz w:val="16"/>
                  <w:szCs w:val="16"/>
                  <w:lang w:val="es-EC"/>
                </w:rPr>
                <w:t xml:space="preserve">    }</w:t>
              </w:r>
            </w:ins>
          </w:p>
          <w:p w14:paraId="3EAAD43D">
            <w:pPr>
              <w:spacing w:before="0" w:after="0" w:line="240" w:lineRule="auto"/>
              <w:rPr>
                <w:ins w:id="5044" w:author="marpa" w:date="2026-10-25T15:35:07Z"/>
                <w:rFonts w:hint="default" w:ascii="Courier New" w:hAnsi="Courier New" w:eastAsia="Courier New" w:cs="Courier New"/>
                <w:color w:val="000000"/>
                <w:sz w:val="16"/>
                <w:szCs w:val="16"/>
                <w:lang w:val="es-EC"/>
              </w:rPr>
            </w:pPr>
          </w:p>
          <w:p w14:paraId="436DD154">
            <w:pPr>
              <w:spacing w:before="0" w:after="0" w:line="240" w:lineRule="auto"/>
              <w:rPr>
                <w:ins w:id="5045" w:author="marpa" w:date="2026-10-25T15:35:07Z"/>
                <w:rFonts w:hint="default" w:ascii="Courier New" w:hAnsi="Courier New" w:eastAsia="Courier New" w:cs="Courier New"/>
                <w:color w:val="000000"/>
                <w:sz w:val="16"/>
                <w:szCs w:val="16"/>
                <w:lang w:val="es-EC"/>
              </w:rPr>
            </w:pPr>
            <w:ins w:id="5046" w:author="marpa" w:date="2026-10-25T15:35:07Z">
              <w:r>
                <w:rPr>
                  <w:rFonts w:hint="default" w:ascii="Courier New" w:hAnsi="Courier New" w:eastAsia="Courier New" w:cs="Courier New"/>
                  <w:color w:val="000000"/>
                  <w:sz w:val="16"/>
                  <w:szCs w:val="16"/>
                  <w:lang w:val="es-EC"/>
                </w:rPr>
                <w:t xml:space="preserve">    private void ejecutarMenu() {</w:t>
              </w:r>
            </w:ins>
          </w:p>
          <w:p w14:paraId="4F492498">
            <w:pPr>
              <w:spacing w:before="0" w:after="0" w:line="240" w:lineRule="auto"/>
              <w:rPr>
                <w:ins w:id="5047" w:author="marpa" w:date="2026-10-25T15:35:07Z"/>
                <w:rFonts w:hint="default" w:ascii="Courier New" w:hAnsi="Courier New" w:eastAsia="Courier New" w:cs="Courier New"/>
                <w:color w:val="000000"/>
                <w:sz w:val="16"/>
                <w:szCs w:val="16"/>
                <w:lang w:val="es-EC"/>
              </w:rPr>
            </w:pPr>
            <w:ins w:id="5048" w:author="marpa" w:date="2026-10-25T15:35:07Z">
              <w:r>
                <w:rPr>
                  <w:rFonts w:hint="default" w:ascii="Courier New" w:hAnsi="Courier New" w:eastAsia="Courier New" w:cs="Courier New"/>
                  <w:color w:val="000000"/>
                  <w:sz w:val="16"/>
                  <w:szCs w:val="16"/>
                  <w:lang w:val="es-EC"/>
                </w:rPr>
                <w:t xml:space="preserve">        boolean activo = true;</w:t>
              </w:r>
            </w:ins>
          </w:p>
          <w:p w14:paraId="121272D9">
            <w:pPr>
              <w:spacing w:before="0" w:after="0" w:line="240" w:lineRule="auto"/>
              <w:rPr>
                <w:ins w:id="5049" w:author="marpa" w:date="2026-10-25T15:35:07Z"/>
                <w:rFonts w:hint="default" w:ascii="Courier New" w:hAnsi="Courier New" w:eastAsia="Courier New" w:cs="Courier New"/>
                <w:color w:val="000000"/>
                <w:sz w:val="16"/>
                <w:szCs w:val="16"/>
                <w:lang w:val="es-EC"/>
              </w:rPr>
            </w:pPr>
            <w:ins w:id="5050" w:author="marpa" w:date="2026-10-25T15:35:07Z">
              <w:r>
                <w:rPr>
                  <w:rFonts w:hint="default" w:ascii="Courier New" w:hAnsi="Courier New" w:eastAsia="Courier New" w:cs="Courier New"/>
                  <w:color w:val="000000"/>
                  <w:sz w:val="16"/>
                  <w:szCs w:val="16"/>
                  <w:lang w:val="es-EC"/>
                </w:rPr>
                <w:t xml:space="preserve">        while (activo) {</w:t>
              </w:r>
            </w:ins>
          </w:p>
          <w:p w14:paraId="0D8A30A5">
            <w:pPr>
              <w:spacing w:before="0" w:after="0" w:line="240" w:lineRule="auto"/>
              <w:rPr>
                <w:ins w:id="5051" w:author="marpa" w:date="2026-10-25T15:35:07Z"/>
                <w:rFonts w:hint="default" w:ascii="Courier New" w:hAnsi="Courier New" w:eastAsia="Courier New" w:cs="Courier New"/>
                <w:color w:val="000000"/>
                <w:sz w:val="16"/>
                <w:szCs w:val="16"/>
                <w:lang w:val="es-EC"/>
              </w:rPr>
            </w:pPr>
            <w:ins w:id="5052" w:author="marpa" w:date="2026-10-25T15:35:07Z">
              <w:r>
                <w:rPr>
                  <w:rFonts w:hint="default" w:ascii="Courier New" w:hAnsi="Courier New" w:eastAsia="Courier New" w:cs="Courier New"/>
                  <w:color w:val="000000"/>
                  <w:sz w:val="16"/>
                  <w:szCs w:val="16"/>
                  <w:lang w:val="es-EC"/>
                </w:rPr>
                <w:t xml:space="preserve">            switch (vista.mostrarMenuPrincipal()) {</w:t>
              </w:r>
            </w:ins>
          </w:p>
          <w:p w14:paraId="5A6C3BA0">
            <w:pPr>
              <w:spacing w:before="0" w:after="0" w:line="240" w:lineRule="auto"/>
              <w:rPr>
                <w:ins w:id="5053" w:author="marpa" w:date="2026-10-25T15:35:07Z"/>
                <w:rFonts w:hint="default" w:ascii="Courier New" w:hAnsi="Courier New" w:eastAsia="Courier New" w:cs="Courier New"/>
                <w:color w:val="000000"/>
                <w:sz w:val="16"/>
                <w:szCs w:val="16"/>
                <w:lang w:val="es-EC"/>
              </w:rPr>
            </w:pPr>
            <w:ins w:id="5054" w:author="marpa" w:date="2026-10-25T15:35:07Z">
              <w:r>
                <w:rPr>
                  <w:rFonts w:hint="default" w:ascii="Courier New" w:hAnsi="Courier New" w:eastAsia="Courier New" w:cs="Courier New"/>
                  <w:color w:val="000000"/>
                  <w:sz w:val="16"/>
                  <w:szCs w:val="16"/>
                  <w:lang w:val="es-EC"/>
                </w:rPr>
                <w:t xml:space="preserve">                case 1 -&gt; conversionController.convertir(TipoConversion.TEMPERATURA);</w:t>
              </w:r>
            </w:ins>
          </w:p>
          <w:p w14:paraId="414F3127">
            <w:pPr>
              <w:spacing w:before="0" w:after="0" w:line="240" w:lineRule="auto"/>
              <w:rPr>
                <w:ins w:id="5055" w:author="marpa" w:date="2026-10-25T15:35:07Z"/>
                <w:rFonts w:hint="default" w:ascii="Courier New" w:hAnsi="Courier New" w:eastAsia="Courier New" w:cs="Courier New"/>
                <w:color w:val="000000"/>
                <w:sz w:val="16"/>
                <w:szCs w:val="16"/>
                <w:lang w:val="es-EC"/>
              </w:rPr>
            </w:pPr>
            <w:ins w:id="5056" w:author="marpa" w:date="2026-10-25T15:35:07Z">
              <w:r>
                <w:rPr>
                  <w:rFonts w:hint="default" w:ascii="Courier New" w:hAnsi="Courier New" w:eastAsia="Courier New" w:cs="Courier New"/>
                  <w:color w:val="000000"/>
                  <w:sz w:val="16"/>
                  <w:szCs w:val="16"/>
                  <w:lang w:val="es-EC"/>
                </w:rPr>
                <w:t xml:space="preserve">                case 2 -&gt; conversionController.convertir(TipoConversion.MASA);</w:t>
              </w:r>
            </w:ins>
          </w:p>
          <w:p w14:paraId="6D6C883A">
            <w:pPr>
              <w:spacing w:before="0" w:after="0" w:line="240" w:lineRule="auto"/>
              <w:rPr>
                <w:ins w:id="5057" w:author="marpa" w:date="2026-10-25T15:35:07Z"/>
                <w:rFonts w:hint="default" w:ascii="Courier New" w:hAnsi="Courier New" w:eastAsia="Courier New" w:cs="Courier New"/>
                <w:color w:val="000000"/>
                <w:sz w:val="16"/>
                <w:szCs w:val="16"/>
                <w:lang w:val="es-EC"/>
              </w:rPr>
            </w:pPr>
            <w:ins w:id="5058" w:author="marpa" w:date="2026-10-25T15:35:07Z">
              <w:r>
                <w:rPr>
                  <w:rFonts w:hint="default" w:ascii="Courier New" w:hAnsi="Courier New" w:eastAsia="Courier New" w:cs="Courier New"/>
                  <w:color w:val="000000"/>
                  <w:sz w:val="16"/>
                  <w:szCs w:val="16"/>
                  <w:lang w:val="es-EC"/>
                </w:rPr>
                <w:t xml:space="preserve">                case 3 -&gt; conversionController.convertir(TipoConversion.LONGITUD);</w:t>
              </w:r>
            </w:ins>
          </w:p>
          <w:p w14:paraId="472CC6AA">
            <w:pPr>
              <w:spacing w:before="0" w:after="0" w:line="240" w:lineRule="auto"/>
              <w:rPr>
                <w:ins w:id="5059" w:author="marpa" w:date="2026-10-25T15:35:07Z"/>
                <w:rFonts w:hint="default" w:ascii="Courier New" w:hAnsi="Courier New" w:eastAsia="Courier New" w:cs="Courier New"/>
                <w:color w:val="000000"/>
                <w:sz w:val="16"/>
                <w:szCs w:val="16"/>
                <w:lang w:val="es-EC"/>
              </w:rPr>
            </w:pPr>
            <w:ins w:id="5060" w:author="marpa" w:date="2026-10-25T15:35:07Z">
              <w:r>
                <w:rPr>
                  <w:rFonts w:hint="default" w:ascii="Courier New" w:hAnsi="Courier New" w:eastAsia="Courier New" w:cs="Courier New"/>
                  <w:color w:val="000000"/>
                  <w:sz w:val="16"/>
                  <w:szCs w:val="16"/>
                  <w:lang w:val="es-EC"/>
                </w:rPr>
                <w:t xml:space="preserve">                case 4 -&gt; cambiarContrasenia();</w:t>
              </w:r>
            </w:ins>
          </w:p>
          <w:p w14:paraId="10B9A810">
            <w:pPr>
              <w:spacing w:before="0" w:after="0" w:line="240" w:lineRule="auto"/>
              <w:rPr>
                <w:ins w:id="5061" w:author="marpa" w:date="2026-10-25T15:35:07Z"/>
                <w:rFonts w:hint="default" w:ascii="Courier New" w:hAnsi="Courier New" w:eastAsia="Courier New" w:cs="Courier New"/>
                <w:color w:val="000000"/>
                <w:sz w:val="16"/>
                <w:szCs w:val="16"/>
                <w:lang w:val="es-EC"/>
              </w:rPr>
            </w:pPr>
            <w:ins w:id="5062" w:author="marpa" w:date="2026-10-25T15:35:07Z">
              <w:r>
                <w:rPr>
                  <w:rFonts w:hint="default" w:ascii="Courier New" w:hAnsi="Courier New" w:eastAsia="Courier New" w:cs="Courier New"/>
                  <w:color w:val="000000"/>
                  <w:sz w:val="16"/>
                  <w:szCs w:val="16"/>
                  <w:lang w:val="es-EC"/>
                </w:rPr>
                <w:t xml:space="preserve">                case 0 -&gt; activo = false;</w:t>
              </w:r>
            </w:ins>
          </w:p>
          <w:p w14:paraId="42C38E23">
            <w:pPr>
              <w:spacing w:before="0" w:after="0" w:line="240" w:lineRule="auto"/>
              <w:rPr>
                <w:ins w:id="5063" w:author="marpa" w:date="2026-10-25T15:35:07Z"/>
                <w:rFonts w:hint="default" w:ascii="Courier New" w:hAnsi="Courier New" w:eastAsia="Courier New" w:cs="Courier New"/>
                <w:color w:val="000000"/>
                <w:sz w:val="16"/>
                <w:szCs w:val="16"/>
                <w:lang w:val="es-EC"/>
              </w:rPr>
            </w:pPr>
            <w:ins w:id="5064" w:author="marpa" w:date="2026-10-25T15:35:07Z">
              <w:r>
                <w:rPr>
                  <w:rFonts w:hint="default" w:ascii="Courier New" w:hAnsi="Courier New" w:eastAsia="Courier New" w:cs="Courier New"/>
                  <w:color w:val="000000"/>
                  <w:sz w:val="16"/>
                  <w:szCs w:val="16"/>
                  <w:lang w:val="es-EC"/>
                </w:rPr>
                <w:t xml:space="preserve">                default -&gt; vista.mostrarError("Opción no disponible.");</w:t>
              </w:r>
            </w:ins>
          </w:p>
          <w:p w14:paraId="7431324C">
            <w:pPr>
              <w:spacing w:before="0" w:after="0" w:line="240" w:lineRule="auto"/>
              <w:rPr>
                <w:ins w:id="5065" w:author="marpa" w:date="2026-10-25T15:35:07Z"/>
                <w:rFonts w:hint="default" w:ascii="Courier New" w:hAnsi="Courier New" w:eastAsia="Courier New" w:cs="Courier New"/>
                <w:color w:val="000000"/>
                <w:sz w:val="16"/>
                <w:szCs w:val="16"/>
                <w:lang w:val="es-EC"/>
              </w:rPr>
            </w:pPr>
            <w:ins w:id="5066" w:author="marpa" w:date="2026-10-25T15:35:07Z">
              <w:r>
                <w:rPr>
                  <w:rFonts w:hint="default" w:ascii="Courier New" w:hAnsi="Courier New" w:eastAsia="Courier New" w:cs="Courier New"/>
                  <w:color w:val="000000"/>
                  <w:sz w:val="16"/>
                  <w:szCs w:val="16"/>
                  <w:lang w:val="es-EC"/>
                </w:rPr>
                <w:t xml:space="preserve">            }</w:t>
              </w:r>
            </w:ins>
          </w:p>
          <w:p w14:paraId="48E09FD3">
            <w:pPr>
              <w:spacing w:before="0" w:after="0" w:line="240" w:lineRule="auto"/>
              <w:rPr>
                <w:ins w:id="5067" w:author="marpa" w:date="2026-10-25T15:35:07Z"/>
                <w:rFonts w:hint="default" w:ascii="Courier New" w:hAnsi="Courier New" w:eastAsia="Courier New" w:cs="Courier New"/>
                <w:color w:val="000000"/>
                <w:sz w:val="16"/>
                <w:szCs w:val="16"/>
                <w:lang w:val="es-EC"/>
              </w:rPr>
            </w:pPr>
            <w:ins w:id="5068" w:author="marpa" w:date="2026-10-25T15:35:07Z">
              <w:r>
                <w:rPr>
                  <w:rFonts w:hint="default" w:ascii="Courier New" w:hAnsi="Courier New" w:eastAsia="Courier New" w:cs="Courier New"/>
                  <w:color w:val="000000"/>
                  <w:sz w:val="16"/>
                  <w:szCs w:val="16"/>
                  <w:lang w:val="es-EC"/>
                </w:rPr>
                <w:t xml:space="preserve">        }</w:t>
              </w:r>
            </w:ins>
          </w:p>
          <w:p w14:paraId="3E57E6B9">
            <w:pPr>
              <w:spacing w:before="0" w:after="0" w:line="240" w:lineRule="auto"/>
              <w:rPr>
                <w:ins w:id="5069" w:author="marpa" w:date="2026-10-25T15:35:07Z"/>
                <w:rFonts w:hint="default" w:ascii="Courier New" w:hAnsi="Courier New" w:eastAsia="Courier New" w:cs="Courier New"/>
                <w:color w:val="000000"/>
                <w:sz w:val="16"/>
                <w:szCs w:val="16"/>
                <w:lang w:val="es-EC"/>
              </w:rPr>
            </w:pPr>
            <w:ins w:id="5070" w:author="marpa" w:date="2026-10-25T15:35:07Z">
              <w:r>
                <w:rPr>
                  <w:rFonts w:hint="default" w:ascii="Courier New" w:hAnsi="Courier New" w:eastAsia="Courier New" w:cs="Courier New"/>
                  <w:color w:val="000000"/>
                  <w:sz w:val="16"/>
                  <w:szCs w:val="16"/>
                  <w:lang w:val="es-EC"/>
                </w:rPr>
                <w:t xml:space="preserve">        cliente.cerrarSesion();</w:t>
              </w:r>
            </w:ins>
          </w:p>
          <w:p w14:paraId="71A2387C">
            <w:pPr>
              <w:spacing w:before="0" w:after="0" w:line="240" w:lineRule="auto"/>
              <w:rPr>
                <w:ins w:id="5071" w:author="marpa" w:date="2026-10-25T15:35:07Z"/>
                <w:rFonts w:hint="default" w:ascii="Courier New" w:hAnsi="Courier New" w:eastAsia="Courier New" w:cs="Courier New"/>
                <w:color w:val="000000"/>
                <w:sz w:val="16"/>
                <w:szCs w:val="16"/>
                <w:lang w:val="es-EC"/>
              </w:rPr>
            </w:pPr>
            <w:ins w:id="5072" w:author="marpa" w:date="2026-10-25T15:35:07Z">
              <w:r>
                <w:rPr>
                  <w:rFonts w:hint="default" w:ascii="Courier New" w:hAnsi="Courier New" w:eastAsia="Courier New" w:cs="Courier New"/>
                  <w:color w:val="000000"/>
                  <w:sz w:val="16"/>
                  <w:szCs w:val="16"/>
                  <w:lang w:val="es-EC"/>
                </w:rPr>
                <w:t xml:space="preserve">        vista.mostrarMensaje("Sesión finalizada. Hasta pronto.");</w:t>
              </w:r>
            </w:ins>
          </w:p>
          <w:p w14:paraId="15A76124">
            <w:pPr>
              <w:spacing w:before="0" w:after="0" w:line="240" w:lineRule="auto"/>
              <w:rPr>
                <w:ins w:id="5073" w:author="marpa" w:date="2026-10-25T15:35:07Z"/>
                <w:rFonts w:hint="default" w:ascii="Courier New" w:hAnsi="Courier New" w:eastAsia="Courier New" w:cs="Courier New"/>
                <w:color w:val="000000"/>
                <w:sz w:val="16"/>
                <w:szCs w:val="16"/>
                <w:lang w:val="es-EC"/>
              </w:rPr>
            </w:pPr>
            <w:ins w:id="5074" w:author="marpa" w:date="2026-10-25T15:35:07Z">
              <w:r>
                <w:rPr>
                  <w:rFonts w:hint="default" w:ascii="Courier New" w:hAnsi="Courier New" w:eastAsia="Courier New" w:cs="Courier New"/>
                  <w:color w:val="000000"/>
                  <w:sz w:val="16"/>
                  <w:szCs w:val="16"/>
                  <w:lang w:val="es-EC"/>
                </w:rPr>
                <w:t xml:space="preserve">    }</w:t>
              </w:r>
            </w:ins>
          </w:p>
          <w:p w14:paraId="6B665BC4">
            <w:pPr>
              <w:spacing w:before="0" w:after="0" w:line="240" w:lineRule="auto"/>
              <w:rPr>
                <w:ins w:id="5075" w:author="marpa" w:date="2026-10-25T15:35:07Z"/>
                <w:rFonts w:hint="default" w:ascii="Courier New" w:hAnsi="Courier New" w:eastAsia="Courier New" w:cs="Courier New"/>
                <w:color w:val="000000"/>
                <w:sz w:val="16"/>
                <w:szCs w:val="16"/>
                <w:lang w:val="es-EC"/>
              </w:rPr>
            </w:pPr>
          </w:p>
          <w:p w14:paraId="2FF75ED7">
            <w:pPr>
              <w:spacing w:before="0" w:after="0" w:line="240" w:lineRule="auto"/>
              <w:rPr>
                <w:ins w:id="5076" w:author="marpa" w:date="2026-10-25T15:35:07Z"/>
                <w:rFonts w:hint="default" w:ascii="Courier New" w:hAnsi="Courier New" w:eastAsia="Courier New" w:cs="Courier New"/>
                <w:color w:val="000000"/>
                <w:sz w:val="16"/>
                <w:szCs w:val="16"/>
                <w:lang w:val="es-EC"/>
              </w:rPr>
            </w:pPr>
            <w:ins w:id="5077" w:author="marpa" w:date="2026-10-25T15:35:07Z">
              <w:r>
                <w:rPr>
                  <w:rFonts w:hint="default" w:ascii="Courier New" w:hAnsi="Courier New" w:eastAsia="Courier New" w:cs="Courier New"/>
                  <w:color w:val="000000"/>
                  <w:sz w:val="16"/>
                  <w:szCs w:val="16"/>
                  <w:lang w:val="es-EC"/>
                </w:rPr>
                <w:t xml:space="preserve">    private void cambiarContrasenia() {</w:t>
              </w:r>
            </w:ins>
          </w:p>
          <w:p w14:paraId="024F7157">
            <w:pPr>
              <w:spacing w:before="0" w:after="0" w:line="240" w:lineRule="auto"/>
              <w:rPr>
                <w:ins w:id="5078" w:author="marpa" w:date="2026-10-25T15:35:07Z"/>
                <w:rFonts w:hint="default" w:ascii="Courier New" w:hAnsi="Courier New" w:eastAsia="Courier New" w:cs="Courier New"/>
                <w:color w:val="000000"/>
                <w:sz w:val="16"/>
                <w:szCs w:val="16"/>
                <w:lang w:val="es-EC"/>
              </w:rPr>
            </w:pPr>
            <w:ins w:id="5079" w:author="marpa" w:date="2026-10-25T15:35:07Z">
              <w:r>
                <w:rPr>
                  <w:rFonts w:hint="default" w:ascii="Courier New" w:hAnsi="Courier New" w:eastAsia="Courier New" w:cs="Courier New"/>
                  <w:color w:val="000000"/>
                  <w:sz w:val="16"/>
                  <w:szCs w:val="16"/>
                  <w:lang w:val="es-EC"/>
                </w:rPr>
                <w:t xml:space="preserve">        vista.mostrarMensaje("\n--- Cambiar contraseña ---");</w:t>
              </w:r>
            </w:ins>
          </w:p>
          <w:p w14:paraId="067C11EA">
            <w:pPr>
              <w:spacing w:before="0" w:after="0" w:line="240" w:lineRule="auto"/>
              <w:rPr>
                <w:ins w:id="5080" w:author="marpa" w:date="2026-10-25T15:35:07Z"/>
                <w:rFonts w:hint="default" w:ascii="Courier New" w:hAnsi="Courier New" w:eastAsia="Courier New" w:cs="Courier New"/>
                <w:color w:val="000000"/>
                <w:sz w:val="16"/>
                <w:szCs w:val="16"/>
                <w:lang w:val="es-EC"/>
              </w:rPr>
            </w:pPr>
            <w:ins w:id="5081" w:author="marpa" w:date="2026-10-25T15:35:07Z">
              <w:r>
                <w:rPr>
                  <w:rFonts w:hint="default" w:ascii="Courier New" w:hAnsi="Courier New" w:eastAsia="Courier New" w:cs="Courier New"/>
                  <w:color w:val="000000"/>
                  <w:sz w:val="16"/>
                  <w:szCs w:val="16"/>
                  <w:lang w:val="es-EC"/>
                </w:rPr>
                <w:t xml:space="preserve">        String actual = vista.solicitarContrasenia("Contraseña actual: ");</w:t>
              </w:r>
            </w:ins>
          </w:p>
          <w:p w14:paraId="34988590">
            <w:pPr>
              <w:spacing w:before="0" w:after="0" w:line="240" w:lineRule="auto"/>
              <w:rPr>
                <w:ins w:id="5082" w:author="marpa" w:date="2026-10-25T15:35:07Z"/>
                <w:rFonts w:hint="default" w:ascii="Courier New" w:hAnsi="Courier New" w:eastAsia="Courier New" w:cs="Courier New"/>
                <w:color w:val="000000"/>
                <w:sz w:val="16"/>
                <w:szCs w:val="16"/>
                <w:lang w:val="es-EC"/>
              </w:rPr>
            </w:pPr>
            <w:ins w:id="5083" w:author="marpa" w:date="2026-10-25T15:35:07Z">
              <w:r>
                <w:rPr>
                  <w:rFonts w:hint="default" w:ascii="Courier New" w:hAnsi="Courier New" w:eastAsia="Courier New" w:cs="Courier New"/>
                  <w:color w:val="000000"/>
                  <w:sz w:val="16"/>
                  <w:szCs w:val="16"/>
                  <w:lang w:val="es-EC"/>
                </w:rPr>
                <w:t xml:space="preserve">        String nueva = vista.solicitarContrasenia("Nueva contraseña: ");</w:t>
              </w:r>
            </w:ins>
          </w:p>
          <w:p w14:paraId="6A2E268F">
            <w:pPr>
              <w:spacing w:before="0" w:after="0" w:line="240" w:lineRule="auto"/>
              <w:rPr>
                <w:ins w:id="5084" w:author="marpa" w:date="2026-10-25T15:35:07Z"/>
                <w:rFonts w:hint="default" w:ascii="Courier New" w:hAnsi="Courier New" w:eastAsia="Courier New" w:cs="Courier New"/>
                <w:color w:val="000000"/>
                <w:sz w:val="16"/>
                <w:szCs w:val="16"/>
                <w:lang w:val="es-EC"/>
              </w:rPr>
            </w:pPr>
            <w:ins w:id="5085" w:author="marpa" w:date="2026-10-25T15:35:07Z">
              <w:r>
                <w:rPr>
                  <w:rFonts w:hint="default" w:ascii="Courier New" w:hAnsi="Courier New" w:eastAsia="Courier New" w:cs="Courier New"/>
                  <w:color w:val="000000"/>
                  <w:sz w:val="16"/>
                  <w:szCs w:val="16"/>
                  <w:lang w:val="es-EC"/>
                </w:rPr>
                <w:t xml:space="preserve">        String confirmacion = vista.solicitarContrasenia("Confirme la nueva contraseña: ");</w:t>
              </w:r>
            </w:ins>
          </w:p>
          <w:p w14:paraId="18C29FE3">
            <w:pPr>
              <w:spacing w:before="0" w:after="0" w:line="240" w:lineRule="auto"/>
              <w:rPr>
                <w:ins w:id="5086" w:author="marpa" w:date="2026-10-25T15:35:07Z"/>
                <w:rFonts w:hint="default" w:ascii="Courier New" w:hAnsi="Courier New" w:eastAsia="Courier New" w:cs="Courier New"/>
                <w:color w:val="000000"/>
                <w:sz w:val="16"/>
                <w:szCs w:val="16"/>
                <w:lang w:val="es-EC"/>
              </w:rPr>
            </w:pPr>
            <w:ins w:id="5087" w:author="marpa" w:date="2026-10-25T15:35:07Z">
              <w:r>
                <w:rPr>
                  <w:rFonts w:hint="default" w:ascii="Courier New" w:hAnsi="Courier New" w:eastAsia="Courier New" w:cs="Courier New"/>
                  <w:color w:val="000000"/>
                  <w:sz w:val="16"/>
                  <w:szCs w:val="16"/>
                  <w:lang w:val="es-EC"/>
                </w:rPr>
                <w:t xml:space="preserve">        if (nueva.isBlank()) {</w:t>
              </w:r>
            </w:ins>
          </w:p>
          <w:p w14:paraId="4922EEB1">
            <w:pPr>
              <w:spacing w:before="0" w:after="0" w:line="240" w:lineRule="auto"/>
              <w:rPr>
                <w:ins w:id="5088" w:author="marpa" w:date="2026-10-25T15:35:07Z"/>
                <w:rFonts w:hint="default" w:ascii="Courier New" w:hAnsi="Courier New" w:eastAsia="Courier New" w:cs="Courier New"/>
                <w:color w:val="000000"/>
                <w:sz w:val="16"/>
                <w:szCs w:val="16"/>
                <w:lang w:val="es-EC"/>
              </w:rPr>
            </w:pPr>
            <w:ins w:id="5089" w:author="marpa" w:date="2026-10-25T15:35:07Z">
              <w:r>
                <w:rPr>
                  <w:rFonts w:hint="default" w:ascii="Courier New" w:hAnsi="Courier New" w:eastAsia="Courier New" w:cs="Courier New"/>
                  <w:color w:val="000000"/>
                  <w:sz w:val="16"/>
                  <w:szCs w:val="16"/>
                  <w:lang w:val="es-EC"/>
                </w:rPr>
                <w:t xml:space="preserve">            vista.mostrarError("La nueva contraseña es obligatoria.");</w:t>
              </w:r>
            </w:ins>
          </w:p>
          <w:p w14:paraId="33D9F890">
            <w:pPr>
              <w:spacing w:before="0" w:after="0" w:line="240" w:lineRule="auto"/>
              <w:rPr>
                <w:ins w:id="5090" w:author="marpa" w:date="2026-10-25T15:35:07Z"/>
                <w:rFonts w:hint="default" w:ascii="Courier New" w:hAnsi="Courier New" w:eastAsia="Courier New" w:cs="Courier New"/>
                <w:color w:val="000000"/>
                <w:sz w:val="16"/>
                <w:szCs w:val="16"/>
                <w:lang w:val="es-EC"/>
              </w:rPr>
            </w:pPr>
            <w:ins w:id="5091" w:author="marpa" w:date="2026-10-25T15:35:07Z">
              <w:r>
                <w:rPr>
                  <w:rFonts w:hint="default" w:ascii="Courier New" w:hAnsi="Courier New" w:eastAsia="Courier New" w:cs="Courier New"/>
                  <w:color w:val="000000"/>
                  <w:sz w:val="16"/>
                  <w:szCs w:val="16"/>
                  <w:lang w:val="es-EC"/>
                </w:rPr>
                <w:t xml:space="preserve">            return;</w:t>
              </w:r>
            </w:ins>
          </w:p>
          <w:p w14:paraId="372ED5B4">
            <w:pPr>
              <w:spacing w:before="0" w:after="0" w:line="240" w:lineRule="auto"/>
              <w:rPr>
                <w:ins w:id="5092" w:author="marpa" w:date="2026-10-25T15:35:07Z"/>
                <w:rFonts w:hint="default" w:ascii="Courier New" w:hAnsi="Courier New" w:eastAsia="Courier New" w:cs="Courier New"/>
                <w:color w:val="000000"/>
                <w:sz w:val="16"/>
                <w:szCs w:val="16"/>
                <w:lang w:val="es-EC"/>
              </w:rPr>
            </w:pPr>
            <w:ins w:id="5093" w:author="marpa" w:date="2026-10-25T15:35:07Z">
              <w:r>
                <w:rPr>
                  <w:rFonts w:hint="default" w:ascii="Courier New" w:hAnsi="Courier New" w:eastAsia="Courier New" w:cs="Courier New"/>
                  <w:color w:val="000000"/>
                  <w:sz w:val="16"/>
                  <w:szCs w:val="16"/>
                  <w:lang w:val="es-EC"/>
                </w:rPr>
                <w:t xml:space="preserve">        }</w:t>
              </w:r>
            </w:ins>
          </w:p>
          <w:p w14:paraId="31A5BBFB">
            <w:pPr>
              <w:spacing w:before="0" w:after="0" w:line="240" w:lineRule="auto"/>
              <w:rPr>
                <w:ins w:id="5094" w:author="marpa" w:date="2026-10-25T15:35:07Z"/>
                <w:rFonts w:hint="default" w:ascii="Courier New" w:hAnsi="Courier New" w:eastAsia="Courier New" w:cs="Courier New"/>
                <w:color w:val="000000"/>
                <w:sz w:val="16"/>
                <w:szCs w:val="16"/>
                <w:lang w:val="es-EC"/>
              </w:rPr>
            </w:pPr>
            <w:ins w:id="5095" w:author="marpa" w:date="2026-10-25T15:35:07Z">
              <w:r>
                <w:rPr>
                  <w:rFonts w:hint="default" w:ascii="Courier New" w:hAnsi="Courier New" w:eastAsia="Courier New" w:cs="Courier New"/>
                  <w:color w:val="000000"/>
                  <w:sz w:val="16"/>
                  <w:szCs w:val="16"/>
                  <w:lang w:val="es-EC"/>
                </w:rPr>
                <w:t xml:space="preserve">        if (!nueva.equals(confirmacion)) {</w:t>
              </w:r>
            </w:ins>
          </w:p>
          <w:p w14:paraId="3FD09C0E">
            <w:pPr>
              <w:spacing w:before="0" w:after="0" w:line="240" w:lineRule="auto"/>
              <w:rPr>
                <w:ins w:id="5096" w:author="marpa" w:date="2026-10-25T15:35:07Z"/>
                <w:rFonts w:hint="default" w:ascii="Courier New" w:hAnsi="Courier New" w:eastAsia="Courier New" w:cs="Courier New"/>
                <w:color w:val="000000"/>
                <w:sz w:val="16"/>
                <w:szCs w:val="16"/>
                <w:lang w:val="es-EC"/>
              </w:rPr>
            </w:pPr>
            <w:ins w:id="5097" w:author="marpa" w:date="2026-10-25T15:35:07Z">
              <w:r>
                <w:rPr>
                  <w:rFonts w:hint="default" w:ascii="Courier New" w:hAnsi="Courier New" w:eastAsia="Courier New" w:cs="Courier New"/>
                  <w:color w:val="000000"/>
                  <w:sz w:val="16"/>
                  <w:szCs w:val="16"/>
                  <w:lang w:val="es-EC"/>
                </w:rPr>
                <w:t xml:space="preserve">            vista.mostrarError("La confirmación no coincide.");</w:t>
              </w:r>
            </w:ins>
          </w:p>
          <w:p w14:paraId="00F54E9E">
            <w:pPr>
              <w:spacing w:before="0" w:after="0" w:line="240" w:lineRule="auto"/>
              <w:rPr>
                <w:ins w:id="5098" w:author="marpa" w:date="2026-10-25T15:35:07Z"/>
                <w:rFonts w:hint="default" w:ascii="Courier New" w:hAnsi="Courier New" w:eastAsia="Courier New" w:cs="Courier New"/>
                <w:color w:val="000000"/>
                <w:sz w:val="16"/>
                <w:szCs w:val="16"/>
                <w:lang w:val="es-EC"/>
              </w:rPr>
            </w:pPr>
            <w:ins w:id="5099" w:author="marpa" w:date="2026-10-25T15:35:07Z">
              <w:r>
                <w:rPr>
                  <w:rFonts w:hint="default" w:ascii="Courier New" w:hAnsi="Courier New" w:eastAsia="Courier New" w:cs="Courier New"/>
                  <w:color w:val="000000"/>
                  <w:sz w:val="16"/>
                  <w:szCs w:val="16"/>
                  <w:lang w:val="es-EC"/>
                </w:rPr>
                <w:t xml:space="preserve">            return;</w:t>
              </w:r>
            </w:ins>
          </w:p>
          <w:p w14:paraId="7EF59D86">
            <w:pPr>
              <w:spacing w:before="0" w:after="0" w:line="240" w:lineRule="auto"/>
              <w:rPr>
                <w:ins w:id="5100" w:author="marpa" w:date="2026-10-25T15:35:07Z"/>
                <w:rFonts w:hint="default" w:ascii="Courier New" w:hAnsi="Courier New" w:eastAsia="Courier New" w:cs="Courier New"/>
                <w:color w:val="000000"/>
                <w:sz w:val="16"/>
                <w:szCs w:val="16"/>
                <w:lang w:val="es-EC"/>
              </w:rPr>
            </w:pPr>
            <w:ins w:id="5101" w:author="marpa" w:date="2026-10-25T15:35:07Z">
              <w:r>
                <w:rPr>
                  <w:rFonts w:hint="default" w:ascii="Courier New" w:hAnsi="Courier New" w:eastAsia="Courier New" w:cs="Courier New"/>
                  <w:color w:val="000000"/>
                  <w:sz w:val="16"/>
                  <w:szCs w:val="16"/>
                  <w:lang w:val="es-EC"/>
                </w:rPr>
                <w:t xml:space="preserve">        }</w:t>
              </w:r>
            </w:ins>
          </w:p>
          <w:p w14:paraId="5787A4B8">
            <w:pPr>
              <w:spacing w:before="0" w:after="0" w:line="240" w:lineRule="auto"/>
              <w:rPr>
                <w:ins w:id="5102" w:author="marpa" w:date="2026-10-25T15:35:07Z"/>
                <w:rFonts w:hint="default" w:ascii="Courier New" w:hAnsi="Courier New" w:eastAsia="Courier New" w:cs="Courier New"/>
                <w:color w:val="000000"/>
                <w:sz w:val="16"/>
                <w:szCs w:val="16"/>
                <w:lang w:val="es-EC"/>
              </w:rPr>
            </w:pPr>
            <w:ins w:id="5103" w:author="marpa" w:date="2026-10-25T15:35:07Z">
              <w:r>
                <w:rPr>
                  <w:rFonts w:hint="default" w:ascii="Courier New" w:hAnsi="Courier New" w:eastAsia="Courier New" w:cs="Courier New"/>
                  <w:color w:val="000000"/>
                  <w:sz w:val="16"/>
                  <w:szCs w:val="16"/>
                  <w:lang w:val="es-EC"/>
                </w:rPr>
                <w:t xml:space="preserve">        try {</w:t>
              </w:r>
            </w:ins>
          </w:p>
          <w:p w14:paraId="40996A99">
            <w:pPr>
              <w:spacing w:before="0" w:after="0" w:line="240" w:lineRule="auto"/>
              <w:rPr>
                <w:ins w:id="5104" w:author="marpa" w:date="2026-10-25T15:35:07Z"/>
                <w:rFonts w:hint="default" w:ascii="Courier New" w:hAnsi="Courier New" w:eastAsia="Courier New" w:cs="Courier New"/>
                <w:color w:val="000000"/>
                <w:sz w:val="16"/>
                <w:szCs w:val="16"/>
                <w:lang w:val="es-EC"/>
              </w:rPr>
            </w:pPr>
            <w:ins w:id="5105" w:author="marpa" w:date="2026-10-25T15:35:07Z">
              <w:r>
                <w:rPr>
                  <w:rFonts w:hint="default" w:ascii="Courier New" w:hAnsi="Courier New" w:eastAsia="Courier New" w:cs="Courier New"/>
                  <w:color w:val="000000"/>
                  <w:sz w:val="16"/>
                  <w:szCs w:val="16"/>
                  <w:lang w:val="es-EC"/>
                </w:rPr>
                <w:t xml:space="preserve">            vista.mostrarMensaje(cliente.cambiarContrasenia(actual, nueva));</w:t>
              </w:r>
            </w:ins>
          </w:p>
          <w:p w14:paraId="0C0FCF71">
            <w:pPr>
              <w:spacing w:before="0" w:after="0" w:line="240" w:lineRule="auto"/>
              <w:rPr>
                <w:ins w:id="5106" w:author="marpa" w:date="2026-10-25T15:35:07Z"/>
                <w:rFonts w:hint="default" w:ascii="Courier New" w:hAnsi="Courier New" w:eastAsia="Courier New" w:cs="Courier New"/>
                <w:color w:val="000000"/>
                <w:sz w:val="16"/>
                <w:szCs w:val="16"/>
                <w:lang w:val="es-EC"/>
              </w:rPr>
            </w:pPr>
            <w:ins w:id="5107" w:author="marpa" w:date="2026-10-25T15:35:07Z">
              <w:r>
                <w:rPr>
                  <w:rFonts w:hint="default" w:ascii="Courier New" w:hAnsi="Courier New" w:eastAsia="Courier New" w:cs="Courier New"/>
                  <w:color w:val="000000"/>
                  <w:sz w:val="16"/>
                  <w:szCs w:val="16"/>
                  <w:lang w:val="es-EC"/>
                </w:rPr>
                <w:t xml:space="preserve">        } catch (RuntimeException ex) {</w:t>
              </w:r>
            </w:ins>
          </w:p>
          <w:p w14:paraId="0E9B44C5">
            <w:pPr>
              <w:spacing w:before="0" w:after="0" w:line="240" w:lineRule="auto"/>
              <w:rPr>
                <w:ins w:id="5108" w:author="marpa" w:date="2026-10-25T15:35:07Z"/>
                <w:rFonts w:hint="default" w:ascii="Courier New" w:hAnsi="Courier New" w:eastAsia="Courier New" w:cs="Courier New"/>
                <w:color w:val="000000"/>
                <w:sz w:val="16"/>
                <w:szCs w:val="16"/>
                <w:lang w:val="es-EC"/>
              </w:rPr>
            </w:pPr>
            <w:ins w:id="5109" w:author="marpa" w:date="2026-10-25T15:35:07Z">
              <w:r>
                <w:rPr>
                  <w:rFonts w:hint="default" w:ascii="Courier New" w:hAnsi="Courier New" w:eastAsia="Courier New" w:cs="Courier New"/>
                  <w:color w:val="000000"/>
                  <w:sz w:val="16"/>
                  <w:szCs w:val="16"/>
                  <w:lang w:val="es-EC"/>
                </w:rPr>
                <w:t xml:space="preserve">            String mensaje = ex.getMessage();</w:t>
              </w:r>
            </w:ins>
          </w:p>
          <w:p w14:paraId="12999E77">
            <w:pPr>
              <w:spacing w:before="0" w:after="0" w:line="240" w:lineRule="auto"/>
              <w:rPr>
                <w:ins w:id="5110" w:author="marpa" w:date="2026-10-25T15:35:07Z"/>
                <w:rFonts w:hint="default" w:ascii="Courier New" w:hAnsi="Courier New" w:eastAsia="Courier New" w:cs="Courier New"/>
                <w:color w:val="000000"/>
                <w:sz w:val="16"/>
                <w:szCs w:val="16"/>
                <w:lang w:val="es-EC"/>
              </w:rPr>
            </w:pPr>
            <w:ins w:id="5111" w:author="marpa" w:date="2026-10-25T15:35:07Z">
              <w:r>
                <w:rPr>
                  <w:rFonts w:hint="default" w:ascii="Courier New" w:hAnsi="Courier New" w:eastAsia="Courier New" w:cs="Courier New"/>
                  <w:color w:val="000000"/>
                  <w:sz w:val="16"/>
                  <w:szCs w:val="16"/>
                  <w:lang w:val="es-EC"/>
                </w:rPr>
                <w:t xml:space="preserve">            vista.mostrarError(mensaje == null ? "No fue posible cambiar la contraseña." : mensaje);</w:t>
              </w:r>
            </w:ins>
          </w:p>
          <w:p w14:paraId="6238E28F">
            <w:pPr>
              <w:spacing w:before="0" w:after="0" w:line="240" w:lineRule="auto"/>
              <w:rPr>
                <w:ins w:id="5112" w:author="marpa" w:date="2026-10-25T15:35:07Z"/>
                <w:rFonts w:hint="default" w:ascii="Courier New" w:hAnsi="Courier New" w:eastAsia="Courier New" w:cs="Courier New"/>
                <w:color w:val="000000"/>
                <w:sz w:val="16"/>
                <w:szCs w:val="16"/>
                <w:lang w:val="es-EC"/>
              </w:rPr>
            </w:pPr>
            <w:ins w:id="5113" w:author="marpa" w:date="2026-10-25T15:35:07Z">
              <w:r>
                <w:rPr>
                  <w:rFonts w:hint="default" w:ascii="Courier New" w:hAnsi="Courier New" w:eastAsia="Courier New" w:cs="Courier New"/>
                  <w:color w:val="000000"/>
                  <w:sz w:val="16"/>
                  <w:szCs w:val="16"/>
                  <w:lang w:val="es-EC"/>
                </w:rPr>
                <w:t xml:space="preserve">        }</w:t>
              </w:r>
            </w:ins>
          </w:p>
          <w:p w14:paraId="7C73E115">
            <w:pPr>
              <w:spacing w:before="0" w:after="0" w:line="240" w:lineRule="auto"/>
              <w:rPr>
                <w:ins w:id="5114" w:author="marpa" w:date="2026-10-25T15:35:07Z"/>
                <w:rFonts w:hint="default" w:ascii="Courier New" w:hAnsi="Courier New" w:eastAsia="Courier New" w:cs="Courier New"/>
                <w:color w:val="000000"/>
                <w:sz w:val="16"/>
                <w:szCs w:val="16"/>
                <w:lang w:val="es-EC"/>
              </w:rPr>
            </w:pPr>
            <w:ins w:id="5115" w:author="marpa" w:date="2026-10-25T15:35:07Z">
              <w:r>
                <w:rPr>
                  <w:rFonts w:hint="default" w:ascii="Courier New" w:hAnsi="Courier New" w:eastAsia="Courier New" w:cs="Courier New"/>
                  <w:color w:val="000000"/>
                  <w:sz w:val="16"/>
                  <w:szCs w:val="16"/>
                  <w:lang w:val="es-EC"/>
                </w:rPr>
                <w:t xml:space="preserve">    }</w:t>
              </w:r>
            </w:ins>
          </w:p>
          <w:p w14:paraId="6764025C">
            <w:pPr>
              <w:spacing w:before="0" w:after="0" w:line="240" w:lineRule="auto"/>
              <w:rPr>
                <w:ins w:id="5116" w:author="marpa" w:date="2026-10-25T15:34:33Z"/>
                <w:rFonts w:hint="default" w:ascii="Courier New" w:hAnsi="Courier New" w:eastAsia="Courier New" w:cs="Courier New"/>
                <w:color w:val="000000"/>
                <w:sz w:val="16"/>
                <w:szCs w:val="16"/>
                <w:lang w:val="es-EC"/>
              </w:rPr>
            </w:pPr>
            <w:ins w:id="5117" w:author="marpa" w:date="2026-10-25T15:35:07Z">
              <w:r>
                <w:rPr>
                  <w:rFonts w:hint="default" w:ascii="Courier New" w:hAnsi="Courier New" w:eastAsia="Courier New" w:cs="Courier New"/>
                  <w:color w:val="000000"/>
                  <w:sz w:val="16"/>
                  <w:szCs w:val="16"/>
                  <w:lang w:val="es-EC"/>
                </w:rPr>
                <w:t>}</w:t>
              </w:r>
            </w:ins>
          </w:p>
        </w:tc>
      </w:tr>
    </w:tbl>
    <w:p w14:paraId="65FAE866">
      <w:pPr>
        <w:pStyle w:val="6"/>
        <w:rPr>
          <w:ins w:id="5118" w:author="marpa" w:date="2026-10-25T15:34:34Z"/>
        </w:rPr>
      </w:pPr>
      <w:ins w:id="5119" w:author="marpa" w:date="2026-10-25T15:34:34Z">
        <w:r>
          <w:rPr/>
          <w:t xml:space="preserve">Tabla </w:t>
        </w:r>
      </w:ins>
      <w:ins w:id="5120" w:author="marpa" w:date="2026-10-25T15:34:34Z">
        <w:r>
          <w:rPr>
            <w:rFonts w:hint="default"/>
            <w:lang w:val="es-EC"/>
          </w:rPr>
          <w:t>2</w:t>
        </w:r>
      </w:ins>
      <w:ins w:id="5121" w:author="marpa" w:date="2026-10-25T15:35:11Z">
        <w:r>
          <w:rPr>
            <w:rFonts w:hint="default"/>
            <w:lang w:val="es-EC"/>
          </w:rPr>
          <w:t>7</w:t>
        </w:r>
      </w:ins>
      <w:ins w:id="5122" w:author="marpa" w:date="2026-10-25T15:34:34Z">
        <w:r>
          <w:rPr/>
          <w:t xml:space="preserve">. Clase </w:t>
        </w:r>
      </w:ins>
      <w:ins w:id="5123" w:author="marpa" w:date="2026-10-25T15:35:21Z">
        <w:r>
          <w:rPr>
            <w:rFonts w:hint="default"/>
          </w:rPr>
          <w:t>LoginController</w:t>
        </w:r>
      </w:ins>
      <w:ins w:id="5124" w:author="marpa" w:date="2026-10-25T15:34:34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F85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5125" w:author="marpa" w:date="2026-10-25T15:34:34Z"/>
        </w:trPr>
        <w:tc>
          <w:tcPr>
            <w:tcW w:w="8494" w:type="dxa"/>
            <w:shd w:val="clear" w:color="auto" w:fill="D9D9D9"/>
          </w:tcPr>
          <w:p w14:paraId="7F28DDB2">
            <w:pPr>
              <w:spacing w:before="0" w:after="0" w:line="240" w:lineRule="auto"/>
              <w:rPr>
                <w:ins w:id="5126" w:author="marpa" w:date="2026-10-25T15:35:27Z"/>
                <w:rFonts w:hint="default" w:ascii="Courier New" w:hAnsi="Courier New" w:eastAsia="Courier New" w:cs="Courier New"/>
                <w:color w:val="000000"/>
                <w:sz w:val="16"/>
                <w:szCs w:val="16"/>
                <w:lang w:val="es-EC"/>
              </w:rPr>
            </w:pPr>
            <w:ins w:id="5127" w:author="marpa" w:date="2026-10-25T15:35:27Z">
              <w:r>
                <w:rPr>
                  <w:rFonts w:hint="default" w:ascii="Courier New" w:hAnsi="Courier New" w:eastAsia="Courier New" w:cs="Courier New"/>
                  <w:color w:val="000000"/>
                  <w:sz w:val="16"/>
                  <w:szCs w:val="16"/>
                  <w:lang w:val="es-EC"/>
                </w:rPr>
                <w:t>package ec.edu.monster.controladores;</w:t>
              </w:r>
            </w:ins>
          </w:p>
          <w:p w14:paraId="6A1292DF">
            <w:pPr>
              <w:spacing w:before="0" w:after="0" w:line="240" w:lineRule="auto"/>
              <w:rPr>
                <w:ins w:id="5128" w:author="marpa" w:date="2026-10-25T15:35:27Z"/>
                <w:rFonts w:hint="default" w:ascii="Courier New" w:hAnsi="Courier New" w:eastAsia="Courier New" w:cs="Courier New"/>
                <w:color w:val="000000"/>
                <w:sz w:val="16"/>
                <w:szCs w:val="16"/>
                <w:lang w:val="es-EC"/>
              </w:rPr>
            </w:pPr>
          </w:p>
          <w:p w14:paraId="3AED7020">
            <w:pPr>
              <w:spacing w:before="0" w:after="0" w:line="240" w:lineRule="auto"/>
              <w:rPr>
                <w:ins w:id="5129" w:author="marpa" w:date="2026-10-25T15:35:27Z"/>
                <w:rFonts w:hint="default" w:ascii="Courier New" w:hAnsi="Courier New" w:eastAsia="Courier New" w:cs="Courier New"/>
                <w:color w:val="000000"/>
                <w:sz w:val="16"/>
                <w:szCs w:val="16"/>
                <w:lang w:val="es-EC"/>
              </w:rPr>
            </w:pPr>
            <w:ins w:id="5130" w:author="marpa" w:date="2026-10-25T15:35:27Z">
              <w:r>
                <w:rPr>
                  <w:rFonts w:hint="default" w:ascii="Courier New" w:hAnsi="Courier New" w:eastAsia="Courier New" w:cs="Courier New"/>
                  <w:color w:val="000000"/>
                  <w:sz w:val="16"/>
                  <w:szCs w:val="16"/>
                  <w:lang w:val="es-EC"/>
                </w:rPr>
                <w:t>import ec.edu.monster.servicios.WSConversorCliente;</w:t>
              </w:r>
            </w:ins>
          </w:p>
          <w:p w14:paraId="2245A296">
            <w:pPr>
              <w:spacing w:before="0" w:after="0" w:line="240" w:lineRule="auto"/>
              <w:rPr>
                <w:ins w:id="5131" w:author="marpa" w:date="2026-10-25T15:35:27Z"/>
                <w:rFonts w:hint="default" w:ascii="Courier New" w:hAnsi="Courier New" w:eastAsia="Courier New" w:cs="Courier New"/>
                <w:color w:val="000000"/>
                <w:sz w:val="16"/>
                <w:szCs w:val="16"/>
                <w:lang w:val="es-EC"/>
              </w:rPr>
            </w:pPr>
            <w:ins w:id="5132" w:author="marpa" w:date="2026-10-25T15:35:27Z">
              <w:r>
                <w:rPr>
                  <w:rFonts w:hint="default" w:ascii="Courier New" w:hAnsi="Courier New" w:eastAsia="Courier New" w:cs="Courier New"/>
                  <w:color w:val="000000"/>
                  <w:sz w:val="16"/>
                  <w:szCs w:val="16"/>
                  <w:lang w:val="es-EC"/>
                </w:rPr>
                <w:t>import ec.edu.monster.vistas.ConsolaVista;</w:t>
              </w:r>
            </w:ins>
          </w:p>
          <w:p w14:paraId="01C08547">
            <w:pPr>
              <w:spacing w:before="0" w:after="0" w:line="240" w:lineRule="auto"/>
              <w:rPr>
                <w:ins w:id="5133" w:author="marpa" w:date="2026-10-25T15:35:27Z"/>
                <w:rFonts w:hint="default" w:ascii="Courier New" w:hAnsi="Courier New" w:eastAsia="Courier New" w:cs="Courier New"/>
                <w:color w:val="000000"/>
                <w:sz w:val="16"/>
                <w:szCs w:val="16"/>
                <w:lang w:val="es-EC"/>
              </w:rPr>
            </w:pPr>
          </w:p>
          <w:p w14:paraId="5B7C211F">
            <w:pPr>
              <w:spacing w:before="0" w:after="0" w:line="240" w:lineRule="auto"/>
              <w:rPr>
                <w:ins w:id="5134" w:author="marpa" w:date="2026-10-25T15:35:27Z"/>
                <w:rFonts w:hint="default" w:ascii="Courier New" w:hAnsi="Courier New" w:eastAsia="Courier New" w:cs="Courier New"/>
                <w:color w:val="000000"/>
                <w:sz w:val="16"/>
                <w:szCs w:val="16"/>
                <w:lang w:val="es-EC"/>
              </w:rPr>
            </w:pPr>
            <w:ins w:id="5135" w:author="marpa" w:date="2026-10-25T15:35:27Z">
              <w:r>
                <w:rPr>
                  <w:rFonts w:hint="default" w:ascii="Courier New" w:hAnsi="Courier New" w:eastAsia="Courier New" w:cs="Courier New"/>
                  <w:color w:val="000000"/>
                  <w:sz w:val="16"/>
                  <w:szCs w:val="16"/>
                  <w:lang w:val="es-EC"/>
                </w:rPr>
                <w:t>/** Controla la autenticación y conserva el token en el cliente de servicios. */</w:t>
              </w:r>
            </w:ins>
          </w:p>
          <w:p w14:paraId="47A20154">
            <w:pPr>
              <w:spacing w:before="0" w:after="0" w:line="240" w:lineRule="auto"/>
              <w:rPr>
                <w:ins w:id="5136" w:author="marpa" w:date="2026-10-25T15:35:27Z"/>
                <w:rFonts w:hint="default" w:ascii="Courier New" w:hAnsi="Courier New" w:eastAsia="Courier New" w:cs="Courier New"/>
                <w:color w:val="000000"/>
                <w:sz w:val="16"/>
                <w:szCs w:val="16"/>
                <w:lang w:val="es-EC"/>
              </w:rPr>
            </w:pPr>
            <w:ins w:id="5137" w:author="marpa" w:date="2026-10-25T15:35:27Z">
              <w:r>
                <w:rPr>
                  <w:rFonts w:hint="default" w:ascii="Courier New" w:hAnsi="Courier New" w:eastAsia="Courier New" w:cs="Courier New"/>
                  <w:color w:val="000000"/>
                  <w:sz w:val="16"/>
                  <w:szCs w:val="16"/>
                  <w:lang w:val="es-EC"/>
                </w:rPr>
                <w:t>public class LoginController {</w:t>
              </w:r>
            </w:ins>
          </w:p>
          <w:p w14:paraId="55D4708F">
            <w:pPr>
              <w:spacing w:before="0" w:after="0" w:line="240" w:lineRule="auto"/>
              <w:rPr>
                <w:ins w:id="5138" w:author="marpa" w:date="2026-10-25T15:35:27Z"/>
                <w:rFonts w:hint="default" w:ascii="Courier New" w:hAnsi="Courier New" w:eastAsia="Courier New" w:cs="Courier New"/>
                <w:color w:val="000000"/>
                <w:sz w:val="16"/>
                <w:szCs w:val="16"/>
                <w:lang w:val="es-EC"/>
              </w:rPr>
            </w:pPr>
            <w:ins w:id="5139" w:author="marpa" w:date="2026-10-25T15:35:27Z">
              <w:r>
                <w:rPr>
                  <w:rFonts w:hint="default" w:ascii="Courier New" w:hAnsi="Courier New" w:eastAsia="Courier New" w:cs="Courier New"/>
                  <w:color w:val="000000"/>
                  <w:sz w:val="16"/>
                  <w:szCs w:val="16"/>
                  <w:lang w:val="es-EC"/>
                </w:rPr>
                <w:t xml:space="preserve">    private final ConsolaVista vista;</w:t>
              </w:r>
            </w:ins>
          </w:p>
          <w:p w14:paraId="2DEFB787">
            <w:pPr>
              <w:spacing w:before="0" w:after="0" w:line="240" w:lineRule="auto"/>
              <w:rPr>
                <w:ins w:id="5140" w:author="marpa" w:date="2026-10-25T15:35:27Z"/>
                <w:rFonts w:hint="default" w:ascii="Courier New" w:hAnsi="Courier New" w:eastAsia="Courier New" w:cs="Courier New"/>
                <w:color w:val="000000"/>
                <w:sz w:val="16"/>
                <w:szCs w:val="16"/>
                <w:lang w:val="es-EC"/>
              </w:rPr>
            </w:pPr>
            <w:ins w:id="5141" w:author="marpa" w:date="2026-10-25T15:35:27Z">
              <w:r>
                <w:rPr>
                  <w:rFonts w:hint="default" w:ascii="Courier New" w:hAnsi="Courier New" w:eastAsia="Courier New" w:cs="Courier New"/>
                  <w:color w:val="000000"/>
                  <w:sz w:val="16"/>
                  <w:szCs w:val="16"/>
                  <w:lang w:val="es-EC"/>
                </w:rPr>
                <w:t xml:space="preserve">    private final WSConversorCliente cliente;</w:t>
              </w:r>
            </w:ins>
          </w:p>
          <w:p w14:paraId="6DB070A9">
            <w:pPr>
              <w:spacing w:before="0" w:after="0" w:line="240" w:lineRule="auto"/>
              <w:rPr>
                <w:ins w:id="5142" w:author="marpa" w:date="2026-10-25T15:35:27Z"/>
                <w:rFonts w:hint="default" w:ascii="Courier New" w:hAnsi="Courier New" w:eastAsia="Courier New" w:cs="Courier New"/>
                <w:color w:val="000000"/>
                <w:sz w:val="16"/>
                <w:szCs w:val="16"/>
                <w:lang w:val="es-EC"/>
              </w:rPr>
            </w:pPr>
          </w:p>
          <w:p w14:paraId="7088D790">
            <w:pPr>
              <w:spacing w:before="0" w:after="0" w:line="240" w:lineRule="auto"/>
              <w:rPr>
                <w:ins w:id="5143" w:author="marpa" w:date="2026-10-25T15:35:27Z"/>
                <w:rFonts w:hint="default" w:ascii="Courier New" w:hAnsi="Courier New" w:eastAsia="Courier New" w:cs="Courier New"/>
                <w:color w:val="000000"/>
                <w:sz w:val="16"/>
                <w:szCs w:val="16"/>
                <w:lang w:val="es-EC"/>
              </w:rPr>
            </w:pPr>
            <w:ins w:id="5144" w:author="marpa" w:date="2026-10-25T15:35:27Z">
              <w:r>
                <w:rPr>
                  <w:rFonts w:hint="default" w:ascii="Courier New" w:hAnsi="Courier New" w:eastAsia="Courier New" w:cs="Courier New"/>
                  <w:color w:val="000000"/>
                  <w:sz w:val="16"/>
                  <w:szCs w:val="16"/>
                  <w:lang w:val="es-EC"/>
                </w:rPr>
                <w:t xml:space="preserve">    public LoginController(ConsolaVista vista, WSConversorCliente cliente) {</w:t>
              </w:r>
            </w:ins>
          </w:p>
          <w:p w14:paraId="3C4BF269">
            <w:pPr>
              <w:spacing w:before="0" w:after="0" w:line="240" w:lineRule="auto"/>
              <w:rPr>
                <w:ins w:id="5145" w:author="marpa" w:date="2026-10-25T15:35:27Z"/>
                <w:rFonts w:hint="default" w:ascii="Courier New" w:hAnsi="Courier New" w:eastAsia="Courier New" w:cs="Courier New"/>
                <w:color w:val="000000"/>
                <w:sz w:val="16"/>
                <w:szCs w:val="16"/>
                <w:lang w:val="es-EC"/>
              </w:rPr>
            </w:pPr>
            <w:ins w:id="5146" w:author="marpa" w:date="2026-10-25T15:35:27Z">
              <w:r>
                <w:rPr>
                  <w:rFonts w:hint="default" w:ascii="Courier New" w:hAnsi="Courier New" w:eastAsia="Courier New" w:cs="Courier New"/>
                  <w:color w:val="000000"/>
                  <w:sz w:val="16"/>
                  <w:szCs w:val="16"/>
                  <w:lang w:val="es-EC"/>
                </w:rPr>
                <w:t xml:space="preserve">        this.vista = vista;</w:t>
              </w:r>
            </w:ins>
          </w:p>
          <w:p w14:paraId="466A96C7">
            <w:pPr>
              <w:spacing w:before="0" w:after="0" w:line="240" w:lineRule="auto"/>
              <w:rPr>
                <w:ins w:id="5147" w:author="marpa" w:date="2026-10-25T15:35:27Z"/>
                <w:rFonts w:hint="default" w:ascii="Courier New" w:hAnsi="Courier New" w:eastAsia="Courier New" w:cs="Courier New"/>
                <w:color w:val="000000"/>
                <w:sz w:val="16"/>
                <w:szCs w:val="16"/>
                <w:lang w:val="es-EC"/>
              </w:rPr>
            </w:pPr>
            <w:ins w:id="5148" w:author="marpa" w:date="2026-10-25T15:35:27Z">
              <w:r>
                <w:rPr>
                  <w:rFonts w:hint="default" w:ascii="Courier New" w:hAnsi="Courier New" w:eastAsia="Courier New" w:cs="Courier New"/>
                  <w:color w:val="000000"/>
                  <w:sz w:val="16"/>
                  <w:szCs w:val="16"/>
                  <w:lang w:val="es-EC"/>
                </w:rPr>
                <w:t xml:space="preserve">        this.cliente = cliente;</w:t>
              </w:r>
            </w:ins>
          </w:p>
          <w:p w14:paraId="42817BC7">
            <w:pPr>
              <w:spacing w:before="0" w:after="0" w:line="240" w:lineRule="auto"/>
              <w:rPr>
                <w:ins w:id="5149" w:author="marpa" w:date="2026-10-25T15:35:27Z"/>
                <w:rFonts w:hint="default" w:ascii="Courier New" w:hAnsi="Courier New" w:eastAsia="Courier New" w:cs="Courier New"/>
                <w:color w:val="000000"/>
                <w:sz w:val="16"/>
                <w:szCs w:val="16"/>
                <w:lang w:val="es-EC"/>
              </w:rPr>
            </w:pPr>
            <w:ins w:id="5150" w:author="marpa" w:date="2026-10-25T15:35:27Z">
              <w:r>
                <w:rPr>
                  <w:rFonts w:hint="default" w:ascii="Courier New" w:hAnsi="Courier New" w:eastAsia="Courier New" w:cs="Courier New"/>
                  <w:color w:val="000000"/>
                  <w:sz w:val="16"/>
                  <w:szCs w:val="16"/>
                  <w:lang w:val="es-EC"/>
                </w:rPr>
                <w:t xml:space="preserve">    }</w:t>
              </w:r>
            </w:ins>
          </w:p>
          <w:p w14:paraId="4A7C9421">
            <w:pPr>
              <w:spacing w:before="0" w:after="0" w:line="240" w:lineRule="auto"/>
              <w:rPr>
                <w:ins w:id="5151" w:author="marpa" w:date="2026-10-25T15:35:27Z"/>
                <w:rFonts w:hint="default" w:ascii="Courier New" w:hAnsi="Courier New" w:eastAsia="Courier New" w:cs="Courier New"/>
                <w:color w:val="000000"/>
                <w:sz w:val="16"/>
                <w:szCs w:val="16"/>
                <w:lang w:val="es-EC"/>
              </w:rPr>
            </w:pPr>
          </w:p>
          <w:p w14:paraId="09D95E36">
            <w:pPr>
              <w:spacing w:before="0" w:after="0" w:line="240" w:lineRule="auto"/>
              <w:rPr>
                <w:ins w:id="5152" w:author="marpa" w:date="2026-10-25T15:35:27Z"/>
                <w:rFonts w:hint="default" w:ascii="Courier New" w:hAnsi="Courier New" w:eastAsia="Courier New" w:cs="Courier New"/>
                <w:color w:val="000000"/>
                <w:sz w:val="16"/>
                <w:szCs w:val="16"/>
                <w:lang w:val="es-EC"/>
              </w:rPr>
            </w:pPr>
            <w:ins w:id="5153" w:author="marpa" w:date="2026-10-25T15:35:27Z">
              <w:r>
                <w:rPr>
                  <w:rFonts w:hint="default" w:ascii="Courier New" w:hAnsi="Courier New" w:eastAsia="Courier New" w:cs="Courier New"/>
                  <w:color w:val="000000"/>
                  <w:sz w:val="16"/>
                  <w:szCs w:val="16"/>
                  <w:lang w:val="es-EC"/>
                </w:rPr>
                <w:t xml:space="preserve">    public boolean autenticar() {</w:t>
              </w:r>
            </w:ins>
          </w:p>
          <w:p w14:paraId="744A87F6">
            <w:pPr>
              <w:spacing w:before="0" w:after="0" w:line="240" w:lineRule="auto"/>
              <w:rPr>
                <w:ins w:id="5154" w:author="marpa" w:date="2026-10-25T15:35:27Z"/>
                <w:rFonts w:hint="default" w:ascii="Courier New" w:hAnsi="Courier New" w:eastAsia="Courier New" w:cs="Courier New"/>
                <w:color w:val="000000"/>
                <w:sz w:val="16"/>
                <w:szCs w:val="16"/>
                <w:lang w:val="es-EC"/>
              </w:rPr>
            </w:pPr>
            <w:ins w:id="5155" w:author="marpa" w:date="2026-10-25T15:35:27Z">
              <w:r>
                <w:rPr>
                  <w:rFonts w:hint="default" w:ascii="Courier New" w:hAnsi="Courier New" w:eastAsia="Courier New" w:cs="Courier New"/>
                  <w:color w:val="000000"/>
                  <w:sz w:val="16"/>
                  <w:szCs w:val="16"/>
                  <w:lang w:val="es-EC"/>
                </w:rPr>
                <w:t xml:space="preserve">        vista.mostrarMensaje("\n--- Inicio de sesión ---");</w:t>
              </w:r>
            </w:ins>
          </w:p>
          <w:p w14:paraId="4D8E953C">
            <w:pPr>
              <w:spacing w:before="0" w:after="0" w:line="240" w:lineRule="auto"/>
              <w:rPr>
                <w:ins w:id="5156" w:author="marpa" w:date="2026-10-25T15:35:27Z"/>
                <w:rFonts w:hint="default" w:ascii="Courier New" w:hAnsi="Courier New" w:eastAsia="Courier New" w:cs="Courier New"/>
                <w:color w:val="000000"/>
                <w:sz w:val="16"/>
                <w:szCs w:val="16"/>
                <w:lang w:val="es-EC"/>
              </w:rPr>
            </w:pPr>
            <w:ins w:id="5157" w:author="marpa" w:date="2026-10-25T15:35:27Z">
              <w:r>
                <w:rPr>
                  <w:rFonts w:hint="default" w:ascii="Courier New" w:hAnsi="Courier New" w:eastAsia="Courier New" w:cs="Courier New"/>
                  <w:color w:val="000000"/>
                  <w:sz w:val="16"/>
                  <w:szCs w:val="16"/>
                  <w:lang w:val="es-EC"/>
                </w:rPr>
                <w:t xml:space="preserve">        String usuario = vista.solicitarTexto("Usuario: ");</w:t>
              </w:r>
            </w:ins>
          </w:p>
          <w:p w14:paraId="354CF1FF">
            <w:pPr>
              <w:spacing w:before="0" w:after="0" w:line="240" w:lineRule="auto"/>
              <w:rPr>
                <w:ins w:id="5158" w:author="marpa" w:date="2026-10-25T15:35:27Z"/>
                <w:rFonts w:hint="default" w:ascii="Courier New" w:hAnsi="Courier New" w:eastAsia="Courier New" w:cs="Courier New"/>
                <w:color w:val="000000"/>
                <w:sz w:val="16"/>
                <w:szCs w:val="16"/>
                <w:lang w:val="es-EC"/>
              </w:rPr>
            </w:pPr>
            <w:ins w:id="5159" w:author="marpa" w:date="2026-10-25T15:35:27Z">
              <w:r>
                <w:rPr>
                  <w:rFonts w:hint="default" w:ascii="Courier New" w:hAnsi="Courier New" w:eastAsia="Courier New" w:cs="Courier New"/>
                  <w:color w:val="000000"/>
                  <w:sz w:val="16"/>
                  <w:szCs w:val="16"/>
                  <w:lang w:val="es-EC"/>
                </w:rPr>
                <w:t xml:space="preserve">        String contrasenia = vista.solicitarContrasenia("Contraseña: ");</w:t>
              </w:r>
            </w:ins>
          </w:p>
          <w:p w14:paraId="2BF30ECA">
            <w:pPr>
              <w:spacing w:before="0" w:after="0" w:line="240" w:lineRule="auto"/>
              <w:rPr>
                <w:ins w:id="5160" w:author="marpa" w:date="2026-10-25T15:35:27Z"/>
                <w:rFonts w:hint="default" w:ascii="Courier New" w:hAnsi="Courier New" w:eastAsia="Courier New" w:cs="Courier New"/>
                <w:color w:val="000000"/>
                <w:sz w:val="16"/>
                <w:szCs w:val="16"/>
                <w:lang w:val="es-EC"/>
              </w:rPr>
            </w:pPr>
            <w:ins w:id="5161" w:author="marpa" w:date="2026-10-25T15:35:27Z">
              <w:r>
                <w:rPr>
                  <w:rFonts w:hint="default" w:ascii="Courier New" w:hAnsi="Courier New" w:eastAsia="Courier New" w:cs="Courier New"/>
                  <w:color w:val="000000"/>
                  <w:sz w:val="16"/>
                  <w:szCs w:val="16"/>
                  <w:lang w:val="es-EC"/>
                </w:rPr>
                <w:t xml:space="preserve">        if (usuario.isBlank() || contrasenia.isBlank()) {</w:t>
              </w:r>
            </w:ins>
          </w:p>
          <w:p w14:paraId="5705882A">
            <w:pPr>
              <w:spacing w:before="0" w:after="0" w:line="240" w:lineRule="auto"/>
              <w:rPr>
                <w:ins w:id="5162" w:author="marpa" w:date="2026-10-25T15:35:27Z"/>
                <w:rFonts w:hint="default" w:ascii="Courier New" w:hAnsi="Courier New" w:eastAsia="Courier New" w:cs="Courier New"/>
                <w:color w:val="000000"/>
                <w:sz w:val="16"/>
                <w:szCs w:val="16"/>
                <w:lang w:val="es-EC"/>
              </w:rPr>
            </w:pPr>
            <w:ins w:id="5163" w:author="marpa" w:date="2026-10-25T15:35:27Z">
              <w:r>
                <w:rPr>
                  <w:rFonts w:hint="default" w:ascii="Courier New" w:hAnsi="Courier New" w:eastAsia="Courier New" w:cs="Courier New"/>
                  <w:color w:val="000000"/>
                  <w:sz w:val="16"/>
                  <w:szCs w:val="16"/>
                  <w:lang w:val="es-EC"/>
                </w:rPr>
                <w:t xml:space="preserve">            vista.mostrarError("El usuario y la contraseña son obligatorios.");</w:t>
              </w:r>
            </w:ins>
          </w:p>
          <w:p w14:paraId="60B94972">
            <w:pPr>
              <w:spacing w:before="0" w:after="0" w:line="240" w:lineRule="auto"/>
              <w:rPr>
                <w:ins w:id="5164" w:author="marpa" w:date="2026-10-25T15:35:27Z"/>
                <w:rFonts w:hint="default" w:ascii="Courier New" w:hAnsi="Courier New" w:eastAsia="Courier New" w:cs="Courier New"/>
                <w:color w:val="000000"/>
                <w:sz w:val="16"/>
                <w:szCs w:val="16"/>
                <w:lang w:val="es-EC"/>
              </w:rPr>
            </w:pPr>
            <w:ins w:id="5165" w:author="marpa" w:date="2026-10-25T15:35:27Z">
              <w:r>
                <w:rPr>
                  <w:rFonts w:hint="default" w:ascii="Courier New" w:hAnsi="Courier New" w:eastAsia="Courier New" w:cs="Courier New"/>
                  <w:color w:val="000000"/>
                  <w:sz w:val="16"/>
                  <w:szCs w:val="16"/>
                  <w:lang w:val="es-EC"/>
                </w:rPr>
                <w:t xml:space="preserve">            return false;</w:t>
              </w:r>
            </w:ins>
          </w:p>
          <w:p w14:paraId="7802E5BE">
            <w:pPr>
              <w:spacing w:before="0" w:after="0" w:line="240" w:lineRule="auto"/>
              <w:rPr>
                <w:ins w:id="5166" w:author="marpa" w:date="2026-10-25T15:35:27Z"/>
                <w:rFonts w:hint="default" w:ascii="Courier New" w:hAnsi="Courier New" w:eastAsia="Courier New" w:cs="Courier New"/>
                <w:color w:val="000000"/>
                <w:sz w:val="16"/>
                <w:szCs w:val="16"/>
                <w:lang w:val="es-EC"/>
              </w:rPr>
            </w:pPr>
            <w:ins w:id="5167" w:author="marpa" w:date="2026-10-25T15:35:27Z">
              <w:r>
                <w:rPr>
                  <w:rFonts w:hint="default" w:ascii="Courier New" w:hAnsi="Courier New" w:eastAsia="Courier New" w:cs="Courier New"/>
                  <w:color w:val="000000"/>
                  <w:sz w:val="16"/>
                  <w:szCs w:val="16"/>
                  <w:lang w:val="es-EC"/>
                </w:rPr>
                <w:t xml:space="preserve">        }</w:t>
              </w:r>
            </w:ins>
          </w:p>
          <w:p w14:paraId="1091C9D0">
            <w:pPr>
              <w:spacing w:before="0" w:after="0" w:line="240" w:lineRule="auto"/>
              <w:rPr>
                <w:ins w:id="5168" w:author="marpa" w:date="2026-10-25T15:35:27Z"/>
                <w:rFonts w:hint="default" w:ascii="Courier New" w:hAnsi="Courier New" w:eastAsia="Courier New" w:cs="Courier New"/>
                <w:color w:val="000000"/>
                <w:sz w:val="16"/>
                <w:szCs w:val="16"/>
                <w:lang w:val="es-EC"/>
              </w:rPr>
            </w:pPr>
            <w:ins w:id="5169" w:author="marpa" w:date="2026-10-25T15:35:27Z">
              <w:r>
                <w:rPr>
                  <w:rFonts w:hint="default" w:ascii="Courier New" w:hAnsi="Courier New" w:eastAsia="Courier New" w:cs="Courier New"/>
                  <w:color w:val="000000"/>
                  <w:sz w:val="16"/>
                  <w:szCs w:val="16"/>
                  <w:lang w:val="es-EC"/>
                </w:rPr>
                <w:t xml:space="preserve">        if (!cliente.login(usuario, contrasenia)) {</w:t>
              </w:r>
            </w:ins>
          </w:p>
          <w:p w14:paraId="50A14602">
            <w:pPr>
              <w:spacing w:before="0" w:after="0" w:line="240" w:lineRule="auto"/>
              <w:rPr>
                <w:ins w:id="5170" w:author="marpa" w:date="2026-10-25T15:35:27Z"/>
                <w:rFonts w:hint="default" w:ascii="Courier New" w:hAnsi="Courier New" w:eastAsia="Courier New" w:cs="Courier New"/>
                <w:color w:val="000000"/>
                <w:sz w:val="16"/>
                <w:szCs w:val="16"/>
                <w:lang w:val="es-EC"/>
              </w:rPr>
            </w:pPr>
            <w:ins w:id="5171" w:author="marpa" w:date="2026-10-25T15:35:27Z">
              <w:r>
                <w:rPr>
                  <w:rFonts w:hint="default" w:ascii="Courier New" w:hAnsi="Courier New" w:eastAsia="Courier New" w:cs="Courier New"/>
                  <w:color w:val="000000"/>
                  <w:sz w:val="16"/>
                  <w:szCs w:val="16"/>
                  <w:lang w:val="es-EC"/>
                </w:rPr>
                <w:t xml:space="preserve">            vista.mostrarError("Credenciales inválidas o no fue posible comunicarse con el servidor.");</w:t>
              </w:r>
            </w:ins>
          </w:p>
          <w:p w14:paraId="0987B207">
            <w:pPr>
              <w:spacing w:before="0" w:after="0" w:line="240" w:lineRule="auto"/>
              <w:rPr>
                <w:ins w:id="5172" w:author="marpa" w:date="2026-10-25T15:35:27Z"/>
                <w:rFonts w:hint="default" w:ascii="Courier New" w:hAnsi="Courier New" w:eastAsia="Courier New" w:cs="Courier New"/>
                <w:color w:val="000000"/>
                <w:sz w:val="16"/>
                <w:szCs w:val="16"/>
                <w:lang w:val="es-EC"/>
              </w:rPr>
            </w:pPr>
            <w:ins w:id="5173" w:author="marpa" w:date="2026-10-25T15:35:27Z">
              <w:r>
                <w:rPr>
                  <w:rFonts w:hint="default" w:ascii="Courier New" w:hAnsi="Courier New" w:eastAsia="Courier New" w:cs="Courier New"/>
                  <w:color w:val="000000"/>
                  <w:sz w:val="16"/>
                  <w:szCs w:val="16"/>
                  <w:lang w:val="es-EC"/>
                </w:rPr>
                <w:t xml:space="preserve">            return false;</w:t>
              </w:r>
            </w:ins>
          </w:p>
          <w:p w14:paraId="248466FD">
            <w:pPr>
              <w:spacing w:before="0" w:after="0" w:line="240" w:lineRule="auto"/>
              <w:rPr>
                <w:ins w:id="5174" w:author="marpa" w:date="2026-10-25T15:35:27Z"/>
                <w:rFonts w:hint="default" w:ascii="Courier New" w:hAnsi="Courier New" w:eastAsia="Courier New" w:cs="Courier New"/>
                <w:color w:val="000000"/>
                <w:sz w:val="16"/>
                <w:szCs w:val="16"/>
                <w:lang w:val="es-EC"/>
              </w:rPr>
            </w:pPr>
            <w:ins w:id="5175" w:author="marpa" w:date="2026-10-25T15:35:27Z">
              <w:r>
                <w:rPr>
                  <w:rFonts w:hint="default" w:ascii="Courier New" w:hAnsi="Courier New" w:eastAsia="Courier New" w:cs="Courier New"/>
                  <w:color w:val="000000"/>
                  <w:sz w:val="16"/>
                  <w:szCs w:val="16"/>
                  <w:lang w:val="es-EC"/>
                </w:rPr>
                <w:t xml:space="preserve">        }</w:t>
              </w:r>
            </w:ins>
          </w:p>
          <w:p w14:paraId="0175795D">
            <w:pPr>
              <w:spacing w:before="0" w:after="0" w:line="240" w:lineRule="auto"/>
              <w:rPr>
                <w:ins w:id="5176" w:author="marpa" w:date="2026-10-25T15:35:27Z"/>
                <w:rFonts w:hint="default" w:ascii="Courier New" w:hAnsi="Courier New" w:eastAsia="Courier New" w:cs="Courier New"/>
                <w:color w:val="000000"/>
                <w:sz w:val="16"/>
                <w:szCs w:val="16"/>
                <w:lang w:val="es-EC"/>
              </w:rPr>
            </w:pPr>
            <w:ins w:id="5177" w:author="marpa" w:date="2026-10-25T15:35:27Z">
              <w:r>
                <w:rPr>
                  <w:rFonts w:hint="default" w:ascii="Courier New" w:hAnsi="Courier New" w:eastAsia="Courier New" w:cs="Courier New"/>
                  <w:color w:val="000000"/>
                  <w:sz w:val="16"/>
                  <w:szCs w:val="16"/>
                  <w:lang w:val="es-EC"/>
                </w:rPr>
                <w:t xml:space="preserve">        vista.mostrarMensaje("Sesión iniciada correctamente.");</w:t>
              </w:r>
            </w:ins>
          </w:p>
          <w:p w14:paraId="468F5C4E">
            <w:pPr>
              <w:spacing w:before="0" w:after="0" w:line="240" w:lineRule="auto"/>
              <w:rPr>
                <w:ins w:id="5178" w:author="marpa" w:date="2026-10-25T15:35:27Z"/>
                <w:rFonts w:hint="default" w:ascii="Courier New" w:hAnsi="Courier New" w:eastAsia="Courier New" w:cs="Courier New"/>
                <w:color w:val="000000"/>
                <w:sz w:val="16"/>
                <w:szCs w:val="16"/>
                <w:lang w:val="es-EC"/>
              </w:rPr>
            </w:pPr>
            <w:ins w:id="5179" w:author="marpa" w:date="2026-10-25T15:35:27Z">
              <w:r>
                <w:rPr>
                  <w:rFonts w:hint="default" w:ascii="Courier New" w:hAnsi="Courier New" w:eastAsia="Courier New" w:cs="Courier New"/>
                  <w:color w:val="000000"/>
                  <w:sz w:val="16"/>
                  <w:szCs w:val="16"/>
                  <w:lang w:val="es-EC"/>
                </w:rPr>
                <w:t xml:space="preserve">        return true;</w:t>
              </w:r>
            </w:ins>
          </w:p>
          <w:p w14:paraId="5B30929E">
            <w:pPr>
              <w:spacing w:before="0" w:after="0" w:line="240" w:lineRule="auto"/>
              <w:rPr>
                <w:ins w:id="5180" w:author="marpa" w:date="2026-10-25T15:35:27Z"/>
                <w:rFonts w:hint="default" w:ascii="Courier New" w:hAnsi="Courier New" w:eastAsia="Courier New" w:cs="Courier New"/>
                <w:color w:val="000000"/>
                <w:sz w:val="16"/>
                <w:szCs w:val="16"/>
                <w:lang w:val="es-EC"/>
              </w:rPr>
            </w:pPr>
            <w:ins w:id="5181" w:author="marpa" w:date="2026-10-25T15:35:27Z">
              <w:r>
                <w:rPr>
                  <w:rFonts w:hint="default" w:ascii="Courier New" w:hAnsi="Courier New" w:eastAsia="Courier New" w:cs="Courier New"/>
                  <w:color w:val="000000"/>
                  <w:sz w:val="16"/>
                  <w:szCs w:val="16"/>
                  <w:lang w:val="es-EC"/>
                </w:rPr>
                <w:t xml:space="preserve">    }</w:t>
              </w:r>
            </w:ins>
          </w:p>
          <w:p w14:paraId="6D986D19">
            <w:pPr>
              <w:spacing w:before="0" w:after="0" w:line="240" w:lineRule="auto"/>
              <w:rPr>
                <w:ins w:id="5182" w:author="marpa" w:date="2026-10-25T15:34:34Z"/>
                <w:rFonts w:hint="default" w:ascii="Courier New" w:hAnsi="Courier New" w:eastAsia="Courier New" w:cs="Courier New"/>
                <w:color w:val="000000"/>
                <w:sz w:val="16"/>
                <w:szCs w:val="16"/>
                <w:lang w:val="es-EC"/>
              </w:rPr>
            </w:pPr>
            <w:ins w:id="5183" w:author="marpa" w:date="2026-10-25T15:35:27Z">
              <w:r>
                <w:rPr>
                  <w:rFonts w:hint="default" w:ascii="Courier New" w:hAnsi="Courier New" w:eastAsia="Courier New" w:cs="Courier New"/>
                  <w:color w:val="000000"/>
                  <w:sz w:val="16"/>
                  <w:szCs w:val="16"/>
                  <w:lang w:val="es-EC"/>
                </w:rPr>
                <w:t>}</w:t>
              </w:r>
            </w:ins>
          </w:p>
        </w:tc>
      </w:tr>
    </w:tbl>
    <w:p w14:paraId="5222F5B1">
      <w:pPr>
        <w:pStyle w:val="6"/>
        <w:rPr>
          <w:ins w:id="5184" w:author="marpa" w:date="2026-10-25T15:34:35Z"/>
        </w:rPr>
      </w:pPr>
      <w:ins w:id="5185" w:author="marpa" w:date="2026-10-25T15:34:35Z">
        <w:r>
          <w:rPr/>
          <w:t xml:space="preserve">Tabla </w:t>
        </w:r>
      </w:ins>
      <w:ins w:id="5186" w:author="marpa" w:date="2026-10-25T15:34:35Z">
        <w:r>
          <w:rPr>
            <w:rFonts w:hint="default"/>
            <w:lang w:val="es-EC"/>
          </w:rPr>
          <w:t>2</w:t>
        </w:r>
      </w:ins>
      <w:ins w:id="5187" w:author="marpa" w:date="2026-10-25T15:35:31Z">
        <w:r>
          <w:rPr>
            <w:rFonts w:hint="default"/>
            <w:lang w:val="es-EC"/>
          </w:rPr>
          <w:t>8</w:t>
        </w:r>
      </w:ins>
      <w:ins w:id="5188" w:author="marpa" w:date="2026-10-25T15:34:35Z">
        <w:r>
          <w:rPr/>
          <w:t xml:space="preserve">. Clase </w:t>
        </w:r>
      </w:ins>
      <w:ins w:id="5189" w:author="marpa" w:date="2026-10-25T15:35:47Z">
        <w:r>
          <w:rPr>
            <w:rFonts w:hint="default"/>
          </w:rPr>
          <w:t>ConversionController</w:t>
        </w:r>
      </w:ins>
      <w:ins w:id="5190" w:author="marpa" w:date="2026-10-25T15:34:35Z">
        <w:r>
          <w:rPr/>
          <w:t>- Cliente consola</w:t>
        </w:r>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3C07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5191" w:author="marpa" w:date="2026-10-25T15:34:35Z"/>
        </w:trPr>
        <w:tc>
          <w:tcPr>
            <w:tcW w:w="8494" w:type="dxa"/>
            <w:shd w:val="clear" w:color="auto" w:fill="D9D9D9"/>
          </w:tcPr>
          <w:p w14:paraId="7500DF5D">
            <w:pPr>
              <w:spacing w:before="0" w:after="0" w:line="240" w:lineRule="auto"/>
              <w:rPr>
                <w:ins w:id="5192" w:author="marpa" w:date="2026-10-25T15:35:51Z"/>
                <w:rFonts w:hint="default" w:ascii="Courier New" w:hAnsi="Courier New" w:eastAsia="Courier New" w:cs="Courier New"/>
                <w:color w:val="000000"/>
                <w:sz w:val="16"/>
                <w:szCs w:val="16"/>
                <w:lang w:val="es-EC"/>
              </w:rPr>
            </w:pPr>
            <w:ins w:id="5193" w:author="marpa" w:date="2026-10-25T15:35:51Z">
              <w:r>
                <w:rPr>
                  <w:rFonts w:hint="default" w:ascii="Courier New" w:hAnsi="Courier New" w:eastAsia="Courier New" w:cs="Courier New"/>
                  <w:color w:val="000000"/>
                  <w:sz w:val="16"/>
                  <w:szCs w:val="16"/>
                  <w:lang w:val="es-EC"/>
                </w:rPr>
                <w:t>package ec.edu.monster.controladores;</w:t>
              </w:r>
            </w:ins>
          </w:p>
          <w:p w14:paraId="169E03B4">
            <w:pPr>
              <w:spacing w:before="0" w:after="0" w:line="240" w:lineRule="auto"/>
              <w:rPr>
                <w:ins w:id="5194" w:author="marpa" w:date="2026-10-25T15:35:51Z"/>
                <w:rFonts w:hint="default" w:ascii="Courier New" w:hAnsi="Courier New" w:eastAsia="Courier New" w:cs="Courier New"/>
                <w:color w:val="000000"/>
                <w:sz w:val="16"/>
                <w:szCs w:val="16"/>
                <w:lang w:val="es-EC"/>
              </w:rPr>
            </w:pPr>
          </w:p>
          <w:p w14:paraId="5C5C870E">
            <w:pPr>
              <w:spacing w:before="0" w:after="0" w:line="240" w:lineRule="auto"/>
              <w:rPr>
                <w:ins w:id="5195" w:author="marpa" w:date="2026-10-25T15:35:51Z"/>
                <w:rFonts w:hint="default" w:ascii="Courier New" w:hAnsi="Courier New" w:eastAsia="Courier New" w:cs="Courier New"/>
                <w:color w:val="000000"/>
                <w:sz w:val="16"/>
                <w:szCs w:val="16"/>
                <w:lang w:val="es-EC"/>
              </w:rPr>
            </w:pPr>
            <w:ins w:id="5196" w:author="marpa" w:date="2026-10-25T15:35:51Z">
              <w:r>
                <w:rPr>
                  <w:rFonts w:hint="default" w:ascii="Courier New" w:hAnsi="Courier New" w:eastAsia="Courier New" w:cs="Courier New"/>
                  <w:color w:val="000000"/>
                  <w:sz w:val="16"/>
                  <w:szCs w:val="16"/>
                  <w:lang w:val="es-EC"/>
                </w:rPr>
                <w:t>import ec.edu.monster.modelos.ResultadoConversion;</w:t>
              </w:r>
            </w:ins>
          </w:p>
          <w:p w14:paraId="063FD417">
            <w:pPr>
              <w:spacing w:before="0" w:after="0" w:line="240" w:lineRule="auto"/>
              <w:rPr>
                <w:ins w:id="5197" w:author="marpa" w:date="2026-10-25T15:35:51Z"/>
                <w:rFonts w:hint="default" w:ascii="Courier New" w:hAnsi="Courier New" w:eastAsia="Courier New" w:cs="Courier New"/>
                <w:color w:val="000000"/>
                <w:sz w:val="16"/>
                <w:szCs w:val="16"/>
                <w:lang w:val="es-EC"/>
              </w:rPr>
            </w:pPr>
            <w:ins w:id="5198" w:author="marpa" w:date="2026-10-25T15:35:51Z">
              <w:r>
                <w:rPr>
                  <w:rFonts w:hint="default" w:ascii="Courier New" w:hAnsi="Courier New" w:eastAsia="Courier New" w:cs="Courier New"/>
                  <w:color w:val="000000"/>
                  <w:sz w:val="16"/>
                  <w:szCs w:val="16"/>
                  <w:lang w:val="es-EC"/>
                </w:rPr>
                <w:t>import ec.edu.monster.modelos.TipoConversion;</w:t>
              </w:r>
            </w:ins>
          </w:p>
          <w:p w14:paraId="05B8430F">
            <w:pPr>
              <w:spacing w:before="0" w:after="0" w:line="240" w:lineRule="auto"/>
              <w:rPr>
                <w:ins w:id="5199" w:author="marpa" w:date="2026-10-25T15:35:51Z"/>
                <w:rFonts w:hint="default" w:ascii="Courier New" w:hAnsi="Courier New" w:eastAsia="Courier New" w:cs="Courier New"/>
                <w:color w:val="000000"/>
                <w:sz w:val="16"/>
                <w:szCs w:val="16"/>
                <w:lang w:val="es-EC"/>
              </w:rPr>
            </w:pPr>
            <w:ins w:id="5200" w:author="marpa" w:date="2026-10-25T15:35:51Z">
              <w:r>
                <w:rPr>
                  <w:rFonts w:hint="default" w:ascii="Courier New" w:hAnsi="Courier New" w:eastAsia="Courier New" w:cs="Courier New"/>
                  <w:color w:val="000000"/>
                  <w:sz w:val="16"/>
                  <w:szCs w:val="16"/>
                  <w:lang w:val="es-EC"/>
                </w:rPr>
                <w:t>import ec.edu.monster.servicios.WSConversorCliente;</w:t>
              </w:r>
            </w:ins>
          </w:p>
          <w:p w14:paraId="5188B0C3">
            <w:pPr>
              <w:spacing w:before="0" w:after="0" w:line="240" w:lineRule="auto"/>
              <w:rPr>
                <w:ins w:id="5201" w:author="marpa" w:date="2026-10-25T15:35:51Z"/>
                <w:rFonts w:hint="default" w:ascii="Courier New" w:hAnsi="Courier New" w:eastAsia="Courier New" w:cs="Courier New"/>
                <w:color w:val="000000"/>
                <w:sz w:val="16"/>
                <w:szCs w:val="16"/>
                <w:lang w:val="es-EC"/>
              </w:rPr>
            </w:pPr>
            <w:ins w:id="5202" w:author="marpa" w:date="2026-10-25T15:35:51Z">
              <w:r>
                <w:rPr>
                  <w:rFonts w:hint="default" w:ascii="Courier New" w:hAnsi="Courier New" w:eastAsia="Courier New" w:cs="Courier New"/>
                  <w:color w:val="000000"/>
                  <w:sz w:val="16"/>
                  <w:szCs w:val="16"/>
                  <w:lang w:val="es-EC"/>
                </w:rPr>
                <w:t>import ec.edu.monster.vistas.ConsolaVista;</w:t>
              </w:r>
            </w:ins>
          </w:p>
          <w:p w14:paraId="1A620057">
            <w:pPr>
              <w:spacing w:before="0" w:after="0" w:line="240" w:lineRule="auto"/>
              <w:rPr>
                <w:ins w:id="5203" w:author="marpa" w:date="2026-10-25T15:35:51Z"/>
                <w:rFonts w:hint="default" w:ascii="Courier New" w:hAnsi="Courier New" w:eastAsia="Courier New" w:cs="Courier New"/>
                <w:color w:val="000000"/>
                <w:sz w:val="16"/>
                <w:szCs w:val="16"/>
                <w:lang w:val="es-EC"/>
              </w:rPr>
            </w:pPr>
          </w:p>
          <w:p w14:paraId="415D7743">
            <w:pPr>
              <w:spacing w:before="0" w:after="0" w:line="240" w:lineRule="auto"/>
              <w:rPr>
                <w:ins w:id="5204" w:author="marpa" w:date="2026-10-25T15:35:51Z"/>
                <w:rFonts w:hint="default" w:ascii="Courier New" w:hAnsi="Courier New" w:eastAsia="Courier New" w:cs="Courier New"/>
                <w:color w:val="000000"/>
                <w:sz w:val="16"/>
                <w:szCs w:val="16"/>
                <w:lang w:val="es-EC"/>
              </w:rPr>
            </w:pPr>
            <w:ins w:id="5205" w:author="marpa" w:date="2026-10-25T15:35:51Z">
              <w:r>
                <w:rPr>
                  <w:rFonts w:hint="default" w:ascii="Courier New" w:hAnsi="Courier New" w:eastAsia="Courier New" w:cs="Courier New"/>
                  <w:color w:val="000000"/>
                  <w:sz w:val="16"/>
                  <w:szCs w:val="16"/>
                  <w:lang w:val="es-EC"/>
                </w:rPr>
                <w:t>/** Orquesta la conversión entre la vista de consola y el servicio SOAP. */</w:t>
              </w:r>
            </w:ins>
          </w:p>
          <w:p w14:paraId="35C7728C">
            <w:pPr>
              <w:spacing w:before="0" w:after="0" w:line="240" w:lineRule="auto"/>
              <w:rPr>
                <w:ins w:id="5206" w:author="marpa" w:date="2026-10-25T15:35:51Z"/>
                <w:rFonts w:hint="default" w:ascii="Courier New" w:hAnsi="Courier New" w:eastAsia="Courier New" w:cs="Courier New"/>
                <w:color w:val="000000"/>
                <w:sz w:val="16"/>
                <w:szCs w:val="16"/>
                <w:lang w:val="es-EC"/>
              </w:rPr>
            </w:pPr>
            <w:ins w:id="5207" w:author="marpa" w:date="2026-10-25T15:35:51Z">
              <w:r>
                <w:rPr>
                  <w:rFonts w:hint="default" w:ascii="Courier New" w:hAnsi="Courier New" w:eastAsia="Courier New" w:cs="Courier New"/>
                  <w:color w:val="000000"/>
                  <w:sz w:val="16"/>
                  <w:szCs w:val="16"/>
                  <w:lang w:val="es-EC"/>
                </w:rPr>
                <w:t>public class ConversionController {</w:t>
              </w:r>
            </w:ins>
          </w:p>
          <w:p w14:paraId="3714707A">
            <w:pPr>
              <w:spacing w:before="0" w:after="0" w:line="240" w:lineRule="auto"/>
              <w:rPr>
                <w:ins w:id="5208" w:author="marpa" w:date="2026-10-25T15:35:51Z"/>
                <w:rFonts w:hint="default" w:ascii="Courier New" w:hAnsi="Courier New" w:eastAsia="Courier New" w:cs="Courier New"/>
                <w:color w:val="000000"/>
                <w:sz w:val="16"/>
                <w:szCs w:val="16"/>
                <w:lang w:val="es-EC"/>
              </w:rPr>
            </w:pPr>
            <w:ins w:id="5209" w:author="marpa" w:date="2026-10-25T15:35:51Z">
              <w:r>
                <w:rPr>
                  <w:rFonts w:hint="default" w:ascii="Courier New" w:hAnsi="Courier New" w:eastAsia="Courier New" w:cs="Courier New"/>
                  <w:color w:val="000000"/>
                  <w:sz w:val="16"/>
                  <w:szCs w:val="16"/>
                  <w:lang w:val="es-EC"/>
                </w:rPr>
                <w:t xml:space="preserve">    private final ConsolaVista vista;</w:t>
              </w:r>
            </w:ins>
          </w:p>
          <w:p w14:paraId="17A6ACA0">
            <w:pPr>
              <w:spacing w:before="0" w:after="0" w:line="240" w:lineRule="auto"/>
              <w:rPr>
                <w:ins w:id="5210" w:author="marpa" w:date="2026-10-25T15:35:51Z"/>
                <w:rFonts w:hint="default" w:ascii="Courier New" w:hAnsi="Courier New" w:eastAsia="Courier New" w:cs="Courier New"/>
                <w:color w:val="000000"/>
                <w:sz w:val="16"/>
                <w:szCs w:val="16"/>
                <w:lang w:val="es-EC"/>
              </w:rPr>
            </w:pPr>
            <w:ins w:id="5211" w:author="marpa" w:date="2026-10-25T15:35:51Z">
              <w:r>
                <w:rPr>
                  <w:rFonts w:hint="default" w:ascii="Courier New" w:hAnsi="Courier New" w:eastAsia="Courier New" w:cs="Courier New"/>
                  <w:color w:val="000000"/>
                  <w:sz w:val="16"/>
                  <w:szCs w:val="16"/>
                  <w:lang w:val="es-EC"/>
                </w:rPr>
                <w:t xml:space="preserve">    private final WSConversorCliente cliente;</w:t>
              </w:r>
            </w:ins>
          </w:p>
          <w:p w14:paraId="2D119D43">
            <w:pPr>
              <w:spacing w:before="0" w:after="0" w:line="240" w:lineRule="auto"/>
              <w:rPr>
                <w:ins w:id="5212" w:author="marpa" w:date="2026-10-25T15:35:51Z"/>
                <w:rFonts w:hint="default" w:ascii="Courier New" w:hAnsi="Courier New" w:eastAsia="Courier New" w:cs="Courier New"/>
                <w:color w:val="000000"/>
                <w:sz w:val="16"/>
                <w:szCs w:val="16"/>
                <w:lang w:val="es-EC"/>
              </w:rPr>
            </w:pPr>
          </w:p>
          <w:p w14:paraId="72175498">
            <w:pPr>
              <w:spacing w:before="0" w:after="0" w:line="240" w:lineRule="auto"/>
              <w:rPr>
                <w:ins w:id="5213" w:author="marpa" w:date="2026-10-25T15:35:51Z"/>
                <w:rFonts w:hint="default" w:ascii="Courier New" w:hAnsi="Courier New" w:eastAsia="Courier New" w:cs="Courier New"/>
                <w:color w:val="000000"/>
                <w:sz w:val="16"/>
                <w:szCs w:val="16"/>
                <w:lang w:val="es-EC"/>
              </w:rPr>
            </w:pPr>
            <w:ins w:id="5214" w:author="marpa" w:date="2026-10-25T15:35:51Z">
              <w:r>
                <w:rPr>
                  <w:rFonts w:hint="default" w:ascii="Courier New" w:hAnsi="Courier New" w:eastAsia="Courier New" w:cs="Courier New"/>
                  <w:color w:val="000000"/>
                  <w:sz w:val="16"/>
                  <w:szCs w:val="16"/>
                  <w:lang w:val="es-EC"/>
                </w:rPr>
                <w:t xml:space="preserve">    public ConversionController(ConsolaVista vista, WSConversorCliente cliente) {</w:t>
              </w:r>
            </w:ins>
          </w:p>
          <w:p w14:paraId="4B96E16A">
            <w:pPr>
              <w:spacing w:before="0" w:after="0" w:line="240" w:lineRule="auto"/>
              <w:rPr>
                <w:ins w:id="5215" w:author="marpa" w:date="2026-10-25T15:35:51Z"/>
                <w:rFonts w:hint="default" w:ascii="Courier New" w:hAnsi="Courier New" w:eastAsia="Courier New" w:cs="Courier New"/>
                <w:color w:val="000000"/>
                <w:sz w:val="16"/>
                <w:szCs w:val="16"/>
                <w:lang w:val="es-EC"/>
              </w:rPr>
            </w:pPr>
            <w:ins w:id="5216" w:author="marpa" w:date="2026-10-25T15:35:51Z">
              <w:r>
                <w:rPr>
                  <w:rFonts w:hint="default" w:ascii="Courier New" w:hAnsi="Courier New" w:eastAsia="Courier New" w:cs="Courier New"/>
                  <w:color w:val="000000"/>
                  <w:sz w:val="16"/>
                  <w:szCs w:val="16"/>
                  <w:lang w:val="es-EC"/>
                </w:rPr>
                <w:t xml:space="preserve">        this.vista = vista;</w:t>
              </w:r>
            </w:ins>
          </w:p>
          <w:p w14:paraId="2F9F9D2B">
            <w:pPr>
              <w:spacing w:before="0" w:after="0" w:line="240" w:lineRule="auto"/>
              <w:rPr>
                <w:ins w:id="5217" w:author="marpa" w:date="2026-10-25T15:35:51Z"/>
                <w:rFonts w:hint="default" w:ascii="Courier New" w:hAnsi="Courier New" w:eastAsia="Courier New" w:cs="Courier New"/>
                <w:color w:val="000000"/>
                <w:sz w:val="16"/>
                <w:szCs w:val="16"/>
                <w:lang w:val="es-EC"/>
              </w:rPr>
            </w:pPr>
            <w:ins w:id="5218" w:author="marpa" w:date="2026-10-25T15:35:51Z">
              <w:r>
                <w:rPr>
                  <w:rFonts w:hint="default" w:ascii="Courier New" w:hAnsi="Courier New" w:eastAsia="Courier New" w:cs="Courier New"/>
                  <w:color w:val="000000"/>
                  <w:sz w:val="16"/>
                  <w:szCs w:val="16"/>
                  <w:lang w:val="es-EC"/>
                </w:rPr>
                <w:t xml:space="preserve">        this.cliente = cliente;</w:t>
              </w:r>
            </w:ins>
          </w:p>
          <w:p w14:paraId="22DC21F9">
            <w:pPr>
              <w:spacing w:before="0" w:after="0" w:line="240" w:lineRule="auto"/>
              <w:rPr>
                <w:ins w:id="5219" w:author="marpa" w:date="2026-10-25T15:35:51Z"/>
                <w:rFonts w:hint="default" w:ascii="Courier New" w:hAnsi="Courier New" w:eastAsia="Courier New" w:cs="Courier New"/>
                <w:color w:val="000000"/>
                <w:sz w:val="16"/>
                <w:szCs w:val="16"/>
                <w:lang w:val="es-EC"/>
              </w:rPr>
            </w:pPr>
            <w:ins w:id="5220" w:author="marpa" w:date="2026-10-25T15:35:51Z">
              <w:r>
                <w:rPr>
                  <w:rFonts w:hint="default" w:ascii="Courier New" w:hAnsi="Courier New" w:eastAsia="Courier New" w:cs="Courier New"/>
                  <w:color w:val="000000"/>
                  <w:sz w:val="16"/>
                  <w:szCs w:val="16"/>
                  <w:lang w:val="es-EC"/>
                </w:rPr>
                <w:t xml:space="preserve">    }</w:t>
              </w:r>
            </w:ins>
          </w:p>
          <w:p w14:paraId="7EBA64BD">
            <w:pPr>
              <w:spacing w:before="0" w:after="0" w:line="240" w:lineRule="auto"/>
              <w:rPr>
                <w:ins w:id="5221" w:author="marpa" w:date="2026-10-25T15:35:51Z"/>
                <w:rFonts w:hint="default" w:ascii="Courier New" w:hAnsi="Courier New" w:eastAsia="Courier New" w:cs="Courier New"/>
                <w:color w:val="000000"/>
                <w:sz w:val="16"/>
                <w:szCs w:val="16"/>
                <w:lang w:val="es-EC"/>
              </w:rPr>
            </w:pPr>
          </w:p>
          <w:p w14:paraId="5470D58B">
            <w:pPr>
              <w:spacing w:before="0" w:after="0" w:line="240" w:lineRule="auto"/>
              <w:rPr>
                <w:ins w:id="5222" w:author="marpa" w:date="2026-10-25T15:35:51Z"/>
                <w:rFonts w:hint="default" w:ascii="Courier New" w:hAnsi="Courier New" w:eastAsia="Courier New" w:cs="Courier New"/>
                <w:color w:val="000000"/>
                <w:sz w:val="16"/>
                <w:szCs w:val="16"/>
                <w:lang w:val="es-EC"/>
              </w:rPr>
            </w:pPr>
            <w:ins w:id="5223" w:author="marpa" w:date="2026-10-25T15:35:51Z">
              <w:r>
                <w:rPr>
                  <w:rFonts w:hint="default" w:ascii="Courier New" w:hAnsi="Courier New" w:eastAsia="Courier New" w:cs="Courier New"/>
                  <w:color w:val="000000"/>
                  <w:sz w:val="16"/>
                  <w:szCs w:val="16"/>
                  <w:lang w:val="es-EC"/>
                </w:rPr>
                <w:t xml:space="preserve">    public void convertir(TipoConversion tipo) {</w:t>
              </w:r>
            </w:ins>
          </w:p>
          <w:p w14:paraId="77849D21">
            <w:pPr>
              <w:spacing w:before="0" w:after="0" w:line="240" w:lineRule="auto"/>
              <w:rPr>
                <w:ins w:id="5224" w:author="marpa" w:date="2026-10-25T15:35:51Z"/>
                <w:rFonts w:hint="default" w:ascii="Courier New" w:hAnsi="Courier New" w:eastAsia="Courier New" w:cs="Courier New"/>
                <w:color w:val="000000"/>
                <w:sz w:val="16"/>
                <w:szCs w:val="16"/>
                <w:lang w:val="es-EC"/>
              </w:rPr>
            </w:pPr>
            <w:ins w:id="5225" w:author="marpa" w:date="2026-10-25T15:35:51Z">
              <w:r>
                <w:rPr>
                  <w:rFonts w:hint="default" w:ascii="Courier New" w:hAnsi="Courier New" w:eastAsia="Courier New" w:cs="Courier New"/>
                  <w:color w:val="000000"/>
                  <w:sz w:val="16"/>
                  <w:szCs w:val="16"/>
                  <w:lang w:val="es-EC"/>
                </w:rPr>
                <w:t xml:space="preserve">        vista.mostrarMensaje("\n--- Conversión de " + tipo.titulo() + " ---");</w:t>
              </w:r>
            </w:ins>
          </w:p>
          <w:p w14:paraId="59184A8F">
            <w:pPr>
              <w:spacing w:before="0" w:after="0" w:line="240" w:lineRule="auto"/>
              <w:rPr>
                <w:ins w:id="5226" w:author="marpa" w:date="2026-10-25T15:35:51Z"/>
                <w:rFonts w:hint="default" w:ascii="Courier New" w:hAnsi="Courier New" w:eastAsia="Courier New" w:cs="Courier New"/>
                <w:color w:val="000000"/>
                <w:sz w:val="16"/>
                <w:szCs w:val="16"/>
                <w:lang w:val="es-EC"/>
              </w:rPr>
            </w:pPr>
            <w:ins w:id="5227" w:author="marpa" w:date="2026-10-25T15:35:51Z">
              <w:r>
                <w:rPr>
                  <w:rFonts w:hint="default" w:ascii="Courier New" w:hAnsi="Courier New" w:eastAsia="Courier New" w:cs="Courier New"/>
                  <w:color w:val="000000"/>
                  <w:sz w:val="16"/>
                  <w:szCs w:val="16"/>
                  <w:lang w:val="es-EC"/>
                </w:rPr>
                <w:t xml:space="preserve">        double valor = vista.solicitarValor();</w:t>
              </w:r>
            </w:ins>
          </w:p>
          <w:p w14:paraId="14934DCA">
            <w:pPr>
              <w:spacing w:before="0" w:after="0" w:line="240" w:lineRule="auto"/>
              <w:rPr>
                <w:ins w:id="5228" w:author="marpa" w:date="2026-10-25T15:35:51Z"/>
                <w:rFonts w:hint="default" w:ascii="Courier New" w:hAnsi="Courier New" w:eastAsia="Courier New" w:cs="Courier New"/>
                <w:color w:val="000000"/>
                <w:sz w:val="16"/>
                <w:szCs w:val="16"/>
                <w:lang w:val="es-EC"/>
              </w:rPr>
            </w:pPr>
            <w:ins w:id="5229" w:author="marpa" w:date="2026-10-25T15:35:51Z">
              <w:r>
                <w:rPr>
                  <w:rFonts w:hint="default" w:ascii="Courier New" w:hAnsi="Courier New" w:eastAsia="Courier New" w:cs="Courier New"/>
                  <w:color w:val="000000"/>
                  <w:sz w:val="16"/>
                  <w:szCs w:val="16"/>
                  <w:lang w:val="es-EC"/>
                </w:rPr>
                <w:t xml:space="preserve">        if (tipo == TipoConversion.MASA &amp;&amp; valor &lt; 0) {</w:t>
              </w:r>
            </w:ins>
          </w:p>
          <w:p w14:paraId="76722F56">
            <w:pPr>
              <w:spacing w:before="0" w:after="0" w:line="240" w:lineRule="auto"/>
              <w:rPr>
                <w:ins w:id="5230" w:author="marpa" w:date="2026-10-25T15:35:51Z"/>
                <w:rFonts w:hint="default" w:ascii="Courier New" w:hAnsi="Courier New" w:eastAsia="Courier New" w:cs="Courier New"/>
                <w:color w:val="000000"/>
                <w:sz w:val="16"/>
                <w:szCs w:val="16"/>
                <w:lang w:val="es-EC"/>
              </w:rPr>
            </w:pPr>
            <w:ins w:id="5231" w:author="marpa" w:date="2026-10-25T15:35:51Z">
              <w:r>
                <w:rPr>
                  <w:rFonts w:hint="default" w:ascii="Courier New" w:hAnsi="Courier New" w:eastAsia="Courier New" w:cs="Courier New"/>
                  <w:color w:val="000000"/>
                  <w:sz w:val="16"/>
                  <w:szCs w:val="16"/>
                  <w:lang w:val="es-EC"/>
                </w:rPr>
                <w:t xml:space="preserve">            vista.mostrarError("La masa no puede ser negativa.");</w:t>
              </w:r>
            </w:ins>
          </w:p>
          <w:p w14:paraId="5E06C45D">
            <w:pPr>
              <w:spacing w:before="0" w:after="0" w:line="240" w:lineRule="auto"/>
              <w:rPr>
                <w:ins w:id="5232" w:author="marpa" w:date="2026-10-25T15:35:51Z"/>
                <w:rFonts w:hint="default" w:ascii="Courier New" w:hAnsi="Courier New" w:eastAsia="Courier New" w:cs="Courier New"/>
                <w:color w:val="000000"/>
                <w:sz w:val="16"/>
                <w:szCs w:val="16"/>
                <w:lang w:val="es-EC"/>
              </w:rPr>
            </w:pPr>
            <w:ins w:id="5233" w:author="marpa" w:date="2026-10-25T15:35:51Z">
              <w:r>
                <w:rPr>
                  <w:rFonts w:hint="default" w:ascii="Courier New" w:hAnsi="Courier New" w:eastAsia="Courier New" w:cs="Courier New"/>
                  <w:color w:val="000000"/>
                  <w:sz w:val="16"/>
                  <w:szCs w:val="16"/>
                  <w:lang w:val="es-EC"/>
                </w:rPr>
                <w:t xml:space="preserve">            return;</w:t>
              </w:r>
            </w:ins>
          </w:p>
          <w:p w14:paraId="26FFE9D0">
            <w:pPr>
              <w:spacing w:before="0" w:after="0" w:line="240" w:lineRule="auto"/>
              <w:rPr>
                <w:ins w:id="5234" w:author="marpa" w:date="2026-10-25T15:35:51Z"/>
                <w:rFonts w:hint="default" w:ascii="Courier New" w:hAnsi="Courier New" w:eastAsia="Courier New" w:cs="Courier New"/>
                <w:color w:val="000000"/>
                <w:sz w:val="16"/>
                <w:szCs w:val="16"/>
                <w:lang w:val="es-EC"/>
              </w:rPr>
            </w:pPr>
            <w:ins w:id="5235" w:author="marpa" w:date="2026-10-25T15:35:51Z">
              <w:r>
                <w:rPr>
                  <w:rFonts w:hint="default" w:ascii="Courier New" w:hAnsi="Courier New" w:eastAsia="Courier New" w:cs="Courier New"/>
                  <w:color w:val="000000"/>
                  <w:sz w:val="16"/>
                  <w:szCs w:val="16"/>
                  <w:lang w:val="es-EC"/>
                </w:rPr>
                <w:t xml:space="preserve">        }</w:t>
              </w:r>
            </w:ins>
          </w:p>
          <w:p w14:paraId="5D14D9CA">
            <w:pPr>
              <w:spacing w:before="0" w:after="0" w:line="240" w:lineRule="auto"/>
              <w:rPr>
                <w:ins w:id="5236" w:author="marpa" w:date="2026-10-25T15:35:51Z"/>
                <w:rFonts w:hint="default" w:ascii="Courier New" w:hAnsi="Courier New" w:eastAsia="Courier New" w:cs="Courier New"/>
                <w:color w:val="000000"/>
                <w:sz w:val="16"/>
                <w:szCs w:val="16"/>
                <w:lang w:val="es-EC"/>
              </w:rPr>
            </w:pPr>
            <w:ins w:id="5237" w:author="marpa" w:date="2026-10-25T15:35:51Z">
              <w:r>
                <w:rPr>
                  <w:rFonts w:hint="default" w:ascii="Courier New" w:hAnsi="Courier New" w:eastAsia="Courier New" w:cs="Courier New"/>
                  <w:color w:val="000000"/>
                  <w:sz w:val="16"/>
                  <w:szCs w:val="16"/>
                  <w:lang w:val="es-EC"/>
                </w:rPr>
                <w:t xml:space="preserve">        String origen = vista.seleccionarUnidad("Unidad de origen:", tipo.unidades());</w:t>
              </w:r>
            </w:ins>
          </w:p>
          <w:p w14:paraId="4C10DEF0">
            <w:pPr>
              <w:spacing w:before="0" w:after="0" w:line="240" w:lineRule="auto"/>
              <w:rPr>
                <w:ins w:id="5238" w:author="marpa" w:date="2026-10-25T15:35:51Z"/>
                <w:rFonts w:hint="default" w:ascii="Courier New" w:hAnsi="Courier New" w:eastAsia="Courier New" w:cs="Courier New"/>
                <w:color w:val="000000"/>
                <w:sz w:val="16"/>
                <w:szCs w:val="16"/>
                <w:lang w:val="es-EC"/>
              </w:rPr>
            </w:pPr>
            <w:ins w:id="5239" w:author="marpa" w:date="2026-10-25T15:35:51Z">
              <w:r>
                <w:rPr>
                  <w:rFonts w:hint="default" w:ascii="Courier New" w:hAnsi="Courier New" w:eastAsia="Courier New" w:cs="Courier New"/>
                  <w:color w:val="000000"/>
                  <w:sz w:val="16"/>
                  <w:szCs w:val="16"/>
                  <w:lang w:val="es-EC"/>
                </w:rPr>
                <w:t xml:space="preserve">        String destino = vista.seleccionarUnidad("Unidad de destino:", tipo.unidades());</w:t>
              </w:r>
            </w:ins>
          </w:p>
          <w:p w14:paraId="538F075D">
            <w:pPr>
              <w:spacing w:before="0" w:after="0" w:line="240" w:lineRule="auto"/>
              <w:rPr>
                <w:ins w:id="5240" w:author="marpa" w:date="2026-10-25T15:35:51Z"/>
                <w:rFonts w:hint="default" w:ascii="Courier New" w:hAnsi="Courier New" w:eastAsia="Courier New" w:cs="Courier New"/>
                <w:color w:val="000000"/>
                <w:sz w:val="16"/>
                <w:szCs w:val="16"/>
                <w:lang w:val="es-EC"/>
              </w:rPr>
            </w:pPr>
            <w:ins w:id="5241" w:author="marpa" w:date="2026-10-25T15:35:51Z">
              <w:r>
                <w:rPr>
                  <w:rFonts w:hint="default" w:ascii="Courier New" w:hAnsi="Courier New" w:eastAsia="Courier New" w:cs="Courier New"/>
                  <w:color w:val="000000"/>
                  <w:sz w:val="16"/>
                  <w:szCs w:val="16"/>
                  <w:lang w:val="es-EC"/>
                </w:rPr>
                <w:t xml:space="preserve">        try {</w:t>
              </w:r>
            </w:ins>
          </w:p>
          <w:p w14:paraId="753B582E">
            <w:pPr>
              <w:spacing w:before="0" w:after="0" w:line="240" w:lineRule="auto"/>
              <w:rPr>
                <w:ins w:id="5242" w:author="marpa" w:date="2026-10-25T15:35:51Z"/>
                <w:rFonts w:hint="default" w:ascii="Courier New" w:hAnsi="Courier New" w:eastAsia="Courier New" w:cs="Courier New"/>
                <w:color w:val="000000"/>
                <w:sz w:val="16"/>
                <w:szCs w:val="16"/>
                <w:lang w:val="es-EC"/>
              </w:rPr>
            </w:pPr>
            <w:ins w:id="5243" w:author="marpa" w:date="2026-10-25T15:35:51Z">
              <w:r>
                <w:rPr>
                  <w:rFonts w:hint="default" w:ascii="Courier New" w:hAnsi="Courier New" w:eastAsia="Courier New" w:cs="Courier New"/>
                  <w:color w:val="000000"/>
                  <w:sz w:val="16"/>
                  <w:szCs w:val="16"/>
                  <w:lang w:val="es-EC"/>
                </w:rPr>
                <w:t xml:space="preserve">            double resultado = solicitarConversion(tipo, valor, origen, destino);</w:t>
              </w:r>
            </w:ins>
          </w:p>
          <w:p w14:paraId="3B2AF2ED">
            <w:pPr>
              <w:spacing w:before="0" w:after="0" w:line="240" w:lineRule="auto"/>
              <w:rPr>
                <w:ins w:id="5244" w:author="marpa" w:date="2026-10-25T15:35:51Z"/>
                <w:rFonts w:hint="default" w:ascii="Courier New" w:hAnsi="Courier New" w:eastAsia="Courier New" w:cs="Courier New"/>
                <w:color w:val="000000"/>
                <w:sz w:val="16"/>
                <w:szCs w:val="16"/>
                <w:lang w:val="es-EC"/>
              </w:rPr>
            </w:pPr>
            <w:ins w:id="5245" w:author="marpa" w:date="2026-10-25T15:35:51Z">
              <w:r>
                <w:rPr>
                  <w:rFonts w:hint="default" w:ascii="Courier New" w:hAnsi="Courier New" w:eastAsia="Courier New" w:cs="Courier New"/>
                  <w:color w:val="000000"/>
                  <w:sz w:val="16"/>
                  <w:szCs w:val="16"/>
                  <w:lang w:val="es-EC"/>
                </w:rPr>
                <w:t xml:space="preserve">            vista.mostrarConversion(tipo, new ResultadoConversion(valor, origen, destino, resultado));</w:t>
              </w:r>
            </w:ins>
          </w:p>
          <w:p w14:paraId="05D8A3C7">
            <w:pPr>
              <w:spacing w:before="0" w:after="0" w:line="240" w:lineRule="auto"/>
              <w:rPr>
                <w:ins w:id="5246" w:author="marpa" w:date="2026-10-25T15:35:51Z"/>
                <w:rFonts w:hint="default" w:ascii="Courier New" w:hAnsi="Courier New" w:eastAsia="Courier New" w:cs="Courier New"/>
                <w:color w:val="000000"/>
                <w:sz w:val="16"/>
                <w:szCs w:val="16"/>
                <w:lang w:val="es-EC"/>
              </w:rPr>
            </w:pPr>
            <w:ins w:id="5247" w:author="marpa" w:date="2026-10-25T15:35:51Z">
              <w:r>
                <w:rPr>
                  <w:rFonts w:hint="default" w:ascii="Courier New" w:hAnsi="Courier New" w:eastAsia="Courier New" w:cs="Courier New"/>
                  <w:color w:val="000000"/>
                  <w:sz w:val="16"/>
                  <w:szCs w:val="16"/>
                  <w:lang w:val="es-EC"/>
                </w:rPr>
                <w:t xml:space="preserve">        } catch (RuntimeException ex) {</w:t>
              </w:r>
            </w:ins>
          </w:p>
          <w:p w14:paraId="7924E384">
            <w:pPr>
              <w:spacing w:before="0" w:after="0" w:line="240" w:lineRule="auto"/>
              <w:rPr>
                <w:ins w:id="5248" w:author="marpa" w:date="2026-10-25T15:35:51Z"/>
                <w:rFonts w:hint="default" w:ascii="Courier New" w:hAnsi="Courier New" w:eastAsia="Courier New" w:cs="Courier New"/>
                <w:color w:val="000000"/>
                <w:sz w:val="16"/>
                <w:szCs w:val="16"/>
                <w:lang w:val="es-EC"/>
              </w:rPr>
            </w:pPr>
            <w:ins w:id="5249" w:author="marpa" w:date="2026-10-25T15:35:51Z">
              <w:r>
                <w:rPr>
                  <w:rFonts w:hint="default" w:ascii="Courier New" w:hAnsi="Courier New" w:eastAsia="Courier New" w:cs="Courier New"/>
                  <w:color w:val="000000"/>
                  <w:sz w:val="16"/>
                  <w:szCs w:val="16"/>
                  <w:lang w:val="es-EC"/>
                </w:rPr>
                <w:t xml:space="preserve">            vista.mostrarError(mensajeSeguro(ex));</w:t>
              </w:r>
            </w:ins>
          </w:p>
          <w:p w14:paraId="4346A4AC">
            <w:pPr>
              <w:spacing w:before="0" w:after="0" w:line="240" w:lineRule="auto"/>
              <w:rPr>
                <w:ins w:id="5250" w:author="marpa" w:date="2026-10-25T15:35:51Z"/>
                <w:rFonts w:hint="default" w:ascii="Courier New" w:hAnsi="Courier New" w:eastAsia="Courier New" w:cs="Courier New"/>
                <w:color w:val="000000"/>
                <w:sz w:val="16"/>
                <w:szCs w:val="16"/>
                <w:lang w:val="es-EC"/>
              </w:rPr>
            </w:pPr>
            <w:ins w:id="5251" w:author="marpa" w:date="2026-10-25T15:35:51Z">
              <w:r>
                <w:rPr>
                  <w:rFonts w:hint="default" w:ascii="Courier New" w:hAnsi="Courier New" w:eastAsia="Courier New" w:cs="Courier New"/>
                  <w:color w:val="000000"/>
                  <w:sz w:val="16"/>
                  <w:szCs w:val="16"/>
                  <w:lang w:val="es-EC"/>
                </w:rPr>
                <w:t xml:space="preserve">        }</w:t>
              </w:r>
            </w:ins>
          </w:p>
          <w:p w14:paraId="30862D08">
            <w:pPr>
              <w:spacing w:before="0" w:after="0" w:line="240" w:lineRule="auto"/>
              <w:rPr>
                <w:ins w:id="5252" w:author="marpa" w:date="2026-10-25T15:35:51Z"/>
                <w:rFonts w:hint="default" w:ascii="Courier New" w:hAnsi="Courier New" w:eastAsia="Courier New" w:cs="Courier New"/>
                <w:color w:val="000000"/>
                <w:sz w:val="16"/>
                <w:szCs w:val="16"/>
                <w:lang w:val="es-EC"/>
              </w:rPr>
            </w:pPr>
            <w:ins w:id="5253" w:author="marpa" w:date="2026-10-25T15:35:51Z">
              <w:r>
                <w:rPr>
                  <w:rFonts w:hint="default" w:ascii="Courier New" w:hAnsi="Courier New" w:eastAsia="Courier New" w:cs="Courier New"/>
                  <w:color w:val="000000"/>
                  <w:sz w:val="16"/>
                  <w:szCs w:val="16"/>
                  <w:lang w:val="es-EC"/>
                </w:rPr>
                <w:t xml:space="preserve">    }</w:t>
              </w:r>
            </w:ins>
          </w:p>
          <w:p w14:paraId="41214486">
            <w:pPr>
              <w:spacing w:before="0" w:after="0" w:line="240" w:lineRule="auto"/>
              <w:rPr>
                <w:ins w:id="5254" w:author="marpa" w:date="2026-10-25T15:35:51Z"/>
                <w:rFonts w:hint="default" w:ascii="Courier New" w:hAnsi="Courier New" w:eastAsia="Courier New" w:cs="Courier New"/>
                <w:color w:val="000000"/>
                <w:sz w:val="16"/>
                <w:szCs w:val="16"/>
                <w:lang w:val="es-EC"/>
              </w:rPr>
            </w:pPr>
          </w:p>
          <w:p w14:paraId="354E8230">
            <w:pPr>
              <w:spacing w:before="0" w:after="0" w:line="240" w:lineRule="auto"/>
              <w:rPr>
                <w:ins w:id="5255" w:author="marpa" w:date="2026-10-25T15:35:51Z"/>
                <w:rFonts w:hint="default" w:ascii="Courier New" w:hAnsi="Courier New" w:eastAsia="Courier New" w:cs="Courier New"/>
                <w:color w:val="000000"/>
                <w:sz w:val="16"/>
                <w:szCs w:val="16"/>
                <w:lang w:val="es-EC"/>
              </w:rPr>
            </w:pPr>
            <w:ins w:id="5256" w:author="marpa" w:date="2026-10-25T15:35:51Z">
              <w:r>
                <w:rPr>
                  <w:rFonts w:hint="default" w:ascii="Courier New" w:hAnsi="Courier New" w:eastAsia="Courier New" w:cs="Courier New"/>
                  <w:color w:val="000000"/>
                  <w:sz w:val="16"/>
                  <w:szCs w:val="16"/>
                  <w:lang w:val="es-EC"/>
                </w:rPr>
                <w:t xml:space="preserve">    private double solicitarConversion(TipoConversion tipo, double valor, String origen, String destino) {</w:t>
              </w:r>
            </w:ins>
          </w:p>
          <w:p w14:paraId="15F9C62D">
            <w:pPr>
              <w:spacing w:before="0" w:after="0" w:line="240" w:lineRule="auto"/>
              <w:rPr>
                <w:ins w:id="5257" w:author="marpa" w:date="2026-10-25T15:35:51Z"/>
                <w:rFonts w:hint="default" w:ascii="Courier New" w:hAnsi="Courier New" w:eastAsia="Courier New" w:cs="Courier New"/>
                <w:color w:val="000000"/>
                <w:sz w:val="16"/>
                <w:szCs w:val="16"/>
                <w:lang w:val="es-EC"/>
              </w:rPr>
            </w:pPr>
            <w:ins w:id="5258" w:author="marpa" w:date="2026-10-25T15:35:51Z">
              <w:r>
                <w:rPr>
                  <w:rFonts w:hint="default" w:ascii="Courier New" w:hAnsi="Courier New" w:eastAsia="Courier New" w:cs="Courier New"/>
                  <w:color w:val="000000"/>
                  <w:sz w:val="16"/>
                  <w:szCs w:val="16"/>
                  <w:lang w:val="es-EC"/>
                </w:rPr>
                <w:t xml:space="preserve">        return switch (tipo) {</w:t>
              </w:r>
            </w:ins>
          </w:p>
          <w:p w14:paraId="1F4E96F5">
            <w:pPr>
              <w:spacing w:before="0" w:after="0" w:line="240" w:lineRule="auto"/>
              <w:rPr>
                <w:ins w:id="5259" w:author="marpa" w:date="2026-10-25T15:35:51Z"/>
                <w:rFonts w:hint="default" w:ascii="Courier New" w:hAnsi="Courier New" w:eastAsia="Courier New" w:cs="Courier New"/>
                <w:color w:val="000000"/>
                <w:sz w:val="16"/>
                <w:szCs w:val="16"/>
                <w:lang w:val="es-EC"/>
              </w:rPr>
            </w:pPr>
            <w:ins w:id="5260" w:author="marpa" w:date="2026-10-25T15:35:51Z">
              <w:r>
                <w:rPr>
                  <w:rFonts w:hint="default" w:ascii="Courier New" w:hAnsi="Courier New" w:eastAsia="Courier New" w:cs="Courier New"/>
                  <w:color w:val="000000"/>
                  <w:sz w:val="16"/>
                  <w:szCs w:val="16"/>
                  <w:lang w:val="es-EC"/>
                </w:rPr>
                <w:t xml:space="preserve">            case TEMPERATURA -&gt; cliente.convertirTemperatura(valor, origen, destino);</w:t>
              </w:r>
            </w:ins>
          </w:p>
          <w:p w14:paraId="66BFAF74">
            <w:pPr>
              <w:spacing w:before="0" w:after="0" w:line="240" w:lineRule="auto"/>
              <w:rPr>
                <w:ins w:id="5261" w:author="marpa" w:date="2026-10-25T15:35:51Z"/>
                <w:rFonts w:hint="default" w:ascii="Courier New" w:hAnsi="Courier New" w:eastAsia="Courier New" w:cs="Courier New"/>
                <w:color w:val="000000"/>
                <w:sz w:val="16"/>
                <w:szCs w:val="16"/>
                <w:lang w:val="es-EC"/>
              </w:rPr>
            </w:pPr>
            <w:ins w:id="5262" w:author="marpa" w:date="2026-10-25T15:35:51Z">
              <w:r>
                <w:rPr>
                  <w:rFonts w:hint="default" w:ascii="Courier New" w:hAnsi="Courier New" w:eastAsia="Courier New" w:cs="Courier New"/>
                  <w:color w:val="000000"/>
                  <w:sz w:val="16"/>
                  <w:szCs w:val="16"/>
                  <w:lang w:val="es-EC"/>
                </w:rPr>
                <w:t xml:space="preserve">            case MASA -&gt; cliente.convertirMasa(valor, origen, destino);</w:t>
              </w:r>
            </w:ins>
          </w:p>
          <w:p w14:paraId="50C0DD88">
            <w:pPr>
              <w:spacing w:before="0" w:after="0" w:line="240" w:lineRule="auto"/>
              <w:rPr>
                <w:ins w:id="5263" w:author="marpa" w:date="2026-10-25T15:35:51Z"/>
                <w:rFonts w:hint="default" w:ascii="Courier New" w:hAnsi="Courier New" w:eastAsia="Courier New" w:cs="Courier New"/>
                <w:color w:val="000000"/>
                <w:sz w:val="16"/>
                <w:szCs w:val="16"/>
                <w:lang w:val="es-EC"/>
              </w:rPr>
            </w:pPr>
            <w:ins w:id="5264" w:author="marpa" w:date="2026-10-25T15:35:51Z">
              <w:r>
                <w:rPr>
                  <w:rFonts w:hint="default" w:ascii="Courier New" w:hAnsi="Courier New" w:eastAsia="Courier New" w:cs="Courier New"/>
                  <w:color w:val="000000"/>
                  <w:sz w:val="16"/>
                  <w:szCs w:val="16"/>
                  <w:lang w:val="es-EC"/>
                </w:rPr>
                <w:t xml:space="preserve">            case LONGITUD -&gt; cliente.convertirLongitud(valor, origen, destino);</w:t>
              </w:r>
            </w:ins>
          </w:p>
          <w:p w14:paraId="44343397">
            <w:pPr>
              <w:spacing w:before="0" w:after="0" w:line="240" w:lineRule="auto"/>
              <w:rPr>
                <w:ins w:id="5265" w:author="marpa" w:date="2026-10-25T15:35:51Z"/>
                <w:rFonts w:hint="default" w:ascii="Courier New" w:hAnsi="Courier New" w:eastAsia="Courier New" w:cs="Courier New"/>
                <w:color w:val="000000"/>
                <w:sz w:val="16"/>
                <w:szCs w:val="16"/>
                <w:lang w:val="es-EC"/>
              </w:rPr>
            </w:pPr>
            <w:ins w:id="5266" w:author="marpa" w:date="2026-10-25T15:35:51Z">
              <w:r>
                <w:rPr>
                  <w:rFonts w:hint="default" w:ascii="Courier New" w:hAnsi="Courier New" w:eastAsia="Courier New" w:cs="Courier New"/>
                  <w:color w:val="000000"/>
                  <w:sz w:val="16"/>
                  <w:szCs w:val="16"/>
                  <w:lang w:val="es-EC"/>
                </w:rPr>
                <w:t xml:space="preserve">        };</w:t>
              </w:r>
            </w:ins>
          </w:p>
          <w:p w14:paraId="7E43904B">
            <w:pPr>
              <w:spacing w:before="0" w:after="0" w:line="240" w:lineRule="auto"/>
              <w:rPr>
                <w:ins w:id="5267" w:author="marpa" w:date="2026-10-25T15:35:51Z"/>
                <w:rFonts w:hint="default" w:ascii="Courier New" w:hAnsi="Courier New" w:eastAsia="Courier New" w:cs="Courier New"/>
                <w:color w:val="000000"/>
                <w:sz w:val="16"/>
                <w:szCs w:val="16"/>
                <w:lang w:val="es-EC"/>
              </w:rPr>
            </w:pPr>
            <w:ins w:id="5268" w:author="marpa" w:date="2026-10-25T15:35:51Z">
              <w:r>
                <w:rPr>
                  <w:rFonts w:hint="default" w:ascii="Courier New" w:hAnsi="Courier New" w:eastAsia="Courier New" w:cs="Courier New"/>
                  <w:color w:val="000000"/>
                  <w:sz w:val="16"/>
                  <w:szCs w:val="16"/>
                  <w:lang w:val="es-EC"/>
                </w:rPr>
                <w:t xml:space="preserve">    }</w:t>
              </w:r>
            </w:ins>
          </w:p>
          <w:p w14:paraId="52268E91">
            <w:pPr>
              <w:spacing w:before="0" w:after="0" w:line="240" w:lineRule="auto"/>
              <w:rPr>
                <w:ins w:id="5269" w:author="marpa" w:date="2026-10-25T15:35:51Z"/>
                <w:rFonts w:hint="default" w:ascii="Courier New" w:hAnsi="Courier New" w:eastAsia="Courier New" w:cs="Courier New"/>
                <w:color w:val="000000"/>
                <w:sz w:val="16"/>
                <w:szCs w:val="16"/>
                <w:lang w:val="es-EC"/>
              </w:rPr>
            </w:pPr>
          </w:p>
          <w:p w14:paraId="16C8A376">
            <w:pPr>
              <w:spacing w:before="0" w:after="0" w:line="240" w:lineRule="auto"/>
              <w:rPr>
                <w:ins w:id="5270" w:author="marpa" w:date="2026-10-25T15:35:51Z"/>
                <w:rFonts w:hint="default" w:ascii="Courier New" w:hAnsi="Courier New" w:eastAsia="Courier New" w:cs="Courier New"/>
                <w:color w:val="000000"/>
                <w:sz w:val="16"/>
                <w:szCs w:val="16"/>
                <w:lang w:val="es-EC"/>
              </w:rPr>
            </w:pPr>
            <w:ins w:id="5271" w:author="marpa" w:date="2026-10-25T15:35:51Z">
              <w:r>
                <w:rPr>
                  <w:rFonts w:hint="default" w:ascii="Courier New" w:hAnsi="Courier New" w:eastAsia="Courier New" w:cs="Courier New"/>
                  <w:color w:val="000000"/>
                  <w:sz w:val="16"/>
                  <w:szCs w:val="16"/>
                  <w:lang w:val="es-EC"/>
                </w:rPr>
                <w:t xml:space="preserve">    private String mensajeSeguro(RuntimeException ex) {</w:t>
              </w:r>
            </w:ins>
          </w:p>
          <w:p w14:paraId="78C95ED6">
            <w:pPr>
              <w:spacing w:before="0" w:after="0" w:line="240" w:lineRule="auto"/>
              <w:rPr>
                <w:ins w:id="5272" w:author="marpa" w:date="2026-10-25T15:35:51Z"/>
                <w:rFonts w:hint="default" w:ascii="Courier New" w:hAnsi="Courier New" w:eastAsia="Courier New" w:cs="Courier New"/>
                <w:color w:val="000000"/>
                <w:sz w:val="16"/>
                <w:szCs w:val="16"/>
                <w:lang w:val="es-EC"/>
              </w:rPr>
            </w:pPr>
            <w:ins w:id="5273" w:author="marpa" w:date="2026-10-25T15:35:51Z">
              <w:r>
                <w:rPr>
                  <w:rFonts w:hint="default" w:ascii="Courier New" w:hAnsi="Courier New" w:eastAsia="Courier New" w:cs="Courier New"/>
                  <w:color w:val="000000"/>
                  <w:sz w:val="16"/>
                  <w:szCs w:val="16"/>
                  <w:lang w:val="es-EC"/>
                </w:rPr>
                <w:t xml:space="preserve">        String mensaje = ex.getMessage();</w:t>
              </w:r>
            </w:ins>
          </w:p>
          <w:p w14:paraId="2AC098DD">
            <w:pPr>
              <w:spacing w:before="0" w:after="0" w:line="240" w:lineRule="auto"/>
              <w:rPr>
                <w:ins w:id="5274" w:author="marpa" w:date="2026-10-25T15:35:51Z"/>
                <w:rFonts w:hint="default" w:ascii="Courier New" w:hAnsi="Courier New" w:eastAsia="Courier New" w:cs="Courier New"/>
                <w:color w:val="000000"/>
                <w:sz w:val="16"/>
                <w:szCs w:val="16"/>
                <w:lang w:val="es-EC"/>
              </w:rPr>
            </w:pPr>
            <w:ins w:id="5275" w:author="marpa" w:date="2026-10-25T15:35:51Z">
              <w:r>
                <w:rPr>
                  <w:rFonts w:hint="default" w:ascii="Courier New" w:hAnsi="Courier New" w:eastAsia="Courier New" w:cs="Courier New"/>
                  <w:color w:val="000000"/>
                  <w:sz w:val="16"/>
                  <w:szCs w:val="16"/>
                  <w:lang w:val="es-EC"/>
                </w:rPr>
                <w:t xml:space="preserve">        return mensaje == null || mensaje.isBlank()</w:t>
              </w:r>
            </w:ins>
          </w:p>
          <w:p w14:paraId="0F555F73">
            <w:pPr>
              <w:spacing w:before="0" w:after="0" w:line="240" w:lineRule="auto"/>
              <w:rPr>
                <w:ins w:id="5276" w:author="marpa" w:date="2026-10-25T15:35:51Z"/>
                <w:rFonts w:hint="default" w:ascii="Courier New" w:hAnsi="Courier New" w:eastAsia="Courier New" w:cs="Courier New"/>
                <w:color w:val="000000"/>
                <w:sz w:val="16"/>
                <w:szCs w:val="16"/>
                <w:lang w:val="es-EC"/>
              </w:rPr>
            </w:pPr>
            <w:ins w:id="5277" w:author="marpa" w:date="2026-10-25T15:35:51Z">
              <w:r>
                <w:rPr>
                  <w:rFonts w:hint="default" w:ascii="Courier New" w:hAnsi="Courier New" w:eastAsia="Courier New" w:cs="Courier New"/>
                  <w:color w:val="000000"/>
                  <w:sz w:val="16"/>
                  <w:szCs w:val="16"/>
                  <w:lang w:val="es-EC"/>
                </w:rPr>
                <w:t xml:space="preserve">                ? "No se pudo completar la conversión. Verifique la conexión o su sesión."</w:t>
              </w:r>
            </w:ins>
          </w:p>
          <w:p w14:paraId="7FCE94C6">
            <w:pPr>
              <w:spacing w:before="0" w:after="0" w:line="240" w:lineRule="auto"/>
              <w:rPr>
                <w:ins w:id="5278" w:author="marpa" w:date="2026-10-25T15:35:51Z"/>
                <w:rFonts w:hint="default" w:ascii="Courier New" w:hAnsi="Courier New" w:eastAsia="Courier New" w:cs="Courier New"/>
                <w:color w:val="000000"/>
                <w:sz w:val="16"/>
                <w:szCs w:val="16"/>
                <w:lang w:val="es-EC"/>
              </w:rPr>
            </w:pPr>
            <w:ins w:id="5279" w:author="marpa" w:date="2026-10-25T15:35:51Z">
              <w:r>
                <w:rPr>
                  <w:rFonts w:hint="default" w:ascii="Courier New" w:hAnsi="Courier New" w:eastAsia="Courier New" w:cs="Courier New"/>
                  <w:color w:val="000000"/>
                  <w:sz w:val="16"/>
                  <w:szCs w:val="16"/>
                  <w:lang w:val="es-EC"/>
                </w:rPr>
                <w:t xml:space="preserve">                : mensaje;</w:t>
              </w:r>
            </w:ins>
          </w:p>
          <w:p w14:paraId="19757FEE">
            <w:pPr>
              <w:spacing w:before="0" w:after="0" w:line="240" w:lineRule="auto"/>
              <w:rPr>
                <w:ins w:id="5280" w:author="marpa" w:date="2026-10-25T15:35:51Z"/>
                <w:rFonts w:hint="default" w:ascii="Courier New" w:hAnsi="Courier New" w:eastAsia="Courier New" w:cs="Courier New"/>
                <w:color w:val="000000"/>
                <w:sz w:val="16"/>
                <w:szCs w:val="16"/>
                <w:lang w:val="es-EC"/>
              </w:rPr>
            </w:pPr>
            <w:ins w:id="5281" w:author="marpa" w:date="2026-10-25T15:35:51Z">
              <w:r>
                <w:rPr>
                  <w:rFonts w:hint="default" w:ascii="Courier New" w:hAnsi="Courier New" w:eastAsia="Courier New" w:cs="Courier New"/>
                  <w:color w:val="000000"/>
                  <w:sz w:val="16"/>
                  <w:szCs w:val="16"/>
                  <w:lang w:val="es-EC"/>
                </w:rPr>
                <w:t xml:space="preserve">    }</w:t>
              </w:r>
            </w:ins>
          </w:p>
          <w:p w14:paraId="2666CB13">
            <w:pPr>
              <w:spacing w:before="0" w:after="0" w:line="240" w:lineRule="auto"/>
              <w:rPr>
                <w:ins w:id="5282" w:author="marpa" w:date="2026-10-25T15:34:35Z"/>
                <w:rFonts w:hint="default" w:ascii="Courier New" w:hAnsi="Courier New" w:eastAsia="Courier New" w:cs="Courier New"/>
                <w:color w:val="000000"/>
                <w:sz w:val="16"/>
                <w:szCs w:val="16"/>
                <w:lang w:val="es-EC"/>
              </w:rPr>
            </w:pPr>
            <w:ins w:id="5283" w:author="marpa" w:date="2026-10-25T15:35:51Z">
              <w:r>
                <w:rPr>
                  <w:rFonts w:hint="default" w:ascii="Courier New" w:hAnsi="Courier New" w:eastAsia="Courier New" w:cs="Courier New"/>
                  <w:color w:val="000000"/>
                  <w:sz w:val="16"/>
                  <w:szCs w:val="16"/>
                  <w:lang w:val="es-EC"/>
                </w:rPr>
                <w:t>}</w:t>
              </w:r>
            </w:ins>
          </w:p>
        </w:tc>
      </w:tr>
    </w:tbl>
    <w:p w14:paraId="69AA5A9E">
      <w:pPr>
        <w:jc w:val="left"/>
        <w:rPr>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Change w:id="5284" w:author="marpa" w:date="2026-10-25T15:30:09Z">
          <w:pPr/>
        </w:pPrChange>
      </w:pPr>
    </w:p>
    <w:p w14:paraId="5C46D4C8">
      <w:pPr>
        <w:rPr>
          <w:b/>
          <w:bCs/>
          <w:color w:val="243F61"/>
          <w:sz w:val="32"/>
          <w:szCs w:val="32"/>
        </w:rPr>
      </w:pPr>
      <w:r>
        <w:rPr>
          <w:b/>
          <w:bCs/>
          <w:color w:val="243F61"/>
          <w:sz w:val="32"/>
          <w:szCs w:val="32"/>
        </w:rPr>
        <w:t>CLASE PRINCIPAL (EJECUCIÓN)</w:t>
      </w:r>
    </w:p>
    <w:p w14:paraId="245DD4D9">
      <w:pPr>
        <w:rPr>
          <w:i/>
          <w:iCs/>
        </w:rPr>
      </w:pPr>
      <w:r>
        <w:t>Finalmente, se codifica la clase ClienteConsola.java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14:paraId="3EBB5AA7">
      <w:pPr>
        <w:keepNext/>
        <w:spacing w:after="0"/>
        <w:jc w:val="center"/>
      </w:pPr>
      <w:ins w:id="5285" w:author="marpa" w:date="2026-10-25T15:36:25Z">
        <w:r>
          <w:rPr/>
          <w:drawing>
            <wp:inline distT="0" distB="0" distL="114300" distR="114300">
              <wp:extent cx="2094865" cy="306070"/>
              <wp:effectExtent l="0" t="0" r="635" b="11430"/>
              <wp:docPr id="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4"/>
                      <pic:cNvPicPr>
                        <a:picLocks noChangeAspect="1"/>
                      </pic:cNvPicPr>
                    </pic:nvPicPr>
                    <pic:blipFill>
                      <a:blip r:embed="rId63"/>
                      <a:stretch>
                        <a:fillRect/>
                      </a:stretch>
                    </pic:blipFill>
                    <pic:spPr>
                      <a:xfrm>
                        <a:off x="0" y="0"/>
                        <a:ext cx="2094865" cy="306070"/>
                      </a:xfrm>
                      <a:prstGeom prst="rect">
                        <a:avLst/>
                      </a:prstGeom>
                      <a:noFill/>
                      <a:ln>
                        <a:noFill/>
                      </a:ln>
                    </pic:spPr>
                  </pic:pic>
                </a:graphicData>
              </a:graphic>
            </wp:inline>
          </w:drawing>
        </w:r>
      </w:ins>
      <w:del w:id="5287" w:author="marpa" w:date="2026-10-25T15:36:06Z">
        <w:r>
          <w:rPr>
            <w:b/>
            <w:bCs/>
            <w:color w:val="243F61"/>
            <w:sz w:val="32"/>
            <w:szCs w:val="32"/>
          </w:rPr>
          <w:drawing>
            <wp:inline distT="114300" distB="114300" distL="114300" distR="114300">
              <wp:extent cx="2019300" cy="3619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38" name="image31.png"/>
                      <pic:cNvPicPr preferRelativeResize="0"/>
                    </pic:nvPicPr>
                    <pic:blipFill>
                      <a:blip r:embed="rId64"/>
                      <a:srcRect/>
                      <a:stretch>
                        <a:fillRect/>
                      </a:stretch>
                    </pic:blipFill>
                    <pic:spPr>
                      <a:xfrm>
                        <a:off x="0" y="0"/>
                        <a:ext cx="2019300" cy="361950"/>
                      </a:xfrm>
                      <a:prstGeom prst="rect">
                        <a:avLst/>
                      </a:prstGeom>
                    </pic:spPr>
                  </pic:pic>
                </a:graphicData>
              </a:graphic>
            </wp:inline>
          </w:drawing>
        </w:r>
      </w:del>
    </w:p>
    <w:p w14:paraId="34919FFF">
      <w:pPr>
        <w:pStyle w:val="5"/>
      </w:pPr>
      <w:bookmarkStart w:id="99" w:name="_1u9ubf6a0r74" w:colFirst="0" w:colLast="0"/>
      <w:bookmarkEnd w:id="99"/>
      <w:bookmarkStart w:id="100" w:name="_Toc18757"/>
      <w:r>
        <w:t xml:space="preserve">Figura </w:t>
      </w:r>
      <w:ins w:id="5289" w:author="marpa" w:date="2026-10-25T15:36:09Z">
        <w:r>
          <w:rPr>
            <w:rFonts w:hint="default"/>
            <w:lang w:val="es-EC"/>
          </w:rPr>
          <w:t>3</w:t>
        </w:r>
      </w:ins>
      <w:ins w:id="5290" w:author="marpa" w:date="2026-10-25T15:36:15Z">
        <w:r>
          <w:rPr>
            <w:rFonts w:hint="default"/>
            <w:lang w:val="es-EC"/>
          </w:rPr>
          <w:t>8</w:t>
        </w:r>
      </w:ins>
      <w:del w:id="5291" w:author="marpa" w:date="2026-10-25T15:36:09Z">
        <w:r>
          <w:rPr/>
          <w:delText>2</w:delText>
        </w:r>
      </w:del>
      <w:del w:id="5292" w:author="marpa" w:date="2026-10-25T15:36:08Z">
        <w:r>
          <w:rPr/>
          <w:delText>8</w:delText>
        </w:r>
      </w:del>
      <w:r>
        <w:t>. Creación de clase principal - Cliente consola</w:t>
      </w:r>
      <w:bookmarkEnd w:id="100"/>
    </w:p>
    <w:p w14:paraId="16A4529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101" w:name="_xa5u4i4on4ew" w:colFirst="0" w:colLast="0"/>
      <w:bookmarkEnd w:id="101"/>
    </w:p>
    <w:p w14:paraId="51B3BF9E">
      <w:pPr>
        <w:pStyle w:val="6"/>
      </w:pPr>
      <w:bookmarkStart w:id="102" w:name="_Toc4214"/>
      <w:r>
        <w:t xml:space="preserve">Tabla 12. Clase </w:t>
      </w:r>
      <w:ins w:id="5293" w:author="marpa" w:date="2026-10-25T15:36:47Z">
        <w:r>
          <w:rPr>
            <w:rFonts w:hint="default"/>
          </w:rPr>
          <w:t>CLICON_CON_UNI_JAVA_SOAP</w:t>
        </w:r>
      </w:ins>
      <w:del w:id="5294" w:author="marpa" w:date="2026-10-25T15:36:47Z">
        <w:r>
          <w:rPr/>
          <w:delText xml:space="preserve">ControladorConversiones </w:delText>
        </w:r>
      </w:del>
      <w:r>
        <w:t>- Cliente consola</w:t>
      </w:r>
      <w:bookmarkEnd w:id="102"/>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8A11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36024C">
            <w:pPr>
              <w:spacing w:before="0" w:after="0" w:line="240" w:lineRule="auto"/>
              <w:rPr>
                <w:ins w:id="5295" w:author="marpa" w:date="2026-10-25T15:36:53Z"/>
                <w:rFonts w:hint="default" w:ascii="Courier New" w:hAnsi="Courier New" w:eastAsia="Courier New" w:cs="Courier New"/>
                <w:color w:val="000000"/>
                <w:sz w:val="16"/>
                <w:szCs w:val="16"/>
                <w:lang w:val="en-US"/>
              </w:rPr>
            </w:pPr>
          </w:p>
          <w:p w14:paraId="1D5F3F31">
            <w:pPr>
              <w:spacing w:before="0" w:after="0" w:line="240" w:lineRule="auto"/>
              <w:rPr>
                <w:ins w:id="5296" w:author="marpa" w:date="2026-10-25T15:36:53Z"/>
                <w:rFonts w:hint="default" w:ascii="Courier New" w:hAnsi="Courier New" w:eastAsia="Courier New" w:cs="Courier New"/>
                <w:color w:val="000000"/>
                <w:sz w:val="16"/>
                <w:szCs w:val="16"/>
                <w:lang w:val="en-US"/>
              </w:rPr>
            </w:pPr>
            <w:ins w:id="5297" w:author="marpa" w:date="2026-10-25T15:36:53Z">
              <w:r>
                <w:rPr>
                  <w:rFonts w:hint="default" w:ascii="Courier New" w:hAnsi="Courier New" w:eastAsia="Courier New" w:cs="Courier New"/>
                  <w:color w:val="000000"/>
                  <w:sz w:val="16"/>
                  <w:szCs w:val="16"/>
                  <w:lang w:val="en-US"/>
                </w:rPr>
                <w:t>package ec.edu.monster;</w:t>
              </w:r>
            </w:ins>
          </w:p>
          <w:p w14:paraId="000C1928">
            <w:pPr>
              <w:spacing w:before="0" w:after="0" w:line="240" w:lineRule="auto"/>
              <w:rPr>
                <w:ins w:id="5298" w:author="marpa" w:date="2026-10-25T15:36:53Z"/>
                <w:rFonts w:hint="default" w:ascii="Courier New" w:hAnsi="Courier New" w:eastAsia="Courier New" w:cs="Courier New"/>
                <w:color w:val="000000"/>
                <w:sz w:val="16"/>
                <w:szCs w:val="16"/>
                <w:lang w:val="en-US"/>
              </w:rPr>
            </w:pPr>
          </w:p>
          <w:p w14:paraId="00B02B9F">
            <w:pPr>
              <w:spacing w:before="0" w:after="0" w:line="240" w:lineRule="auto"/>
              <w:rPr>
                <w:ins w:id="5299" w:author="marpa" w:date="2026-10-25T15:36:53Z"/>
                <w:rFonts w:hint="default" w:ascii="Courier New" w:hAnsi="Courier New" w:eastAsia="Courier New" w:cs="Courier New"/>
                <w:color w:val="000000"/>
                <w:sz w:val="16"/>
                <w:szCs w:val="16"/>
                <w:lang w:val="en-US"/>
              </w:rPr>
            </w:pPr>
            <w:ins w:id="5300" w:author="marpa" w:date="2026-10-25T15:36:53Z">
              <w:r>
                <w:rPr>
                  <w:rFonts w:hint="default" w:ascii="Courier New" w:hAnsi="Courier New" w:eastAsia="Courier New" w:cs="Courier New"/>
                  <w:color w:val="000000"/>
                  <w:sz w:val="16"/>
                  <w:szCs w:val="16"/>
                  <w:lang w:val="en-US"/>
                </w:rPr>
                <w:t>import ec.edu.monster.controladores.AplicacionController;</w:t>
              </w:r>
            </w:ins>
          </w:p>
          <w:p w14:paraId="67851F41">
            <w:pPr>
              <w:spacing w:before="0" w:after="0" w:line="240" w:lineRule="auto"/>
              <w:rPr>
                <w:ins w:id="5301" w:author="marpa" w:date="2026-10-25T15:36:53Z"/>
                <w:rFonts w:hint="default" w:ascii="Courier New" w:hAnsi="Courier New" w:eastAsia="Courier New" w:cs="Courier New"/>
                <w:color w:val="000000"/>
                <w:sz w:val="16"/>
                <w:szCs w:val="16"/>
                <w:lang w:val="en-US"/>
              </w:rPr>
            </w:pPr>
            <w:ins w:id="5302" w:author="marpa" w:date="2026-10-25T15:36:53Z">
              <w:r>
                <w:rPr>
                  <w:rFonts w:hint="default" w:ascii="Courier New" w:hAnsi="Courier New" w:eastAsia="Courier New" w:cs="Courier New"/>
                  <w:color w:val="000000"/>
                  <w:sz w:val="16"/>
                  <w:szCs w:val="16"/>
                  <w:lang w:val="en-US"/>
                </w:rPr>
                <w:t>import ec.edu.monster.servicios.WSConversorCliente;</w:t>
              </w:r>
            </w:ins>
          </w:p>
          <w:p w14:paraId="4519584E">
            <w:pPr>
              <w:spacing w:before="0" w:after="0" w:line="240" w:lineRule="auto"/>
              <w:rPr>
                <w:ins w:id="5303" w:author="marpa" w:date="2026-10-25T15:36:53Z"/>
                <w:rFonts w:hint="default" w:ascii="Courier New" w:hAnsi="Courier New" w:eastAsia="Courier New" w:cs="Courier New"/>
                <w:color w:val="000000"/>
                <w:sz w:val="16"/>
                <w:szCs w:val="16"/>
                <w:lang w:val="en-US"/>
              </w:rPr>
            </w:pPr>
            <w:ins w:id="5304" w:author="marpa" w:date="2026-10-25T15:36:53Z">
              <w:r>
                <w:rPr>
                  <w:rFonts w:hint="default" w:ascii="Courier New" w:hAnsi="Courier New" w:eastAsia="Courier New" w:cs="Courier New"/>
                  <w:color w:val="000000"/>
                  <w:sz w:val="16"/>
                  <w:szCs w:val="16"/>
                  <w:lang w:val="en-US"/>
                </w:rPr>
                <w:t>import ec.edu.monster.vistas.ConsolaVista;</w:t>
              </w:r>
            </w:ins>
          </w:p>
          <w:p w14:paraId="458E904F">
            <w:pPr>
              <w:spacing w:before="0" w:after="0" w:line="240" w:lineRule="auto"/>
              <w:rPr>
                <w:ins w:id="5305" w:author="marpa" w:date="2026-10-25T15:36:53Z"/>
                <w:rFonts w:hint="default" w:ascii="Courier New" w:hAnsi="Courier New" w:eastAsia="Courier New" w:cs="Courier New"/>
                <w:color w:val="000000"/>
                <w:sz w:val="16"/>
                <w:szCs w:val="16"/>
                <w:lang w:val="en-US"/>
              </w:rPr>
            </w:pPr>
          </w:p>
          <w:p w14:paraId="0F19D547">
            <w:pPr>
              <w:spacing w:before="0" w:after="0" w:line="240" w:lineRule="auto"/>
              <w:rPr>
                <w:ins w:id="5306" w:author="marpa" w:date="2026-10-25T15:36:53Z"/>
                <w:rFonts w:hint="default" w:ascii="Courier New" w:hAnsi="Courier New" w:eastAsia="Courier New" w:cs="Courier New"/>
                <w:color w:val="000000"/>
                <w:sz w:val="16"/>
                <w:szCs w:val="16"/>
                <w:lang w:val="en-US"/>
              </w:rPr>
            </w:pPr>
            <w:ins w:id="5307" w:author="marpa" w:date="2026-10-25T15:36:53Z">
              <w:r>
                <w:rPr>
                  <w:rFonts w:hint="default" w:ascii="Courier New" w:hAnsi="Courier New" w:eastAsia="Courier New" w:cs="Courier New"/>
                  <w:color w:val="000000"/>
                  <w:sz w:val="16"/>
                  <w:szCs w:val="16"/>
                  <w:lang w:val="en-US"/>
                </w:rPr>
                <w:t>/**</w:t>
              </w:r>
            </w:ins>
          </w:p>
          <w:p w14:paraId="720F845F">
            <w:pPr>
              <w:spacing w:before="0" w:after="0" w:line="240" w:lineRule="auto"/>
              <w:rPr>
                <w:ins w:id="5308" w:author="marpa" w:date="2026-10-25T15:36:53Z"/>
                <w:rFonts w:hint="default" w:ascii="Courier New" w:hAnsi="Courier New" w:eastAsia="Courier New" w:cs="Courier New"/>
                <w:color w:val="000000"/>
                <w:sz w:val="16"/>
                <w:szCs w:val="16"/>
                <w:lang w:val="en-US"/>
              </w:rPr>
            </w:pPr>
            <w:ins w:id="5309" w:author="marpa" w:date="2026-10-25T15:36:53Z">
              <w:r>
                <w:rPr>
                  <w:rFonts w:hint="default" w:ascii="Courier New" w:hAnsi="Courier New" w:eastAsia="Courier New" w:cs="Courier New"/>
                  <w:color w:val="000000"/>
                  <w:sz w:val="16"/>
                  <w:szCs w:val="16"/>
                  <w:lang w:val="en-US"/>
                </w:rPr>
                <w:t xml:space="preserve"> *</w:t>
              </w:r>
            </w:ins>
          </w:p>
          <w:p w14:paraId="63C757FD">
            <w:pPr>
              <w:spacing w:before="0" w:after="0" w:line="240" w:lineRule="auto"/>
              <w:rPr>
                <w:ins w:id="5310" w:author="marpa" w:date="2026-10-25T15:36:53Z"/>
                <w:rFonts w:hint="default" w:ascii="Courier New" w:hAnsi="Courier New" w:eastAsia="Courier New" w:cs="Courier New"/>
                <w:color w:val="000000"/>
                <w:sz w:val="16"/>
                <w:szCs w:val="16"/>
                <w:lang w:val="en-US"/>
              </w:rPr>
            </w:pPr>
            <w:ins w:id="5311" w:author="marpa" w:date="2026-10-25T15:36:53Z">
              <w:r>
                <w:rPr>
                  <w:rFonts w:hint="default" w:ascii="Courier New" w:hAnsi="Courier New" w:eastAsia="Courier New" w:cs="Courier New"/>
                  <w:color w:val="000000"/>
                  <w:sz w:val="16"/>
                  <w:szCs w:val="16"/>
                  <w:lang w:val="en-US"/>
                </w:rPr>
                <w:t xml:space="preserve"> */</w:t>
              </w:r>
            </w:ins>
          </w:p>
          <w:p w14:paraId="32D9C3F4">
            <w:pPr>
              <w:spacing w:before="0" w:after="0" w:line="240" w:lineRule="auto"/>
              <w:rPr>
                <w:ins w:id="5312" w:author="marpa" w:date="2026-10-25T15:36:53Z"/>
                <w:rFonts w:hint="default" w:ascii="Courier New" w:hAnsi="Courier New" w:eastAsia="Courier New" w:cs="Courier New"/>
                <w:color w:val="000000"/>
                <w:sz w:val="16"/>
                <w:szCs w:val="16"/>
                <w:lang w:val="en-US"/>
              </w:rPr>
            </w:pPr>
            <w:ins w:id="5313" w:author="marpa" w:date="2026-10-25T15:36:53Z">
              <w:r>
                <w:rPr>
                  <w:rFonts w:hint="default" w:ascii="Courier New" w:hAnsi="Courier New" w:eastAsia="Courier New" w:cs="Courier New"/>
                  <w:color w:val="000000"/>
                  <w:sz w:val="16"/>
                  <w:szCs w:val="16"/>
                  <w:lang w:val="en-US"/>
                </w:rPr>
                <w:t>public class CLICON_CON_UNI_JAVA_SOAP {</w:t>
              </w:r>
            </w:ins>
          </w:p>
          <w:p w14:paraId="5D0B59FC">
            <w:pPr>
              <w:spacing w:before="0" w:after="0" w:line="240" w:lineRule="auto"/>
              <w:rPr>
                <w:ins w:id="5314" w:author="marpa" w:date="2026-10-25T15:36:53Z"/>
                <w:rFonts w:hint="default" w:ascii="Courier New" w:hAnsi="Courier New" w:eastAsia="Courier New" w:cs="Courier New"/>
                <w:color w:val="000000"/>
                <w:sz w:val="16"/>
                <w:szCs w:val="16"/>
                <w:lang w:val="en-US"/>
              </w:rPr>
            </w:pPr>
          </w:p>
          <w:p w14:paraId="38936383">
            <w:pPr>
              <w:spacing w:before="0" w:after="0" w:line="240" w:lineRule="auto"/>
              <w:rPr>
                <w:ins w:id="5315" w:author="marpa" w:date="2026-10-25T15:36:53Z"/>
                <w:rFonts w:hint="default" w:ascii="Courier New" w:hAnsi="Courier New" w:eastAsia="Courier New" w:cs="Courier New"/>
                <w:color w:val="000000"/>
                <w:sz w:val="16"/>
                <w:szCs w:val="16"/>
                <w:lang w:val="en-US"/>
              </w:rPr>
            </w:pPr>
            <w:ins w:id="5316" w:author="marpa" w:date="2026-10-25T15:36:53Z">
              <w:r>
                <w:rPr>
                  <w:rFonts w:hint="default" w:ascii="Courier New" w:hAnsi="Courier New" w:eastAsia="Courier New" w:cs="Courier New"/>
                  <w:color w:val="000000"/>
                  <w:sz w:val="16"/>
                  <w:szCs w:val="16"/>
                  <w:lang w:val="en-US"/>
                </w:rPr>
                <w:t xml:space="preserve">    public static void main(String[] args) {</w:t>
              </w:r>
            </w:ins>
          </w:p>
          <w:p w14:paraId="61CAB273">
            <w:pPr>
              <w:spacing w:before="0" w:after="0" w:line="240" w:lineRule="auto"/>
              <w:rPr>
                <w:ins w:id="5317" w:author="marpa" w:date="2026-10-25T15:36:53Z"/>
                <w:rFonts w:hint="default" w:ascii="Courier New" w:hAnsi="Courier New" w:eastAsia="Courier New" w:cs="Courier New"/>
                <w:color w:val="000000"/>
                <w:sz w:val="16"/>
                <w:szCs w:val="16"/>
                <w:lang w:val="en-US"/>
              </w:rPr>
            </w:pPr>
            <w:ins w:id="5318" w:author="marpa" w:date="2026-10-25T15:36:53Z">
              <w:r>
                <w:rPr>
                  <w:rFonts w:hint="default" w:ascii="Courier New" w:hAnsi="Courier New" w:eastAsia="Courier New" w:cs="Courier New"/>
                  <w:color w:val="000000"/>
                  <w:sz w:val="16"/>
                  <w:szCs w:val="16"/>
                  <w:lang w:val="en-US"/>
                </w:rPr>
                <w:t xml:space="preserve">        ConsolaVista vista = new ConsolaVista(System.in, System.out);</w:t>
              </w:r>
            </w:ins>
          </w:p>
          <w:p w14:paraId="3719DDAB">
            <w:pPr>
              <w:spacing w:before="0" w:after="0" w:line="240" w:lineRule="auto"/>
              <w:rPr>
                <w:ins w:id="5319" w:author="marpa" w:date="2026-10-25T15:36:53Z"/>
                <w:rFonts w:hint="default" w:ascii="Courier New" w:hAnsi="Courier New" w:eastAsia="Courier New" w:cs="Courier New"/>
                <w:color w:val="000000"/>
                <w:sz w:val="16"/>
                <w:szCs w:val="16"/>
                <w:lang w:val="en-US"/>
              </w:rPr>
            </w:pPr>
            <w:ins w:id="5320" w:author="marpa" w:date="2026-10-25T15:36:53Z">
              <w:r>
                <w:rPr>
                  <w:rFonts w:hint="default" w:ascii="Courier New" w:hAnsi="Courier New" w:eastAsia="Courier New" w:cs="Courier New"/>
                  <w:color w:val="000000"/>
                  <w:sz w:val="16"/>
                  <w:szCs w:val="16"/>
                  <w:lang w:val="en-US"/>
                </w:rPr>
                <w:t xml:space="preserve">        try {</w:t>
              </w:r>
            </w:ins>
          </w:p>
          <w:p w14:paraId="23454A78">
            <w:pPr>
              <w:spacing w:before="0" w:after="0" w:line="240" w:lineRule="auto"/>
              <w:rPr>
                <w:ins w:id="5321" w:author="marpa" w:date="2026-10-25T15:36:53Z"/>
                <w:rFonts w:hint="default" w:ascii="Courier New" w:hAnsi="Courier New" w:eastAsia="Courier New" w:cs="Courier New"/>
                <w:color w:val="000000"/>
                <w:sz w:val="16"/>
                <w:szCs w:val="16"/>
                <w:lang w:val="en-US"/>
              </w:rPr>
            </w:pPr>
            <w:ins w:id="5322" w:author="marpa" w:date="2026-10-25T15:36:53Z">
              <w:r>
                <w:rPr>
                  <w:rFonts w:hint="default" w:ascii="Courier New" w:hAnsi="Courier New" w:eastAsia="Courier New" w:cs="Courier New"/>
                  <w:color w:val="000000"/>
                  <w:sz w:val="16"/>
                  <w:szCs w:val="16"/>
                  <w:lang w:val="en-US"/>
                </w:rPr>
                <w:t xml:space="preserve">            WSConversorCliente cliente = new WSConversorCliente();</w:t>
              </w:r>
            </w:ins>
          </w:p>
          <w:p w14:paraId="5587F66E">
            <w:pPr>
              <w:spacing w:before="0" w:after="0" w:line="240" w:lineRule="auto"/>
              <w:rPr>
                <w:ins w:id="5323" w:author="marpa" w:date="2026-10-25T15:36:53Z"/>
                <w:rFonts w:hint="default" w:ascii="Courier New" w:hAnsi="Courier New" w:eastAsia="Courier New" w:cs="Courier New"/>
                <w:color w:val="000000"/>
                <w:sz w:val="16"/>
                <w:szCs w:val="16"/>
                <w:lang w:val="en-US"/>
              </w:rPr>
            </w:pPr>
            <w:ins w:id="5324" w:author="marpa" w:date="2026-10-25T15:36:53Z">
              <w:r>
                <w:rPr>
                  <w:rFonts w:hint="default" w:ascii="Courier New" w:hAnsi="Courier New" w:eastAsia="Courier New" w:cs="Courier New"/>
                  <w:color w:val="000000"/>
                  <w:sz w:val="16"/>
                  <w:szCs w:val="16"/>
                  <w:lang w:val="en-US"/>
                </w:rPr>
                <w:t xml:space="preserve">            new AplicacionController(vista, cliente).iniciar();</w:t>
              </w:r>
            </w:ins>
          </w:p>
          <w:p w14:paraId="7FF55626">
            <w:pPr>
              <w:spacing w:before="0" w:after="0" w:line="240" w:lineRule="auto"/>
              <w:rPr>
                <w:ins w:id="5325" w:author="marpa" w:date="2026-10-25T15:36:53Z"/>
                <w:rFonts w:hint="default" w:ascii="Courier New" w:hAnsi="Courier New" w:eastAsia="Courier New" w:cs="Courier New"/>
                <w:color w:val="000000"/>
                <w:sz w:val="16"/>
                <w:szCs w:val="16"/>
                <w:lang w:val="en-US"/>
              </w:rPr>
            </w:pPr>
            <w:ins w:id="5326" w:author="marpa" w:date="2026-10-25T15:36:53Z">
              <w:r>
                <w:rPr>
                  <w:rFonts w:hint="default" w:ascii="Courier New" w:hAnsi="Courier New" w:eastAsia="Courier New" w:cs="Courier New"/>
                  <w:color w:val="000000"/>
                  <w:sz w:val="16"/>
                  <w:szCs w:val="16"/>
                  <w:lang w:val="en-US"/>
                </w:rPr>
                <w:t xml:space="preserve">        } catch (Exception ex) {</w:t>
              </w:r>
            </w:ins>
          </w:p>
          <w:p w14:paraId="5CE186CD">
            <w:pPr>
              <w:spacing w:before="0" w:after="0" w:line="240" w:lineRule="auto"/>
              <w:rPr>
                <w:ins w:id="5327" w:author="marpa" w:date="2026-10-25T15:36:53Z"/>
                <w:rFonts w:hint="default" w:ascii="Courier New" w:hAnsi="Courier New" w:eastAsia="Courier New" w:cs="Courier New"/>
                <w:color w:val="000000"/>
                <w:sz w:val="16"/>
                <w:szCs w:val="16"/>
                <w:lang w:val="en-US"/>
              </w:rPr>
            </w:pPr>
            <w:ins w:id="5328" w:author="marpa" w:date="2026-10-25T15:36:53Z">
              <w:r>
                <w:rPr>
                  <w:rFonts w:hint="default" w:ascii="Courier New" w:hAnsi="Courier New" w:eastAsia="Courier New" w:cs="Courier New"/>
                  <w:color w:val="000000"/>
                  <w:sz w:val="16"/>
                  <w:szCs w:val="16"/>
                  <w:lang w:val="en-US"/>
                </w:rPr>
                <w:t xml:space="preserve">            vista.mostrarError("No se pudo iniciar el cliente SOAP: " + ex.getMessage());</w:t>
              </w:r>
            </w:ins>
          </w:p>
          <w:p w14:paraId="7FC0CCDF">
            <w:pPr>
              <w:spacing w:before="0" w:after="0" w:line="240" w:lineRule="auto"/>
              <w:rPr>
                <w:ins w:id="5329" w:author="marpa" w:date="2026-10-25T15:36:53Z"/>
                <w:rFonts w:hint="default" w:ascii="Courier New" w:hAnsi="Courier New" w:eastAsia="Courier New" w:cs="Courier New"/>
                <w:color w:val="000000"/>
                <w:sz w:val="16"/>
                <w:szCs w:val="16"/>
                <w:lang w:val="en-US"/>
              </w:rPr>
            </w:pPr>
            <w:ins w:id="5330" w:author="marpa" w:date="2026-10-25T15:36:53Z">
              <w:r>
                <w:rPr>
                  <w:rFonts w:hint="default" w:ascii="Courier New" w:hAnsi="Courier New" w:eastAsia="Courier New" w:cs="Courier New"/>
                  <w:color w:val="000000"/>
                  <w:sz w:val="16"/>
                  <w:szCs w:val="16"/>
                  <w:lang w:val="en-US"/>
                </w:rPr>
                <w:t xml:space="preserve">            System.exit(1);</w:t>
              </w:r>
            </w:ins>
          </w:p>
          <w:p w14:paraId="59CB74FB">
            <w:pPr>
              <w:spacing w:before="0" w:after="0" w:line="240" w:lineRule="auto"/>
              <w:rPr>
                <w:ins w:id="5331" w:author="marpa" w:date="2026-10-25T15:36:53Z"/>
                <w:rFonts w:hint="default" w:ascii="Courier New" w:hAnsi="Courier New" w:eastAsia="Courier New" w:cs="Courier New"/>
                <w:color w:val="000000"/>
                <w:sz w:val="16"/>
                <w:szCs w:val="16"/>
                <w:lang w:val="en-US"/>
              </w:rPr>
            </w:pPr>
            <w:ins w:id="5332" w:author="marpa" w:date="2026-10-25T15:36:53Z">
              <w:r>
                <w:rPr>
                  <w:rFonts w:hint="default" w:ascii="Courier New" w:hAnsi="Courier New" w:eastAsia="Courier New" w:cs="Courier New"/>
                  <w:color w:val="000000"/>
                  <w:sz w:val="16"/>
                  <w:szCs w:val="16"/>
                  <w:lang w:val="en-US"/>
                </w:rPr>
                <w:t xml:space="preserve">        }</w:t>
              </w:r>
            </w:ins>
          </w:p>
          <w:p w14:paraId="029AEF8B">
            <w:pPr>
              <w:spacing w:before="0" w:after="0" w:line="240" w:lineRule="auto"/>
              <w:rPr>
                <w:ins w:id="5333" w:author="marpa" w:date="2026-10-25T15:36:53Z"/>
                <w:rFonts w:hint="default" w:ascii="Courier New" w:hAnsi="Courier New" w:eastAsia="Courier New" w:cs="Courier New"/>
                <w:color w:val="000000"/>
                <w:sz w:val="16"/>
                <w:szCs w:val="16"/>
                <w:lang w:val="en-US"/>
              </w:rPr>
            </w:pPr>
            <w:ins w:id="5334" w:author="marpa" w:date="2026-10-25T15:36:53Z">
              <w:r>
                <w:rPr>
                  <w:rFonts w:hint="default" w:ascii="Courier New" w:hAnsi="Courier New" w:eastAsia="Courier New" w:cs="Courier New"/>
                  <w:color w:val="000000"/>
                  <w:sz w:val="16"/>
                  <w:szCs w:val="16"/>
                  <w:lang w:val="en-US"/>
                </w:rPr>
                <w:t xml:space="preserve">    }</w:t>
              </w:r>
            </w:ins>
          </w:p>
          <w:p w14:paraId="7304461E">
            <w:pPr>
              <w:spacing w:before="0" w:after="0" w:line="240" w:lineRule="auto"/>
              <w:rPr>
                <w:ins w:id="5335" w:author="marpa" w:date="2026-10-25T15:36:53Z"/>
                <w:rFonts w:hint="default" w:ascii="Courier New" w:hAnsi="Courier New" w:eastAsia="Courier New" w:cs="Courier New"/>
                <w:color w:val="000000"/>
                <w:sz w:val="16"/>
                <w:szCs w:val="16"/>
                <w:lang w:val="en-US"/>
              </w:rPr>
            </w:pPr>
            <w:ins w:id="5336" w:author="marpa" w:date="2026-10-25T15:36:53Z">
              <w:r>
                <w:rPr>
                  <w:rFonts w:hint="default" w:ascii="Courier New" w:hAnsi="Courier New" w:eastAsia="Courier New" w:cs="Courier New"/>
                  <w:color w:val="000000"/>
                  <w:sz w:val="16"/>
                  <w:szCs w:val="16"/>
                  <w:lang w:val="en-US"/>
                </w:rPr>
                <w:t>}</w:t>
              </w:r>
            </w:ins>
          </w:p>
          <w:p w14:paraId="77CB0343">
            <w:pPr>
              <w:spacing w:before="0" w:after="0" w:line="240" w:lineRule="auto"/>
              <w:rPr>
                <w:del w:id="5337" w:author="marpa" w:date="2026-10-25T15:36:50Z"/>
                <w:rFonts w:hint="default" w:ascii="Courier New" w:hAnsi="Courier New" w:eastAsia="Courier New" w:cs="Courier New"/>
                <w:color w:val="000000"/>
                <w:sz w:val="16"/>
                <w:szCs w:val="16"/>
                <w:lang w:val="en-US"/>
              </w:rPr>
            </w:pPr>
            <w:del w:id="5338" w:author="marpa" w:date="2026-10-25T15:36:50Z">
              <w:r>
                <w:rPr>
                  <w:rFonts w:hint="default" w:ascii="Courier New" w:hAnsi="Courier New" w:eastAsia="Courier New" w:cs="Courier New"/>
                  <w:color w:val="000000"/>
                  <w:sz w:val="16"/>
                  <w:szCs w:val="16"/>
                  <w:lang w:val="en-US"/>
                </w:rPr>
                <w:delText>package ec.edu.monster.clienteconsola;</w:delText>
              </w:r>
            </w:del>
          </w:p>
          <w:p w14:paraId="42490CA3">
            <w:pPr>
              <w:spacing w:before="0" w:after="0" w:line="240" w:lineRule="auto"/>
              <w:rPr>
                <w:del w:id="5339" w:author="marpa" w:date="2026-10-25T15:36:50Z"/>
                <w:rFonts w:hint="default" w:ascii="Courier New" w:hAnsi="Courier New" w:eastAsia="Courier New" w:cs="Courier New"/>
                <w:color w:val="000000"/>
                <w:sz w:val="16"/>
                <w:szCs w:val="16"/>
                <w:lang w:val="en-US"/>
              </w:rPr>
            </w:pPr>
          </w:p>
          <w:p w14:paraId="0776A741">
            <w:pPr>
              <w:spacing w:before="0" w:after="0" w:line="240" w:lineRule="auto"/>
              <w:rPr>
                <w:del w:id="5340" w:author="marpa" w:date="2026-10-25T15:36:50Z"/>
                <w:rFonts w:hint="default" w:ascii="Courier New" w:hAnsi="Courier New" w:eastAsia="Courier New" w:cs="Courier New"/>
                <w:color w:val="000000"/>
                <w:sz w:val="16"/>
                <w:szCs w:val="16"/>
                <w:lang w:val="en-US"/>
              </w:rPr>
            </w:pPr>
            <w:del w:id="5341" w:author="marpa" w:date="2026-10-25T15:36:50Z">
              <w:r>
                <w:rPr>
                  <w:rFonts w:hint="default" w:ascii="Courier New" w:hAnsi="Courier New" w:eastAsia="Courier New" w:cs="Courier New"/>
                  <w:color w:val="000000"/>
                  <w:sz w:val="16"/>
                  <w:szCs w:val="16"/>
                  <w:lang w:val="en-US"/>
                </w:rPr>
                <w:delText>import ec.edu.monster.clienteconsola.controlador.ControladorConversiones;</w:delText>
              </w:r>
            </w:del>
          </w:p>
          <w:p w14:paraId="6DFB1A83">
            <w:pPr>
              <w:spacing w:before="0" w:after="0" w:line="240" w:lineRule="auto"/>
              <w:rPr>
                <w:del w:id="5342" w:author="marpa" w:date="2026-10-25T15:36:50Z"/>
                <w:rFonts w:hint="default" w:ascii="Courier New" w:hAnsi="Courier New" w:eastAsia="Courier New" w:cs="Courier New"/>
                <w:color w:val="000000"/>
                <w:sz w:val="16"/>
                <w:szCs w:val="16"/>
                <w:lang w:val="en-US"/>
              </w:rPr>
            </w:pPr>
            <w:del w:id="5343" w:author="marpa" w:date="2026-10-25T15:36:50Z">
              <w:r>
                <w:rPr>
                  <w:rFonts w:hint="default" w:ascii="Courier New" w:hAnsi="Courier New" w:eastAsia="Courier New" w:cs="Courier New"/>
                  <w:color w:val="000000"/>
                  <w:sz w:val="16"/>
                  <w:szCs w:val="16"/>
                  <w:lang w:val="en-US"/>
                </w:rPr>
                <w:delText>import ec.edu.monster.clienteconsola.vista.InterfazConsola;</w:delText>
              </w:r>
            </w:del>
          </w:p>
          <w:p w14:paraId="553512BE">
            <w:pPr>
              <w:spacing w:before="0" w:after="0" w:line="240" w:lineRule="auto"/>
              <w:rPr>
                <w:del w:id="5344" w:author="marpa" w:date="2026-10-25T15:36:50Z"/>
                <w:rFonts w:hint="default" w:ascii="Courier New" w:hAnsi="Courier New" w:eastAsia="Courier New" w:cs="Courier New"/>
                <w:color w:val="000000"/>
                <w:sz w:val="16"/>
                <w:szCs w:val="16"/>
                <w:lang w:val="en-US"/>
              </w:rPr>
            </w:pPr>
            <w:del w:id="5345" w:author="marpa" w:date="2026-10-25T15:36:50Z">
              <w:r>
                <w:rPr>
                  <w:rFonts w:hint="default" w:ascii="Courier New" w:hAnsi="Courier New" w:eastAsia="Courier New" w:cs="Courier New"/>
                  <w:color w:val="000000"/>
                  <w:sz w:val="16"/>
                  <w:szCs w:val="16"/>
                  <w:lang w:val="en-US"/>
                </w:rPr>
                <w:delText>import ec.edu.monster.clienteconsola.vista.OpcionMenu;</w:delText>
              </w:r>
            </w:del>
          </w:p>
          <w:p w14:paraId="701CE64D">
            <w:pPr>
              <w:spacing w:before="0" w:after="0" w:line="240" w:lineRule="auto"/>
              <w:rPr>
                <w:del w:id="5346" w:author="marpa" w:date="2026-10-25T15:36:50Z"/>
                <w:rFonts w:hint="default" w:ascii="Courier New" w:hAnsi="Courier New" w:eastAsia="Courier New" w:cs="Courier New"/>
                <w:color w:val="000000"/>
                <w:sz w:val="16"/>
                <w:szCs w:val="16"/>
                <w:lang w:val="en-US"/>
              </w:rPr>
            </w:pPr>
            <w:del w:id="5347" w:author="marpa" w:date="2026-10-25T15:36:50Z">
              <w:r>
                <w:rPr>
                  <w:rFonts w:hint="default" w:ascii="Courier New" w:hAnsi="Courier New" w:eastAsia="Courier New" w:cs="Courier New"/>
                  <w:color w:val="000000"/>
                  <w:sz w:val="16"/>
                  <w:szCs w:val="16"/>
                  <w:lang w:val="en-US"/>
                </w:rPr>
                <w:delText>import ec.edu.monster.clienteconsola.modelo.CatalogoUnidades;</w:delText>
              </w:r>
            </w:del>
          </w:p>
          <w:p w14:paraId="1FBC0BAA">
            <w:pPr>
              <w:spacing w:before="0" w:after="0" w:line="240" w:lineRule="auto"/>
              <w:rPr>
                <w:del w:id="5348" w:author="marpa" w:date="2026-10-25T15:36:50Z"/>
                <w:rFonts w:hint="default" w:ascii="Courier New" w:hAnsi="Courier New" w:eastAsia="Courier New" w:cs="Courier New"/>
                <w:color w:val="000000"/>
                <w:sz w:val="16"/>
                <w:szCs w:val="16"/>
                <w:lang w:val="en-US"/>
              </w:rPr>
            </w:pPr>
          </w:p>
          <w:p w14:paraId="0C183D9F">
            <w:pPr>
              <w:spacing w:before="0" w:after="0" w:line="240" w:lineRule="auto"/>
              <w:rPr>
                <w:del w:id="5349" w:author="marpa" w:date="2026-10-25T15:36:50Z"/>
                <w:rFonts w:hint="default" w:ascii="Courier New" w:hAnsi="Courier New" w:eastAsia="Courier New" w:cs="Courier New"/>
                <w:color w:val="000000"/>
                <w:sz w:val="16"/>
                <w:szCs w:val="16"/>
                <w:lang w:val="en-US"/>
              </w:rPr>
            </w:pPr>
          </w:p>
          <w:p w14:paraId="1900AD78">
            <w:pPr>
              <w:spacing w:before="0" w:after="0" w:line="240" w:lineRule="auto"/>
              <w:rPr>
                <w:del w:id="5350" w:author="marpa" w:date="2026-10-25T15:36:50Z"/>
                <w:rFonts w:hint="default" w:ascii="Courier New" w:hAnsi="Courier New" w:eastAsia="Courier New" w:cs="Courier New"/>
                <w:color w:val="000000"/>
                <w:sz w:val="16"/>
                <w:szCs w:val="16"/>
                <w:lang w:val="en-US"/>
              </w:rPr>
            </w:pPr>
            <w:del w:id="5351" w:author="marpa" w:date="2026-10-25T15:36:50Z">
              <w:r>
                <w:rPr>
                  <w:rFonts w:hint="default" w:ascii="Courier New" w:hAnsi="Courier New" w:eastAsia="Courier New" w:cs="Courier New"/>
                  <w:color w:val="000000"/>
                  <w:sz w:val="16"/>
                  <w:szCs w:val="16"/>
                  <w:lang w:val="en-US"/>
                </w:rPr>
                <w:delText>public class ClienteConsola {</w:delText>
              </w:r>
            </w:del>
          </w:p>
          <w:p w14:paraId="4A0B8A9E">
            <w:pPr>
              <w:spacing w:before="0" w:after="0" w:line="240" w:lineRule="auto"/>
              <w:rPr>
                <w:del w:id="5352" w:author="marpa" w:date="2026-10-25T15:36:50Z"/>
                <w:rFonts w:hint="default" w:ascii="Courier New" w:hAnsi="Courier New" w:eastAsia="Courier New" w:cs="Courier New"/>
                <w:color w:val="000000"/>
                <w:sz w:val="16"/>
                <w:szCs w:val="16"/>
                <w:lang w:val="en-US"/>
              </w:rPr>
            </w:pPr>
          </w:p>
          <w:p w14:paraId="37D1A7D1">
            <w:pPr>
              <w:spacing w:before="0" w:after="0" w:line="240" w:lineRule="auto"/>
              <w:rPr>
                <w:del w:id="5353" w:author="marpa" w:date="2026-10-25T15:36:50Z"/>
                <w:rFonts w:hint="default" w:ascii="Courier New" w:hAnsi="Courier New" w:eastAsia="Courier New" w:cs="Courier New"/>
                <w:color w:val="000000"/>
                <w:sz w:val="16"/>
                <w:szCs w:val="16"/>
                <w:lang w:val="en-US"/>
              </w:rPr>
            </w:pPr>
            <w:del w:id="5354" w:author="marpa" w:date="2026-10-25T15:36:50Z">
              <w:r>
                <w:rPr>
                  <w:rFonts w:hint="default" w:ascii="Courier New" w:hAnsi="Courier New" w:eastAsia="Courier New" w:cs="Courier New"/>
                  <w:color w:val="000000"/>
                  <w:sz w:val="16"/>
                  <w:szCs w:val="16"/>
                  <w:lang w:val="en-US"/>
                </w:rPr>
                <w:delText xml:space="preserve">    public static void main(String[] args) {</w:delText>
              </w:r>
            </w:del>
          </w:p>
          <w:p w14:paraId="011FBD4B">
            <w:pPr>
              <w:spacing w:before="0" w:after="0" w:line="240" w:lineRule="auto"/>
              <w:rPr>
                <w:del w:id="5355" w:author="marpa" w:date="2026-10-25T15:36:50Z"/>
                <w:rFonts w:hint="default" w:ascii="Courier New" w:hAnsi="Courier New" w:eastAsia="Courier New" w:cs="Courier New"/>
                <w:color w:val="000000"/>
                <w:sz w:val="16"/>
                <w:szCs w:val="16"/>
                <w:lang w:val="en-US"/>
              </w:rPr>
            </w:pPr>
            <w:del w:id="5356" w:author="marpa" w:date="2026-10-25T15:36:50Z">
              <w:r>
                <w:rPr>
                  <w:rFonts w:hint="default" w:ascii="Courier New" w:hAnsi="Courier New" w:eastAsia="Courier New" w:cs="Courier New"/>
                  <w:color w:val="000000"/>
                  <w:sz w:val="16"/>
                  <w:szCs w:val="16"/>
                  <w:lang w:val="en-US"/>
                </w:rPr>
                <w:delText xml:space="preserve">        InterfazConsola interfaz = new InterfazConsola();</w:delText>
              </w:r>
            </w:del>
          </w:p>
          <w:p w14:paraId="39AD9AD9">
            <w:pPr>
              <w:spacing w:before="0" w:after="0" w:line="240" w:lineRule="auto"/>
              <w:rPr>
                <w:del w:id="5357" w:author="marpa" w:date="2026-10-25T15:36:50Z"/>
                <w:rFonts w:hint="default" w:ascii="Courier New" w:hAnsi="Courier New" w:eastAsia="Courier New" w:cs="Courier New"/>
                <w:color w:val="000000"/>
                <w:sz w:val="16"/>
                <w:szCs w:val="16"/>
                <w:lang w:val="en-US"/>
              </w:rPr>
            </w:pPr>
            <w:del w:id="5358" w:author="marpa" w:date="2026-10-25T15:36:50Z">
              <w:r>
                <w:rPr>
                  <w:rFonts w:hint="default" w:ascii="Courier New" w:hAnsi="Courier New" w:eastAsia="Courier New" w:cs="Courier New"/>
                  <w:color w:val="000000"/>
                  <w:sz w:val="16"/>
                  <w:szCs w:val="16"/>
                  <w:lang w:val="en-US"/>
                </w:rPr>
                <w:delText xml:space="preserve">        // Instanciamos nuestro nuevo controlador</w:delText>
              </w:r>
            </w:del>
          </w:p>
          <w:p w14:paraId="541A3DF0">
            <w:pPr>
              <w:spacing w:before="0" w:after="0" w:line="240" w:lineRule="auto"/>
              <w:rPr>
                <w:del w:id="5359" w:author="marpa" w:date="2026-10-25T15:36:50Z"/>
                <w:rFonts w:hint="default" w:ascii="Courier New" w:hAnsi="Courier New" w:eastAsia="Courier New" w:cs="Courier New"/>
                <w:color w:val="000000"/>
                <w:sz w:val="16"/>
                <w:szCs w:val="16"/>
                <w:lang w:val="en-US"/>
              </w:rPr>
            </w:pPr>
            <w:del w:id="5360" w:author="marpa" w:date="2026-10-25T15:36:50Z">
              <w:r>
                <w:rPr>
                  <w:rFonts w:hint="default" w:ascii="Courier New" w:hAnsi="Courier New" w:eastAsia="Courier New" w:cs="Courier New"/>
                  <w:color w:val="000000"/>
                  <w:sz w:val="16"/>
                  <w:szCs w:val="16"/>
                  <w:lang w:val="en-US"/>
                </w:rPr>
                <w:delText xml:space="preserve">        ControladorConversiones controlador = new ControladorConversiones(); </w:delText>
              </w:r>
            </w:del>
          </w:p>
          <w:p w14:paraId="0DC713F5">
            <w:pPr>
              <w:spacing w:before="0" w:after="0" w:line="240" w:lineRule="auto"/>
              <w:rPr>
                <w:del w:id="5361" w:author="marpa" w:date="2026-10-25T15:36:50Z"/>
                <w:rFonts w:hint="default" w:ascii="Courier New" w:hAnsi="Courier New" w:eastAsia="Courier New" w:cs="Courier New"/>
                <w:color w:val="000000"/>
                <w:sz w:val="16"/>
                <w:szCs w:val="16"/>
                <w:lang w:val="en-US"/>
              </w:rPr>
            </w:pPr>
            <w:del w:id="5362" w:author="marpa" w:date="2026-10-25T15:36:50Z">
              <w:r>
                <w:rPr>
                  <w:rFonts w:hint="default" w:ascii="Courier New" w:hAnsi="Courier New" w:eastAsia="Courier New" w:cs="Courier New"/>
                  <w:color w:val="000000"/>
                  <w:sz w:val="16"/>
                  <w:szCs w:val="16"/>
                  <w:lang w:val="en-US"/>
                </w:rPr>
                <w:delText xml:space="preserve">        </w:delText>
              </w:r>
            </w:del>
          </w:p>
          <w:p w14:paraId="29554378">
            <w:pPr>
              <w:spacing w:before="0" w:after="0" w:line="240" w:lineRule="auto"/>
              <w:rPr>
                <w:del w:id="5363" w:author="marpa" w:date="2026-10-25T15:36:50Z"/>
                <w:rFonts w:hint="default" w:ascii="Courier New" w:hAnsi="Courier New" w:eastAsia="Courier New" w:cs="Courier New"/>
                <w:color w:val="000000"/>
                <w:sz w:val="16"/>
                <w:szCs w:val="16"/>
                <w:lang w:val="en-US"/>
              </w:rPr>
            </w:pPr>
            <w:del w:id="5364" w:author="marpa" w:date="2026-10-25T15:36:50Z">
              <w:r>
                <w:rPr>
                  <w:rFonts w:hint="default" w:ascii="Courier New" w:hAnsi="Courier New" w:eastAsia="Courier New" w:cs="Courier New"/>
                  <w:color w:val="000000"/>
                  <w:sz w:val="16"/>
                  <w:szCs w:val="16"/>
                  <w:lang w:val="en-US"/>
                </w:rPr>
                <w:delText xml:space="preserve">        System.out.println("=== BIENVENIDO AL SISTEMA DE CONVERSIONES ===");</w:delText>
              </w:r>
            </w:del>
          </w:p>
          <w:p w14:paraId="470A258A">
            <w:pPr>
              <w:spacing w:before="0" w:after="0" w:line="240" w:lineRule="auto"/>
              <w:rPr>
                <w:del w:id="5365" w:author="marpa" w:date="2026-10-25T15:36:50Z"/>
                <w:rFonts w:hint="default" w:ascii="Courier New" w:hAnsi="Courier New" w:eastAsia="Courier New" w:cs="Courier New"/>
                <w:color w:val="000000"/>
                <w:sz w:val="16"/>
                <w:szCs w:val="16"/>
                <w:lang w:val="en-US"/>
              </w:rPr>
            </w:pPr>
            <w:del w:id="5366" w:author="marpa" w:date="2026-10-25T15:36:50Z">
              <w:r>
                <w:rPr>
                  <w:rFonts w:hint="default" w:ascii="Courier New" w:hAnsi="Courier New" w:eastAsia="Courier New" w:cs="Courier New"/>
                  <w:color w:val="000000"/>
                  <w:sz w:val="16"/>
                  <w:szCs w:val="16"/>
                  <w:lang w:val="en-US"/>
                </w:rPr>
                <w:delText xml:space="preserve">        boolean autenticado = false;</w:delText>
              </w:r>
            </w:del>
          </w:p>
          <w:p w14:paraId="6B4EFBE4">
            <w:pPr>
              <w:spacing w:before="0" w:after="0" w:line="240" w:lineRule="auto"/>
              <w:rPr>
                <w:del w:id="5367" w:author="marpa" w:date="2026-10-25T15:36:50Z"/>
                <w:rFonts w:hint="default" w:ascii="Courier New" w:hAnsi="Courier New" w:eastAsia="Courier New" w:cs="Courier New"/>
                <w:color w:val="000000"/>
                <w:sz w:val="16"/>
                <w:szCs w:val="16"/>
                <w:lang w:val="en-US"/>
              </w:rPr>
            </w:pPr>
            <w:del w:id="5368" w:author="marpa" w:date="2026-10-25T15:36:50Z">
              <w:r>
                <w:rPr>
                  <w:rFonts w:hint="default" w:ascii="Courier New" w:hAnsi="Courier New" w:eastAsia="Courier New" w:cs="Courier New"/>
                  <w:color w:val="000000"/>
                  <w:sz w:val="16"/>
                  <w:szCs w:val="16"/>
                  <w:lang w:val="en-US"/>
                </w:rPr>
                <w:delText xml:space="preserve">        </w:delText>
              </w:r>
            </w:del>
          </w:p>
          <w:p w14:paraId="50225516">
            <w:pPr>
              <w:spacing w:before="0" w:after="0" w:line="240" w:lineRule="auto"/>
              <w:rPr>
                <w:del w:id="5369" w:author="marpa" w:date="2026-10-25T15:36:50Z"/>
                <w:rFonts w:hint="default" w:ascii="Courier New" w:hAnsi="Courier New" w:eastAsia="Courier New" w:cs="Courier New"/>
                <w:color w:val="000000"/>
                <w:sz w:val="16"/>
                <w:szCs w:val="16"/>
                <w:lang w:val="en-US"/>
              </w:rPr>
            </w:pPr>
            <w:del w:id="5370" w:author="marpa" w:date="2026-10-25T15:36:50Z">
              <w:r>
                <w:rPr>
                  <w:rFonts w:hint="default" w:ascii="Courier New" w:hAnsi="Courier New" w:eastAsia="Courier New" w:cs="Courier New"/>
                  <w:color w:val="000000"/>
                  <w:sz w:val="16"/>
                  <w:szCs w:val="16"/>
                  <w:lang w:val="en-US"/>
                </w:rPr>
                <w:delText xml:space="preserve">        while (!autenticado) {</w:delText>
              </w:r>
            </w:del>
          </w:p>
          <w:p w14:paraId="5026FF30">
            <w:pPr>
              <w:spacing w:before="0" w:after="0" w:line="240" w:lineRule="auto"/>
              <w:rPr>
                <w:del w:id="5371" w:author="marpa" w:date="2026-10-25T15:36:50Z"/>
                <w:rFonts w:hint="default" w:ascii="Courier New" w:hAnsi="Courier New" w:eastAsia="Courier New" w:cs="Courier New"/>
                <w:color w:val="000000"/>
                <w:sz w:val="16"/>
                <w:szCs w:val="16"/>
                <w:lang w:val="en-US"/>
              </w:rPr>
            </w:pPr>
            <w:del w:id="5372" w:author="marpa" w:date="2026-10-25T15:36:50Z">
              <w:r>
                <w:rPr>
                  <w:rFonts w:hint="default" w:ascii="Courier New" w:hAnsi="Courier New" w:eastAsia="Courier New" w:cs="Courier New"/>
                  <w:color w:val="000000"/>
                  <w:sz w:val="16"/>
                  <w:szCs w:val="16"/>
                  <w:lang w:val="en-US"/>
                </w:rPr>
                <w:delText xml:space="preserve">            // Nota: Debes implementar estos dos métodos en InterfazConsola</w:delText>
              </w:r>
            </w:del>
          </w:p>
          <w:p w14:paraId="0318B83F">
            <w:pPr>
              <w:spacing w:before="0" w:after="0" w:line="240" w:lineRule="auto"/>
              <w:rPr>
                <w:del w:id="5373" w:author="marpa" w:date="2026-10-25T15:36:50Z"/>
                <w:rFonts w:hint="default" w:ascii="Courier New" w:hAnsi="Courier New" w:eastAsia="Courier New" w:cs="Courier New"/>
                <w:color w:val="000000"/>
                <w:sz w:val="16"/>
                <w:szCs w:val="16"/>
                <w:lang w:val="en-US"/>
              </w:rPr>
            </w:pPr>
            <w:del w:id="5374" w:author="marpa" w:date="2026-10-25T15:36:50Z">
              <w:r>
                <w:rPr>
                  <w:rFonts w:hint="default" w:ascii="Courier New" w:hAnsi="Courier New" w:eastAsia="Courier New" w:cs="Courier New"/>
                  <w:color w:val="000000"/>
                  <w:sz w:val="16"/>
                  <w:szCs w:val="16"/>
                  <w:lang w:val="en-US"/>
                </w:rPr>
                <w:delText xml:space="preserve">            String usuario = interfaz.pedirTexto("Ingresa tu usuario: ");</w:delText>
              </w:r>
            </w:del>
          </w:p>
          <w:p w14:paraId="6660FA43">
            <w:pPr>
              <w:spacing w:before="0" w:after="0" w:line="240" w:lineRule="auto"/>
              <w:rPr>
                <w:del w:id="5375" w:author="marpa" w:date="2026-10-25T15:36:50Z"/>
                <w:rFonts w:hint="default" w:ascii="Courier New" w:hAnsi="Courier New" w:eastAsia="Courier New" w:cs="Courier New"/>
                <w:color w:val="000000"/>
                <w:sz w:val="16"/>
                <w:szCs w:val="16"/>
                <w:lang w:val="en-US"/>
              </w:rPr>
            </w:pPr>
            <w:del w:id="5376" w:author="marpa" w:date="2026-10-25T15:36:50Z">
              <w:r>
                <w:rPr>
                  <w:rFonts w:hint="default" w:ascii="Courier New" w:hAnsi="Courier New" w:eastAsia="Courier New" w:cs="Courier New"/>
                  <w:color w:val="000000"/>
                  <w:sz w:val="16"/>
                  <w:szCs w:val="16"/>
                  <w:lang w:val="en-US"/>
                </w:rPr>
                <w:delText xml:space="preserve">            String clave = interfaz.pedirTexto("Ingresa tu clave: ");</w:delText>
              </w:r>
            </w:del>
          </w:p>
          <w:p w14:paraId="316DD115">
            <w:pPr>
              <w:spacing w:before="0" w:after="0" w:line="240" w:lineRule="auto"/>
              <w:rPr>
                <w:del w:id="5377" w:author="marpa" w:date="2026-10-25T15:36:50Z"/>
                <w:rFonts w:hint="default" w:ascii="Courier New" w:hAnsi="Courier New" w:eastAsia="Courier New" w:cs="Courier New"/>
                <w:color w:val="000000"/>
                <w:sz w:val="16"/>
                <w:szCs w:val="16"/>
                <w:lang w:val="en-US"/>
              </w:rPr>
            </w:pPr>
            <w:del w:id="5378" w:author="marpa" w:date="2026-10-25T15:36:50Z">
              <w:r>
                <w:rPr>
                  <w:rFonts w:hint="default" w:ascii="Courier New" w:hAnsi="Courier New" w:eastAsia="Courier New" w:cs="Courier New"/>
                  <w:color w:val="000000"/>
                  <w:sz w:val="16"/>
                  <w:szCs w:val="16"/>
                  <w:lang w:val="en-US"/>
                </w:rPr>
                <w:delText xml:space="preserve">            </w:delText>
              </w:r>
            </w:del>
          </w:p>
          <w:p w14:paraId="5CFADCF5">
            <w:pPr>
              <w:spacing w:before="0" w:after="0" w:line="240" w:lineRule="auto"/>
              <w:rPr>
                <w:del w:id="5379" w:author="marpa" w:date="2026-10-25T15:36:50Z"/>
                <w:rFonts w:hint="default" w:ascii="Courier New" w:hAnsi="Courier New" w:eastAsia="Courier New" w:cs="Courier New"/>
                <w:color w:val="000000"/>
                <w:sz w:val="16"/>
                <w:szCs w:val="16"/>
                <w:lang w:val="en-US"/>
              </w:rPr>
            </w:pPr>
            <w:del w:id="5380" w:author="marpa" w:date="2026-10-25T15:36:50Z">
              <w:r>
                <w:rPr>
                  <w:rFonts w:hint="default" w:ascii="Courier New" w:hAnsi="Courier New" w:eastAsia="Courier New" w:cs="Courier New"/>
                  <w:color w:val="000000"/>
                  <w:sz w:val="16"/>
                  <w:szCs w:val="16"/>
                  <w:lang w:val="en-US"/>
                </w:rPr>
                <w:delText xml:space="preserve">            System.out.println("[Autenticando...]");</w:delText>
              </w:r>
            </w:del>
          </w:p>
          <w:p w14:paraId="1EFB840A">
            <w:pPr>
              <w:spacing w:before="0" w:after="0" w:line="240" w:lineRule="auto"/>
              <w:rPr>
                <w:del w:id="5381" w:author="marpa" w:date="2026-10-25T15:36:50Z"/>
                <w:rFonts w:hint="default" w:ascii="Courier New" w:hAnsi="Courier New" w:eastAsia="Courier New" w:cs="Courier New"/>
                <w:color w:val="000000"/>
                <w:sz w:val="16"/>
                <w:szCs w:val="16"/>
                <w:lang w:val="en-US"/>
              </w:rPr>
            </w:pPr>
            <w:del w:id="5382" w:author="marpa" w:date="2026-10-25T15:36:50Z">
              <w:r>
                <w:rPr>
                  <w:rFonts w:hint="default" w:ascii="Courier New" w:hAnsi="Courier New" w:eastAsia="Courier New" w:cs="Courier New"/>
                  <w:color w:val="000000"/>
                  <w:sz w:val="16"/>
                  <w:szCs w:val="16"/>
                  <w:lang w:val="en-US"/>
                </w:rPr>
                <w:delText xml:space="preserve">            autenticado = controlador.iniciarSesion(usuario, clave);</w:delText>
              </w:r>
            </w:del>
          </w:p>
          <w:p w14:paraId="32052FBA">
            <w:pPr>
              <w:spacing w:before="0" w:after="0" w:line="240" w:lineRule="auto"/>
              <w:rPr>
                <w:del w:id="5383" w:author="marpa" w:date="2026-10-25T15:36:50Z"/>
                <w:rFonts w:hint="default" w:ascii="Courier New" w:hAnsi="Courier New" w:eastAsia="Courier New" w:cs="Courier New"/>
                <w:color w:val="000000"/>
                <w:sz w:val="16"/>
                <w:szCs w:val="16"/>
                <w:lang w:val="en-US"/>
              </w:rPr>
            </w:pPr>
            <w:del w:id="5384" w:author="marpa" w:date="2026-10-25T15:36:50Z">
              <w:r>
                <w:rPr>
                  <w:rFonts w:hint="default" w:ascii="Courier New" w:hAnsi="Courier New" w:eastAsia="Courier New" w:cs="Courier New"/>
                  <w:color w:val="000000"/>
                  <w:sz w:val="16"/>
                  <w:szCs w:val="16"/>
                  <w:lang w:val="en-US"/>
                </w:rPr>
                <w:delText xml:space="preserve">            </w:delText>
              </w:r>
            </w:del>
          </w:p>
          <w:p w14:paraId="0C04BFFA">
            <w:pPr>
              <w:spacing w:before="0" w:after="0" w:line="240" w:lineRule="auto"/>
              <w:rPr>
                <w:del w:id="5385" w:author="marpa" w:date="2026-10-25T15:36:50Z"/>
                <w:rFonts w:hint="default" w:ascii="Courier New" w:hAnsi="Courier New" w:eastAsia="Courier New" w:cs="Courier New"/>
                <w:color w:val="000000"/>
                <w:sz w:val="16"/>
                <w:szCs w:val="16"/>
                <w:lang w:val="en-US"/>
              </w:rPr>
            </w:pPr>
            <w:del w:id="5386" w:author="marpa" w:date="2026-10-25T15:36:50Z">
              <w:r>
                <w:rPr>
                  <w:rFonts w:hint="default" w:ascii="Courier New" w:hAnsi="Courier New" w:eastAsia="Courier New" w:cs="Courier New"/>
                  <w:color w:val="000000"/>
                  <w:sz w:val="16"/>
                  <w:szCs w:val="16"/>
                  <w:lang w:val="en-US"/>
                </w:rPr>
                <w:delText xml:space="preserve">            if (!autenticado) {</w:delText>
              </w:r>
            </w:del>
          </w:p>
          <w:p w14:paraId="2D457F49">
            <w:pPr>
              <w:spacing w:before="0" w:after="0" w:line="240" w:lineRule="auto"/>
              <w:rPr>
                <w:del w:id="5387" w:author="marpa" w:date="2026-10-25T15:36:50Z"/>
                <w:rFonts w:hint="default" w:ascii="Courier New" w:hAnsi="Courier New" w:eastAsia="Courier New" w:cs="Courier New"/>
                <w:color w:val="000000"/>
                <w:sz w:val="16"/>
                <w:szCs w:val="16"/>
                <w:lang w:val="en-US"/>
              </w:rPr>
            </w:pPr>
            <w:del w:id="5388" w:author="marpa" w:date="2026-10-25T15:36:50Z">
              <w:r>
                <w:rPr>
                  <w:rFonts w:hint="default" w:ascii="Courier New" w:hAnsi="Courier New" w:eastAsia="Courier New" w:cs="Courier New"/>
                  <w:color w:val="000000"/>
                  <w:sz w:val="16"/>
                  <w:szCs w:val="16"/>
                  <w:lang w:val="en-US"/>
                </w:rPr>
                <w:delText xml:space="preserve">                System.out.println("Credenciales incorrectas o error de red. Intenta nuevamente.\n");</w:delText>
              </w:r>
            </w:del>
          </w:p>
          <w:p w14:paraId="5E30E677">
            <w:pPr>
              <w:spacing w:before="0" w:after="0" w:line="240" w:lineRule="auto"/>
              <w:rPr>
                <w:del w:id="5389" w:author="marpa" w:date="2026-10-25T15:36:50Z"/>
                <w:rFonts w:hint="default" w:ascii="Courier New" w:hAnsi="Courier New" w:eastAsia="Courier New" w:cs="Courier New"/>
                <w:color w:val="000000"/>
                <w:sz w:val="16"/>
                <w:szCs w:val="16"/>
                <w:lang w:val="en-US"/>
              </w:rPr>
            </w:pPr>
            <w:del w:id="5390" w:author="marpa" w:date="2026-10-25T15:36:50Z">
              <w:r>
                <w:rPr>
                  <w:rFonts w:hint="default" w:ascii="Courier New" w:hAnsi="Courier New" w:eastAsia="Courier New" w:cs="Courier New"/>
                  <w:color w:val="000000"/>
                  <w:sz w:val="16"/>
                  <w:szCs w:val="16"/>
                  <w:lang w:val="en-US"/>
                </w:rPr>
                <w:delText xml:space="preserve">            }</w:delText>
              </w:r>
            </w:del>
          </w:p>
          <w:p w14:paraId="15063FFF">
            <w:pPr>
              <w:spacing w:before="0" w:after="0" w:line="240" w:lineRule="auto"/>
              <w:rPr>
                <w:del w:id="5391" w:author="marpa" w:date="2026-10-25T15:36:50Z"/>
                <w:rFonts w:hint="default" w:ascii="Courier New" w:hAnsi="Courier New" w:eastAsia="Courier New" w:cs="Courier New"/>
                <w:color w:val="000000"/>
                <w:sz w:val="16"/>
                <w:szCs w:val="16"/>
                <w:lang w:val="en-US"/>
              </w:rPr>
            </w:pPr>
            <w:del w:id="5392" w:author="marpa" w:date="2026-10-25T15:36:50Z">
              <w:r>
                <w:rPr>
                  <w:rFonts w:hint="default" w:ascii="Courier New" w:hAnsi="Courier New" w:eastAsia="Courier New" w:cs="Courier New"/>
                  <w:color w:val="000000"/>
                  <w:sz w:val="16"/>
                  <w:szCs w:val="16"/>
                  <w:lang w:val="en-US"/>
                </w:rPr>
                <w:delText xml:space="preserve">        }</w:delText>
              </w:r>
            </w:del>
          </w:p>
          <w:p w14:paraId="2BD1C82B">
            <w:pPr>
              <w:spacing w:before="0" w:after="0" w:line="240" w:lineRule="auto"/>
              <w:rPr>
                <w:del w:id="5393" w:author="marpa" w:date="2026-10-25T15:36:50Z"/>
                <w:rFonts w:hint="default" w:ascii="Courier New" w:hAnsi="Courier New" w:eastAsia="Courier New" w:cs="Courier New"/>
                <w:color w:val="000000"/>
                <w:sz w:val="16"/>
                <w:szCs w:val="16"/>
                <w:lang w:val="en-US"/>
              </w:rPr>
            </w:pPr>
            <w:del w:id="5394" w:author="marpa" w:date="2026-10-25T15:36:50Z">
              <w:r>
                <w:rPr>
                  <w:rFonts w:hint="default" w:ascii="Courier New" w:hAnsi="Courier New" w:eastAsia="Courier New" w:cs="Courier New"/>
                  <w:color w:val="000000"/>
                  <w:sz w:val="16"/>
                  <w:szCs w:val="16"/>
                  <w:lang w:val="en-US"/>
                </w:rPr>
                <w:delText xml:space="preserve">        </w:delText>
              </w:r>
            </w:del>
          </w:p>
          <w:p w14:paraId="29F8EBBF">
            <w:pPr>
              <w:spacing w:before="0" w:after="0" w:line="240" w:lineRule="auto"/>
              <w:rPr>
                <w:del w:id="5395" w:author="marpa" w:date="2026-10-25T15:36:50Z"/>
                <w:rFonts w:hint="default" w:ascii="Courier New" w:hAnsi="Courier New" w:eastAsia="Courier New" w:cs="Courier New"/>
                <w:color w:val="000000"/>
                <w:sz w:val="16"/>
                <w:szCs w:val="16"/>
                <w:lang w:val="en-US"/>
              </w:rPr>
            </w:pPr>
            <w:del w:id="5396" w:author="marpa" w:date="2026-10-25T15:36:50Z">
              <w:r>
                <w:rPr>
                  <w:rFonts w:hint="default" w:ascii="Courier New" w:hAnsi="Courier New" w:eastAsia="Courier New" w:cs="Courier New"/>
                  <w:color w:val="000000"/>
                  <w:sz w:val="16"/>
                  <w:szCs w:val="16"/>
                  <w:lang w:val="en-US"/>
                </w:rPr>
                <w:delText xml:space="preserve">        System.out.println("Sesión iniciada con éxito\n");</w:delText>
              </w:r>
            </w:del>
          </w:p>
          <w:p w14:paraId="4D78B4DC">
            <w:pPr>
              <w:spacing w:before="0" w:after="0" w:line="240" w:lineRule="auto"/>
              <w:rPr>
                <w:del w:id="5397" w:author="marpa" w:date="2026-10-25T15:36:50Z"/>
                <w:rFonts w:hint="default" w:ascii="Courier New" w:hAnsi="Courier New" w:eastAsia="Courier New" w:cs="Courier New"/>
                <w:color w:val="000000"/>
                <w:sz w:val="16"/>
                <w:szCs w:val="16"/>
                <w:lang w:val="en-US"/>
              </w:rPr>
            </w:pPr>
            <w:del w:id="5398" w:author="marpa" w:date="2026-10-25T15:36:50Z">
              <w:r>
                <w:rPr>
                  <w:rFonts w:hint="default" w:ascii="Courier New" w:hAnsi="Courier New" w:eastAsia="Courier New" w:cs="Courier New"/>
                  <w:color w:val="000000"/>
                  <w:sz w:val="16"/>
                  <w:szCs w:val="16"/>
                  <w:lang w:val="en-US"/>
                </w:rPr>
                <w:delText xml:space="preserve">        </w:delText>
              </w:r>
            </w:del>
          </w:p>
          <w:p w14:paraId="2ABF37C9">
            <w:pPr>
              <w:spacing w:before="0" w:after="0" w:line="240" w:lineRule="auto"/>
              <w:rPr>
                <w:del w:id="5399" w:author="marpa" w:date="2026-10-25T15:36:50Z"/>
                <w:rFonts w:hint="default" w:ascii="Courier New" w:hAnsi="Courier New" w:eastAsia="Courier New" w:cs="Courier New"/>
                <w:color w:val="000000"/>
                <w:sz w:val="16"/>
                <w:szCs w:val="16"/>
                <w:lang w:val="en-US"/>
              </w:rPr>
            </w:pPr>
            <w:del w:id="5400" w:author="marpa" w:date="2026-10-25T15:36:50Z">
              <w:r>
                <w:rPr>
                  <w:rFonts w:hint="default" w:ascii="Courier New" w:hAnsi="Courier New" w:eastAsia="Courier New" w:cs="Courier New"/>
                  <w:color w:val="000000"/>
                  <w:sz w:val="16"/>
                  <w:szCs w:val="16"/>
                  <w:lang w:val="en-US"/>
                </w:rPr>
                <w:delText xml:space="preserve">        </w:delText>
              </w:r>
            </w:del>
          </w:p>
          <w:p w14:paraId="04CBE806">
            <w:pPr>
              <w:spacing w:before="0" w:after="0" w:line="240" w:lineRule="auto"/>
              <w:rPr>
                <w:del w:id="5401" w:author="marpa" w:date="2026-10-25T15:36:50Z"/>
                <w:rFonts w:hint="default" w:ascii="Courier New" w:hAnsi="Courier New" w:eastAsia="Courier New" w:cs="Courier New"/>
                <w:color w:val="000000"/>
                <w:sz w:val="16"/>
                <w:szCs w:val="16"/>
                <w:lang w:val="en-US"/>
              </w:rPr>
            </w:pPr>
            <w:del w:id="5402" w:author="marpa" w:date="2026-10-25T15:36:50Z">
              <w:r>
                <w:rPr>
                  <w:rFonts w:hint="default" w:ascii="Courier New" w:hAnsi="Courier New" w:eastAsia="Courier New" w:cs="Courier New"/>
                  <w:color w:val="000000"/>
                  <w:sz w:val="16"/>
                  <w:szCs w:val="16"/>
                  <w:lang w:val="en-US"/>
                </w:rPr>
                <w:delText xml:space="preserve">        OpcionMenu opcion;</w:delText>
              </w:r>
            </w:del>
          </w:p>
          <w:p w14:paraId="1D90E508">
            <w:pPr>
              <w:spacing w:before="0" w:after="0" w:line="240" w:lineRule="auto"/>
              <w:rPr>
                <w:del w:id="5403" w:author="marpa" w:date="2026-10-25T15:36:50Z"/>
                <w:rFonts w:hint="default" w:ascii="Courier New" w:hAnsi="Courier New" w:eastAsia="Courier New" w:cs="Courier New"/>
                <w:color w:val="000000"/>
                <w:sz w:val="16"/>
                <w:szCs w:val="16"/>
                <w:lang w:val="en-US"/>
              </w:rPr>
            </w:pPr>
          </w:p>
          <w:p w14:paraId="5AAF15E2">
            <w:pPr>
              <w:spacing w:before="0" w:after="0" w:line="240" w:lineRule="auto"/>
              <w:rPr>
                <w:del w:id="5404" w:author="marpa" w:date="2026-10-25T15:36:50Z"/>
                <w:rFonts w:hint="default" w:ascii="Courier New" w:hAnsi="Courier New" w:eastAsia="Courier New" w:cs="Courier New"/>
                <w:color w:val="000000"/>
                <w:sz w:val="16"/>
                <w:szCs w:val="16"/>
                <w:lang w:val="en-US"/>
              </w:rPr>
            </w:pPr>
            <w:del w:id="5405" w:author="marpa" w:date="2026-10-25T15:36:50Z">
              <w:r>
                <w:rPr>
                  <w:rFonts w:hint="default" w:ascii="Courier New" w:hAnsi="Courier New" w:eastAsia="Courier New" w:cs="Courier New"/>
                  <w:color w:val="000000"/>
                  <w:sz w:val="16"/>
                  <w:szCs w:val="16"/>
                  <w:lang w:val="en-US"/>
                </w:rPr>
                <w:delText xml:space="preserve">        do {</w:delText>
              </w:r>
            </w:del>
          </w:p>
          <w:p w14:paraId="09E75EDD">
            <w:pPr>
              <w:spacing w:before="0" w:after="0" w:line="240" w:lineRule="auto"/>
              <w:rPr>
                <w:del w:id="5406" w:author="marpa" w:date="2026-10-25T15:36:50Z"/>
                <w:rFonts w:hint="default" w:ascii="Courier New" w:hAnsi="Courier New" w:eastAsia="Courier New" w:cs="Courier New"/>
                <w:color w:val="000000"/>
                <w:sz w:val="16"/>
                <w:szCs w:val="16"/>
                <w:lang w:val="en-US"/>
              </w:rPr>
            </w:pPr>
            <w:del w:id="5407" w:author="marpa" w:date="2026-10-25T15:36:50Z">
              <w:r>
                <w:rPr>
                  <w:rFonts w:hint="default" w:ascii="Courier New" w:hAnsi="Courier New" w:eastAsia="Courier New" w:cs="Courier New"/>
                  <w:color w:val="000000"/>
                  <w:sz w:val="16"/>
                  <w:szCs w:val="16"/>
                  <w:lang w:val="en-US"/>
                </w:rPr>
                <w:delText xml:space="preserve">            opcion = interfaz.seleccionarConversion();</w:delText>
              </w:r>
            </w:del>
          </w:p>
          <w:p w14:paraId="0C2EFD02">
            <w:pPr>
              <w:spacing w:before="0" w:after="0" w:line="240" w:lineRule="auto"/>
              <w:rPr>
                <w:del w:id="5408" w:author="marpa" w:date="2026-10-25T15:36:50Z"/>
                <w:rFonts w:hint="default" w:ascii="Courier New" w:hAnsi="Courier New" w:eastAsia="Courier New" w:cs="Courier New"/>
                <w:color w:val="000000"/>
                <w:sz w:val="16"/>
                <w:szCs w:val="16"/>
                <w:lang w:val="en-US"/>
              </w:rPr>
            </w:pPr>
            <w:del w:id="5409" w:author="marpa" w:date="2026-10-25T15:36:50Z">
              <w:r>
                <w:rPr>
                  <w:rFonts w:hint="default" w:ascii="Courier New" w:hAnsi="Courier New" w:eastAsia="Courier New" w:cs="Courier New"/>
                  <w:color w:val="000000"/>
                  <w:sz w:val="16"/>
                  <w:szCs w:val="16"/>
                  <w:lang w:val="en-US"/>
                </w:rPr>
                <w:delText xml:space="preserve">            </w:delText>
              </w:r>
            </w:del>
          </w:p>
          <w:p w14:paraId="01ACFC77">
            <w:pPr>
              <w:spacing w:before="0" w:after="0" w:line="240" w:lineRule="auto"/>
              <w:rPr>
                <w:del w:id="5410" w:author="marpa" w:date="2026-10-25T15:36:50Z"/>
                <w:rFonts w:hint="default" w:ascii="Courier New" w:hAnsi="Courier New" w:eastAsia="Courier New" w:cs="Courier New"/>
                <w:color w:val="000000"/>
                <w:sz w:val="16"/>
                <w:szCs w:val="16"/>
                <w:lang w:val="en-US"/>
              </w:rPr>
            </w:pPr>
            <w:del w:id="5411" w:author="marpa" w:date="2026-10-25T15:36:50Z">
              <w:r>
                <w:rPr>
                  <w:rFonts w:hint="default" w:ascii="Courier New" w:hAnsi="Courier New" w:eastAsia="Courier New" w:cs="Courier New"/>
                  <w:color w:val="000000"/>
                  <w:sz w:val="16"/>
                  <w:szCs w:val="16"/>
                  <w:lang w:val="en-US"/>
                </w:rPr>
                <w:delText xml:space="preserve">            if (opcion != null) {</w:delText>
              </w:r>
            </w:del>
          </w:p>
          <w:p w14:paraId="645E0053">
            <w:pPr>
              <w:spacing w:before="0" w:after="0" w:line="240" w:lineRule="auto"/>
              <w:rPr>
                <w:del w:id="5412" w:author="marpa" w:date="2026-10-25T15:36:50Z"/>
                <w:rFonts w:hint="default" w:ascii="Courier New" w:hAnsi="Courier New" w:eastAsia="Courier New" w:cs="Courier New"/>
                <w:color w:val="000000"/>
                <w:sz w:val="16"/>
                <w:szCs w:val="16"/>
                <w:lang w:val="en-US"/>
              </w:rPr>
            </w:pPr>
            <w:del w:id="5413" w:author="marpa" w:date="2026-10-25T15:36:50Z">
              <w:r>
                <w:rPr>
                  <w:rFonts w:hint="default" w:ascii="Courier New" w:hAnsi="Courier New" w:eastAsia="Courier New" w:cs="Courier New"/>
                  <w:color w:val="000000"/>
                  <w:sz w:val="16"/>
                  <w:szCs w:val="16"/>
                  <w:lang w:val="en-US"/>
                </w:rPr>
                <w:delText xml:space="preserve">                switch (opcion) {</w:delText>
              </w:r>
            </w:del>
          </w:p>
          <w:p w14:paraId="053F589C">
            <w:pPr>
              <w:spacing w:before="0" w:after="0" w:line="240" w:lineRule="auto"/>
              <w:rPr>
                <w:del w:id="5414" w:author="marpa" w:date="2026-10-25T15:36:50Z"/>
                <w:rFonts w:hint="default" w:ascii="Courier New" w:hAnsi="Courier New" w:eastAsia="Courier New" w:cs="Courier New"/>
                <w:color w:val="000000"/>
                <w:sz w:val="16"/>
                <w:szCs w:val="16"/>
                <w:lang w:val="en-US"/>
              </w:rPr>
            </w:pPr>
            <w:del w:id="5415" w:author="marpa" w:date="2026-10-25T15:36:50Z">
              <w:r>
                <w:rPr>
                  <w:rFonts w:hint="default" w:ascii="Courier New" w:hAnsi="Courier New" w:eastAsia="Courier New" w:cs="Courier New"/>
                  <w:color w:val="000000"/>
                  <w:sz w:val="16"/>
                  <w:szCs w:val="16"/>
                  <w:lang w:val="en-US"/>
                </w:rPr>
                <w:delText xml:space="preserve">                    case CONVERTIR_LONGITUD -&gt; ejecutarFlujoConversion(</w:delText>
              </w:r>
            </w:del>
          </w:p>
          <w:p w14:paraId="6A3704BA">
            <w:pPr>
              <w:spacing w:before="0" w:after="0" w:line="240" w:lineRule="auto"/>
              <w:rPr>
                <w:del w:id="5416" w:author="marpa" w:date="2026-10-25T15:36:50Z"/>
                <w:rFonts w:hint="default" w:ascii="Courier New" w:hAnsi="Courier New" w:eastAsia="Courier New" w:cs="Courier New"/>
                <w:color w:val="000000"/>
                <w:sz w:val="16"/>
                <w:szCs w:val="16"/>
                <w:lang w:val="en-US"/>
              </w:rPr>
            </w:pPr>
            <w:del w:id="5417" w:author="marpa" w:date="2026-10-25T15:36:50Z">
              <w:r>
                <w:rPr>
                  <w:rFonts w:hint="default" w:ascii="Courier New" w:hAnsi="Courier New" w:eastAsia="Courier New" w:cs="Courier New"/>
                  <w:color w:val="000000"/>
                  <w:sz w:val="16"/>
                  <w:szCs w:val="16"/>
                  <w:lang w:val="en-US"/>
                </w:rPr>
                <w:delText xml:space="preserve">                            interfaz, </w:delText>
              </w:r>
            </w:del>
          </w:p>
          <w:p w14:paraId="5BBD4C47">
            <w:pPr>
              <w:spacing w:before="0" w:after="0" w:line="240" w:lineRule="auto"/>
              <w:rPr>
                <w:del w:id="5418" w:author="marpa" w:date="2026-10-25T15:36:50Z"/>
                <w:rFonts w:hint="default" w:ascii="Courier New" w:hAnsi="Courier New" w:eastAsia="Courier New" w:cs="Courier New"/>
                <w:color w:val="000000"/>
                <w:sz w:val="16"/>
                <w:szCs w:val="16"/>
                <w:lang w:val="en-US"/>
              </w:rPr>
            </w:pPr>
            <w:del w:id="5419" w:author="marpa" w:date="2026-10-25T15:36:50Z">
              <w:r>
                <w:rPr>
                  <w:rFonts w:hint="default" w:ascii="Courier New" w:hAnsi="Courier New" w:eastAsia="Courier New" w:cs="Courier New"/>
                  <w:color w:val="000000"/>
                  <w:sz w:val="16"/>
                  <w:szCs w:val="16"/>
                  <w:lang w:val="en-US"/>
                </w:rPr>
                <w:delText xml:space="preserve">                            CatalogoUnidades.Longitud.values(), </w:delText>
              </w:r>
            </w:del>
          </w:p>
          <w:p w14:paraId="0824318A">
            <w:pPr>
              <w:spacing w:before="0" w:after="0" w:line="240" w:lineRule="auto"/>
              <w:rPr>
                <w:del w:id="5420" w:author="marpa" w:date="2026-10-25T15:36:50Z"/>
                <w:rFonts w:hint="default" w:ascii="Courier New" w:hAnsi="Courier New" w:eastAsia="Courier New" w:cs="Courier New"/>
                <w:color w:val="000000"/>
                <w:sz w:val="16"/>
                <w:szCs w:val="16"/>
                <w:lang w:val="en-US"/>
              </w:rPr>
            </w:pPr>
            <w:del w:id="5421" w:author="marpa" w:date="2026-10-25T15:36:50Z">
              <w:r>
                <w:rPr>
                  <w:rFonts w:hint="default" w:ascii="Courier New" w:hAnsi="Courier New" w:eastAsia="Courier New" w:cs="Courier New"/>
                  <w:color w:val="000000"/>
                  <w:sz w:val="16"/>
                  <w:szCs w:val="16"/>
                  <w:lang w:val="en-US"/>
                </w:rPr>
                <w:delText xml:space="preserve">                            (v, o, d) -&gt; controlador.convertirLongitud(v, o, d)</w:delText>
              </w:r>
            </w:del>
          </w:p>
          <w:p w14:paraId="6F8D2444">
            <w:pPr>
              <w:spacing w:before="0" w:after="0" w:line="240" w:lineRule="auto"/>
              <w:rPr>
                <w:del w:id="5422" w:author="marpa" w:date="2026-10-25T15:36:50Z"/>
                <w:rFonts w:hint="default" w:ascii="Courier New" w:hAnsi="Courier New" w:eastAsia="Courier New" w:cs="Courier New"/>
                <w:color w:val="000000"/>
                <w:sz w:val="16"/>
                <w:szCs w:val="16"/>
                <w:lang w:val="en-US"/>
              </w:rPr>
            </w:pPr>
            <w:del w:id="5423" w:author="marpa" w:date="2026-10-25T15:36:50Z">
              <w:r>
                <w:rPr>
                  <w:rFonts w:hint="default" w:ascii="Courier New" w:hAnsi="Courier New" w:eastAsia="Courier New" w:cs="Courier New"/>
                  <w:color w:val="000000"/>
                  <w:sz w:val="16"/>
                  <w:szCs w:val="16"/>
                  <w:lang w:val="en-US"/>
                </w:rPr>
                <w:delText xml:space="preserve">                    );</w:delText>
              </w:r>
            </w:del>
          </w:p>
          <w:p w14:paraId="14B53A32">
            <w:pPr>
              <w:spacing w:before="0" w:after="0" w:line="240" w:lineRule="auto"/>
              <w:rPr>
                <w:del w:id="5424" w:author="marpa" w:date="2026-10-25T15:36:50Z"/>
                <w:rFonts w:hint="default" w:ascii="Courier New" w:hAnsi="Courier New" w:eastAsia="Courier New" w:cs="Courier New"/>
                <w:color w:val="000000"/>
                <w:sz w:val="16"/>
                <w:szCs w:val="16"/>
                <w:lang w:val="en-US"/>
              </w:rPr>
            </w:pPr>
            <w:del w:id="5425" w:author="marpa" w:date="2026-10-25T15:36:50Z">
              <w:r>
                <w:rPr>
                  <w:rFonts w:hint="default" w:ascii="Courier New" w:hAnsi="Courier New" w:eastAsia="Courier New" w:cs="Courier New"/>
                  <w:color w:val="000000"/>
                  <w:sz w:val="16"/>
                  <w:szCs w:val="16"/>
                  <w:lang w:val="en-US"/>
                </w:rPr>
                <w:delText xml:space="preserve">                    case CONVERTIR_TEMPERATURA -&gt; ejecutarFlujoConversion(</w:delText>
              </w:r>
            </w:del>
          </w:p>
          <w:p w14:paraId="07863C73">
            <w:pPr>
              <w:spacing w:before="0" w:after="0" w:line="240" w:lineRule="auto"/>
              <w:rPr>
                <w:del w:id="5426" w:author="marpa" w:date="2026-10-25T15:36:50Z"/>
                <w:rFonts w:hint="default" w:ascii="Courier New" w:hAnsi="Courier New" w:eastAsia="Courier New" w:cs="Courier New"/>
                <w:color w:val="000000"/>
                <w:sz w:val="16"/>
                <w:szCs w:val="16"/>
                <w:lang w:val="en-US"/>
              </w:rPr>
            </w:pPr>
            <w:del w:id="5427" w:author="marpa" w:date="2026-10-25T15:36:50Z">
              <w:r>
                <w:rPr>
                  <w:rFonts w:hint="default" w:ascii="Courier New" w:hAnsi="Courier New" w:eastAsia="Courier New" w:cs="Courier New"/>
                  <w:color w:val="000000"/>
                  <w:sz w:val="16"/>
                  <w:szCs w:val="16"/>
                  <w:lang w:val="en-US"/>
                </w:rPr>
                <w:delText xml:space="preserve">                            interfaz, </w:delText>
              </w:r>
            </w:del>
          </w:p>
          <w:p w14:paraId="43C9C8AA">
            <w:pPr>
              <w:spacing w:before="0" w:after="0" w:line="240" w:lineRule="auto"/>
              <w:rPr>
                <w:del w:id="5428" w:author="marpa" w:date="2026-10-25T15:36:50Z"/>
                <w:rFonts w:hint="default" w:ascii="Courier New" w:hAnsi="Courier New" w:eastAsia="Courier New" w:cs="Courier New"/>
                <w:color w:val="000000"/>
                <w:sz w:val="16"/>
                <w:szCs w:val="16"/>
                <w:lang w:val="en-US"/>
              </w:rPr>
            </w:pPr>
            <w:del w:id="5429" w:author="marpa" w:date="2026-10-25T15:36:50Z">
              <w:r>
                <w:rPr>
                  <w:rFonts w:hint="default" w:ascii="Courier New" w:hAnsi="Courier New" w:eastAsia="Courier New" w:cs="Courier New"/>
                  <w:color w:val="000000"/>
                  <w:sz w:val="16"/>
                  <w:szCs w:val="16"/>
                  <w:lang w:val="en-US"/>
                </w:rPr>
                <w:delText xml:space="preserve">                            CatalogoUnidades.Temperatura.values(), </w:delText>
              </w:r>
            </w:del>
          </w:p>
          <w:p w14:paraId="2F240723">
            <w:pPr>
              <w:spacing w:before="0" w:after="0" w:line="240" w:lineRule="auto"/>
              <w:rPr>
                <w:del w:id="5430" w:author="marpa" w:date="2026-10-25T15:36:50Z"/>
                <w:rFonts w:hint="default" w:ascii="Courier New" w:hAnsi="Courier New" w:eastAsia="Courier New" w:cs="Courier New"/>
                <w:color w:val="000000"/>
                <w:sz w:val="16"/>
                <w:szCs w:val="16"/>
                <w:lang w:val="en-US"/>
              </w:rPr>
            </w:pPr>
            <w:del w:id="5431" w:author="marpa" w:date="2026-10-25T15:36:50Z">
              <w:r>
                <w:rPr>
                  <w:rFonts w:hint="default" w:ascii="Courier New" w:hAnsi="Courier New" w:eastAsia="Courier New" w:cs="Courier New"/>
                  <w:color w:val="000000"/>
                  <w:sz w:val="16"/>
                  <w:szCs w:val="16"/>
                  <w:lang w:val="en-US"/>
                </w:rPr>
                <w:delText xml:space="preserve">                            (v, o, d) -&gt; controlador.convertirTemperatura(v, o, d)</w:delText>
              </w:r>
            </w:del>
          </w:p>
          <w:p w14:paraId="14329A57">
            <w:pPr>
              <w:spacing w:before="0" w:after="0" w:line="240" w:lineRule="auto"/>
              <w:rPr>
                <w:del w:id="5432" w:author="marpa" w:date="2026-10-25T15:36:50Z"/>
                <w:rFonts w:hint="default" w:ascii="Courier New" w:hAnsi="Courier New" w:eastAsia="Courier New" w:cs="Courier New"/>
                <w:color w:val="000000"/>
                <w:sz w:val="16"/>
                <w:szCs w:val="16"/>
                <w:lang w:val="en-US"/>
              </w:rPr>
            </w:pPr>
            <w:del w:id="5433" w:author="marpa" w:date="2026-10-25T15:36:50Z">
              <w:r>
                <w:rPr>
                  <w:rFonts w:hint="default" w:ascii="Courier New" w:hAnsi="Courier New" w:eastAsia="Courier New" w:cs="Courier New"/>
                  <w:color w:val="000000"/>
                  <w:sz w:val="16"/>
                  <w:szCs w:val="16"/>
                  <w:lang w:val="en-US"/>
                </w:rPr>
                <w:delText xml:space="preserve">                    );</w:delText>
              </w:r>
            </w:del>
          </w:p>
          <w:p w14:paraId="7457C029">
            <w:pPr>
              <w:spacing w:before="0" w:after="0" w:line="240" w:lineRule="auto"/>
              <w:rPr>
                <w:del w:id="5434" w:author="marpa" w:date="2026-10-25T15:36:50Z"/>
                <w:rFonts w:hint="default" w:ascii="Courier New" w:hAnsi="Courier New" w:eastAsia="Courier New" w:cs="Courier New"/>
                <w:color w:val="000000"/>
                <w:sz w:val="16"/>
                <w:szCs w:val="16"/>
                <w:lang w:val="en-US"/>
              </w:rPr>
            </w:pPr>
            <w:del w:id="5435" w:author="marpa" w:date="2026-10-25T15:36:50Z">
              <w:r>
                <w:rPr>
                  <w:rFonts w:hint="default" w:ascii="Courier New" w:hAnsi="Courier New" w:eastAsia="Courier New" w:cs="Courier New"/>
                  <w:color w:val="000000"/>
                  <w:sz w:val="16"/>
                  <w:szCs w:val="16"/>
                  <w:lang w:val="en-US"/>
                </w:rPr>
                <w:delText xml:space="preserve">                    case CONVERTIR_MASA -&gt; ejecutarFlujoConversion(</w:delText>
              </w:r>
            </w:del>
          </w:p>
          <w:p w14:paraId="6573ECD0">
            <w:pPr>
              <w:spacing w:before="0" w:after="0" w:line="240" w:lineRule="auto"/>
              <w:rPr>
                <w:del w:id="5436" w:author="marpa" w:date="2026-10-25T15:36:50Z"/>
                <w:rFonts w:hint="default" w:ascii="Courier New" w:hAnsi="Courier New" w:eastAsia="Courier New" w:cs="Courier New"/>
                <w:color w:val="000000"/>
                <w:sz w:val="16"/>
                <w:szCs w:val="16"/>
                <w:lang w:val="en-US"/>
              </w:rPr>
            </w:pPr>
            <w:del w:id="5437" w:author="marpa" w:date="2026-10-25T15:36:50Z">
              <w:r>
                <w:rPr>
                  <w:rFonts w:hint="default" w:ascii="Courier New" w:hAnsi="Courier New" w:eastAsia="Courier New" w:cs="Courier New"/>
                  <w:color w:val="000000"/>
                  <w:sz w:val="16"/>
                  <w:szCs w:val="16"/>
                  <w:lang w:val="en-US"/>
                </w:rPr>
                <w:delText xml:space="preserve">                            interfaz, </w:delText>
              </w:r>
            </w:del>
          </w:p>
          <w:p w14:paraId="2B50D496">
            <w:pPr>
              <w:spacing w:before="0" w:after="0" w:line="240" w:lineRule="auto"/>
              <w:rPr>
                <w:del w:id="5438" w:author="marpa" w:date="2026-10-25T15:36:50Z"/>
                <w:rFonts w:hint="default" w:ascii="Courier New" w:hAnsi="Courier New" w:eastAsia="Courier New" w:cs="Courier New"/>
                <w:color w:val="000000"/>
                <w:sz w:val="16"/>
                <w:szCs w:val="16"/>
                <w:lang w:val="en-US"/>
              </w:rPr>
            </w:pPr>
            <w:del w:id="5439" w:author="marpa" w:date="2026-10-25T15:36:50Z">
              <w:r>
                <w:rPr>
                  <w:rFonts w:hint="default" w:ascii="Courier New" w:hAnsi="Courier New" w:eastAsia="Courier New" w:cs="Courier New"/>
                  <w:color w:val="000000"/>
                  <w:sz w:val="16"/>
                  <w:szCs w:val="16"/>
                  <w:lang w:val="en-US"/>
                </w:rPr>
                <w:delText xml:space="preserve">                            CatalogoUnidades.Masa.values(), </w:delText>
              </w:r>
            </w:del>
          </w:p>
          <w:p w14:paraId="56F83CFB">
            <w:pPr>
              <w:spacing w:before="0" w:after="0" w:line="240" w:lineRule="auto"/>
              <w:rPr>
                <w:del w:id="5440" w:author="marpa" w:date="2026-10-25T15:36:50Z"/>
                <w:rFonts w:hint="default" w:ascii="Courier New" w:hAnsi="Courier New" w:eastAsia="Courier New" w:cs="Courier New"/>
                <w:color w:val="000000"/>
                <w:sz w:val="16"/>
                <w:szCs w:val="16"/>
                <w:lang w:val="en-US"/>
              </w:rPr>
            </w:pPr>
            <w:del w:id="5441" w:author="marpa" w:date="2026-10-25T15:36:50Z">
              <w:r>
                <w:rPr>
                  <w:rFonts w:hint="default" w:ascii="Courier New" w:hAnsi="Courier New" w:eastAsia="Courier New" w:cs="Courier New"/>
                  <w:color w:val="000000"/>
                  <w:sz w:val="16"/>
                  <w:szCs w:val="16"/>
                  <w:lang w:val="en-US"/>
                </w:rPr>
                <w:delText xml:space="preserve">                            (v, o, d) -&gt; controlador.convertirMasa(v, o, d)</w:delText>
              </w:r>
            </w:del>
          </w:p>
          <w:p w14:paraId="0C4855C2">
            <w:pPr>
              <w:spacing w:before="0" w:after="0" w:line="240" w:lineRule="auto"/>
              <w:rPr>
                <w:del w:id="5442" w:author="marpa" w:date="2026-10-25T15:36:50Z"/>
                <w:rFonts w:hint="default" w:ascii="Courier New" w:hAnsi="Courier New" w:eastAsia="Courier New" w:cs="Courier New"/>
                <w:color w:val="000000"/>
                <w:sz w:val="16"/>
                <w:szCs w:val="16"/>
                <w:lang w:val="en-US"/>
              </w:rPr>
            </w:pPr>
            <w:del w:id="5443" w:author="marpa" w:date="2026-10-25T15:36:50Z">
              <w:r>
                <w:rPr>
                  <w:rFonts w:hint="default" w:ascii="Courier New" w:hAnsi="Courier New" w:eastAsia="Courier New" w:cs="Courier New"/>
                  <w:color w:val="000000"/>
                  <w:sz w:val="16"/>
                  <w:szCs w:val="16"/>
                  <w:lang w:val="en-US"/>
                </w:rPr>
                <w:delText xml:space="preserve">                    );</w:delText>
              </w:r>
            </w:del>
          </w:p>
          <w:p w14:paraId="4E0EAE85">
            <w:pPr>
              <w:spacing w:before="0" w:after="0" w:line="240" w:lineRule="auto"/>
              <w:rPr>
                <w:del w:id="5444" w:author="marpa" w:date="2026-10-25T15:36:50Z"/>
                <w:rFonts w:hint="default" w:ascii="Courier New" w:hAnsi="Courier New" w:eastAsia="Courier New" w:cs="Courier New"/>
                <w:color w:val="000000"/>
                <w:sz w:val="16"/>
                <w:szCs w:val="16"/>
                <w:lang w:val="en-US"/>
              </w:rPr>
            </w:pPr>
            <w:del w:id="5445" w:author="marpa" w:date="2026-10-25T15:36:50Z">
              <w:r>
                <w:rPr>
                  <w:rFonts w:hint="default" w:ascii="Courier New" w:hAnsi="Courier New" w:eastAsia="Courier New" w:cs="Courier New"/>
                  <w:color w:val="000000"/>
                  <w:sz w:val="16"/>
                  <w:szCs w:val="16"/>
                  <w:lang w:val="en-US"/>
                </w:rPr>
                <w:delText xml:space="preserve">                    case SALIR -&gt; System.out.println("Saliendo...");</w:delText>
              </w:r>
            </w:del>
          </w:p>
          <w:p w14:paraId="244A0341">
            <w:pPr>
              <w:spacing w:before="0" w:after="0" w:line="240" w:lineRule="auto"/>
              <w:rPr>
                <w:del w:id="5446" w:author="marpa" w:date="2026-10-25T15:36:50Z"/>
                <w:rFonts w:hint="default" w:ascii="Courier New" w:hAnsi="Courier New" w:eastAsia="Courier New" w:cs="Courier New"/>
                <w:color w:val="000000"/>
                <w:sz w:val="16"/>
                <w:szCs w:val="16"/>
                <w:lang w:val="en-US"/>
              </w:rPr>
            </w:pPr>
            <w:del w:id="5447" w:author="marpa" w:date="2026-10-25T15:36:50Z">
              <w:r>
                <w:rPr>
                  <w:rFonts w:hint="default" w:ascii="Courier New" w:hAnsi="Courier New" w:eastAsia="Courier New" w:cs="Courier New"/>
                  <w:color w:val="000000"/>
                  <w:sz w:val="16"/>
                  <w:szCs w:val="16"/>
                  <w:lang w:val="en-US"/>
                </w:rPr>
                <w:delText xml:space="preserve">                }</w:delText>
              </w:r>
            </w:del>
          </w:p>
          <w:p w14:paraId="466B8D69">
            <w:pPr>
              <w:spacing w:before="0" w:after="0" w:line="240" w:lineRule="auto"/>
              <w:rPr>
                <w:del w:id="5448" w:author="marpa" w:date="2026-10-25T15:36:50Z"/>
                <w:rFonts w:hint="default" w:ascii="Courier New" w:hAnsi="Courier New" w:eastAsia="Courier New" w:cs="Courier New"/>
                <w:color w:val="000000"/>
                <w:sz w:val="16"/>
                <w:szCs w:val="16"/>
                <w:lang w:val="en-US"/>
              </w:rPr>
            </w:pPr>
            <w:del w:id="5449" w:author="marpa" w:date="2026-10-25T15:36:50Z">
              <w:r>
                <w:rPr>
                  <w:rFonts w:hint="default" w:ascii="Courier New" w:hAnsi="Courier New" w:eastAsia="Courier New" w:cs="Courier New"/>
                  <w:color w:val="000000"/>
                  <w:sz w:val="16"/>
                  <w:szCs w:val="16"/>
                  <w:lang w:val="en-US"/>
                </w:rPr>
                <w:delText xml:space="preserve">            }</w:delText>
              </w:r>
            </w:del>
          </w:p>
          <w:p w14:paraId="271CC2D9">
            <w:pPr>
              <w:spacing w:before="0" w:after="0" w:line="240" w:lineRule="auto"/>
              <w:rPr>
                <w:del w:id="5450" w:author="marpa" w:date="2026-10-25T15:36:50Z"/>
                <w:rFonts w:hint="default" w:ascii="Courier New" w:hAnsi="Courier New" w:eastAsia="Courier New" w:cs="Courier New"/>
                <w:color w:val="000000"/>
                <w:sz w:val="16"/>
                <w:szCs w:val="16"/>
                <w:lang w:val="en-US"/>
              </w:rPr>
            </w:pPr>
            <w:del w:id="5451" w:author="marpa" w:date="2026-10-25T15:36:50Z">
              <w:r>
                <w:rPr>
                  <w:rFonts w:hint="default" w:ascii="Courier New" w:hAnsi="Courier New" w:eastAsia="Courier New" w:cs="Courier New"/>
                  <w:color w:val="000000"/>
                  <w:sz w:val="16"/>
                  <w:szCs w:val="16"/>
                  <w:lang w:val="en-US"/>
                </w:rPr>
                <w:delText xml:space="preserve">        } while (opcion != OpcionMenu.SALIR);</w:delText>
              </w:r>
            </w:del>
          </w:p>
          <w:p w14:paraId="156BC02C">
            <w:pPr>
              <w:spacing w:before="0" w:after="0" w:line="240" w:lineRule="auto"/>
              <w:rPr>
                <w:del w:id="5452" w:author="marpa" w:date="2026-10-25T15:36:50Z"/>
                <w:rFonts w:hint="default" w:ascii="Courier New" w:hAnsi="Courier New" w:eastAsia="Courier New" w:cs="Courier New"/>
                <w:color w:val="000000"/>
                <w:sz w:val="16"/>
                <w:szCs w:val="16"/>
                <w:lang w:val="en-US"/>
              </w:rPr>
            </w:pPr>
            <w:del w:id="5453" w:author="marpa" w:date="2026-10-25T15:36:50Z">
              <w:r>
                <w:rPr>
                  <w:rFonts w:hint="default" w:ascii="Courier New" w:hAnsi="Courier New" w:eastAsia="Courier New" w:cs="Courier New"/>
                  <w:color w:val="000000"/>
                  <w:sz w:val="16"/>
                  <w:szCs w:val="16"/>
                  <w:lang w:val="en-US"/>
                </w:rPr>
                <w:delText xml:space="preserve">    }</w:delText>
              </w:r>
            </w:del>
          </w:p>
          <w:p w14:paraId="61B81A72">
            <w:pPr>
              <w:spacing w:before="0" w:after="0" w:line="240" w:lineRule="auto"/>
              <w:rPr>
                <w:del w:id="5454" w:author="marpa" w:date="2026-10-25T15:36:50Z"/>
                <w:rFonts w:hint="default" w:ascii="Courier New" w:hAnsi="Courier New" w:eastAsia="Courier New" w:cs="Courier New"/>
                <w:color w:val="000000"/>
                <w:sz w:val="16"/>
                <w:szCs w:val="16"/>
                <w:lang w:val="en-US"/>
              </w:rPr>
            </w:pPr>
            <w:del w:id="5455" w:author="marpa" w:date="2026-10-25T15:36:50Z">
              <w:r>
                <w:rPr>
                  <w:rFonts w:hint="default" w:ascii="Courier New" w:hAnsi="Courier New" w:eastAsia="Courier New" w:cs="Courier New"/>
                  <w:color w:val="000000"/>
                  <w:sz w:val="16"/>
                  <w:szCs w:val="16"/>
                  <w:lang w:val="en-US"/>
                </w:rPr>
                <w:delText xml:space="preserve">    /**</w:delText>
              </w:r>
            </w:del>
          </w:p>
          <w:p w14:paraId="6EDB65AC">
            <w:pPr>
              <w:spacing w:before="0" w:after="0" w:line="240" w:lineRule="auto"/>
              <w:rPr>
                <w:del w:id="5456" w:author="marpa" w:date="2026-10-25T15:36:50Z"/>
                <w:rFonts w:hint="default" w:ascii="Courier New" w:hAnsi="Courier New" w:eastAsia="Courier New" w:cs="Courier New"/>
                <w:color w:val="000000"/>
                <w:sz w:val="16"/>
                <w:szCs w:val="16"/>
                <w:lang w:val="en-US"/>
              </w:rPr>
            </w:pPr>
            <w:del w:id="5457" w:author="marpa" w:date="2026-10-25T15:36:50Z">
              <w:r>
                <w:rPr>
                  <w:rFonts w:hint="default" w:ascii="Courier New" w:hAnsi="Courier New" w:eastAsia="Courier New" w:cs="Courier New"/>
                  <w:color w:val="000000"/>
                  <w:sz w:val="16"/>
                  <w:szCs w:val="16"/>
                  <w:lang w:val="en-US"/>
                </w:rPr>
                <w:delText xml:space="preserve">     * Interfaz funcional simplificada. Ya no maneja credenciales.</w:delText>
              </w:r>
            </w:del>
          </w:p>
          <w:p w14:paraId="71D864A7">
            <w:pPr>
              <w:spacing w:before="0" w:after="0" w:line="240" w:lineRule="auto"/>
              <w:rPr>
                <w:del w:id="5458" w:author="marpa" w:date="2026-10-25T15:36:50Z"/>
                <w:rFonts w:hint="default" w:ascii="Courier New" w:hAnsi="Courier New" w:eastAsia="Courier New" w:cs="Courier New"/>
                <w:color w:val="000000"/>
                <w:sz w:val="16"/>
                <w:szCs w:val="16"/>
                <w:lang w:val="en-US"/>
              </w:rPr>
            </w:pPr>
            <w:del w:id="5459" w:author="marpa" w:date="2026-10-25T15:36:50Z">
              <w:r>
                <w:rPr>
                  <w:rFonts w:hint="default" w:ascii="Courier New" w:hAnsi="Courier New" w:eastAsia="Courier New" w:cs="Courier New"/>
                  <w:color w:val="000000"/>
                  <w:sz w:val="16"/>
                  <w:szCs w:val="16"/>
                  <w:lang w:val="en-US"/>
                </w:rPr>
                <w:delText xml:space="preserve">     */</w:delText>
              </w:r>
            </w:del>
          </w:p>
          <w:p w14:paraId="159A4D89">
            <w:pPr>
              <w:spacing w:before="0" w:after="0" w:line="240" w:lineRule="auto"/>
              <w:rPr>
                <w:del w:id="5460" w:author="marpa" w:date="2026-10-25T15:36:50Z"/>
                <w:rFonts w:hint="default" w:ascii="Courier New" w:hAnsi="Courier New" w:eastAsia="Courier New" w:cs="Courier New"/>
                <w:color w:val="000000"/>
                <w:sz w:val="16"/>
                <w:szCs w:val="16"/>
                <w:lang w:val="en-US"/>
              </w:rPr>
            </w:pPr>
            <w:del w:id="5461" w:author="marpa" w:date="2026-10-25T15:36:50Z">
              <w:r>
                <w:rPr>
                  <w:rFonts w:hint="default" w:ascii="Courier New" w:hAnsi="Courier New" w:eastAsia="Courier New" w:cs="Courier New"/>
                  <w:color w:val="000000"/>
                  <w:sz w:val="16"/>
                  <w:szCs w:val="16"/>
                  <w:lang w:val="en-US"/>
                </w:rPr>
                <w:delText xml:space="preserve">    @FunctionalInterface</w:delText>
              </w:r>
            </w:del>
          </w:p>
          <w:p w14:paraId="5B9D45C7">
            <w:pPr>
              <w:spacing w:before="0" w:after="0" w:line="240" w:lineRule="auto"/>
              <w:rPr>
                <w:del w:id="5462" w:author="marpa" w:date="2026-10-25T15:36:50Z"/>
                <w:rFonts w:hint="default" w:ascii="Courier New" w:hAnsi="Courier New" w:eastAsia="Courier New" w:cs="Courier New"/>
                <w:color w:val="000000"/>
                <w:sz w:val="16"/>
                <w:szCs w:val="16"/>
                <w:lang w:val="en-US"/>
              </w:rPr>
            </w:pPr>
            <w:del w:id="5463" w:author="marpa" w:date="2026-10-25T15:36:50Z">
              <w:r>
                <w:rPr>
                  <w:rFonts w:hint="default" w:ascii="Courier New" w:hAnsi="Courier New" w:eastAsia="Courier New" w:cs="Courier New"/>
                  <w:color w:val="000000"/>
                  <w:sz w:val="16"/>
                  <w:szCs w:val="16"/>
                  <w:lang w:val="en-US"/>
                </w:rPr>
                <w:delText xml:space="preserve">    private interface OperacionSOAP {</w:delText>
              </w:r>
            </w:del>
          </w:p>
          <w:p w14:paraId="3B8AC84C">
            <w:pPr>
              <w:spacing w:before="0" w:after="0" w:line="240" w:lineRule="auto"/>
              <w:rPr>
                <w:del w:id="5464" w:author="marpa" w:date="2026-10-25T15:36:50Z"/>
                <w:rFonts w:hint="default" w:ascii="Courier New" w:hAnsi="Courier New" w:eastAsia="Courier New" w:cs="Courier New"/>
                <w:color w:val="000000"/>
                <w:sz w:val="16"/>
                <w:szCs w:val="16"/>
                <w:lang w:val="en-US"/>
              </w:rPr>
            </w:pPr>
            <w:del w:id="5465" w:author="marpa" w:date="2026-10-25T15:36:50Z">
              <w:r>
                <w:rPr>
                  <w:rFonts w:hint="default" w:ascii="Courier New" w:hAnsi="Courier New" w:eastAsia="Courier New" w:cs="Courier New"/>
                  <w:color w:val="000000"/>
                  <w:sz w:val="16"/>
                  <w:szCs w:val="16"/>
                  <w:lang w:val="en-US"/>
                </w:rPr>
                <w:delText xml:space="preserve">        double ejecutar(double valor, String origen, String destino) throws Exception;</w:delText>
              </w:r>
            </w:del>
          </w:p>
          <w:p w14:paraId="5632DFC1">
            <w:pPr>
              <w:spacing w:before="0" w:after="0" w:line="240" w:lineRule="auto"/>
              <w:rPr>
                <w:del w:id="5466" w:author="marpa" w:date="2026-10-25T15:36:50Z"/>
                <w:rFonts w:hint="default" w:ascii="Courier New" w:hAnsi="Courier New" w:eastAsia="Courier New" w:cs="Courier New"/>
                <w:color w:val="000000"/>
                <w:sz w:val="16"/>
                <w:szCs w:val="16"/>
                <w:lang w:val="en-US"/>
              </w:rPr>
            </w:pPr>
            <w:del w:id="5467" w:author="marpa" w:date="2026-10-25T15:36:50Z">
              <w:r>
                <w:rPr>
                  <w:rFonts w:hint="default" w:ascii="Courier New" w:hAnsi="Courier New" w:eastAsia="Courier New" w:cs="Courier New"/>
                  <w:color w:val="000000"/>
                  <w:sz w:val="16"/>
                  <w:szCs w:val="16"/>
                  <w:lang w:val="en-US"/>
                </w:rPr>
                <w:delText xml:space="preserve">    }</w:delText>
              </w:r>
            </w:del>
          </w:p>
          <w:p w14:paraId="78BEC846">
            <w:pPr>
              <w:spacing w:before="0" w:after="0" w:line="240" w:lineRule="auto"/>
              <w:rPr>
                <w:del w:id="5468" w:author="marpa" w:date="2026-10-25T15:36:50Z"/>
                <w:rFonts w:hint="default" w:ascii="Courier New" w:hAnsi="Courier New" w:eastAsia="Courier New" w:cs="Courier New"/>
                <w:color w:val="000000"/>
                <w:sz w:val="16"/>
                <w:szCs w:val="16"/>
                <w:lang w:val="en-US"/>
              </w:rPr>
            </w:pPr>
          </w:p>
          <w:p w14:paraId="4A162B7A">
            <w:pPr>
              <w:spacing w:before="0" w:after="0" w:line="240" w:lineRule="auto"/>
              <w:rPr>
                <w:del w:id="5469" w:author="marpa" w:date="2026-10-25T15:36:50Z"/>
                <w:rFonts w:hint="default" w:ascii="Courier New" w:hAnsi="Courier New" w:eastAsia="Courier New" w:cs="Courier New"/>
                <w:color w:val="000000"/>
                <w:sz w:val="16"/>
                <w:szCs w:val="16"/>
                <w:lang w:val="en-US"/>
              </w:rPr>
            </w:pPr>
            <w:del w:id="5470" w:author="marpa" w:date="2026-10-25T15:36:50Z">
              <w:r>
                <w:rPr>
                  <w:rFonts w:hint="default" w:ascii="Courier New" w:hAnsi="Courier New" w:eastAsia="Courier New" w:cs="Courier New"/>
                  <w:color w:val="000000"/>
                  <w:sz w:val="16"/>
                  <w:szCs w:val="16"/>
                  <w:lang w:val="en-US"/>
                </w:rPr>
                <w:delText xml:space="preserve">    /**</w:delText>
              </w:r>
            </w:del>
          </w:p>
          <w:p w14:paraId="4F8EBF83">
            <w:pPr>
              <w:spacing w:before="0" w:after="0" w:line="240" w:lineRule="auto"/>
              <w:rPr>
                <w:del w:id="5471" w:author="marpa" w:date="2026-10-25T15:36:50Z"/>
                <w:rFonts w:hint="default" w:ascii="Courier New" w:hAnsi="Courier New" w:eastAsia="Courier New" w:cs="Courier New"/>
                <w:color w:val="000000"/>
                <w:sz w:val="16"/>
                <w:szCs w:val="16"/>
                <w:lang w:val="en-US"/>
              </w:rPr>
            </w:pPr>
            <w:del w:id="5472" w:author="marpa" w:date="2026-10-25T15:36:50Z">
              <w:r>
                <w:rPr>
                  <w:rFonts w:hint="default" w:ascii="Courier New" w:hAnsi="Courier New" w:eastAsia="Courier New" w:cs="Courier New"/>
                  <w:color w:val="000000"/>
                  <w:sz w:val="16"/>
                  <w:szCs w:val="16"/>
                  <w:lang w:val="en-US"/>
                </w:rPr>
                <w:delText xml:space="preserve">     * Flujo de UI genérico.</w:delText>
              </w:r>
            </w:del>
          </w:p>
          <w:p w14:paraId="3255D66A">
            <w:pPr>
              <w:spacing w:before="0" w:after="0" w:line="240" w:lineRule="auto"/>
              <w:rPr>
                <w:del w:id="5473" w:author="marpa" w:date="2026-10-25T15:36:50Z"/>
                <w:rFonts w:hint="default" w:ascii="Courier New" w:hAnsi="Courier New" w:eastAsia="Courier New" w:cs="Courier New"/>
                <w:color w:val="000000"/>
                <w:sz w:val="16"/>
                <w:szCs w:val="16"/>
                <w:lang w:val="en-US"/>
              </w:rPr>
            </w:pPr>
            <w:del w:id="5474" w:author="marpa" w:date="2026-10-25T15:36:50Z">
              <w:r>
                <w:rPr>
                  <w:rFonts w:hint="default" w:ascii="Courier New" w:hAnsi="Courier New" w:eastAsia="Courier New" w:cs="Courier New"/>
                  <w:color w:val="000000"/>
                  <w:sz w:val="16"/>
                  <w:szCs w:val="16"/>
                  <w:lang w:val="en-US"/>
                </w:rPr>
                <w:delText xml:space="preserve">     */</w:delText>
              </w:r>
            </w:del>
          </w:p>
          <w:p w14:paraId="220F6179">
            <w:pPr>
              <w:spacing w:before="0" w:after="0" w:line="240" w:lineRule="auto"/>
              <w:rPr>
                <w:del w:id="5475" w:author="marpa" w:date="2026-10-25T15:36:50Z"/>
                <w:rFonts w:hint="default" w:ascii="Courier New" w:hAnsi="Courier New" w:eastAsia="Courier New" w:cs="Courier New"/>
                <w:color w:val="000000"/>
                <w:sz w:val="16"/>
                <w:szCs w:val="16"/>
                <w:lang w:val="en-US"/>
              </w:rPr>
            </w:pPr>
            <w:del w:id="5476" w:author="marpa" w:date="2026-10-25T15:36:50Z">
              <w:r>
                <w:rPr>
                  <w:rFonts w:hint="default" w:ascii="Courier New" w:hAnsi="Courier New" w:eastAsia="Courier New" w:cs="Courier New"/>
                  <w:color w:val="000000"/>
                  <w:sz w:val="16"/>
                  <w:szCs w:val="16"/>
                  <w:lang w:val="en-US"/>
                </w:rPr>
                <w:delText xml:space="preserve">    private static &lt;T extends Enum&lt;T&gt;&gt; void ejecutarFlujoConversion(</w:delText>
              </w:r>
            </w:del>
          </w:p>
          <w:p w14:paraId="431B24F1">
            <w:pPr>
              <w:spacing w:before="0" w:after="0" w:line="240" w:lineRule="auto"/>
              <w:rPr>
                <w:del w:id="5477" w:author="marpa" w:date="2026-10-25T15:36:50Z"/>
                <w:rFonts w:hint="default" w:ascii="Courier New" w:hAnsi="Courier New" w:eastAsia="Courier New" w:cs="Courier New"/>
                <w:color w:val="000000"/>
                <w:sz w:val="16"/>
                <w:szCs w:val="16"/>
                <w:lang w:val="en-US"/>
              </w:rPr>
            </w:pPr>
            <w:del w:id="5478" w:author="marpa" w:date="2026-10-25T15:36:50Z">
              <w:r>
                <w:rPr>
                  <w:rFonts w:hint="default" w:ascii="Courier New" w:hAnsi="Courier New" w:eastAsia="Courier New" w:cs="Courier New"/>
                  <w:color w:val="000000"/>
                  <w:sz w:val="16"/>
                  <w:szCs w:val="16"/>
                  <w:lang w:val="en-US"/>
                </w:rPr>
                <w:delText xml:space="preserve">            InterfazConsola interfaz, </w:delText>
              </w:r>
            </w:del>
          </w:p>
          <w:p w14:paraId="0364FE0E">
            <w:pPr>
              <w:spacing w:before="0" w:after="0" w:line="240" w:lineRule="auto"/>
              <w:rPr>
                <w:del w:id="5479" w:author="marpa" w:date="2026-10-25T15:36:50Z"/>
                <w:rFonts w:hint="default" w:ascii="Courier New" w:hAnsi="Courier New" w:eastAsia="Courier New" w:cs="Courier New"/>
                <w:color w:val="000000"/>
                <w:sz w:val="16"/>
                <w:szCs w:val="16"/>
                <w:lang w:val="en-US"/>
              </w:rPr>
            </w:pPr>
            <w:del w:id="5480" w:author="marpa" w:date="2026-10-25T15:36:50Z">
              <w:r>
                <w:rPr>
                  <w:rFonts w:hint="default" w:ascii="Courier New" w:hAnsi="Courier New" w:eastAsia="Courier New" w:cs="Courier New"/>
                  <w:color w:val="000000"/>
                  <w:sz w:val="16"/>
                  <w:szCs w:val="16"/>
                  <w:lang w:val="en-US"/>
                </w:rPr>
                <w:delText xml:space="preserve">            T[] valoresCatalogo, </w:delText>
              </w:r>
            </w:del>
          </w:p>
          <w:p w14:paraId="54732405">
            <w:pPr>
              <w:spacing w:before="0" w:after="0" w:line="240" w:lineRule="auto"/>
              <w:rPr>
                <w:del w:id="5481" w:author="marpa" w:date="2026-10-25T15:36:50Z"/>
                <w:rFonts w:hint="default" w:ascii="Courier New" w:hAnsi="Courier New" w:eastAsia="Courier New" w:cs="Courier New"/>
                <w:color w:val="000000"/>
                <w:sz w:val="16"/>
                <w:szCs w:val="16"/>
                <w:lang w:val="en-US"/>
              </w:rPr>
            </w:pPr>
            <w:del w:id="5482" w:author="marpa" w:date="2026-10-25T15:36:50Z">
              <w:r>
                <w:rPr>
                  <w:rFonts w:hint="default" w:ascii="Courier New" w:hAnsi="Courier New" w:eastAsia="Courier New" w:cs="Courier New"/>
                  <w:color w:val="000000"/>
                  <w:sz w:val="16"/>
                  <w:szCs w:val="16"/>
                  <w:lang w:val="en-US"/>
                </w:rPr>
                <w:delText xml:space="preserve">            OperacionSOAP operacion) {</w:delText>
              </w:r>
            </w:del>
          </w:p>
          <w:p w14:paraId="6039B1DA">
            <w:pPr>
              <w:spacing w:before="0" w:after="0" w:line="240" w:lineRule="auto"/>
              <w:rPr>
                <w:del w:id="5483" w:author="marpa" w:date="2026-10-25T15:36:50Z"/>
                <w:rFonts w:hint="default" w:ascii="Courier New" w:hAnsi="Courier New" w:eastAsia="Courier New" w:cs="Courier New"/>
                <w:color w:val="000000"/>
                <w:sz w:val="16"/>
                <w:szCs w:val="16"/>
                <w:lang w:val="en-US"/>
              </w:rPr>
            </w:pPr>
            <w:del w:id="5484" w:author="marpa" w:date="2026-10-25T15:36:50Z">
              <w:r>
                <w:rPr>
                  <w:rFonts w:hint="default" w:ascii="Courier New" w:hAnsi="Courier New" w:eastAsia="Courier New" w:cs="Courier New"/>
                  <w:color w:val="000000"/>
                  <w:sz w:val="16"/>
                  <w:szCs w:val="16"/>
                  <w:lang w:val="en-US"/>
                </w:rPr>
                <w:delText xml:space="preserve">        </w:delText>
              </w:r>
            </w:del>
          </w:p>
          <w:p w14:paraId="2068D077">
            <w:pPr>
              <w:spacing w:before="0" w:after="0" w:line="240" w:lineRule="auto"/>
              <w:rPr>
                <w:del w:id="5485" w:author="marpa" w:date="2026-10-25T15:36:50Z"/>
                <w:rFonts w:hint="default" w:ascii="Courier New" w:hAnsi="Courier New" w:eastAsia="Courier New" w:cs="Courier New"/>
                <w:color w:val="000000"/>
                <w:sz w:val="16"/>
                <w:szCs w:val="16"/>
                <w:lang w:val="en-US"/>
              </w:rPr>
            </w:pPr>
            <w:del w:id="5486" w:author="marpa" w:date="2026-10-25T15:36:50Z">
              <w:r>
                <w:rPr>
                  <w:rFonts w:hint="default" w:ascii="Courier New" w:hAnsi="Courier New" w:eastAsia="Courier New" w:cs="Courier New"/>
                  <w:color w:val="000000"/>
                  <w:sz w:val="16"/>
                  <w:szCs w:val="16"/>
                  <w:lang w:val="en-US"/>
                </w:rPr>
                <w:delText xml:space="preserve">        T origen = interfaz.seleccionarUnidad("Selecciona la unidad de ORIGEN", valoresCatalogo);</w:delText>
              </w:r>
            </w:del>
          </w:p>
          <w:p w14:paraId="701217A8">
            <w:pPr>
              <w:spacing w:before="0" w:after="0" w:line="240" w:lineRule="auto"/>
              <w:rPr>
                <w:del w:id="5487" w:author="marpa" w:date="2026-10-25T15:36:50Z"/>
                <w:rFonts w:hint="default" w:ascii="Courier New" w:hAnsi="Courier New" w:eastAsia="Courier New" w:cs="Courier New"/>
                <w:color w:val="000000"/>
                <w:sz w:val="16"/>
                <w:szCs w:val="16"/>
                <w:lang w:val="en-US"/>
              </w:rPr>
            </w:pPr>
            <w:del w:id="5488" w:author="marpa" w:date="2026-10-25T15:36:50Z">
              <w:r>
                <w:rPr>
                  <w:rFonts w:hint="default" w:ascii="Courier New" w:hAnsi="Courier New" w:eastAsia="Courier New" w:cs="Courier New"/>
                  <w:color w:val="000000"/>
                  <w:sz w:val="16"/>
                  <w:szCs w:val="16"/>
                  <w:lang w:val="en-US"/>
                </w:rPr>
                <w:delText xml:space="preserve">        if (origen == null) return;</w:delText>
              </w:r>
            </w:del>
          </w:p>
          <w:p w14:paraId="01226B3E">
            <w:pPr>
              <w:spacing w:before="0" w:after="0" w:line="240" w:lineRule="auto"/>
              <w:rPr>
                <w:del w:id="5489" w:author="marpa" w:date="2026-10-25T15:36:50Z"/>
                <w:rFonts w:hint="default" w:ascii="Courier New" w:hAnsi="Courier New" w:eastAsia="Courier New" w:cs="Courier New"/>
                <w:color w:val="000000"/>
                <w:sz w:val="16"/>
                <w:szCs w:val="16"/>
                <w:lang w:val="en-US"/>
              </w:rPr>
            </w:pPr>
            <w:del w:id="5490" w:author="marpa" w:date="2026-10-25T15:36:50Z">
              <w:r>
                <w:rPr>
                  <w:rFonts w:hint="default" w:ascii="Courier New" w:hAnsi="Courier New" w:eastAsia="Courier New" w:cs="Courier New"/>
                  <w:color w:val="000000"/>
                  <w:sz w:val="16"/>
                  <w:szCs w:val="16"/>
                  <w:lang w:val="en-US"/>
                </w:rPr>
                <w:delText xml:space="preserve">        </w:delText>
              </w:r>
            </w:del>
          </w:p>
          <w:p w14:paraId="2078C985">
            <w:pPr>
              <w:spacing w:before="0" w:after="0" w:line="240" w:lineRule="auto"/>
              <w:rPr>
                <w:del w:id="5491" w:author="marpa" w:date="2026-10-25T15:36:50Z"/>
                <w:rFonts w:hint="default" w:ascii="Courier New" w:hAnsi="Courier New" w:eastAsia="Courier New" w:cs="Courier New"/>
                <w:color w:val="000000"/>
                <w:sz w:val="16"/>
                <w:szCs w:val="16"/>
                <w:lang w:val="en-US"/>
              </w:rPr>
            </w:pPr>
            <w:del w:id="5492" w:author="marpa" w:date="2026-10-25T15:36:50Z">
              <w:r>
                <w:rPr>
                  <w:rFonts w:hint="default" w:ascii="Courier New" w:hAnsi="Courier New" w:eastAsia="Courier New" w:cs="Courier New"/>
                  <w:color w:val="000000"/>
                  <w:sz w:val="16"/>
                  <w:szCs w:val="16"/>
                  <w:lang w:val="en-US"/>
                </w:rPr>
                <w:delText xml:space="preserve">        T destino = interfaz.seleccionarUnidad("Selecciona la unidad de DESTINO", valoresCatalogo);</w:delText>
              </w:r>
            </w:del>
          </w:p>
          <w:p w14:paraId="54D7BC4C">
            <w:pPr>
              <w:spacing w:before="0" w:after="0" w:line="240" w:lineRule="auto"/>
              <w:rPr>
                <w:del w:id="5493" w:author="marpa" w:date="2026-10-25T15:36:50Z"/>
                <w:rFonts w:hint="default" w:ascii="Courier New" w:hAnsi="Courier New" w:eastAsia="Courier New" w:cs="Courier New"/>
                <w:color w:val="000000"/>
                <w:sz w:val="16"/>
                <w:szCs w:val="16"/>
                <w:lang w:val="en-US"/>
              </w:rPr>
            </w:pPr>
            <w:del w:id="5494" w:author="marpa" w:date="2026-10-25T15:36:50Z">
              <w:r>
                <w:rPr>
                  <w:rFonts w:hint="default" w:ascii="Courier New" w:hAnsi="Courier New" w:eastAsia="Courier New" w:cs="Courier New"/>
                  <w:color w:val="000000"/>
                  <w:sz w:val="16"/>
                  <w:szCs w:val="16"/>
                  <w:lang w:val="en-US"/>
                </w:rPr>
                <w:delText xml:space="preserve">        if (destino == null) return;</w:delText>
              </w:r>
            </w:del>
          </w:p>
          <w:p w14:paraId="735F91CD">
            <w:pPr>
              <w:spacing w:before="0" w:after="0" w:line="240" w:lineRule="auto"/>
              <w:rPr>
                <w:del w:id="5495" w:author="marpa" w:date="2026-10-25T15:36:50Z"/>
                <w:rFonts w:hint="default" w:ascii="Courier New" w:hAnsi="Courier New" w:eastAsia="Courier New" w:cs="Courier New"/>
                <w:color w:val="000000"/>
                <w:sz w:val="16"/>
                <w:szCs w:val="16"/>
                <w:lang w:val="en-US"/>
              </w:rPr>
            </w:pPr>
          </w:p>
          <w:p w14:paraId="34695411">
            <w:pPr>
              <w:spacing w:before="0" w:after="0" w:line="240" w:lineRule="auto"/>
              <w:rPr>
                <w:del w:id="5496" w:author="marpa" w:date="2026-10-25T15:36:50Z"/>
                <w:rFonts w:hint="default" w:ascii="Courier New" w:hAnsi="Courier New" w:eastAsia="Courier New" w:cs="Courier New"/>
                <w:color w:val="000000"/>
                <w:sz w:val="16"/>
                <w:szCs w:val="16"/>
                <w:lang w:val="en-US"/>
              </w:rPr>
            </w:pPr>
            <w:del w:id="5497" w:author="marpa" w:date="2026-10-25T15:36:50Z">
              <w:r>
                <w:rPr>
                  <w:rFonts w:hint="default" w:ascii="Courier New" w:hAnsi="Courier New" w:eastAsia="Courier New" w:cs="Courier New"/>
                  <w:color w:val="000000"/>
                  <w:sz w:val="16"/>
                  <w:szCs w:val="16"/>
                  <w:lang w:val="en-US"/>
                </w:rPr>
                <w:delText xml:space="preserve">        Double valor = interfaz.pedirValorAConvertir();</w:delText>
              </w:r>
            </w:del>
          </w:p>
          <w:p w14:paraId="47CAEDE9">
            <w:pPr>
              <w:spacing w:before="0" w:after="0" w:line="240" w:lineRule="auto"/>
              <w:rPr>
                <w:del w:id="5498" w:author="marpa" w:date="2026-10-25T15:36:50Z"/>
                <w:rFonts w:hint="default" w:ascii="Courier New" w:hAnsi="Courier New" w:eastAsia="Courier New" w:cs="Courier New"/>
                <w:color w:val="000000"/>
                <w:sz w:val="16"/>
                <w:szCs w:val="16"/>
                <w:lang w:val="en-US"/>
              </w:rPr>
            </w:pPr>
            <w:del w:id="5499" w:author="marpa" w:date="2026-10-25T15:36:50Z">
              <w:r>
                <w:rPr>
                  <w:rFonts w:hint="default" w:ascii="Courier New" w:hAnsi="Courier New" w:eastAsia="Courier New" w:cs="Courier New"/>
                  <w:color w:val="000000"/>
                  <w:sz w:val="16"/>
                  <w:szCs w:val="16"/>
                  <w:lang w:val="en-US"/>
                </w:rPr>
                <w:delText xml:space="preserve">        if (valor == null) return;</w:delText>
              </w:r>
            </w:del>
          </w:p>
          <w:p w14:paraId="4F15E666">
            <w:pPr>
              <w:spacing w:before="0" w:after="0" w:line="240" w:lineRule="auto"/>
              <w:rPr>
                <w:del w:id="5500" w:author="marpa" w:date="2026-10-25T15:36:50Z"/>
                <w:rFonts w:hint="default" w:ascii="Courier New" w:hAnsi="Courier New" w:eastAsia="Courier New" w:cs="Courier New"/>
                <w:color w:val="000000"/>
                <w:sz w:val="16"/>
                <w:szCs w:val="16"/>
                <w:lang w:val="en-US"/>
              </w:rPr>
            </w:pPr>
          </w:p>
          <w:p w14:paraId="1634C055">
            <w:pPr>
              <w:spacing w:before="0" w:after="0" w:line="240" w:lineRule="auto"/>
              <w:rPr>
                <w:del w:id="5501" w:author="marpa" w:date="2026-10-25T15:36:50Z"/>
                <w:rFonts w:hint="default" w:ascii="Courier New" w:hAnsi="Courier New" w:eastAsia="Courier New" w:cs="Courier New"/>
                <w:color w:val="000000"/>
                <w:sz w:val="16"/>
                <w:szCs w:val="16"/>
                <w:lang w:val="en-US"/>
              </w:rPr>
            </w:pPr>
            <w:del w:id="5502" w:author="marpa" w:date="2026-10-25T15:36:50Z">
              <w:r>
                <w:rPr>
                  <w:rFonts w:hint="default" w:ascii="Courier New" w:hAnsi="Courier New" w:eastAsia="Courier New" w:cs="Courier New"/>
                  <w:color w:val="000000"/>
                  <w:sz w:val="16"/>
                  <w:szCs w:val="16"/>
                  <w:lang w:val="en-US"/>
                </w:rPr>
                <w:delText xml:space="preserve">        System.out.println("\n[Llamando Controlador...] Convirtiendo " + valor + " de " + origen.name() + " a " + destino.name());</w:delText>
              </w:r>
            </w:del>
          </w:p>
          <w:p w14:paraId="00C3383A">
            <w:pPr>
              <w:spacing w:before="0" w:after="0" w:line="240" w:lineRule="auto"/>
              <w:rPr>
                <w:del w:id="5503" w:author="marpa" w:date="2026-10-25T15:36:50Z"/>
                <w:rFonts w:hint="default" w:ascii="Courier New" w:hAnsi="Courier New" w:eastAsia="Courier New" w:cs="Courier New"/>
                <w:color w:val="000000"/>
                <w:sz w:val="16"/>
                <w:szCs w:val="16"/>
                <w:lang w:val="en-US"/>
              </w:rPr>
            </w:pPr>
            <w:del w:id="5504" w:author="marpa" w:date="2026-10-25T15:36:50Z">
              <w:r>
                <w:rPr>
                  <w:rFonts w:hint="default" w:ascii="Courier New" w:hAnsi="Courier New" w:eastAsia="Courier New" w:cs="Courier New"/>
                  <w:color w:val="000000"/>
                  <w:sz w:val="16"/>
                  <w:szCs w:val="16"/>
                  <w:lang w:val="en-US"/>
                </w:rPr>
                <w:delText xml:space="preserve">        </w:delText>
              </w:r>
            </w:del>
          </w:p>
          <w:p w14:paraId="5C50B726">
            <w:pPr>
              <w:spacing w:before="0" w:after="0" w:line="240" w:lineRule="auto"/>
              <w:rPr>
                <w:del w:id="5505" w:author="marpa" w:date="2026-10-25T15:36:50Z"/>
                <w:rFonts w:hint="default" w:ascii="Courier New" w:hAnsi="Courier New" w:eastAsia="Courier New" w:cs="Courier New"/>
                <w:color w:val="000000"/>
                <w:sz w:val="16"/>
                <w:szCs w:val="16"/>
                <w:lang w:val="en-US"/>
              </w:rPr>
            </w:pPr>
            <w:del w:id="5506" w:author="marpa" w:date="2026-10-25T15:36:50Z">
              <w:r>
                <w:rPr>
                  <w:rFonts w:hint="default" w:ascii="Courier New" w:hAnsi="Courier New" w:eastAsia="Courier New" w:cs="Courier New"/>
                  <w:color w:val="000000"/>
                  <w:sz w:val="16"/>
                  <w:szCs w:val="16"/>
                  <w:lang w:val="en-US"/>
                </w:rPr>
                <w:delText xml:space="preserve">        try {</w:delText>
              </w:r>
            </w:del>
          </w:p>
          <w:p w14:paraId="1F8F21D9">
            <w:pPr>
              <w:spacing w:before="0" w:after="0" w:line="240" w:lineRule="auto"/>
              <w:rPr>
                <w:del w:id="5507" w:author="marpa" w:date="2026-10-25T15:36:50Z"/>
                <w:rFonts w:hint="default" w:ascii="Courier New" w:hAnsi="Courier New" w:eastAsia="Courier New" w:cs="Courier New"/>
                <w:color w:val="000000"/>
                <w:sz w:val="16"/>
                <w:szCs w:val="16"/>
                <w:lang w:val="en-US"/>
              </w:rPr>
            </w:pPr>
            <w:del w:id="5508" w:author="marpa" w:date="2026-10-25T15:36:50Z">
              <w:r>
                <w:rPr>
                  <w:rFonts w:hint="default" w:ascii="Courier New" w:hAnsi="Courier New" w:eastAsia="Courier New" w:cs="Courier New"/>
                  <w:color w:val="000000"/>
                  <w:sz w:val="16"/>
                  <w:szCs w:val="16"/>
                  <w:lang w:val="en-US"/>
                </w:rPr>
                <w:delText xml:space="preserve">            // El controlador maneja la complejidad subyacente</w:delText>
              </w:r>
            </w:del>
          </w:p>
          <w:p w14:paraId="51123622">
            <w:pPr>
              <w:spacing w:before="0" w:after="0" w:line="240" w:lineRule="auto"/>
              <w:rPr>
                <w:del w:id="5509" w:author="marpa" w:date="2026-10-25T15:36:50Z"/>
                <w:rFonts w:hint="default" w:ascii="Courier New" w:hAnsi="Courier New" w:eastAsia="Courier New" w:cs="Courier New"/>
                <w:color w:val="000000"/>
                <w:sz w:val="16"/>
                <w:szCs w:val="16"/>
                <w:lang w:val="en-US"/>
              </w:rPr>
            </w:pPr>
            <w:del w:id="5510" w:author="marpa" w:date="2026-10-25T15:36:50Z">
              <w:r>
                <w:rPr>
                  <w:rFonts w:hint="default" w:ascii="Courier New" w:hAnsi="Courier New" w:eastAsia="Courier New" w:cs="Courier New"/>
                  <w:color w:val="000000"/>
                  <w:sz w:val="16"/>
                  <w:szCs w:val="16"/>
                  <w:lang w:val="en-US"/>
                </w:rPr>
                <w:delText xml:space="preserve">            double result = operacion.ejecutar(valor, origen.name(), destino.name());</w:delText>
              </w:r>
            </w:del>
          </w:p>
          <w:p w14:paraId="42B387F3">
            <w:pPr>
              <w:spacing w:before="0" w:after="0" w:line="240" w:lineRule="auto"/>
              <w:rPr>
                <w:del w:id="5511" w:author="marpa" w:date="2026-10-25T15:36:50Z"/>
                <w:rFonts w:hint="default" w:ascii="Courier New" w:hAnsi="Courier New" w:eastAsia="Courier New" w:cs="Courier New"/>
                <w:color w:val="000000"/>
                <w:sz w:val="16"/>
                <w:szCs w:val="16"/>
                <w:lang w:val="en-US"/>
              </w:rPr>
            </w:pPr>
            <w:del w:id="5512" w:author="marpa" w:date="2026-10-25T15:36:50Z">
              <w:r>
                <w:rPr>
                  <w:rFonts w:hint="default" w:ascii="Courier New" w:hAnsi="Courier New" w:eastAsia="Courier New" w:cs="Courier New"/>
                  <w:color w:val="000000"/>
                  <w:sz w:val="16"/>
                  <w:szCs w:val="16"/>
                  <w:lang w:val="en-US"/>
                </w:rPr>
                <w:delText xml:space="preserve">            System.out.println("Resultado = " + result);</w:delText>
              </w:r>
            </w:del>
          </w:p>
          <w:p w14:paraId="7C7347B2">
            <w:pPr>
              <w:spacing w:before="0" w:after="0" w:line="240" w:lineRule="auto"/>
              <w:rPr>
                <w:del w:id="5513" w:author="marpa" w:date="2026-10-25T15:36:50Z"/>
                <w:rFonts w:hint="default" w:ascii="Courier New" w:hAnsi="Courier New" w:eastAsia="Courier New" w:cs="Courier New"/>
                <w:color w:val="000000"/>
                <w:sz w:val="16"/>
                <w:szCs w:val="16"/>
                <w:lang w:val="en-US"/>
              </w:rPr>
            </w:pPr>
            <w:del w:id="5514" w:author="marpa" w:date="2026-10-25T15:36:50Z">
              <w:r>
                <w:rPr>
                  <w:rFonts w:hint="default" w:ascii="Courier New" w:hAnsi="Courier New" w:eastAsia="Courier New" w:cs="Courier New"/>
                  <w:color w:val="000000"/>
                  <w:sz w:val="16"/>
                  <w:szCs w:val="16"/>
                  <w:lang w:val="en-US"/>
                </w:rPr>
                <w:delText xml:space="preserve">        } catch (Exception ex) {</w:delText>
              </w:r>
            </w:del>
          </w:p>
          <w:p w14:paraId="6D92705F">
            <w:pPr>
              <w:spacing w:before="0" w:after="0" w:line="240" w:lineRule="auto"/>
              <w:rPr>
                <w:del w:id="5515" w:author="marpa" w:date="2026-10-25T15:36:50Z"/>
                <w:rFonts w:hint="default" w:ascii="Courier New" w:hAnsi="Courier New" w:eastAsia="Courier New" w:cs="Courier New"/>
                <w:color w:val="000000"/>
                <w:sz w:val="16"/>
                <w:szCs w:val="16"/>
                <w:lang w:val="en-US"/>
              </w:rPr>
            </w:pPr>
            <w:del w:id="5516" w:author="marpa" w:date="2026-10-25T15:36:50Z">
              <w:r>
                <w:rPr>
                  <w:rFonts w:hint="default" w:ascii="Courier New" w:hAnsi="Courier New" w:eastAsia="Courier New" w:cs="Courier New"/>
                  <w:color w:val="000000"/>
                  <w:sz w:val="16"/>
                  <w:szCs w:val="16"/>
                  <w:lang w:val="en-US"/>
                </w:rPr>
                <w:delText xml:space="preserve">            System.err.println("Error durante la conversión: " + ex.getMessage());</w:delText>
              </w:r>
            </w:del>
          </w:p>
          <w:p w14:paraId="25EDDE54">
            <w:pPr>
              <w:spacing w:before="0" w:after="0" w:line="240" w:lineRule="auto"/>
              <w:rPr>
                <w:del w:id="5517" w:author="marpa" w:date="2026-10-25T15:36:50Z"/>
                <w:rFonts w:hint="default" w:ascii="Courier New" w:hAnsi="Courier New" w:eastAsia="Courier New" w:cs="Courier New"/>
                <w:color w:val="000000"/>
                <w:sz w:val="16"/>
                <w:szCs w:val="16"/>
                <w:lang w:val="en-US"/>
              </w:rPr>
            </w:pPr>
            <w:del w:id="5518" w:author="marpa" w:date="2026-10-25T15:36:50Z">
              <w:r>
                <w:rPr>
                  <w:rFonts w:hint="default" w:ascii="Courier New" w:hAnsi="Courier New" w:eastAsia="Courier New" w:cs="Courier New"/>
                  <w:color w:val="000000"/>
                  <w:sz w:val="16"/>
                  <w:szCs w:val="16"/>
                  <w:lang w:val="en-US"/>
                </w:rPr>
                <w:delText xml:space="preserve">        }</w:delText>
              </w:r>
            </w:del>
          </w:p>
          <w:p w14:paraId="3177130F">
            <w:pPr>
              <w:spacing w:before="0" w:after="0" w:line="240" w:lineRule="auto"/>
              <w:rPr>
                <w:del w:id="5519" w:author="marpa" w:date="2026-10-25T15:36:50Z"/>
                <w:rFonts w:hint="default" w:ascii="Courier New" w:hAnsi="Courier New" w:eastAsia="Courier New" w:cs="Courier New"/>
                <w:color w:val="000000"/>
                <w:sz w:val="16"/>
                <w:szCs w:val="16"/>
                <w:lang w:val="en-US"/>
              </w:rPr>
            </w:pPr>
            <w:del w:id="5520" w:author="marpa" w:date="2026-10-25T15:36:50Z">
              <w:r>
                <w:rPr>
                  <w:rFonts w:hint="default" w:ascii="Courier New" w:hAnsi="Courier New" w:eastAsia="Courier New" w:cs="Courier New"/>
                  <w:color w:val="000000"/>
                  <w:sz w:val="16"/>
                  <w:szCs w:val="16"/>
                  <w:lang w:val="en-US"/>
                </w:rPr>
                <w:delText xml:space="preserve">    }</w:delText>
              </w:r>
            </w:del>
          </w:p>
          <w:p w14:paraId="4022F86C">
            <w:pPr>
              <w:spacing w:before="0" w:after="0" w:line="240" w:lineRule="auto"/>
              <w:rPr>
                <w:rFonts w:hint="default" w:ascii="Courier New" w:hAnsi="Courier New" w:eastAsia="Courier New" w:cs="Courier New"/>
                <w:color w:val="000000"/>
                <w:sz w:val="16"/>
                <w:szCs w:val="16"/>
                <w:lang w:val="en-US"/>
              </w:rPr>
            </w:pPr>
            <w:del w:id="5521" w:author="marpa" w:date="2026-10-25T15:36:50Z">
              <w:r>
                <w:rPr>
                  <w:rFonts w:hint="default" w:ascii="Courier New" w:hAnsi="Courier New" w:eastAsia="Courier New" w:cs="Courier New"/>
                  <w:color w:val="000000"/>
                  <w:sz w:val="16"/>
                  <w:szCs w:val="16"/>
                  <w:lang w:val="en-US"/>
                </w:rPr>
                <w:delText>}</w:delText>
              </w:r>
            </w:del>
          </w:p>
        </w:tc>
      </w:tr>
    </w:tbl>
    <w:p w14:paraId="5D2E4B86">
      <w:pPr>
        <w:pStyle w:val="4"/>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6DAFA74">
      <w:pPr>
        <w:pStyle w:val="4"/>
      </w:pPr>
      <w:bookmarkStart w:id="103" w:name="_Toc7139"/>
      <w:r>
        <w:t>EJECUCIÓN DEL CLIENTE DE CONSOLA</w:t>
      </w:r>
      <w:bookmarkEnd w:id="103"/>
    </w:p>
    <w:p w14:paraId="49C727C1">
      <w:pPr>
        <w:pStyle w:val="3"/>
        <w:keepNext/>
        <w:jc w:val="center"/>
      </w:pPr>
      <w:ins w:id="5522" w:author="marpa" w:date="2026-10-25T15:38:54Z">
        <w:bookmarkStart w:id="104" w:name="_galin0iros9f" w:colFirst="0" w:colLast="0"/>
        <w:bookmarkEnd w:id="104"/>
        <w:bookmarkStart w:id="105" w:name="_Toc13454"/>
        <w:r>
          <w:rPr/>
          <w:drawing>
            <wp:inline distT="0" distB="0" distL="114300" distR="114300">
              <wp:extent cx="4612005" cy="2503170"/>
              <wp:effectExtent l="0" t="0" r="10795" b="11430"/>
              <wp:docPr id="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
                      <pic:cNvPicPr>
                        <a:picLocks noChangeAspect="1"/>
                      </pic:cNvPicPr>
                    </pic:nvPicPr>
                    <pic:blipFill>
                      <a:blip r:embed="rId65"/>
                      <a:stretch>
                        <a:fillRect/>
                      </a:stretch>
                    </pic:blipFill>
                    <pic:spPr>
                      <a:xfrm>
                        <a:off x="0" y="0"/>
                        <a:ext cx="4612005" cy="2503170"/>
                      </a:xfrm>
                      <a:prstGeom prst="rect">
                        <a:avLst/>
                      </a:prstGeom>
                    </pic:spPr>
                  </pic:pic>
                </a:graphicData>
              </a:graphic>
            </wp:inline>
          </w:drawing>
        </w:r>
      </w:ins>
      <w:del w:id="5524" w:author="marpa" w:date="2026-10-25T15:38:53Z">
        <w:r>
          <w:rPr/>
          <w:drawing>
            <wp:inline distT="114300" distB="114300" distL="114300" distR="114300">
              <wp:extent cx="2868295" cy="803275"/>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69" name="image16.png"/>
                      <pic:cNvPicPr preferRelativeResize="0"/>
                    </pic:nvPicPr>
                    <pic:blipFill>
                      <a:blip r:embed="rId10"/>
                      <a:srcRect/>
                      <a:stretch>
                        <a:fillRect/>
                      </a:stretch>
                    </pic:blipFill>
                    <pic:spPr>
                      <a:xfrm>
                        <a:off x="0" y="0"/>
                        <a:ext cx="2868450" cy="803756"/>
                      </a:xfrm>
                      <a:prstGeom prst="rect">
                        <a:avLst/>
                      </a:prstGeom>
                    </pic:spPr>
                  </pic:pic>
                </a:graphicData>
              </a:graphic>
            </wp:inline>
          </w:drawing>
        </w:r>
        <w:bookmarkEnd w:id="105"/>
      </w:del>
    </w:p>
    <w:p w14:paraId="784CFB70">
      <w:pPr>
        <w:pStyle w:val="5"/>
      </w:pPr>
      <w:bookmarkStart w:id="106" w:name="_6sc6wg5ulgt" w:colFirst="0" w:colLast="0"/>
      <w:bookmarkEnd w:id="106"/>
      <w:bookmarkStart w:id="107" w:name="_Toc24547"/>
      <w:r>
        <w:t xml:space="preserve">Figura </w:t>
      </w:r>
      <w:ins w:id="5526" w:author="marpa" w:date="2026-10-25T15:40:46Z">
        <w:r>
          <w:rPr>
            <w:rFonts w:hint="default"/>
            <w:lang w:val="es-EC"/>
          </w:rPr>
          <w:t>3</w:t>
        </w:r>
      </w:ins>
      <w:del w:id="5527" w:author="marpa" w:date="2026-10-25T15:40:45Z">
        <w:r>
          <w:rPr/>
          <w:delText>2</w:delText>
        </w:r>
      </w:del>
      <w:r>
        <w:t>9. Login - Cliente consola</w:t>
      </w:r>
      <w:bookmarkEnd w:id="107"/>
    </w:p>
    <w:p w14:paraId="3C570035">
      <w:pPr>
        <w:keepNext/>
        <w:jc w:val="center"/>
      </w:pPr>
      <w:r>
        <w:drawing>
          <wp:inline distT="114300" distB="114300" distL="114300" distR="114300">
            <wp:extent cx="3392170" cy="322516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37" name="image33.png"/>
                    <pic:cNvPicPr preferRelativeResize="0"/>
                  </pic:nvPicPr>
                  <pic:blipFill>
                    <a:blip r:embed="rId66"/>
                    <a:srcRect/>
                    <a:stretch>
                      <a:fillRect/>
                    </a:stretch>
                  </pic:blipFill>
                  <pic:spPr>
                    <a:xfrm>
                      <a:off x="0" y="0"/>
                      <a:ext cx="3392325" cy="3225777"/>
                    </a:xfrm>
                    <a:prstGeom prst="rect">
                      <a:avLst/>
                    </a:prstGeom>
                  </pic:spPr>
                </pic:pic>
              </a:graphicData>
            </a:graphic>
          </wp:inline>
        </w:drawing>
      </w:r>
    </w:p>
    <w:p w14:paraId="70AFC94B">
      <w:pPr>
        <w:pStyle w:val="5"/>
      </w:pPr>
      <w:bookmarkStart w:id="108" w:name="_89fyvm1judmv" w:colFirst="0" w:colLast="0"/>
      <w:bookmarkEnd w:id="108"/>
      <w:bookmarkStart w:id="109" w:name="_Toc19287"/>
      <w:r>
        <w:t xml:space="preserve">Figura </w:t>
      </w:r>
      <w:ins w:id="5528" w:author="marpa" w:date="2026-10-25T15:40:48Z">
        <w:r>
          <w:rPr>
            <w:rFonts w:hint="default"/>
            <w:lang w:val="es-EC"/>
          </w:rPr>
          <w:t>4</w:t>
        </w:r>
      </w:ins>
      <w:del w:id="5529" w:author="marpa" w:date="2026-10-25T15:40:48Z">
        <w:r>
          <w:rPr/>
          <w:delText>3</w:delText>
        </w:r>
      </w:del>
      <w:r>
        <w:t>0. Conversión de Longitud - Cliente consola</w:t>
      </w:r>
      <w:bookmarkEnd w:id="109"/>
    </w:p>
    <w:p w14:paraId="22CA2C7F">
      <w:pPr>
        <w:keepNext/>
        <w:jc w:val="center"/>
      </w:pPr>
      <w:r>
        <w:drawing>
          <wp:inline distT="114300" distB="114300" distL="114300" distR="114300">
            <wp:extent cx="3630295" cy="3413760"/>
            <wp:effectExtent l="0" t="0" r="0" b="0"/>
            <wp:docPr id="70" name="image15.png"/>
            <wp:cNvGraphicFramePr/>
            <a:graphic xmlns:a="http://schemas.openxmlformats.org/drawingml/2006/main">
              <a:graphicData uri="http://schemas.openxmlformats.org/drawingml/2006/picture">
                <pic:pic xmlns:pic="http://schemas.openxmlformats.org/drawingml/2006/picture">
                  <pic:nvPicPr>
                    <pic:cNvPr id="70" name="image15.png"/>
                    <pic:cNvPicPr preferRelativeResize="0"/>
                  </pic:nvPicPr>
                  <pic:blipFill>
                    <a:blip r:embed="rId67"/>
                    <a:srcRect b="17680"/>
                    <a:stretch>
                      <a:fillRect/>
                    </a:stretch>
                  </pic:blipFill>
                  <pic:spPr>
                    <a:xfrm>
                      <a:off x="0" y="0"/>
                      <a:ext cx="3630450" cy="3413836"/>
                    </a:xfrm>
                    <a:prstGeom prst="rect">
                      <a:avLst/>
                    </a:prstGeom>
                  </pic:spPr>
                </pic:pic>
              </a:graphicData>
            </a:graphic>
          </wp:inline>
        </w:drawing>
      </w:r>
    </w:p>
    <w:p w14:paraId="4119CD7E">
      <w:pPr>
        <w:pStyle w:val="5"/>
      </w:pPr>
      <w:bookmarkStart w:id="110" w:name="_j1zfm5mtd81x" w:colFirst="0" w:colLast="0"/>
      <w:bookmarkEnd w:id="110"/>
      <w:bookmarkStart w:id="111" w:name="_Toc6227"/>
      <w:r>
        <w:t xml:space="preserve">Figura </w:t>
      </w:r>
      <w:ins w:id="5530" w:author="marpa" w:date="2026-10-25T15:40:50Z">
        <w:r>
          <w:rPr>
            <w:rFonts w:hint="default"/>
            <w:lang w:val="es-EC"/>
          </w:rPr>
          <w:t>4</w:t>
        </w:r>
      </w:ins>
      <w:del w:id="5531" w:author="marpa" w:date="2026-10-25T15:40:50Z">
        <w:r>
          <w:rPr/>
          <w:delText>3</w:delText>
        </w:r>
      </w:del>
      <w:r>
        <w:t>1. Conversión de Masa - Cliente consola</w:t>
      </w:r>
      <w:bookmarkEnd w:id="111"/>
    </w:p>
    <w:p w14:paraId="15ED2DF2">
      <w:pPr>
        <w:keepNext/>
        <w:jc w:val="center"/>
      </w:pPr>
      <w:r>
        <w:drawing>
          <wp:inline distT="114300" distB="114300" distL="114300" distR="114300">
            <wp:extent cx="3790315" cy="3823335"/>
            <wp:effectExtent l="0" t="0" r="0" b="0"/>
            <wp:docPr id="53" name="image47.png"/>
            <wp:cNvGraphicFramePr/>
            <a:graphic xmlns:a="http://schemas.openxmlformats.org/drawingml/2006/main">
              <a:graphicData uri="http://schemas.openxmlformats.org/drawingml/2006/picture">
                <pic:pic xmlns:pic="http://schemas.openxmlformats.org/drawingml/2006/picture">
                  <pic:nvPicPr>
                    <pic:cNvPr id="53" name="image47.png"/>
                    <pic:cNvPicPr preferRelativeResize="0"/>
                  </pic:nvPicPr>
                  <pic:blipFill>
                    <a:blip r:embed="rId68"/>
                    <a:srcRect/>
                    <a:stretch>
                      <a:fillRect/>
                    </a:stretch>
                  </pic:blipFill>
                  <pic:spPr>
                    <a:xfrm>
                      <a:off x="0" y="0"/>
                      <a:ext cx="3790761" cy="3823653"/>
                    </a:xfrm>
                    <a:prstGeom prst="rect">
                      <a:avLst/>
                    </a:prstGeom>
                  </pic:spPr>
                </pic:pic>
              </a:graphicData>
            </a:graphic>
          </wp:inline>
        </w:drawing>
      </w:r>
    </w:p>
    <w:p w14:paraId="47086838">
      <w:pPr>
        <w:pStyle w:val="5"/>
      </w:pPr>
      <w:bookmarkStart w:id="112" w:name="_qvt7wu22kr78" w:colFirst="0" w:colLast="0"/>
      <w:bookmarkEnd w:id="112"/>
      <w:bookmarkStart w:id="113" w:name="_Toc15428"/>
      <w:r>
        <w:t xml:space="preserve">Figura </w:t>
      </w:r>
      <w:ins w:id="5532" w:author="marpa" w:date="2026-10-25T15:40:53Z">
        <w:r>
          <w:rPr>
            <w:rFonts w:hint="default"/>
            <w:lang w:val="es-EC"/>
          </w:rPr>
          <w:t>4</w:t>
        </w:r>
      </w:ins>
      <w:del w:id="5533" w:author="marpa" w:date="2026-10-25T15:40:52Z">
        <w:r>
          <w:rPr/>
          <w:delText>3</w:delText>
        </w:r>
      </w:del>
      <w:r>
        <w:t>2. Conversión de Temperatura - Cliente consola</w:t>
      </w:r>
      <w:bookmarkEnd w:id="113"/>
    </w:p>
    <w:p w14:paraId="2892F4E0">
      <w:pPr>
        <w:pStyle w:val="3"/>
      </w:pPr>
      <w:bookmarkStart w:id="114" w:name="_Toc17654"/>
      <w:r>
        <w:t>CLIENTE ESCRITORIO</w:t>
      </w:r>
      <w:bookmarkEnd w:id="114"/>
    </w:p>
    <w:p w14:paraId="28C9089F">
      <w:pPr>
        <w:pStyle w:val="4"/>
      </w:pPr>
      <w:bookmarkStart w:id="115" w:name="_Toc19905"/>
      <w:r>
        <w:t>CREACIÓN DEL PROYECTO</w:t>
      </w:r>
      <w:bookmarkEnd w:id="115"/>
    </w:p>
    <w:p w14:paraId="435C8E08">
      <w:r>
        <w:t xml:space="preserve">El proyecto se crea de igual manera que el cliente de consola </w:t>
      </w:r>
      <w:r>
        <w:rPr>
          <w:i/>
          <w:iCs/>
        </w:rPr>
        <w:t>Java Application</w:t>
      </w:r>
    </w:p>
    <w:p w14:paraId="50C1B3AE">
      <w:pPr>
        <w:pStyle w:val="4"/>
      </w:pPr>
      <w:bookmarkStart w:id="116" w:name="_Toc2415"/>
      <w:r>
        <w:t>ESTRUCTURA DEL PROYECTO</w:t>
      </w:r>
      <w:bookmarkEnd w:id="116"/>
    </w:p>
    <w:p w14:paraId="3216EDD5">
      <w:r>
        <w:t>El cliente de escritorio con interfaz gráfica se estructuró bajo el patrón MVC. Se crearon los paquetes modelo, vista y controlador para separar el diseño visual de la lógica de consumo del servicio web.</w:t>
      </w:r>
    </w:p>
    <w:p w14:paraId="34AED321">
      <w:pPr>
        <w:keepNext/>
        <w:spacing w:after="0"/>
        <w:jc w:val="center"/>
      </w:pPr>
      <w:ins w:id="5534" w:author="marpa" w:date="2026-10-25T15:40:31Z">
        <w:r>
          <w:rPr/>
          <w:drawing>
            <wp:inline distT="0" distB="0" distL="114300" distR="114300">
              <wp:extent cx="2503170" cy="1181735"/>
              <wp:effectExtent l="0" t="0" r="11430" b="12065"/>
              <wp:docPr id="1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5"/>
                      <pic:cNvPicPr>
                        <a:picLocks noChangeAspect="1"/>
                      </pic:cNvPicPr>
                    </pic:nvPicPr>
                    <pic:blipFill>
                      <a:blip r:embed="rId69"/>
                      <a:stretch>
                        <a:fillRect/>
                      </a:stretch>
                    </pic:blipFill>
                    <pic:spPr>
                      <a:xfrm>
                        <a:off x="0" y="0"/>
                        <a:ext cx="2503170" cy="1181735"/>
                      </a:xfrm>
                      <a:prstGeom prst="rect">
                        <a:avLst/>
                      </a:prstGeom>
                      <a:noFill/>
                      <a:ln>
                        <a:noFill/>
                      </a:ln>
                    </pic:spPr>
                  </pic:pic>
                </a:graphicData>
              </a:graphic>
            </wp:inline>
          </w:drawing>
        </w:r>
      </w:ins>
      <w:del w:id="5536" w:author="marpa" w:date="2026-10-25T15:40:31Z">
        <w:r>
          <w:rPr/>
          <w:drawing>
            <wp:inline distT="114300" distB="114300" distL="114300" distR="114300">
              <wp:extent cx="3019425" cy="10287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71" name="image14.png"/>
                      <pic:cNvPicPr preferRelativeResize="0"/>
                    </pic:nvPicPr>
                    <pic:blipFill>
                      <a:blip r:embed="rId70"/>
                      <a:srcRect/>
                      <a:stretch>
                        <a:fillRect/>
                      </a:stretch>
                    </pic:blipFill>
                    <pic:spPr>
                      <a:xfrm>
                        <a:off x="0" y="0"/>
                        <a:ext cx="3019425" cy="1028700"/>
                      </a:xfrm>
                      <a:prstGeom prst="rect">
                        <a:avLst/>
                      </a:prstGeom>
                    </pic:spPr>
                  </pic:pic>
                </a:graphicData>
              </a:graphic>
            </wp:inline>
          </w:drawing>
        </w:r>
      </w:del>
    </w:p>
    <w:p w14:paraId="31E66F28">
      <w:pPr>
        <w:pStyle w:val="5"/>
      </w:pPr>
      <w:bookmarkStart w:id="117" w:name="_uv81a5e9mrpd" w:colFirst="0" w:colLast="0"/>
      <w:bookmarkEnd w:id="117"/>
      <w:bookmarkStart w:id="118" w:name="_Toc22564"/>
      <w:r>
        <w:t xml:space="preserve">Figura </w:t>
      </w:r>
      <w:ins w:id="5538" w:author="marpa" w:date="2026-10-25T15:40:57Z">
        <w:r>
          <w:rPr>
            <w:rFonts w:hint="default"/>
            <w:lang w:val="es-EC"/>
          </w:rPr>
          <w:t>4</w:t>
        </w:r>
      </w:ins>
      <w:del w:id="5539" w:author="marpa" w:date="2026-10-25T15:40:57Z">
        <w:r>
          <w:rPr/>
          <w:delText>3</w:delText>
        </w:r>
      </w:del>
      <w:r>
        <w:t>3. Estructura del proyecto - Cliente escritorio</w:t>
      </w:r>
      <w:bookmarkEnd w:id="118"/>
    </w:p>
    <w:p w14:paraId="70432706">
      <w:pPr>
        <w:pStyle w:val="3"/>
      </w:pPr>
      <w:bookmarkStart w:id="119" w:name="_Toc6902"/>
      <w:r>
        <w:t>CODIFICACIÓN DEL PROYECTO CLIENTE ESCRITORIO</w:t>
      </w:r>
      <w:bookmarkEnd w:id="119"/>
    </w:p>
    <w:p w14:paraId="5B3CF4AF">
      <w:pPr>
        <w:pStyle w:val="4"/>
      </w:pPr>
      <w:bookmarkStart w:id="120" w:name="_Toc26907"/>
      <w:r>
        <w:t>CREACIÓN DE MODELOS</w:t>
      </w:r>
      <w:bookmarkEnd w:id="120"/>
    </w:p>
    <w:p w14:paraId="4C83BFCE">
      <w:pPr>
        <w:rPr>
          <w:i/>
          <w:iCs/>
        </w:rPr>
      </w:pPr>
      <w:r>
        <w:t>Al no requerir base de datos, en el paquete modelo solo se manejan clases auxiliares y enumeradores. Estos sirven exclusivamente para llenar las opciones de listas desplegables en las ventanas.</w:t>
      </w:r>
    </w:p>
    <w:p w14:paraId="756220B1">
      <w:pPr>
        <w:keepNext/>
        <w:spacing w:after="0"/>
        <w:jc w:val="center"/>
      </w:pPr>
      <w:ins w:id="5540" w:author="marpa" w:date="2026-10-25T15:41:26Z">
        <w:r>
          <w:rPr/>
          <w:drawing>
            <wp:inline distT="0" distB="0" distL="114300" distR="114300">
              <wp:extent cx="1920875" cy="478155"/>
              <wp:effectExtent l="0" t="0" r="9525" b="4445"/>
              <wp:docPr id="1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26"/>
                      <pic:cNvPicPr>
                        <a:picLocks noChangeAspect="1"/>
                      </pic:cNvPicPr>
                    </pic:nvPicPr>
                    <pic:blipFill>
                      <a:blip r:embed="rId71"/>
                      <a:stretch>
                        <a:fillRect/>
                      </a:stretch>
                    </pic:blipFill>
                    <pic:spPr>
                      <a:xfrm>
                        <a:off x="0" y="0"/>
                        <a:ext cx="1920875" cy="478155"/>
                      </a:xfrm>
                      <a:prstGeom prst="rect">
                        <a:avLst/>
                      </a:prstGeom>
                      <a:noFill/>
                      <a:ln>
                        <a:noFill/>
                      </a:ln>
                    </pic:spPr>
                  </pic:pic>
                </a:graphicData>
              </a:graphic>
            </wp:inline>
          </w:drawing>
        </w:r>
      </w:ins>
      <w:del w:id="5542" w:author="marpa" w:date="2026-10-25T15:41:26Z">
        <w:r>
          <w:rPr/>
          <w:drawing>
            <wp:inline distT="114300" distB="114300" distL="114300" distR="114300">
              <wp:extent cx="2476500" cy="342900"/>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72" name="image3.png"/>
                      <pic:cNvPicPr preferRelativeResize="0"/>
                    </pic:nvPicPr>
                    <pic:blipFill>
                      <a:blip r:embed="rId72"/>
                      <a:srcRect/>
                      <a:stretch>
                        <a:fillRect/>
                      </a:stretch>
                    </pic:blipFill>
                    <pic:spPr>
                      <a:xfrm>
                        <a:off x="0" y="0"/>
                        <a:ext cx="2476500" cy="342900"/>
                      </a:xfrm>
                      <a:prstGeom prst="rect">
                        <a:avLst/>
                      </a:prstGeom>
                    </pic:spPr>
                  </pic:pic>
                </a:graphicData>
              </a:graphic>
            </wp:inline>
          </w:drawing>
        </w:r>
      </w:del>
    </w:p>
    <w:p w14:paraId="508D24DB">
      <w:pPr>
        <w:pStyle w:val="5"/>
      </w:pPr>
      <w:bookmarkStart w:id="121" w:name="_qn4ox74kjgau" w:colFirst="0" w:colLast="0"/>
      <w:bookmarkEnd w:id="121"/>
      <w:bookmarkStart w:id="122" w:name="_Toc4240"/>
      <w:r>
        <w:t>Figura 34. Creación de modelo - Cliente escritorio</w:t>
      </w:r>
      <w:bookmarkEnd w:id="122"/>
      <w:bookmarkStart w:id="186" w:name="_GoBack"/>
      <w:bookmarkEnd w:id="186"/>
    </w:p>
    <w:p w14:paraId="51CBB774">
      <w:pPr>
        <w:rPr>
          <w:b/>
          <w:bCs/>
          <w:color w:val="243F61"/>
          <w:sz w:val="32"/>
          <w:szCs w:val="32"/>
        </w:rPr>
      </w:pPr>
      <w:r>
        <w:rPr>
          <w:b/>
          <w:bCs/>
          <w:color w:val="243F61"/>
          <w:sz w:val="32"/>
          <w:szCs w:val="32"/>
        </w:rPr>
        <w:t>CREACIÓN DE CONTROLADOR</w:t>
      </w:r>
    </w:p>
    <w:p w14:paraId="0F49CB70">
      <w:pPr>
        <w:rPr>
          <w:i/>
          <w:iCs/>
        </w:rPr>
      </w:pPr>
      <w:r>
        <w:t>Para conectar la interfaz con el servidor, se generaron los clientes JAX-WS a partir del WSDL. En el paquete controlador se crearon las clases que capturan los datos ingresados en las ventanas, invocan las operaciones SOAP remotas y devuelven el resultado a la pantalla.</w:t>
      </w:r>
    </w:p>
    <w:p w14:paraId="1D0E498D">
      <w:pPr>
        <w:keepNext/>
        <w:spacing w:after="0"/>
        <w:jc w:val="center"/>
      </w:pPr>
      <w:r>
        <w:drawing>
          <wp:inline distT="114300" distB="114300" distL="114300" distR="114300">
            <wp:extent cx="2743200" cy="457200"/>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73" name="image24.png"/>
                    <pic:cNvPicPr preferRelativeResize="0"/>
                  </pic:nvPicPr>
                  <pic:blipFill>
                    <a:blip r:embed="rId73"/>
                    <a:srcRect/>
                    <a:stretch>
                      <a:fillRect/>
                    </a:stretch>
                  </pic:blipFill>
                  <pic:spPr>
                    <a:xfrm>
                      <a:off x="0" y="0"/>
                      <a:ext cx="2743200" cy="457200"/>
                    </a:xfrm>
                    <a:prstGeom prst="rect">
                      <a:avLst/>
                    </a:prstGeom>
                  </pic:spPr>
                </pic:pic>
              </a:graphicData>
            </a:graphic>
          </wp:inline>
        </w:drawing>
      </w:r>
    </w:p>
    <w:p w14:paraId="48287319">
      <w:pPr>
        <w:pStyle w:val="5"/>
      </w:pPr>
      <w:bookmarkStart w:id="123" w:name="_hc66wifoybpo" w:colFirst="0" w:colLast="0"/>
      <w:bookmarkEnd w:id="123"/>
      <w:bookmarkStart w:id="124" w:name="_Toc9081"/>
      <w:r>
        <w:t>Figura 35. Creación de servicio - Cliente consola</w:t>
      </w:r>
      <w:bookmarkEnd w:id="124"/>
    </w:p>
    <w:p w14:paraId="52D46DDB">
      <w:pPr>
        <w:pStyle w:val="6"/>
      </w:pPr>
      <w:bookmarkStart w:id="125" w:name="_k11a6l4yte45" w:colFirst="0" w:colLast="0"/>
      <w:bookmarkEnd w:id="125"/>
      <w:bookmarkStart w:id="126" w:name="_Toc21016"/>
      <w:r>
        <w:t>Tabla 13. Clase ControladorConversiones - Cliente escritorio</w:t>
      </w:r>
      <w:bookmarkEnd w:id="126"/>
    </w:p>
    <w:tbl>
      <w:tblPr>
        <w:tblStyle w:val="35"/>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B60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A875A5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package ec.edu.monster.clienteescritorio.controlador;</w:t>
            </w:r>
          </w:p>
          <w:p w14:paraId="75A208D5">
            <w:pPr>
              <w:spacing w:before="0" w:after="0" w:line="240" w:lineRule="auto"/>
              <w:rPr>
                <w:rFonts w:ascii="Courier New" w:hAnsi="Courier New" w:eastAsia="Courier New" w:cs="Courier New"/>
                <w:color w:val="000000"/>
                <w:sz w:val="16"/>
                <w:szCs w:val="16"/>
              </w:rPr>
            </w:pPr>
          </w:p>
          <w:p w14:paraId="6439C0E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ec.edu.monster.clientesws.*;</w:t>
            </w:r>
          </w:p>
          <w:p w14:paraId="16AB0D28">
            <w:pPr>
              <w:spacing w:before="0" w:after="0" w:line="240" w:lineRule="auto"/>
              <w:rPr>
                <w:rFonts w:ascii="Courier New" w:hAnsi="Courier New" w:eastAsia="Courier New" w:cs="Courier New"/>
                <w:color w:val="000000"/>
                <w:sz w:val="16"/>
                <w:szCs w:val="16"/>
              </w:rPr>
            </w:pPr>
          </w:p>
          <w:p w14:paraId="3B246ED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p w14:paraId="7FBC96C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0F223D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@author joanc</w:t>
            </w:r>
          </w:p>
          <w:p w14:paraId="6456DCF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368612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public class ControladorConversiones {</w:t>
            </w:r>
          </w:p>
          <w:p w14:paraId="0663DD8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String token;</w:t>
            </w:r>
          </w:p>
          <w:p w14:paraId="40372FA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02D0EA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boolean iniciarSesion(String usuario, String clave) {</w:t>
            </w:r>
          </w:p>
          <w:p w14:paraId="7B984B2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msgCredencialesInvalidas = "ERROR: Credenciales inválidas";</w:t>
            </w:r>
          </w:p>
          <w:p w14:paraId="1C88D8C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8F07B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try {</w:t>
            </w:r>
          </w:p>
          <w:p w14:paraId="4CBAA14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WSLogin_Service service = new WSLogin_Service();</w:t>
            </w:r>
          </w:p>
          <w:p w14:paraId="2EC983C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this.token = service.getWSLoginPort().login(usuario, clave);</w:t>
            </w:r>
          </w:p>
          <w:p w14:paraId="03D1F7A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if(this.token.equals(msgCredencialesInvalidas)){</w:t>
            </w:r>
          </w:p>
          <w:p w14:paraId="2915E97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System.out.println("Credenciales incorrectas");</w:t>
            </w:r>
          </w:p>
          <w:p w14:paraId="48AACF2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false;</w:t>
            </w:r>
          </w:p>
          <w:p w14:paraId="5BDAD3B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4F9735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true;</w:t>
            </w:r>
          </w:p>
          <w:p w14:paraId="20CBAD1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catch (Exception e) {</w:t>
            </w:r>
          </w:p>
          <w:p w14:paraId="40BC6AB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System.err.println("Error en la comunicación con el servicio: " + e.getMessage());</w:t>
            </w:r>
          </w:p>
          <w:p w14:paraId="175748D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false;</w:t>
            </w:r>
          </w:p>
          <w:p w14:paraId="0A9185A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BC1C1B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33280F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389A57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double convertirLongitud(double valor, String origen, String destino) throws Exception {</w:t>
            </w:r>
          </w:p>
          <w:p w14:paraId="329DD97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WSLongitud_Service service = new WSLongitud_Service();</w:t>
            </w:r>
          </w:p>
          <w:p w14:paraId="6CAC812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service.getWSLongitudPort().convertirLongitud(valor, origen, destino, token);</w:t>
            </w:r>
          </w:p>
          <w:p w14:paraId="30E35D4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D7D6759">
            <w:pPr>
              <w:spacing w:before="0" w:after="0" w:line="240" w:lineRule="auto"/>
              <w:rPr>
                <w:rFonts w:ascii="Courier New" w:hAnsi="Courier New" w:eastAsia="Courier New" w:cs="Courier New"/>
                <w:color w:val="000000"/>
                <w:sz w:val="16"/>
                <w:szCs w:val="16"/>
              </w:rPr>
            </w:pPr>
          </w:p>
          <w:p w14:paraId="6EF287E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double convertirTemperatura(double valor, String origen, String destino) throws Exception {</w:t>
            </w:r>
          </w:p>
          <w:p w14:paraId="6954F9E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WSTemperatura_Service service = new WSTemperatura_Service();</w:t>
            </w:r>
          </w:p>
          <w:p w14:paraId="7C03909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service.getWSTemperaturaPort().convertirTemperatura(valor, origen, destino, token);</w:t>
            </w:r>
          </w:p>
          <w:p w14:paraId="2FCEFF3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321E5AE">
            <w:pPr>
              <w:spacing w:before="0" w:after="0" w:line="240" w:lineRule="auto"/>
              <w:rPr>
                <w:rFonts w:ascii="Courier New" w:hAnsi="Courier New" w:eastAsia="Courier New" w:cs="Courier New"/>
                <w:color w:val="000000"/>
                <w:sz w:val="16"/>
                <w:szCs w:val="16"/>
              </w:rPr>
            </w:pPr>
          </w:p>
          <w:p w14:paraId="367511F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double convertirMasa(double valor, String origen, String destino) throws Exception {</w:t>
            </w:r>
          </w:p>
          <w:p w14:paraId="443FDF3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WSMasa_Service service = new WSMasa_Service();</w:t>
            </w:r>
          </w:p>
          <w:p w14:paraId="616325A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service.getWSMasaPort().convertirMasa(valor, origen, destino, token);</w:t>
            </w:r>
          </w:p>
          <w:p w14:paraId="33A9893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A019FE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tc>
      </w:tr>
    </w:tbl>
    <w:p w14:paraId="3661AEA6">
      <w:pPr>
        <w:rPr>
          <w:b/>
          <w:bCs/>
          <w:color w:val="243F61"/>
          <w:sz w:val="32"/>
          <w:szCs w:val="32"/>
        </w:rPr>
      </w:pPr>
      <w:r>
        <w:rPr>
          <w:b/>
          <w:bCs/>
          <w:color w:val="243F61"/>
          <w:sz w:val="32"/>
          <w:szCs w:val="32"/>
        </w:rPr>
        <w:t>CREACIÓN DE VISTAS</w:t>
      </w:r>
    </w:p>
    <w:p w14:paraId="5C75E6DA">
      <w:pPr>
        <w:rPr>
          <w:i/>
          <w:iCs/>
        </w:rPr>
      </w:pPr>
      <w:r>
        <w:t>En el paquete vista se diseñaron las interfaces gráficas utilizando los formularios (JFrames) de NetBeans. Estas ventanas contienen los componentes visuales necesarios para interactuar con el usuario. Su función es estrictamente visual: capturan los datos de entrada y muestran los resultados obtenidos, delegando todo el procesamiento al controlador.</w:t>
      </w:r>
    </w:p>
    <w:p w14:paraId="32261D27">
      <w:pPr>
        <w:keepNext/>
        <w:spacing w:after="0"/>
        <w:jc w:val="center"/>
      </w:pPr>
      <w:r>
        <w:drawing>
          <wp:inline distT="114300" distB="114300" distL="114300" distR="114300">
            <wp:extent cx="2172970" cy="781050"/>
            <wp:effectExtent l="0" t="0" r="0" b="0"/>
            <wp:docPr id="74" name="image12.png"/>
            <wp:cNvGraphicFramePr/>
            <a:graphic xmlns:a="http://schemas.openxmlformats.org/drawingml/2006/main">
              <a:graphicData uri="http://schemas.openxmlformats.org/drawingml/2006/picture">
                <pic:pic xmlns:pic="http://schemas.openxmlformats.org/drawingml/2006/picture">
                  <pic:nvPicPr>
                    <pic:cNvPr id="74" name="image12.png"/>
                    <pic:cNvPicPr preferRelativeResize="0"/>
                  </pic:nvPicPr>
                  <pic:blipFill>
                    <a:blip r:embed="rId74"/>
                    <a:srcRect/>
                    <a:stretch>
                      <a:fillRect/>
                    </a:stretch>
                  </pic:blipFill>
                  <pic:spPr>
                    <a:xfrm>
                      <a:off x="0" y="0"/>
                      <a:ext cx="2173125" cy="781638"/>
                    </a:xfrm>
                    <a:prstGeom prst="rect">
                      <a:avLst/>
                    </a:prstGeom>
                  </pic:spPr>
                </pic:pic>
              </a:graphicData>
            </a:graphic>
          </wp:inline>
        </w:drawing>
      </w:r>
    </w:p>
    <w:p w14:paraId="7B39207B">
      <w:pPr>
        <w:pStyle w:val="5"/>
      </w:pPr>
      <w:bookmarkStart w:id="127" w:name="_Toc18072"/>
      <w:r>
        <w:t>Figura 36. Creación de vistas - Cliente escritorio</w:t>
      </w:r>
      <w:bookmarkEnd w:id="127"/>
    </w:p>
    <w:p w14:paraId="599FFB2E">
      <w:pPr>
        <w:rPr>
          <w:b/>
          <w:bCs/>
          <w:color w:val="243F61"/>
          <w:sz w:val="32"/>
          <w:szCs w:val="32"/>
        </w:rPr>
      </w:pPr>
      <w:r>
        <w:rPr>
          <w:b/>
          <w:bCs/>
          <w:color w:val="243F61"/>
          <w:sz w:val="32"/>
          <w:szCs w:val="32"/>
        </w:rPr>
        <w:t>CLASE PRINCIPAL (EJECUCIÓN)</w:t>
      </w:r>
    </w:p>
    <w:p w14:paraId="6973EE26">
      <w:r>
        <w:t>La clase principal del proyecto funciona como el punto de entrada de la aplicación. Su única responsabilidad es instanciar la ventana inicial del sistema (la interfaz de inicio de sesión) y hacerla visible en la pantalla para iniciar el flujo gráfico del programa.</w:t>
      </w:r>
    </w:p>
    <w:p w14:paraId="1F840ADD">
      <w:pPr>
        <w:keepNext/>
        <w:spacing w:after="0"/>
        <w:jc w:val="center"/>
      </w:pPr>
      <w:r>
        <w:drawing>
          <wp:inline distT="114300" distB="114300" distL="114300" distR="114300">
            <wp:extent cx="2134870" cy="767715"/>
            <wp:effectExtent l="0" t="0" r="0" b="0"/>
            <wp:docPr id="40" name="image12.png"/>
            <wp:cNvGraphicFramePr/>
            <a:graphic xmlns:a="http://schemas.openxmlformats.org/drawingml/2006/main">
              <a:graphicData uri="http://schemas.openxmlformats.org/drawingml/2006/picture">
                <pic:pic xmlns:pic="http://schemas.openxmlformats.org/drawingml/2006/picture">
                  <pic:nvPicPr>
                    <pic:cNvPr id="40" name="image12.png"/>
                    <pic:cNvPicPr preferRelativeResize="0"/>
                  </pic:nvPicPr>
                  <pic:blipFill>
                    <a:blip r:embed="rId74"/>
                    <a:srcRect/>
                    <a:stretch>
                      <a:fillRect/>
                    </a:stretch>
                  </pic:blipFill>
                  <pic:spPr>
                    <a:xfrm>
                      <a:off x="0" y="0"/>
                      <a:ext cx="2135025" cy="767934"/>
                    </a:xfrm>
                    <a:prstGeom prst="rect">
                      <a:avLst/>
                    </a:prstGeom>
                  </pic:spPr>
                </pic:pic>
              </a:graphicData>
            </a:graphic>
          </wp:inline>
        </w:drawing>
      </w:r>
    </w:p>
    <w:p w14:paraId="27A178B5">
      <w:pPr>
        <w:pStyle w:val="5"/>
      </w:pPr>
      <w:bookmarkStart w:id="128" w:name="_gxf195gp5c6f" w:colFirst="0" w:colLast="0"/>
      <w:bookmarkEnd w:id="128"/>
      <w:bookmarkStart w:id="129" w:name="_Toc1194"/>
      <w:r>
        <w:t>Figura 37. Creación de vistas - Cliente escritorio</w:t>
      </w:r>
      <w:bookmarkEnd w:id="129"/>
    </w:p>
    <w:p w14:paraId="78A088F9"/>
    <w:p w14:paraId="41B3B4C3">
      <w:pPr>
        <w:pStyle w:val="4"/>
      </w:pPr>
      <w:bookmarkStart w:id="130" w:name="_Toc25007"/>
      <w:r>
        <w:t>EJECUCIÓN DEL CLIENTE DE ESCRITORIO</w:t>
      </w:r>
      <w:bookmarkEnd w:id="130"/>
    </w:p>
    <w:p w14:paraId="262A83DE">
      <w:pPr>
        <w:jc w:val="center"/>
      </w:pPr>
      <w:r>
        <w:drawing>
          <wp:inline distT="114300" distB="114300" distL="114300" distR="114300">
            <wp:extent cx="4082415" cy="2468880"/>
            <wp:effectExtent l="0" t="0" r="0" b="0"/>
            <wp:docPr id="75" name="image9.png"/>
            <wp:cNvGraphicFramePr/>
            <a:graphic xmlns:a="http://schemas.openxmlformats.org/drawingml/2006/main">
              <a:graphicData uri="http://schemas.openxmlformats.org/drawingml/2006/picture">
                <pic:pic xmlns:pic="http://schemas.openxmlformats.org/drawingml/2006/picture">
                  <pic:nvPicPr>
                    <pic:cNvPr id="75" name="image9.png"/>
                    <pic:cNvPicPr preferRelativeResize="0"/>
                  </pic:nvPicPr>
                  <pic:blipFill>
                    <a:blip r:embed="rId75"/>
                    <a:srcRect/>
                    <a:stretch>
                      <a:fillRect/>
                    </a:stretch>
                  </pic:blipFill>
                  <pic:spPr>
                    <a:xfrm>
                      <a:off x="0" y="0"/>
                      <a:ext cx="4082888" cy="2469488"/>
                    </a:xfrm>
                    <a:prstGeom prst="rect">
                      <a:avLst/>
                    </a:prstGeom>
                  </pic:spPr>
                </pic:pic>
              </a:graphicData>
            </a:graphic>
          </wp:inline>
        </w:drawing>
      </w:r>
    </w:p>
    <w:p w14:paraId="4811AC1F">
      <w:pPr>
        <w:pStyle w:val="5"/>
      </w:pPr>
      <w:bookmarkStart w:id="131" w:name="_6d7qp5qja0x0" w:colFirst="0" w:colLast="0"/>
      <w:bookmarkEnd w:id="131"/>
      <w:bookmarkStart w:id="132" w:name="_Toc1825"/>
      <w:r>
        <w:t>Figura 38. Login - Cliente escritorio</w:t>
      </w:r>
      <w:bookmarkEnd w:id="132"/>
    </w:p>
    <w:p w14:paraId="6904FE3F">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133" w:name="_xbnp2zcdk5zv" w:colFirst="0" w:colLast="0"/>
      <w:bookmarkEnd w:id="133"/>
      <w:r>
        <w:rPr>
          <w:i/>
          <w:iCs/>
          <w:color w:val="1F497D"/>
          <w:sz w:val="18"/>
          <w:szCs w:val="18"/>
        </w:rPr>
        <w:drawing>
          <wp:inline distT="114300" distB="114300" distL="114300" distR="114300">
            <wp:extent cx="4102100" cy="2727325"/>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76" name="image2.png"/>
                    <pic:cNvPicPr preferRelativeResize="0"/>
                  </pic:nvPicPr>
                  <pic:blipFill>
                    <a:blip r:embed="rId76"/>
                    <a:srcRect/>
                    <a:stretch>
                      <a:fillRect/>
                    </a:stretch>
                  </pic:blipFill>
                  <pic:spPr>
                    <a:xfrm>
                      <a:off x="0" y="0"/>
                      <a:ext cx="4109411" cy="2731804"/>
                    </a:xfrm>
                    <a:prstGeom prst="rect">
                      <a:avLst/>
                    </a:prstGeom>
                  </pic:spPr>
                </pic:pic>
              </a:graphicData>
            </a:graphic>
          </wp:inline>
        </w:drawing>
      </w:r>
    </w:p>
    <w:p w14:paraId="7F9AA0AF">
      <w:pPr>
        <w:pStyle w:val="5"/>
      </w:pPr>
      <w:bookmarkStart w:id="134" w:name="_basehgy87ev3" w:colFirst="0" w:colLast="0"/>
      <w:bookmarkEnd w:id="134"/>
      <w:bookmarkStart w:id="135" w:name="_Toc6844"/>
      <w:r>
        <w:t>Figura 39. Pantalla de Conversiones - Cliente escritorio</w:t>
      </w:r>
      <w:bookmarkEnd w:id="135"/>
    </w:p>
    <w:p w14:paraId="6A1345B2">
      <w:pPr>
        <w:pStyle w:val="3"/>
      </w:pPr>
      <w:bookmarkStart w:id="136" w:name="_Toc26568"/>
      <w:r>
        <w:t>CLIENTE WEB</w:t>
      </w:r>
      <w:bookmarkEnd w:id="136"/>
    </w:p>
    <w:p w14:paraId="00659BB4">
      <w:pPr>
        <w:pStyle w:val="4"/>
      </w:pPr>
      <w:bookmarkStart w:id="137" w:name="_Toc28159"/>
      <w:r>
        <w:t>CREACIÓN DEL PROYECTO</w:t>
      </w:r>
      <w:bookmarkEnd w:id="137"/>
    </w:p>
    <w:p w14:paraId="5512FA4B">
      <w:r>
        <w:t>El proyecto se crea de igual manera que el webservice con ‘Web Application’.</w:t>
      </w:r>
    </w:p>
    <w:p w14:paraId="5418E809">
      <w:pPr>
        <w:pStyle w:val="4"/>
      </w:pPr>
      <w:bookmarkStart w:id="138" w:name="_Toc17528"/>
      <w:r>
        <w:t>ESTRUCTURA DEL PROYECTO</w:t>
      </w:r>
      <w:bookmarkEnd w:id="138"/>
    </w:p>
    <w:p w14:paraId="5A8A92DC">
      <w:r>
        <w:t>El cliente web se desarrolló siguiendo el patrón MVC utilizando Servlets y JavaServer Pages (JSP). La estructura separa la lógica de control (en el paquete controlador) de las interfaces de usuario (páginas web).</w:t>
      </w:r>
    </w:p>
    <w:p w14:paraId="1130E9DA">
      <w:pPr>
        <w:keepNext/>
        <w:spacing w:after="0"/>
        <w:jc w:val="center"/>
      </w:pPr>
      <w:r>
        <w:drawing>
          <wp:inline distT="114300" distB="114300" distL="114300" distR="114300">
            <wp:extent cx="2095500" cy="561975"/>
            <wp:effectExtent l="0" t="0" r="0" b="0"/>
            <wp:docPr id="77" name="image1.png"/>
            <wp:cNvGraphicFramePr/>
            <a:graphic xmlns:a="http://schemas.openxmlformats.org/drawingml/2006/main">
              <a:graphicData uri="http://schemas.openxmlformats.org/drawingml/2006/picture">
                <pic:pic xmlns:pic="http://schemas.openxmlformats.org/drawingml/2006/picture">
                  <pic:nvPicPr>
                    <pic:cNvPr id="77" name="image1.png"/>
                    <pic:cNvPicPr preferRelativeResize="0"/>
                  </pic:nvPicPr>
                  <pic:blipFill>
                    <a:blip r:embed="rId77"/>
                    <a:srcRect/>
                    <a:stretch>
                      <a:fillRect/>
                    </a:stretch>
                  </pic:blipFill>
                  <pic:spPr>
                    <a:xfrm>
                      <a:off x="0" y="0"/>
                      <a:ext cx="2095500" cy="561975"/>
                    </a:xfrm>
                    <a:prstGeom prst="rect">
                      <a:avLst/>
                    </a:prstGeom>
                  </pic:spPr>
                </pic:pic>
              </a:graphicData>
            </a:graphic>
          </wp:inline>
        </w:drawing>
      </w:r>
    </w:p>
    <w:p w14:paraId="1C880133">
      <w:pPr>
        <w:pStyle w:val="5"/>
      </w:pPr>
      <w:bookmarkStart w:id="139" w:name="_rr0nlmh9db16" w:colFirst="0" w:colLast="0"/>
      <w:bookmarkEnd w:id="139"/>
      <w:bookmarkStart w:id="140" w:name="_Toc12828"/>
      <w:r>
        <w:t>Figura 40. Estructura del proyecto - Cliente web</w:t>
      </w:r>
      <w:bookmarkEnd w:id="140"/>
    </w:p>
    <w:p w14:paraId="28A2D36D">
      <w:pPr>
        <w:pStyle w:val="3"/>
      </w:pPr>
      <w:bookmarkStart w:id="141" w:name="_Toc20661"/>
      <w:r>
        <w:t>CODIFICACIÓN DEL PROYECTO CLIENTE WEB</w:t>
      </w:r>
      <w:bookmarkEnd w:id="141"/>
    </w:p>
    <w:p w14:paraId="0995C488">
      <w:pPr>
        <w:rPr>
          <w:b/>
          <w:bCs/>
          <w:color w:val="243F61"/>
          <w:sz w:val="32"/>
          <w:szCs w:val="32"/>
        </w:rPr>
      </w:pPr>
      <w:r>
        <w:rPr>
          <w:b/>
          <w:bCs/>
          <w:color w:val="243F61"/>
          <w:sz w:val="32"/>
          <w:szCs w:val="32"/>
        </w:rPr>
        <w:t>CONSUMO DEL SERVICIO SOAP (SERVLETS)</w:t>
      </w:r>
    </w:p>
    <w:p w14:paraId="51A15744">
      <w:pPr>
        <w:rPr>
          <w:i/>
          <w:iCs/>
        </w:rPr>
      </w:pPr>
      <w:r>
        <w:t>Para la comunicación con el servidor SOAP, se crearon controladores basados en Servlets de Jakarta EE. Clases como LoginServlet y ConversorServlet se encargan de recibir las peticiones HTTP (GET y POST) desde el navegador, instanciar los clientes JAX-WS para consumir los servicios remotos y redirigir los resultados obtenidos hacia las páginas correspondientes.</w:t>
      </w:r>
    </w:p>
    <w:p w14:paraId="359DBEF2">
      <w:pPr>
        <w:keepNext/>
        <w:spacing w:after="0"/>
        <w:jc w:val="center"/>
      </w:pPr>
      <w:r>
        <w:drawing>
          <wp:inline distT="114300" distB="114300" distL="114300" distR="114300">
            <wp:extent cx="2247900" cy="704850"/>
            <wp:effectExtent l="0" t="0" r="0" b="0"/>
            <wp:docPr id="78" name="image17.png"/>
            <wp:cNvGraphicFramePr/>
            <a:graphic xmlns:a="http://schemas.openxmlformats.org/drawingml/2006/main">
              <a:graphicData uri="http://schemas.openxmlformats.org/drawingml/2006/picture">
                <pic:pic xmlns:pic="http://schemas.openxmlformats.org/drawingml/2006/picture">
                  <pic:nvPicPr>
                    <pic:cNvPr id="78" name="image17.png"/>
                    <pic:cNvPicPr preferRelativeResize="0"/>
                  </pic:nvPicPr>
                  <pic:blipFill>
                    <a:blip r:embed="rId78"/>
                    <a:srcRect/>
                    <a:stretch>
                      <a:fillRect/>
                    </a:stretch>
                  </pic:blipFill>
                  <pic:spPr>
                    <a:xfrm>
                      <a:off x="0" y="0"/>
                      <a:ext cx="2247900" cy="704850"/>
                    </a:xfrm>
                    <a:prstGeom prst="rect">
                      <a:avLst/>
                    </a:prstGeom>
                  </pic:spPr>
                </pic:pic>
              </a:graphicData>
            </a:graphic>
          </wp:inline>
        </w:drawing>
      </w:r>
    </w:p>
    <w:p w14:paraId="7FB30B53">
      <w:pPr>
        <w:pStyle w:val="5"/>
      </w:pPr>
      <w:bookmarkStart w:id="142" w:name="_f1flkodbf0h5" w:colFirst="0" w:colLast="0"/>
      <w:bookmarkEnd w:id="142"/>
      <w:bookmarkStart w:id="143" w:name="_Toc20047"/>
      <w:r>
        <w:t>Figura 41. Creación de servlets - Cliente web</w:t>
      </w:r>
      <w:bookmarkEnd w:id="143"/>
    </w:p>
    <w:p w14:paraId="12C65EF3">
      <w:pPr>
        <w:pStyle w:val="6"/>
      </w:pPr>
      <w:bookmarkStart w:id="144" w:name="_xt5cfjgd913q" w:colFirst="0" w:colLast="0"/>
      <w:bookmarkEnd w:id="144"/>
      <w:bookmarkStart w:id="145" w:name="_Toc22912"/>
      <w:r>
        <w:t>Tabla 14. Clase ConversorServlet - Cliente escritorio</w:t>
      </w:r>
      <w:bookmarkEnd w:id="145"/>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5592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F35440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package ec.edu.monster.controlador;</w:t>
            </w:r>
          </w:p>
          <w:p w14:paraId="19809445">
            <w:pPr>
              <w:spacing w:before="0" w:after="0" w:line="240" w:lineRule="auto"/>
              <w:rPr>
                <w:rFonts w:ascii="Courier New" w:hAnsi="Courier New" w:eastAsia="Courier New" w:cs="Courier New"/>
                <w:color w:val="000000"/>
                <w:sz w:val="16"/>
                <w:szCs w:val="16"/>
              </w:rPr>
            </w:pPr>
          </w:p>
          <w:p w14:paraId="74C4E3F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java.io.IOException;</w:t>
            </w:r>
          </w:p>
          <w:p w14:paraId="406A972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jakarta.servlet.ServletException;</w:t>
            </w:r>
          </w:p>
          <w:p w14:paraId="5436A3B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jakarta.servlet.annotation.WebServlet;</w:t>
            </w:r>
          </w:p>
          <w:p w14:paraId="4F34764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jakarta.servlet.http.HttpServlet;</w:t>
            </w:r>
          </w:p>
          <w:p w14:paraId="2AAB76B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jakarta.servlet.http.HttpServletRequest;</w:t>
            </w:r>
          </w:p>
          <w:p w14:paraId="0EF5FEE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jakarta.servlet.http.HttpServletResponse;</w:t>
            </w:r>
          </w:p>
          <w:p w14:paraId="0E41CF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jakarta.servlet.http.HttpSession;</w:t>
            </w:r>
          </w:p>
          <w:p w14:paraId="0DD533D2">
            <w:pPr>
              <w:spacing w:before="0" w:after="0" w:line="240" w:lineRule="auto"/>
              <w:rPr>
                <w:rFonts w:ascii="Courier New" w:hAnsi="Courier New" w:eastAsia="Courier New" w:cs="Courier New"/>
                <w:color w:val="000000"/>
                <w:sz w:val="16"/>
                <w:szCs w:val="16"/>
              </w:rPr>
            </w:pPr>
          </w:p>
          <w:p w14:paraId="4731AC0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ec.edu.monster.controlador.WSLongitud_Service;</w:t>
            </w:r>
          </w:p>
          <w:p w14:paraId="57A1268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ec.edu.monster.controlador.WSMasa_Service;</w:t>
            </w:r>
          </w:p>
          <w:p w14:paraId="5C4F629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import ec.edu.monster.controlador.WSTemperatura_Service;</w:t>
            </w:r>
          </w:p>
          <w:p w14:paraId="6C86A72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4C8658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6EADEF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@author Soto</w:t>
            </w:r>
          </w:p>
          <w:p w14:paraId="4B780F5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57F1F24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@WebServlet(name = "ConversorServlet", urlPatterns = {"/ConversorServlet"})</w:t>
            </w:r>
          </w:p>
          <w:p w14:paraId="77E9181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class ConversorServlet extends HttpServlet {</w:t>
            </w:r>
          </w:p>
          <w:p w14:paraId="444DF2F6">
            <w:pPr>
              <w:spacing w:before="0" w:after="0" w:line="240" w:lineRule="auto"/>
              <w:rPr>
                <w:rFonts w:ascii="Courier New" w:hAnsi="Courier New" w:eastAsia="Courier New" w:cs="Courier New"/>
                <w:color w:val="000000"/>
                <w:sz w:val="16"/>
                <w:szCs w:val="16"/>
              </w:rPr>
            </w:pPr>
          </w:p>
          <w:p w14:paraId="7D6EA1A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@Override</w:t>
            </w:r>
          </w:p>
          <w:p w14:paraId="183C7F2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protected void doPost(HttpServletRequest request, HttpServletResponse response)</w:t>
            </w:r>
          </w:p>
          <w:p w14:paraId="63E6BBD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throws ServletException, IOException {</w:t>
            </w:r>
          </w:p>
          <w:p w14:paraId="25C0AADB">
            <w:pPr>
              <w:spacing w:before="0" w:after="0" w:line="240" w:lineRule="auto"/>
              <w:rPr>
                <w:rFonts w:ascii="Courier New" w:hAnsi="Courier New" w:eastAsia="Courier New" w:cs="Courier New"/>
                <w:color w:val="000000"/>
                <w:sz w:val="16"/>
                <w:szCs w:val="16"/>
              </w:rPr>
            </w:pPr>
          </w:p>
          <w:p w14:paraId="6B674A2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response.setContentType("text/plain;charset=UTF-8");</w:t>
            </w:r>
          </w:p>
          <w:p w14:paraId="7495B082">
            <w:pPr>
              <w:spacing w:before="0" w:after="0" w:line="240" w:lineRule="auto"/>
              <w:rPr>
                <w:rFonts w:ascii="Courier New" w:hAnsi="Courier New" w:eastAsia="Courier New" w:cs="Courier New"/>
                <w:color w:val="000000"/>
                <w:sz w:val="16"/>
                <w:szCs w:val="16"/>
              </w:rPr>
            </w:pPr>
          </w:p>
          <w:p w14:paraId="2DA1575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HttpSession sesion = request.getSession();</w:t>
            </w:r>
          </w:p>
          <w:p w14:paraId="21A0CF5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token = (String) sesion.getAttribute("miToken");</w:t>
            </w:r>
          </w:p>
          <w:p w14:paraId="3140216A">
            <w:pPr>
              <w:spacing w:before="0" w:after="0" w:line="240" w:lineRule="auto"/>
              <w:rPr>
                <w:rFonts w:ascii="Courier New" w:hAnsi="Courier New" w:eastAsia="Courier New" w:cs="Courier New"/>
                <w:color w:val="000000"/>
                <w:sz w:val="16"/>
                <w:szCs w:val="16"/>
              </w:rPr>
            </w:pPr>
          </w:p>
          <w:p w14:paraId="044EB84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(token == null) {</w:t>
            </w:r>
          </w:p>
          <w:p w14:paraId="5B011ED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response.getWriter().write("ERROR_SESSION");</w:t>
            </w:r>
          </w:p>
          <w:p w14:paraId="5507FE4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w:t>
            </w:r>
          </w:p>
          <w:p w14:paraId="2EB2FF8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400A832">
            <w:pPr>
              <w:spacing w:before="0" w:after="0" w:line="240" w:lineRule="auto"/>
              <w:rPr>
                <w:rFonts w:ascii="Courier New" w:hAnsi="Courier New" w:eastAsia="Courier New" w:cs="Courier New"/>
                <w:color w:val="000000"/>
                <w:sz w:val="16"/>
                <w:szCs w:val="16"/>
              </w:rPr>
            </w:pPr>
          </w:p>
          <w:p w14:paraId="48413FB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double valor = Double.parseDouble(request.getParameter("txtValor"));</w:t>
            </w:r>
          </w:p>
          <w:p w14:paraId="0A35EFC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tipo = request.getParameter("cmbTipo");</w:t>
            </w:r>
          </w:p>
          <w:p w14:paraId="523C63C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origen = request.getParameter("txtOrigen");</w:t>
            </w:r>
          </w:p>
          <w:p w14:paraId="71CCDC3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destino = request.getParameter("txtDestino");</w:t>
            </w:r>
          </w:p>
          <w:p w14:paraId="5B297E7A">
            <w:pPr>
              <w:spacing w:before="0" w:after="0" w:line="240" w:lineRule="auto"/>
              <w:rPr>
                <w:rFonts w:ascii="Courier New" w:hAnsi="Courier New" w:eastAsia="Courier New" w:cs="Courier New"/>
                <w:color w:val="000000"/>
                <w:sz w:val="16"/>
                <w:szCs w:val="16"/>
              </w:rPr>
            </w:pPr>
          </w:p>
          <w:p w14:paraId="61E5ED4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(valor &lt; 0 &amp;&amp; (tipo.equals("longitud") || tipo.equals("masa"))) {</w:t>
            </w:r>
          </w:p>
          <w:p w14:paraId="4CCBB5C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 No existen valores negativos en " + tipo + ".");</w:t>
            </w:r>
          </w:p>
          <w:p w14:paraId="3E093AA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w:t>
            </w:r>
          </w:p>
          <w:p w14:paraId="031B1A3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1C88C43">
            <w:pPr>
              <w:spacing w:before="0" w:after="0" w:line="240" w:lineRule="auto"/>
              <w:rPr>
                <w:rFonts w:ascii="Courier New" w:hAnsi="Courier New" w:eastAsia="Courier New" w:cs="Courier New"/>
                <w:color w:val="000000"/>
                <w:sz w:val="16"/>
                <w:szCs w:val="16"/>
              </w:rPr>
            </w:pPr>
          </w:p>
          <w:p w14:paraId="45B9C49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double resultado = 0;</w:t>
            </w:r>
          </w:p>
          <w:p w14:paraId="02B825C2">
            <w:pPr>
              <w:spacing w:before="0" w:after="0" w:line="240" w:lineRule="auto"/>
              <w:rPr>
                <w:rFonts w:ascii="Courier New" w:hAnsi="Courier New" w:eastAsia="Courier New" w:cs="Courier New"/>
                <w:color w:val="000000"/>
                <w:sz w:val="16"/>
                <w:szCs w:val="16"/>
              </w:rPr>
            </w:pPr>
          </w:p>
          <w:p w14:paraId="6D8D46D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try {</w:t>
            </w:r>
          </w:p>
          <w:p w14:paraId="5FE364E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switch (tipo) {</w:t>
            </w:r>
          </w:p>
          <w:p w14:paraId="31A29E5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case "longitud":</w:t>
            </w:r>
          </w:p>
          <w:p w14:paraId="46A1B18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(valor &lt; 0){</w:t>
            </w:r>
          </w:p>
          <w:p w14:paraId="4424187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 No se permiten valores negativos para esta magnitud.");</w:t>
            </w:r>
          </w:p>
          <w:p w14:paraId="37CAEB8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break;</w:t>
            </w:r>
          </w:p>
          <w:p w14:paraId="7EB9E47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C7EAE4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var portLon = new WSLongitud_Service().getWSLongitudPort();</w:t>
            </w:r>
          </w:p>
          <w:p w14:paraId="62F1B09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resultado = portLon.convertirLongitud(valor, origen, destino, token);</w:t>
            </w:r>
          </w:p>
          <w:p w14:paraId="6D106AE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break;</w:t>
            </w:r>
          </w:p>
          <w:p w14:paraId="29E29FF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case "masa":</w:t>
            </w:r>
          </w:p>
          <w:p w14:paraId="761EFA6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(valor &lt; 0){</w:t>
            </w:r>
          </w:p>
          <w:p w14:paraId="1D78318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 No se permiten valores negativos para esta magnitud.");</w:t>
            </w:r>
          </w:p>
          <w:p w14:paraId="2711F80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break;</w:t>
            </w:r>
          </w:p>
          <w:p w14:paraId="77648CB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7772B7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var portMas = new WSMasa_Service().getWSMasaPort();</w:t>
            </w:r>
          </w:p>
          <w:p w14:paraId="61CB25C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resultado = portMas.convertirMasa(valor, origen, destino, token);</w:t>
            </w:r>
          </w:p>
          <w:p w14:paraId="49745FC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break;</w:t>
            </w:r>
          </w:p>
          <w:p w14:paraId="108B99D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case "temperatura":</w:t>
            </w:r>
          </w:p>
          <w:p w14:paraId="569944D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var portTemp = new WSTemperatura_Service().getWSTemperaturaPort();</w:t>
            </w:r>
          </w:p>
          <w:p w14:paraId="50F3ACD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resultado = portTemp.convertirTemperatura(valor, origen, destino, token);</w:t>
            </w:r>
          </w:p>
          <w:p w14:paraId="2F3BD80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break;</w:t>
            </w:r>
          </w:p>
          <w:p w14:paraId="25DA74E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8C3BA41">
            <w:pPr>
              <w:spacing w:before="0" w:after="0" w:line="240" w:lineRule="auto"/>
              <w:rPr>
                <w:rFonts w:ascii="Courier New" w:hAnsi="Courier New" w:eastAsia="Courier New" w:cs="Courier New"/>
                <w:color w:val="000000"/>
                <w:sz w:val="16"/>
                <w:szCs w:val="16"/>
              </w:rPr>
            </w:pPr>
          </w:p>
          <w:p w14:paraId="17CD1E8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(resultado == -9999999.401) {</w:t>
            </w:r>
          </w:p>
          <w:p w14:paraId="33186BB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 Sesión inválida. Loguéate de nuevo.");</w:t>
            </w:r>
          </w:p>
          <w:p w14:paraId="4AE858E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else if (resultado == -999999.404) {</w:t>
            </w:r>
          </w:p>
          <w:p w14:paraId="4EA7ED4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 Unidades no reconocidas por el sistema.");</w:t>
            </w:r>
          </w:p>
          <w:p w14:paraId="1B45FE8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else {</w:t>
            </w:r>
          </w:p>
          <w:p w14:paraId="67425D0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response.getWriter().write(String.valueOf(resultado));</w:t>
            </w:r>
          </w:p>
          <w:p w14:paraId="77F8BE0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C9EC127">
            <w:pPr>
              <w:spacing w:before="0" w:after="0" w:line="240" w:lineRule="auto"/>
              <w:rPr>
                <w:rFonts w:ascii="Courier New" w:hAnsi="Courier New" w:eastAsia="Courier New" w:cs="Courier New"/>
                <w:color w:val="000000"/>
                <w:sz w:val="16"/>
                <w:szCs w:val="16"/>
              </w:rPr>
            </w:pPr>
          </w:p>
          <w:p w14:paraId="1164A80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catch (Exception e) {</w:t>
            </w:r>
          </w:p>
          <w:p w14:paraId="5D8F94A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response.getWriter().write("ERROR: Fallo al conectar con el servicio web.");</w:t>
            </w:r>
          </w:p>
          <w:p w14:paraId="6846784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281ED3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D75A57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tc>
      </w:tr>
    </w:tbl>
    <w:p w14:paraId="68C36F11">
      <w:pPr>
        <w:pStyle w:val="6"/>
      </w:pPr>
      <w:bookmarkStart w:id="146" w:name="_6l3wmb2229nm" w:colFirst="0" w:colLast="0"/>
      <w:bookmarkEnd w:id="146"/>
      <w:bookmarkStart w:id="147" w:name="_Toc15205"/>
      <w:r>
        <w:t>Tabla 15. Clase LoginServlet - Cliente escritorio</w:t>
      </w:r>
      <w:bookmarkEnd w:id="147"/>
    </w:p>
    <w:tbl>
      <w:tblPr>
        <w:tblStyle w:val="3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6B51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2C88D05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package ec.edu.monster.controlador;</w:t>
            </w:r>
          </w:p>
          <w:p w14:paraId="17AC97E8">
            <w:pPr>
              <w:spacing w:before="0" w:after="0" w:line="240" w:lineRule="auto"/>
              <w:rPr>
                <w:rFonts w:ascii="Courier New" w:hAnsi="Courier New" w:eastAsia="Courier New" w:cs="Courier New"/>
                <w:color w:val="000000"/>
                <w:sz w:val="16"/>
                <w:szCs w:val="16"/>
              </w:rPr>
            </w:pPr>
          </w:p>
          <w:p w14:paraId="534C690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import ec.edu.monster.controlador.WSLogin_Service; </w:t>
            </w:r>
          </w:p>
          <w:p w14:paraId="356567B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java.io.IOException;</w:t>
            </w:r>
          </w:p>
          <w:p w14:paraId="0E499AB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java.io.PrintWriter;</w:t>
            </w:r>
          </w:p>
          <w:p w14:paraId="38C1759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jakarta.servlet.ServletException;</w:t>
            </w:r>
          </w:p>
          <w:p w14:paraId="70C9C9A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jakarta.servlet.annotation.WebServlet;</w:t>
            </w:r>
          </w:p>
          <w:p w14:paraId="084AA9D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jakarta.servlet.http.HttpServlet;</w:t>
            </w:r>
          </w:p>
          <w:p w14:paraId="3361AB2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jakarta.servlet.http.HttpServletRequest;</w:t>
            </w:r>
          </w:p>
          <w:p w14:paraId="44EF535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jakarta.servlet.http.HttpServletResponse;</w:t>
            </w:r>
          </w:p>
          <w:p w14:paraId="2C5D844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jakarta.servlet.http.HttpSession;</w:t>
            </w:r>
          </w:p>
          <w:p w14:paraId="1AA876CE">
            <w:pPr>
              <w:spacing w:before="0" w:after="0" w:line="240" w:lineRule="auto"/>
              <w:rPr>
                <w:rFonts w:ascii="Courier New" w:hAnsi="Courier New" w:eastAsia="Courier New" w:cs="Courier New"/>
                <w:color w:val="000000"/>
                <w:sz w:val="16"/>
                <w:szCs w:val="16"/>
              </w:rPr>
            </w:pPr>
          </w:p>
          <w:p w14:paraId="4BE27C9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p w14:paraId="4AD2E98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855A1C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@author Soto</w:t>
            </w:r>
          </w:p>
          <w:p w14:paraId="282B4E6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06C288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@WebServlet(name = "LoginServlet", urlPatterns = {"/LoginServlet"})</w:t>
            </w:r>
          </w:p>
          <w:p w14:paraId="705B8BB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public class LoginServlet extends HttpServlet {</w:t>
            </w:r>
          </w:p>
          <w:p w14:paraId="030C1965">
            <w:pPr>
              <w:spacing w:before="0" w:after="0" w:line="240" w:lineRule="auto"/>
              <w:rPr>
                <w:rFonts w:ascii="Courier New" w:hAnsi="Courier New" w:eastAsia="Courier New" w:cs="Courier New"/>
                <w:color w:val="000000"/>
                <w:sz w:val="16"/>
                <w:szCs w:val="16"/>
              </w:rPr>
            </w:pPr>
          </w:p>
          <w:p w14:paraId="0236DB7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@Override</w:t>
            </w:r>
          </w:p>
          <w:p w14:paraId="0D8CFD7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protected void doPost(HttpServletRequest request, HttpServletResponse response)</w:t>
            </w:r>
          </w:p>
          <w:p w14:paraId="74E42A9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throws ServletException, IOException {</w:t>
            </w:r>
          </w:p>
          <w:p w14:paraId="7042EB2B">
            <w:pPr>
              <w:spacing w:before="0" w:after="0" w:line="240" w:lineRule="auto"/>
              <w:rPr>
                <w:rFonts w:ascii="Courier New" w:hAnsi="Courier New" w:eastAsia="Courier New" w:cs="Courier New"/>
                <w:color w:val="000000"/>
                <w:sz w:val="16"/>
                <w:szCs w:val="16"/>
              </w:rPr>
            </w:pPr>
          </w:p>
          <w:p w14:paraId="5244B24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//Recoger datos del jsp</w:t>
            </w:r>
          </w:p>
          <w:p w14:paraId="3077352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user = request.getParameter("txtUsuario");</w:t>
            </w:r>
          </w:p>
          <w:p w14:paraId="683F660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pass = request.getParameter("txtClave");</w:t>
            </w:r>
          </w:p>
          <w:p w14:paraId="6339BEE2">
            <w:pPr>
              <w:spacing w:before="0" w:after="0" w:line="240" w:lineRule="auto"/>
              <w:rPr>
                <w:rFonts w:ascii="Courier New" w:hAnsi="Courier New" w:eastAsia="Courier New" w:cs="Courier New"/>
                <w:color w:val="000000"/>
                <w:sz w:val="16"/>
                <w:szCs w:val="16"/>
              </w:rPr>
            </w:pPr>
          </w:p>
          <w:p w14:paraId="395CC19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try {</w:t>
            </w:r>
          </w:p>
          <w:p w14:paraId="367C71E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//Llamar al web service</w:t>
            </w:r>
          </w:p>
          <w:p w14:paraId="5F29E0B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WSLogin_Service loginService = new WSLogin_Service();</w:t>
            </w:r>
          </w:p>
          <w:p w14:paraId="649F933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var portLogin = loginService.getWSLoginPort();</w:t>
            </w:r>
          </w:p>
          <w:p w14:paraId="58E09088">
            <w:pPr>
              <w:spacing w:before="0" w:after="0" w:line="240" w:lineRule="auto"/>
              <w:rPr>
                <w:rFonts w:ascii="Courier New" w:hAnsi="Courier New" w:eastAsia="Courier New" w:cs="Courier New"/>
                <w:color w:val="000000"/>
                <w:sz w:val="16"/>
                <w:szCs w:val="16"/>
              </w:rPr>
            </w:pPr>
          </w:p>
          <w:p w14:paraId="3A15978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token = portLogin.login(user, pass);</w:t>
            </w:r>
          </w:p>
          <w:p w14:paraId="69632C59">
            <w:pPr>
              <w:spacing w:before="0" w:after="0" w:line="240" w:lineRule="auto"/>
              <w:rPr>
                <w:rFonts w:ascii="Courier New" w:hAnsi="Courier New" w:eastAsia="Courier New" w:cs="Courier New"/>
                <w:color w:val="000000"/>
                <w:sz w:val="16"/>
                <w:szCs w:val="16"/>
              </w:rPr>
            </w:pPr>
          </w:p>
          <w:p w14:paraId="1CA93A6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(token.contains("ERROR")) {</w:t>
            </w:r>
          </w:p>
          <w:p w14:paraId="23328D1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request.setAttribute("error", "Credenciales incorrectas, intenta de nuevo.");</w:t>
            </w:r>
          </w:p>
          <w:p w14:paraId="655B4EA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request.getRequestDispatcher("index.jsp").forward(request, response);</w:t>
            </w:r>
          </w:p>
          <w:p w14:paraId="7AE4FEF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else {</w:t>
            </w:r>
          </w:p>
          <w:p w14:paraId="3E16EAB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HttpSession sesion = request.getSession();</w:t>
            </w:r>
          </w:p>
          <w:p w14:paraId="1037D20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sesion.setAttribute("miToken", token);</w:t>
            </w:r>
          </w:p>
          <w:p w14:paraId="488195C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response.sendRedirect("conversor.jsp");</w:t>
            </w:r>
          </w:p>
          <w:p w14:paraId="2E5B224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93F89E2">
            <w:pPr>
              <w:spacing w:before="0" w:after="0" w:line="240" w:lineRule="auto"/>
              <w:rPr>
                <w:rFonts w:ascii="Courier New" w:hAnsi="Courier New" w:eastAsia="Courier New" w:cs="Courier New"/>
                <w:color w:val="000000"/>
                <w:sz w:val="16"/>
                <w:szCs w:val="16"/>
              </w:rPr>
            </w:pPr>
          </w:p>
          <w:p w14:paraId="15999FD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catch (Exception e) {</w:t>
            </w:r>
          </w:p>
          <w:p w14:paraId="41967F0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request.setAttribute("error", "Error de conexión con el Servidor Payara.");</w:t>
            </w:r>
          </w:p>
          <w:p w14:paraId="4594340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request.getRequestDispatcher("index.jsp").forward(request, response);</w:t>
            </w:r>
          </w:p>
          <w:p w14:paraId="619C5CA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69CA09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1CA3DE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tc>
      </w:tr>
    </w:tbl>
    <w:p w14:paraId="2C335280">
      <w:pPr>
        <w:rPr>
          <w:b/>
          <w:bCs/>
          <w:color w:val="243F61"/>
          <w:sz w:val="32"/>
          <w:szCs w:val="32"/>
        </w:rPr>
      </w:pPr>
      <w:r>
        <w:rPr>
          <w:b/>
          <w:bCs/>
          <w:color w:val="243F61"/>
          <w:sz w:val="32"/>
          <w:szCs w:val="32"/>
        </w:rPr>
        <w:t>CREACIÓN DE VISTAS</w:t>
      </w:r>
    </w:p>
    <w:p w14:paraId="47F0C1B4">
      <w:pPr>
        <w:rPr>
          <w:i/>
          <w:iCs/>
        </w:rPr>
      </w:pPr>
      <w:r>
        <w:t>Las interfaces de usuario se construyeron utilizando HTML y la tecnología JSP (JavaServer Pages) dentro del directorio Web Pages. Se diseñaron dos vistas principales: index.jsp, que actúa como la pantalla de inicio de sesión interactuando con el LoginServlet, y conversor.jsp, que contiene los formularios dinámicos para seleccionar las unidades de medida, capturar los valores y mostrar los resultados procesados por el ConversorServlet.</w:t>
      </w:r>
    </w:p>
    <w:p w14:paraId="7A4401FC">
      <w:pPr>
        <w:keepNext/>
        <w:spacing w:after="0"/>
        <w:jc w:val="center"/>
      </w:pPr>
      <w:r>
        <w:drawing>
          <wp:inline distT="114300" distB="114300" distL="114300" distR="114300">
            <wp:extent cx="1851660" cy="1118235"/>
            <wp:effectExtent l="0" t="0" r="0" b="0"/>
            <wp:docPr id="79" name="image48.png"/>
            <wp:cNvGraphicFramePr/>
            <a:graphic xmlns:a="http://schemas.openxmlformats.org/drawingml/2006/main">
              <a:graphicData uri="http://schemas.openxmlformats.org/drawingml/2006/picture">
                <pic:pic xmlns:pic="http://schemas.openxmlformats.org/drawingml/2006/picture">
                  <pic:nvPicPr>
                    <pic:cNvPr id="79" name="image48.png"/>
                    <pic:cNvPicPr preferRelativeResize="0"/>
                  </pic:nvPicPr>
                  <pic:blipFill>
                    <a:blip r:embed="rId79"/>
                    <a:srcRect/>
                    <a:stretch>
                      <a:fillRect/>
                    </a:stretch>
                  </pic:blipFill>
                  <pic:spPr>
                    <a:xfrm>
                      <a:off x="0" y="0"/>
                      <a:ext cx="1851826" cy="1118553"/>
                    </a:xfrm>
                    <a:prstGeom prst="rect">
                      <a:avLst/>
                    </a:prstGeom>
                  </pic:spPr>
                </pic:pic>
              </a:graphicData>
            </a:graphic>
          </wp:inline>
        </w:drawing>
      </w:r>
    </w:p>
    <w:p w14:paraId="1E0D1A75">
      <w:pPr>
        <w:pStyle w:val="5"/>
      </w:pPr>
      <w:bookmarkStart w:id="148" w:name="_oipi8ysvcsrw" w:colFirst="0" w:colLast="0"/>
      <w:bookmarkEnd w:id="148"/>
      <w:bookmarkStart w:id="149" w:name="_Toc7420"/>
      <w:r>
        <w:t>Figura 42. Creación de vistas - Cliente web</w:t>
      </w:r>
      <w:bookmarkEnd w:id="149"/>
    </w:p>
    <w:p w14:paraId="77BCC25B">
      <w:pPr>
        <w:pStyle w:val="6"/>
      </w:pPr>
      <w:bookmarkStart w:id="150" w:name="_chvfcvdp7x8l" w:colFirst="0" w:colLast="0"/>
      <w:bookmarkEnd w:id="150"/>
      <w:bookmarkStart w:id="151" w:name="_Toc27987"/>
      <w:r>
        <w:t>Tabla 16. Archivo conversor - Cliente web</w:t>
      </w:r>
      <w:bookmarkEnd w:id="151"/>
    </w:p>
    <w:tbl>
      <w:tblPr>
        <w:tblStyle w:val="3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889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F7924A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&lt;%@page contentType="text/html" pageEncoding="UTF-8"%&gt;</w:t>
            </w:r>
          </w:p>
          <w:p w14:paraId="0580F85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w:t>
            </w:r>
          </w:p>
          <w:p w14:paraId="3FC4B06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token = (String) session.getAttribute("miToken");</w:t>
            </w:r>
          </w:p>
          <w:p w14:paraId="77AFFDC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(token == null) {</w:t>
            </w:r>
          </w:p>
          <w:p w14:paraId="35A7115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response.sendRedirect("index.jsp");</w:t>
            </w:r>
          </w:p>
          <w:p w14:paraId="6550CE8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w:t>
            </w:r>
          </w:p>
          <w:p w14:paraId="680F28E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8A0A09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%&gt;</w:t>
            </w:r>
          </w:p>
          <w:p w14:paraId="353DEB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&lt;!DOCTYPE html&gt;</w:t>
            </w:r>
          </w:p>
          <w:p w14:paraId="237C450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&lt;html&gt;</w:t>
            </w:r>
          </w:p>
          <w:p w14:paraId="7171E8E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&lt;head&gt;</w:t>
            </w:r>
          </w:p>
          <w:p w14:paraId="39FFBB7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&lt;title&gt;Panel de Conversiones - ESPE&lt;/title&gt;</w:t>
            </w:r>
          </w:p>
          <w:p w14:paraId="22C7488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&lt;style&gt;</w:t>
            </w:r>
          </w:p>
          <w:p w14:paraId="52353DE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Estilos generales */</w:t>
            </w:r>
          </w:p>
          <w:p w14:paraId="5F9493D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body { </w:t>
            </w:r>
          </w:p>
          <w:p w14:paraId="61F99A6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font-family: Arial, sans-serif; </w:t>
            </w:r>
          </w:p>
          <w:p w14:paraId="3FA4DA0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#121212; </w:t>
            </w:r>
          </w:p>
          <w:p w14:paraId="324C0C8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 </w:t>
            </w:r>
          </w:p>
          <w:p w14:paraId="2A88E79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 </w:t>
            </w:r>
          </w:p>
          <w:p w14:paraId="612A4CB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justify-content: center; </w:t>
            </w:r>
          </w:p>
          <w:p w14:paraId="2ECD40A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align-items: center; </w:t>
            </w:r>
          </w:p>
          <w:p w14:paraId="13350C8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height: 100vh; </w:t>
            </w:r>
          </w:p>
          <w:p w14:paraId="752F293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 0; </w:t>
            </w:r>
          </w:p>
          <w:p w14:paraId="2D4CA1A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FE1937F">
            <w:pPr>
              <w:spacing w:before="0" w:after="0" w:line="240" w:lineRule="auto"/>
              <w:rPr>
                <w:rFonts w:ascii="Courier New" w:hAnsi="Courier New" w:eastAsia="Courier New" w:cs="Courier New"/>
                <w:color w:val="000000"/>
                <w:sz w:val="16"/>
                <w:szCs w:val="16"/>
              </w:rPr>
            </w:pPr>
          </w:p>
          <w:p w14:paraId="3BE4729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Contenedor principal con el borde sutil */</w:t>
            </w:r>
          </w:p>
          <w:p w14:paraId="460BC8D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.converter-box { </w:t>
            </w:r>
          </w:p>
          <w:p w14:paraId="4D25BC3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#111111; </w:t>
            </w:r>
          </w:p>
          <w:p w14:paraId="3BB2ACC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40px; </w:t>
            </w:r>
          </w:p>
          <w:p w14:paraId="509C02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border-radius: 4px; </w:t>
            </w:r>
          </w:p>
          <w:p w14:paraId="0C2BD84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2px solid #e0e0fa; /* Borde clarito de tu imagen */</w:t>
            </w:r>
          </w:p>
          <w:p w14:paraId="0914643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450px;</w:t>
            </w:r>
          </w:p>
          <w:p w14:paraId="6E54B48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box-shadow: 0 4px 15px rgba(0,0,0,0.8);</w:t>
            </w:r>
          </w:p>
          <w:p w14:paraId="429F254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E667E31">
            <w:pPr>
              <w:spacing w:before="0" w:after="0" w:line="240" w:lineRule="auto"/>
              <w:rPr>
                <w:rFonts w:ascii="Courier New" w:hAnsi="Courier New" w:eastAsia="Courier New" w:cs="Courier New"/>
                <w:color w:val="000000"/>
                <w:sz w:val="16"/>
                <w:szCs w:val="16"/>
              </w:rPr>
            </w:pPr>
          </w:p>
          <w:p w14:paraId="6D0416B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h3 {</w:t>
            </w:r>
          </w:p>
          <w:p w14:paraId="50E90AB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margin-top: 0;</w:t>
            </w:r>
          </w:p>
          <w:p w14:paraId="174D791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1.2em;</w:t>
            </w:r>
          </w:p>
          <w:p w14:paraId="122AE99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10px;</w:t>
            </w:r>
          </w:p>
          <w:p w14:paraId="1350A40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7B11CF3">
            <w:pPr>
              <w:spacing w:before="0" w:after="0" w:line="240" w:lineRule="auto"/>
              <w:rPr>
                <w:rFonts w:ascii="Courier New" w:hAnsi="Courier New" w:eastAsia="Courier New" w:cs="Courier New"/>
                <w:color w:val="000000"/>
                <w:sz w:val="16"/>
                <w:szCs w:val="16"/>
              </w:rPr>
            </w:pPr>
          </w:p>
          <w:p w14:paraId="00B0548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Selector principal de arriba */</w:t>
            </w:r>
          </w:p>
          <w:p w14:paraId="07A8302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.main-select {</w:t>
            </w:r>
          </w:p>
          <w:p w14:paraId="5A4C82A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60%;</w:t>
            </w:r>
          </w:p>
          <w:p w14:paraId="443D9D1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8px;</w:t>
            </w:r>
          </w:p>
          <w:p w14:paraId="0ABF8D8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#1a1a1a;</w:t>
            </w:r>
          </w:p>
          <w:p w14:paraId="71A4A97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w:t>
            </w:r>
          </w:p>
          <w:p w14:paraId="5507048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1px solid #555;</w:t>
            </w:r>
          </w:p>
          <w:p w14:paraId="0945093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40px;</w:t>
            </w:r>
          </w:p>
          <w:p w14:paraId="387EF42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outline: none;</w:t>
            </w:r>
          </w:p>
          <w:p w14:paraId="79690AA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DC99E80">
            <w:pPr>
              <w:spacing w:before="0" w:after="0" w:line="240" w:lineRule="auto"/>
              <w:rPr>
                <w:rFonts w:ascii="Courier New" w:hAnsi="Courier New" w:eastAsia="Courier New" w:cs="Courier New"/>
                <w:color w:val="000000"/>
                <w:sz w:val="16"/>
                <w:szCs w:val="16"/>
              </w:rPr>
            </w:pPr>
          </w:p>
          <w:p w14:paraId="4AD2707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Contenedor de las dos columnas */</w:t>
            </w:r>
          </w:p>
          <w:p w14:paraId="06304DA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.columns-container {</w:t>
            </w:r>
          </w:p>
          <w:p w14:paraId="061FFF2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148B20F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justify-content: space-between;</w:t>
            </w:r>
          </w:p>
          <w:p w14:paraId="387CF30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align-items: flex-end;</w:t>
            </w:r>
          </w:p>
          <w:p w14:paraId="2C8550E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30px;</w:t>
            </w:r>
          </w:p>
          <w:p w14:paraId="117E831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D76FD64">
            <w:pPr>
              <w:spacing w:before="0" w:after="0" w:line="240" w:lineRule="auto"/>
              <w:rPr>
                <w:rFonts w:ascii="Courier New" w:hAnsi="Courier New" w:eastAsia="Courier New" w:cs="Courier New"/>
                <w:color w:val="000000"/>
                <w:sz w:val="16"/>
                <w:szCs w:val="16"/>
              </w:rPr>
            </w:pPr>
          </w:p>
          <w:p w14:paraId="18E3B37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Cada columna (Origen y Destino) */</w:t>
            </w:r>
          </w:p>
          <w:p w14:paraId="72693A7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 {</w:t>
            </w:r>
          </w:p>
          <w:p w14:paraId="49F4DDB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51E9AFE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flex-direction: column;</w:t>
            </w:r>
          </w:p>
          <w:p w14:paraId="0D0D501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40%;</w:t>
            </w:r>
          </w:p>
          <w:p w14:paraId="52C7284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D61DB8D">
            <w:pPr>
              <w:spacing w:before="0" w:after="0" w:line="240" w:lineRule="auto"/>
              <w:rPr>
                <w:rFonts w:ascii="Courier New" w:hAnsi="Courier New" w:eastAsia="Courier New" w:cs="Courier New"/>
                <w:color w:val="000000"/>
                <w:sz w:val="16"/>
                <w:szCs w:val="16"/>
              </w:rPr>
            </w:pPr>
          </w:p>
          <w:p w14:paraId="6E30984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 label {</w:t>
            </w:r>
          </w:p>
          <w:p w14:paraId="594F80E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w:t>
            </w:r>
          </w:p>
          <w:p w14:paraId="5A115AA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0.9em;</w:t>
            </w:r>
          </w:p>
          <w:p w14:paraId="66CFF47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15px;</w:t>
            </w:r>
          </w:p>
          <w:p w14:paraId="52E14DD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8752E0B">
            <w:pPr>
              <w:spacing w:before="0" w:after="0" w:line="240" w:lineRule="auto"/>
              <w:rPr>
                <w:rFonts w:ascii="Courier New" w:hAnsi="Courier New" w:eastAsia="Courier New" w:cs="Courier New"/>
                <w:color w:val="000000"/>
                <w:sz w:val="16"/>
                <w:szCs w:val="16"/>
              </w:rPr>
            </w:pPr>
          </w:p>
          <w:p w14:paraId="3274212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 select, .col input {</w:t>
            </w:r>
          </w:p>
          <w:p w14:paraId="2C28C81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#111;</w:t>
            </w:r>
          </w:p>
          <w:p w14:paraId="3391A61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w:t>
            </w:r>
          </w:p>
          <w:p w14:paraId="759D00D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1px solid #fff;</w:t>
            </w:r>
          </w:p>
          <w:p w14:paraId="23352A9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8px;</w:t>
            </w:r>
          </w:p>
          <w:p w14:paraId="49AED20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15px;</w:t>
            </w:r>
          </w:p>
          <w:p w14:paraId="52BBDF6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outline: none;</w:t>
            </w:r>
          </w:p>
          <w:p w14:paraId="0C759D1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717C004">
            <w:pPr>
              <w:spacing w:before="0" w:after="0" w:line="240" w:lineRule="auto"/>
              <w:rPr>
                <w:rFonts w:ascii="Courier New" w:hAnsi="Courier New" w:eastAsia="Courier New" w:cs="Courier New"/>
                <w:color w:val="000000"/>
                <w:sz w:val="16"/>
                <w:szCs w:val="16"/>
              </w:rPr>
            </w:pPr>
          </w:p>
          <w:p w14:paraId="052E125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Columna del medio para la mano */</w:t>
            </w:r>
          </w:p>
          <w:p w14:paraId="5381CED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.col-center {</w:t>
            </w:r>
          </w:p>
          <w:p w14:paraId="35E831D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15%;</w:t>
            </w:r>
          </w:p>
          <w:p w14:paraId="27CDFAD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241D319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justify-content: center;</w:t>
            </w:r>
          </w:p>
          <w:p w14:paraId="0F03869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align-items: center;</w:t>
            </w:r>
          </w:p>
          <w:p w14:paraId="154FB69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padding-bottom: 25px; /* Para alinear con los inputs */</w:t>
            </w:r>
          </w:p>
          <w:p w14:paraId="2E1D51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5C8578C">
            <w:pPr>
              <w:spacing w:before="0" w:after="0" w:line="240" w:lineRule="auto"/>
              <w:rPr>
                <w:rFonts w:ascii="Courier New" w:hAnsi="Courier New" w:eastAsia="Courier New" w:cs="Courier New"/>
                <w:color w:val="000000"/>
                <w:sz w:val="16"/>
                <w:szCs w:val="16"/>
              </w:rPr>
            </w:pPr>
          </w:p>
          <w:p w14:paraId="61D3771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.hand-img {</w:t>
            </w:r>
          </w:p>
          <w:p w14:paraId="088D8AE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40px; /* Ajusta el tamaño de tu imagen aquí */</w:t>
            </w:r>
          </w:p>
          <w:p w14:paraId="39165A9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99E462C">
            <w:pPr>
              <w:spacing w:before="0" w:after="0" w:line="240" w:lineRule="auto"/>
              <w:rPr>
                <w:rFonts w:ascii="Courier New" w:hAnsi="Courier New" w:eastAsia="Courier New" w:cs="Courier New"/>
                <w:color w:val="000000"/>
                <w:sz w:val="16"/>
                <w:szCs w:val="16"/>
              </w:rPr>
            </w:pPr>
          </w:p>
          <w:p w14:paraId="37F6CE5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Botón azul gigante */</w:t>
            </w:r>
          </w:p>
          <w:p w14:paraId="1257B17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button { </w:t>
            </w:r>
          </w:p>
          <w:p w14:paraId="493FB00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#5b88e5; </w:t>
            </w:r>
          </w:p>
          <w:p w14:paraId="2B50737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 </w:t>
            </w:r>
          </w:p>
          <w:p w14:paraId="486AE9F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cursor: pointer; </w:t>
            </w:r>
          </w:p>
          <w:p w14:paraId="489F3A2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 </w:t>
            </w:r>
          </w:p>
          <w:p w14:paraId="1F866FD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1.1em;</w:t>
            </w:r>
          </w:p>
          <w:p w14:paraId="037E43A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100%;</w:t>
            </w:r>
          </w:p>
          <w:p w14:paraId="1DF5693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15px;</w:t>
            </w:r>
          </w:p>
          <w:p w14:paraId="6AD2CBE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none;</w:t>
            </w:r>
          </w:p>
          <w:p w14:paraId="33E65EF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7D562ED">
            <w:pPr>
              <w:spacing w:before="0" w:after="0" w:line="240" w:lineRule="auto"/>
              <w:rPr>
                <w:rFonts w:ascii="Courier New" w:hAnsi="Courier New" w:eastAsia="Courier New" w:cs="Courier New"/>
                <w:color w:val="000000"/>
                <w:sz w:val="16"/>
                <w:szCs w:val="16"/>
              </w:rPr>
            </w:pPr>
          </w:p>
          <w:p w14:paraId="4040DEF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button:hover { </w:t>
            </w:r>
          </w:p>
          <w:p w14:paraId="13B74EE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#4a75c9; </w:t>
            </w:r>
          </w:p>
          <w:p w14:paraId="7A5BAAB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9B13FC5">
            <w:pPr>
              <w:spacing w:before="0" w:after="0" w:line="240" w:lineRule="auto"/>
              <w:rPr>
                <w:rFonts w:ascii="Courier New" w:hAnsi="Courier New" w:eastAsia="Courier New" w:cs="Courier New"/>
                <w:color w:val="000000"/>
                <w:sz w:val="16"/>
                <w:szCs w:val="16"/>
              </w:rPr>
            </w:pPr>
          </w:p>
          <w:p w14:paraId="0FE823D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.error { </w:t>
            </w:r>
          </w:p>
          <w:p w14:paraId="57B3963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#ff4d4d; </w:t>
            </w:r>
          </w:p>
          <w:p w14:paraId="1F96B52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margin-top: 15px; </w:t>
            </w:r>
          </w:p>
          <w:p w14:paraId="73AFF4E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 </w:t>
            </w:r>
          </w:p>
          <w:p w14:paraId="40531F0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text-align: center;</w:t>
            </w:r>
          </w:p>
          <w:p w14:paraId="4FDB2D8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66EA54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DC6893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.logout {</w:t>
            </w:r>
          </w:p>
          <w:p w14:paraId="448A5A8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block;</w:t>
            </w:r>
          </w:p>
          <w:p w14:paraId="0ABF76D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text-align: center;</w:t>
            </w:r>
          </w:p>
          <w:p w14:paraId="6E3FA7E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margin-top: 20px;</w:t>
            </w:r>
          </w:p>
          <w:p w14:paraId="1B18CB1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#888;</w:t>
            </w:r>
          </w:p>
          <w:p w14:paraId="2134158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text-decoration: none;</w:t>
            </w:r>
          </w:p>
          <w:p w14:paraId="662AFCF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0.9em;</w:t>
            </w:r>
          </w:p>
          <w:p w14:paraId="1A38560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E49BF8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&lt;/style&gt;</w:t>
            </w:r>
          </w:p>
          <w:p w14:paraId="6E46A97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7DF1B7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&lt;script&gt;</w:t>
            </w:r>
          </w:p>
          <w:p w14:paraId="352D356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dicUnidades = {</w:t>
            </w:r>
          </w:p>
          <w:p w14:paraId="226607A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longitud: ["centimetros", "metros", "pies", "yardas", "millas"],</w:t>
            </w:r>
          </w:p>
          <w:p w14:paraId="3F40991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masa: ["gramos", "kilogramos", "libras", "quintales"],</w:t>
            </w:r>
          </w:p>
          <w:p w14:paraId="2C3CDD4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temperatura: ["fahrenheit", "kelvin", "celsius", "newton", "reaumur"]</w:t>
            </w:r>
          </w:p>
          <w:p w14:paraId="36016D7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FD1606B">
            <w:pPr>
              <w:spacing w:before="0" w:after="0" w:line="240" w:lineRule="auto"/>
              <w:rPr>
                <w:rFonts w:ascii="Courier New" w:hAnsi="Courier New" w:eastAsia="Courier New" w:cs="Courier New"/>
                <w:color w:val="000000"/>
                <w:sz w:val="16"/>
                <w:szCs w:val="16"/>
              </w:rPr>
            </w:pPr>
          </w:p>
          <w:p w14:paraId="4E6CE22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function actualizarListas() {</w:t>
            </w:r>
          </w:p>
          <w:p w14:paraId="422DDB8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magnitud = document.getElementById("cmbTipo").value;</w:t>
            </w:r>
          </w:p>
          <w:p w14:paraId="744C65B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listaOrigen = document.getElementById("listaOrigen");</w:t>
            </w:r>
          </w:p>
          <w:p w14:paraId="31E7383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listaDestino = document.getElementById("listaDestino");</w:t>
            </w:r>
          </w:p>
          <w:p w14:paraId="0E64268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3275B7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listaOrigen.innerHTML = "";</w:t>
            </w:r>
          </w:p>
          <w:p w14:paraId="07EBD9B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listaDestino.innerHTML = "";</w:t>
            </w:r>
          </w:p>
          <w:p w14:paraId="7E0B1465">
            <w:pPr>
              <w:spacing w:before="0" w:after="0" w:line="240" w:lineRule="auto"/>
              <w:rPr>
                <w:rFonts w:ascii="Courier New" w:hAnsi="Courier New" w:eastAsia="Courier New" w:cs="Courier New"/>
                <w:color w:val="000000"/>
                <w:sz w:val="16"/>
                <w:szCs w:val="16"/>
              </w:rPr>
            </w:pPr>
          </w:p>
          <w:p w14:paraId="0A1A504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dicUnidades[magnitud].forEach(unidad =&gt; {</w:t>
            </w:r>
          </w:p>
          <w:p w14:paraId="2E8617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listaOrigen.add(new Option(unidad, unidad));</w:t>
            </w:r>
          </w:p>
          <w:p w14:paraId="69535C9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listaDestino.add(new Option(unidad, unidad));</w:t>
            </w:r>
          </w:p>
          <w:p w14:paraId="3E12F2B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7F6B16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E014CA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Limpiamos los inputs al cambiar de magnitud</w:t>
            </w:r>
          </w:p>
          <w:p w14:paraId="22E5B8F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document.getElementById("txtValor").value = "";</w:t>
            </w:r>
          </w:p>
          <w:p w14:paraId="61F4EA7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document.getElementById("txtResultado").value = "";</w:t>
            </w:r>
          </w:p>
          <w:p w14:paraId="0BD2B25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document.getElementById("errorTxt").innerText = "";</w:t>
            </w:r>
          </w:p>
          <w:p w14:paraId="2D0F88E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80481C0">
            <w:pPr>
              <w:spacing w:before="0" w:after="0" w:line="240" w:lineRule="auto"/>
              <w:rPr>
                <w:rFonts w:ascii="Courier New" w:hAnsi="Courier New" w:eastAsia="Courier New" w:cs="Courier New"/>
                <w:color w:val="000000"/>
                <w:sz w:val="16"/>
                <w:szCs w:val="16"/>
              </w:rPr>
            </w:pPr>
          </w:p>
          <w:p w14:paraId="6FF28F8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window.onload = function() {</w:t>
            </w:r>
          </w:p>
          <w:p w14:paraId="4779BDC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actualizarListas();</w:t>
            </w:r>
          </w:p>
          <w:p w14:paraId="247380D9">
            <w:pPr>
              <w:spacing w:before="0" w:after="0" w:line="240" w:lineRule="auto"/>
              <w:rPr>
                <w:rFonts w:ascii="Courier New" w:hAnsi="Courier New" w:eastAsia="Courier New" w:cs="Courier New"/>
                <w:color w:val="000000"/>
                <w:sz w:val="16"/>
                <w:szCs w:val="16"/>
              </w:rPr>
            </w:pPr>
          </w:p>
          <w:p w14:paraId="7E22C5B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document.getElementById("formConversor").addEventListener("submit", async function(e) {</w:t>
            </w:r>
          </w:p>
          <w:p w14:paraId="1708093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e.preventDefault();</w:t>
            </w:r>
          </w:p>
          <w:p w14:paraId="2A56A068">
            <w:pPr>
              <w:spacing w:before="0" w:after="0" w:line="240" w:lineRule="auto"/>
              <w:rPr>
                <w:rFonts w:ascii="Courier New" w:hAnsi="Courier New" w:eastAsia="Courier New" w:cs="Courier New"/>
                <w:color w:val="000000"/>
                <w:sz w:val="16"/>
                <w:szCs w:val="16"/>
              </w:rPr>
            </w:pPr>
          </w:p>
          <w:p w14:paraId="5854814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formData = new URLSearchParams(new FormData(this));</w:t>
            </w:r>
          </w:p>
          <w:p w14:paraId="3CF19123">
            <w:pPr>
              <w:spacing w:before="0" w:after="0" w:line="240" w:lineRule="auto"/>
              <w:rPr>
                <w:rFonts w:ascii="Courier New" w:hAnsi="Courier New" w:eastAsia="Courier New" w:cs="Courier New"/>
                <w:color w:val="000000"/>
                <w:sz w:val="16"/>
                <w:szCs w:val="16"/>
              </w:rPr>
            </w:pPr>
          </w:p>
          <w:p w14:paraId="1A59B29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try {</w:t>
            </w:r>
          </w:p>
          <w:p w14:paraId="7E256AF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response = await fetch('ConversorServlet', {</w:t>
            </w:r>
          </w:p>
          <w:p w14:paraId="7C85D90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method: 'POST',</w:t>
            </w:r>
          </w:p>
          <w:p w14:paraId="35E3C41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body: formData</w:t>
            </w:r>
          </w:p>
          <w:p w14:paraId="7DE5E15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702E20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4A5361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const texto = await response.text();</w:t>
            </w:r>
          </w:p>
          <w:p w14:paraId="11185E88">
            <w:pPr>
              <w:spacing w:before="0" w:after="0" w:line="240" w:lineRule="auto"/>
              <w:rPr>
                <w:rFonts w:ascii="Courier New" w:hAnsi="Courier New" w:eastAsia="Courier New" w:cs="Courier New"/>
                <w:color w:val="000000"/>
                <w:sz w:val="16"/>
                <w:szCs w:val="16"/>
              </w:rPr>
            </w:pPr>
          </w:p>
          <w:p w14:paraId="6EEF42E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document.getElementById("errorTxt").innerText = "";</w:t>
            </w:r>
          </w:p>
          <w:p w14:paraId="6BE653E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document.getElementById("txtResultado").value = "";</w:t>
            </w:r>
          </w:p>
          <w:p w14:paraId="7E2EE4B1">
            <w:pPr>
              <w:spacing w:before="0" w:after="0" w:line="240" w:lineRule="auto"/>
              <w:rPr>
                <w:rFonts w:ascii="Courier New" w:hAnsi="Courier New" w:eastAsia="Courier New" w:cs="Courier New"/>
                <w:color w:val="000000"/>
                <w:sz w:val="16"/>
                <w:szCs w:val="16"/>
              </w:rPr>
            </w:pPr>
          </w:p>
          <w:p w14:paraId="680857A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(texto === "ERROR_SESSION") {</w:t>
            </w:r>
          </w:p>
          <w:p w14:paraId="23179D8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window.location.href = "index.jsp";</w:t>
            </w:r>
          </w:p>
          <w:p w14:paraId="5C03012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else if (texto.startsWith("ERROR")) {</w:t>
            </w:r>
          </w:p>
          <w:p w14:paraId="7A514A4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document.getElementById("errorTxt").innerText = texto.replace("ERROR:", "");</w:t>
            </w:r>
          </w:p>
          <w:p w14:paraId="1B9C713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else {</w:t>
            </w:r>
          </w:p>
          <w:p w14:paraId="5BAF638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Aquí metemos el resultado en la cajita derecha</w:t>
            </w:r>
          </w:p>
          <w:p w14:paraId="72892B9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document.getElementById("txtResultado").value = texto;</w:t>
            </w:r>
          </w:p>
          <w:p w14:paraId="135B51D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15FB8A4">
            <w:pPr>
              <w:spacing w:before="0" w:after="0" w:line="240" w:lineRule="auto"/>
              <w:rPr>
                <w:rFonts w:ascii="Courier New" w:hAnsi="Courier New" w:eastAsia="Courier New" w:cs="Courier New"/>
                <w:color w:val="000000"/>
                <w:sz w:val="16"/>
                <w:szCs w:val="16"/>
              </w:rPr>
            </w:pPr>
          </w:p>
          <w:p w14:paraId="403B380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catch (error) {</w:t>
            </w:r>
          </w:p>
          <w:p w14:paraId="3AE062B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document.getElementById("errorTxt").innerText = "Error conectando al servidor.";</w:t>
            </w:r>
          </w:p>
          <w:p w14:paraId="4D37027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52661A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20F710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56F04D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&lt;/script&gt;</w:t>
            </w:r>
          </w:p>
          <w:p w14:paraId="5F18640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&lt;/head&gt;</w:t>
            </w:r>
          </w:p>
          <w:p w14:paraId="45C2FAF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&lt;body&gt;</w:t>
            </w:r>
          </w:p>
          <w:p w14:paraId="642206E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class="converter-box"&gt;</w:t>
            </w:r>
          </w:p>
          <w:p w14:paraId="086FC8D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37818A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&lt;form id="formConversor"&gt;</w:t>
            </w:r>
          </w:p>
          <w:p w14:paraId="7155810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&lt;h3&gt;Elija el tipo de unidad para la conversión&lt;/h3&gt;</w:t>
            </w:r>
          </w:p>
          <w:p w14:paraId="7843A74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567568C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&lt;select name="cmbTipo" id="cmbTipo" onchange="actualizarListas()" class="main-select"&gt;</w:t>
            </w:r>
          </w:p>
          <w:p w14:paraId="714131E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&lt;option value="longitud"&gt;Longitud&lt;/option&gt;</w:t>
            </w:r>
          </w:p>
          <w:p w14:paraId="6D24005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&lt;option value="masa"&gt;Masa&lt;/option&gt;</w:t>
            </w:r>
          </w:p>
          <w:p w14:paraId="192E2E6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&lt;option value="temperatura"&gt;Temperatura&lt;/option&gt;</w:t>
            </w:r>
          </w:p>
          <w:p w14:paraId="1BB5DCD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&lt;/select&gt;</w:t>
            </w:r>
          </w:p>
          <w:p w14:paraId="2AE5CDEB">
            <w:pPr>
              <w:spacing w:before="0" w:after="0" w:line="240" w:lineRule="auto"/>
              <w:rPr>
                <w:rFonts w:ascii="Courier New" w:hAnsi="Courier New" w:eastAsia="Courier New" w:cs="Courier New"/>
                <w:color w:val="000000"/>
                <w:sz w:val="16"/>
                <w:szCs w:val="16"/>
              </w:rPr>
            </w:pPr>
          </w:p>
          <w:p w14:paraId="4D19717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class="columns-container"&gt;</w:t>
            </w:r>
          </w:p>
          <w:p w14:paraId="642375F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class="col"&gt;</w:t>
            </w:r>
          </w:p>
          <w:p w14:paraId="3F716F5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&lt;label&gt;Unidad de origen&lt;/label&gt;</w:t>
            </w:r>
          </w:p>
          <w:p w14:paraId="7DC9BBB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&lt;select name="txtOrigen" id="listaOrigen"&gt;&lt;/select&gt;</w:t>
            </w:r>
          </w:p>
          <w:p w14:paraId="3F343F0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&lt;input type="number" step="any" name="txtValor" id="txtValor" required&gt;</w:t>
            </w:r>
          </w:p>
          <w:p w14:paraId="526251F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20EE946C">
            <w:pPr>
              <w:spacing w:before="0" w:after="0" w:line="240" w:lineRule="auto"/>
              <w:rPr>
                <w:rFonts w:ascii="Courier New" w:hAnsi="Courier New" w:eastAsia="Courier New" w:cs="Courier New"/>
                <w:color w:val="000000"/>
                <w:sz w:val="16"/>
                <w:szCs w:val="16"/>
              </w:rPr>
            </w:pPr>
          </w:p>
          <w:p w14:paraId="7BC0AF1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class="col-center"&gt;</w:t>
            </w:r>
          </w:p>
          <w:p w14:paraId="2A0A574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&lt;img src="Imagenes/flecha40px.png" alt=""/&gt;</w:t>
            </w:r>
          </w:p>
          <w:p w14:paraId="69C423A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2499839C">
            <w:pPr>
              <w:spacing w:before="0" w:after="0" w:line="240" w:lineRule="auto"/>
              <w:rPr>
                <w:rFonts w:ascii="Courier New" w:hAnsi="Courier New" w:eastAsia="Courier New" w:cs="Courier New"/>
                <w:color w:val="000000"/>
                <w:sz w:val="16"/>
                <w:szCs w:val="16"/>
              </w:rPr>
            </w:pPr>
          </w:p>
          <w:p w14:paraId="305AB0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class="col"&gt;</w:t>
            </w:r>
          </w:p>
          <w:p w14:paraId="222DD96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&lt;label&gt;Unidad de destino&lt;/label&gt;</w:t>
            </w:r>
          </w:p>
          <w:p w14:paraId="53FAF00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&lt;select name="txtDestino" id="listaDestino"&gt;&lt;/select&gt;</w:t>
            </w:r>
          </w:p>
          <w:p w14:paraId="5CD8318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&lt;input type="text" id="txtResultado" readonly&gt;</w:t>
            </w:r>
          </w:p>
          <w:p w14:paraId="6CF1368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7CC69AA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6A2729C4">
            <w:pPr>
              <w:spacing w:before="0" w:after="0" w:line="240" w:lineRule="auto"/>
              <w:rPr>
                <w:rFonts w:ascii="Courier New" w:hAnsi="Courier New" w:eastAsia="Courier New" w:cs="Courier New"/>
                <w:color w:val="000000"/>
                <w:sz w:val="16"/>
                <w:szCs w:val="16"/>
              </w:rPr>
            </w:pPr>
          </w:p>
          <w:p w14:paraId="7B7A3A3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&lt;button type="submit"&gt;CONVERTIR&lt;/button&gt;</w:t>
            </w:r>
          </w:p>
          <w:p w14:paraId="1B182D0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&lt;/form&gt;</w:t>
            </w:r>
          </w:p>
          <w:p w14:paraId="0984C98E">
            <w:pPr>
              <w:spacing w:before="0" w:after="0" w:line="240" w:lineRule="auto"/>
              <w:rPr>
                <w:rFonts w:ascii="Courier New" w:hAnsi="Courier New" w:eastAsia="Courier New" w:cs="Courier New"/>
                <w:color w:val="000000"/>
                <w:sz w:val="16"/>
                <w:szCs w:val="16"/>
              </w:rPr>
            </w:pPr>
          </w:p>
          <w:p w14:paraId="4634F5C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id="errorTxt" class="error"&gt;&lt;/div&gt;</w:t>
            </w:r>
          </w:p>
          <w:p w14:paraId="78C6693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&lt;a href="index.jsp" class="logout"&gt;Cerrar Sesión&lt;/a&gt;</w:t>
            </w:r>
          </w:p>
          <w:p w14:paraId="6EBEBE6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269BD02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&lt;/body&gt;</w:t>
            </w:r>
          </w:p>
          <w:p w14:paraId="428C8A4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&lt;/html&gt;</w:t>
            </w:r>
          </w:p>
          <w:p w14:paraId="24A1D582">
            <w:pPr>
              <w:spacing w:before="0" w:after="0" w:line="240" w:lineRule="auto"/>
              <w:rPr>
                <w:rFonts w:ascii="Courier New" w:hAnsi="Courier New" w:eastAsia="Courier New" w:cs="Courier New"/>
                <w:color w:val="000000"/>
                <w:sz w:val="16"/>
                <w:szCs w:val="16"/>
              </w:rPr>
            </w:pPr>
          </w:p>
        </w:tc>
      </w:tr>
    </w:tbl>
    <w:p w14:paraId="6736E474">
      <w:pPr>
        <w:pStyle w:val="6"/>
      </w:pPr>
      <w:bookmarkStart w:id="152" w:name="_oqmwoq9fw0u5" w:colFirst="0" w:colLast="0"/>
      <w:bookmarkEnd w:id="152"/>
      <w:bookmarkStart w:id="153" w:name="_Toc15396"/>
      <w:r>
        <w:t>Tabla 17.  Archivo index - Cliente web</w:t>
      </w:r>
      <w:bookmarkEnd w:id="153"/>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0C01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FE72B8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&lt;%@page contentType="text/html" pageEncoding="UTF-8"%&gt;</w:t>
            </w:r>
          </w:p>
          <w:p w14:paraId="227EB24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&lt;!DOCTYPE html&gt;</w:t>
            </w:r>
          </w:p>
          <w:p w14:paraId="71899FB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&lt;html&gt;</w:t>
            </w:r>
          </w:p>
          <w:p w14:paraId="47C0EE1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&lt;head&gt;</w:t>
            </w:r>
          </w:p>
          <w:p w14:paraId="4F7BEF6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&lt;meta charset="UTF-8"&gt;</w:t>
            </w:r>
          </w:p>
          <w:p w14:paraId="609C41F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&lt;title&gt;Login - Conversor ESPE&lt;/title&gt;</w:t>
            </w:r>
          </w:p>
          <w:p w14:paraId="659AC09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&lt;style&gt;</w:t>
            </w:r>
          </w:p>
          <w:p w14:paraId="7CDB85B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Fondo general de la página */</w:t>
            </w:r>
          </w:p>
          <w:p w14:paraId="0CA4EEE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body {</w:t>
            </w:r>
          </w:p>
          <w:p w14:paraId="2E6D194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font-family: sans-serif;</w:t>
            </w:r>
          </w:p>
          <w:p w14:paraId="2A6EEBE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#121212; </w:t>
            </w:r>
          </w:p>
          <w:p w14:paraId="7C5D624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w:t>
            </w:r>
          </w:p>
          <w:p w14:paraId="258FF15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1E2A959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justify-content: center;</w:t>
            </w:r>
          </w:p>
          <w:p w14:paraId="62BA56F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align-items: center;</w:t>
            </w:r>
          </w:p>
          <w:p w14:paraId="21A62A2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height: 100vh;</w:t>
            </w:r>
          </w:p>
          <w:p w14:paraId="7EABE2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 0;</w:t>
            </w:r>
          </w:p>
          <w:p w14:paraId="231940C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AD76837">
            <w:pPr>
              <w:spacing w:before="0" w:after="0" w:line="240" w:lineRule="auto"/>
              <w:rPr>
                <w:rFonts w:ascii="Courier New" w:hAnsi="Courier New" w:eastAsia="Courier New" w:cs="Courier New"/>
                <w:color w:val="000000"/>
                <w:sz w:val="16"/>
                <w:szCs w:val="16"/>
              </w:rPr>
            </w:pPr>
          </w:p>
          <w:p w14:paraId="54C5CFD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Contenedor principal (la caja negra) */</w:t>
            </w:r>
          </w:p>
          <w:p w14:paraId="43C4088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.login-container {</w:t>
            </w:r>
          </w:p>
          <w:p w14:paraId="5287380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287DEF8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#151515;</w:t>
            </w:r>
          </w:p>
          <w:p w14:paraId="025A558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30px;</w:t>
            </w:r>
          </w:p>
          <w:p w14:paraId="5E90B75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1px solid #333;</w:t>
            </w:r>
          </w:p>
          <w:p w14:paraId="70D6A2D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box-shadow: 0 4px 15px rgba(0,0,0,0.8);</w:t>
            </w:r>
          </w:p>
          <w:p w14:paraId="75328E0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gap: 40px; /* Espacio entre el form y la foto */</w:t>
            </w:r>
          </w:p>
          <w:p w14:paraId="2F7EFD0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5BCE934">
            <w:pPr>
              <w:spacing w:before="0" w:after="0" w:line="240" w:lineRule="auto"/>
              <w:rPr>
                <w:rFonts w:ascii="Courier New" w:hAnsi="Courier New" w:eastAsia="Courier New" w:cs="Courier New"/>
                <w:color w:val="000000"/>
                <w:sz w:val="16"/>
                <w:szCs w:val="16"/>
              </w:rPr>
            </w:pPr>
          </w:p>
          <w:p w14:paraId="2B4B419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Columna izquierda (Formulario) */</w:t>
            </w:r>
          </w:p>
          <w:p w14:paraId="011F0AB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.form-section {</w:t>
            </w:r>
          </w:p>
          <w:p w14:paraId="1EEA699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21E29E2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flex-direction: column;</w:t>
            </w:r>
          </w:p>
          <w:p w14:paraId="0DDA15A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justify-content: center;</w:t>
            </w:r>
          </w:p>
          <w:p w14:paraId="027D4A7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280px;</w:t>
            </w:r>
          </w:p>
          <w:p w14:paraId="1B9ED8E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7F36541">
            <w:pPr>
              <w:spacing w:before="0" w:after="0" w:line="240" w:lineRule="auto"/>
              <w:rPr>
                <w:rFonts w:ascii="Courier New" w:hAnsi="Courier New" w:eastAsia="Courier New" w:cs="Courier New"/>
                <w:color w:val="000000"/>
                <w:sz w:val="16"/>
                <w:szCs w:val="16"/>
              </w:rPr>
            </w:pPr>
          </w:p>
          <w:p w14:paraId="0F804D3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h3 {</w:t>
            </w:r>
          </w:p>
          <w:p w14:paraId="481EE3A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margin-top: 0;</w:t>
            </w:r>
          </w:p>
          <w:p w14:paraId="640FC7F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40px;</w:t>
            </w:r>
          </w:p>
          <w:p w14:paraId="4C765FB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1.1em;</w:t>
            </w:r>
          </w:p>
          <w:p w14:paraId="7441B56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w:t>
            </w:r>
          </w:p>
          <w:p w14:paraId="17DA3CA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A5526D6">
            <w:pPr>
              <w:spacing w:before="0" w:after="0" w:line="240" w:lineRule="auto"/>
              <w:rPr>
                <w:rFonts w:ascii="Courier New" w:hAnsi="Courier New" w:eastAsia="Courier New" w:cs="Courier New"/>
                <w:color w:val="000000"/>
                <w:sz w:val="16"/>
                <w:szCs w:val="16"/>
              </w:rPr>
            </w:pPr>
          </w:p>
          <w:p w14:paraId="1FBFAF9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Fila para cada label + input */</w:t>
            </w:r>
          </w:p>
          <w:p w14:paraId="17C10C0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.input-group {</w:t>
            </w:r>
          </w:p>
          <w:p w14:paraId="63F6406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display: flex;</w:t>
            </w:r>
          </w:p>
          <w:p w14:paraId="7911988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justify-content: space-between;</w:t>
            </w:r>
          </w:p>
          <w:p w14:paraId="3315E04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align-items: center;</w:t>
            </w:r>
          </w:p>
          <w:p w14:paraId="69496D8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margin-bottom: 20px;</w:t>
            </w:r>
          </w:p>
          <w:p w14:paraId="40FC22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3D75EA4">
            <w:pPr>
              <w:spacing w:before="0" w:after="0" w:line="240" w:lineRule="auto"/>
              <w:rPr>
                <w:rFonts w:ascii="Courier New" w:hAnsi="Courier New" w:eastAsia="Courier New" w:cs="Courier New"/>
                <w:color w:val="000000"/>
                <w:sz w:val="16"/>
                <w:szCs w:val="16"/>
              </w:rPr>
            </w:pPr>
          </w:p>
          <w:p w14:paraId="1856706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label {</w:t>
            </w:r>
          </w:p>
          <w:p w14:paraId="4723DDF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w:t>
            </w:r>
          </w:p>
          <w:p w14:paraId="46061FF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0.9em;</w:t>
            </w:r>
          </w:p>
          <w:p w14:paraId="740465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7C9D4BB">
            <w:pPr>
              <w:spacing w:before="0" w:after="0" w:line="240" w:lineRule="auto"/>
              <w:rPr>
                <w:rFonts w:ascii="Courier New" w:hAnsi="Courier New" w:eastAsia="Courier New" w:cs="Courier New"/>
                <w:color w:val="000000"/>
                <w:sz w:val="16"/>
                <w:szCs w:val="16"/>
              </w:rPr>
            </w:pPr>
          </w:p>
          <w:p w14:paraId="44F2F5C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input {</w:t>
            </w:r>
          </w:p>
          <w:p w14:paraId="37CAD59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#404040;</w:t>
            </w:r>
          </w:p>
          <w:p w14:paraId="7B6FD71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none;</w:t>
            </w:r>
          </w:p>
          <w:p w14:paraId="0C9B8F2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w:t>
            </w:r>
          </w:p>
          <w:p w14:paraId="46CED5E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10px;</w:t>
            </w:r>
          </w:p>
          <w:p w14:paraId="07F0F4D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170px;</w:t>
            </w:r>
          </w:p>
          <w:p w14:paraId="41EE4BA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outline: none;</w:t>
            </w:r>
          </w:p>
          <w:p w14:paraId="6DD9143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BE8836D">
            <w:pPr>
              <w:spacing w:before="0" w:after="0" w:line="240" w:lineRule="auto"/>
              <w:rPr>
                <w:rFonts w:ascii="Courier New" w:hAnsi="Courier New" w:eastAsia="Courier New" w:cs="Courier New"/>
                <w:color w:val="000000"/>
                <w:sz w:val="16"/>
                <w:szCs w:val="16"/>
              </w:rPr>
            </w:pPr>
          </w:p>
          <w:p w14:paraId="6206CE8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button {</w:t>
            </w:r>
          </w:p>
          <w:p w14:paraId="3A2DFA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#5b88e5; </w:t>
            </w:r>
          </w:p>
          <w:p w14:paraId="10EBB70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white;</w:t>
            </w:r>
          </w:p>
          <w:p w14:paraId="3DD871B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 none;</w:t>
            </w:r>
          </w:p>
          <w:p w14:paraId="338E3BF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padding: 15px;</w:t>
            </w:r>
          </w:p>
          <w:p w14:paraId="72A0249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w:t>
            </w:r>
          </w:p>
          <w:p w14:paraId="04A879D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margin-top: 20px;</w:t>
            </w:r>
          </w:p>
          <w:p w14:paraId="4E57F85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cursor: pointer;</w:t>
            </w:r>
          </w:p>
          <w:p w14:paraId="1FDFE2E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100%;</w:t>
            </w:r>
          </w:p>
          <w:p w14:paraId="6B10669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1em;</w:t>
            </w:r>
          </w:p>
          <w:p w14:paraId="6F3CDBA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CC2F753">
            <w:pPr>
              <w:spacing w:before="0" w:after="0" w:line="240" w:lineRule="auto"/>
              <w:rPr>
                <w:rFonts w:ascii="Courier New" w:hAnsi="Courier New" w:eastAsia="Courier New" w:cs="Courier New"/>
                <w:color w:val="000000"/>
                <w:sz w:val="16"/>
                <w:szCs w:val="16"/>
              </w:rPr>
            </w:pPr>
          </w:p>
          <w:p w14:paraId="2E96EF6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button:hover {</w:t>
            </w:r>
          </w:p>
          <w:p w14:paraId="6F6B7B3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background-color: #4a75c9;</w:t>
            </w:r>
          </w:p>
          <w:p w14:paraId="0961DDC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A868A3E">
            <w:pPr>
              <w:spacing w:before="0" w:after="0" w:line="240" w:lineRule="auto"/>
              <w:rPr>
                <w:rFonts w:ascii="Courier New" w:hAnsi="Courier New" w:eastAsia="Courier New" w:cs="Courier New"/>
                <w:color w:val="000000"/>
                <w:sz w:val="16"/>
                <w:szCs w:val="16"/>
              </w:rPr>
            </w:pPr>
          </w:p>
          <w:p w14:paraId="667229A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Columna derecha (Imagen) */</w:t>
            </w:r>
          </w:p>
          <w:p w14:paraId="44B540F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.image-section img {</w:t>
            </w:r>
          </w:p>
          <w:p w14:paraId="788B08C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width: 220px;</w:t>
            </w:r>
          </w:p>
          <w:p w14:paraId="08DC45C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height: 100%;</w:t>
            </w:r>
          </w:p>
          <w:p w14:paraId="056CF56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object-fit: cover;</w:t>
            </w:r>
          </w:p>
          <w:p w14:paraId="400E2BC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border-radius: 2px;</w:t>
            </w:r>
          </w:p>
          <w:p w14:paraId="7AB3660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F5F40B0">
            <w:pPr>
              <w:spacing w:before="0" w:after="0" w:line="240" w:lineRule="auto"/>
              <w:rPr>
                <w:rFonts w:ascii="Courier New" w:hAnsi="Courier New" w:eastAsia="Courier New" w:cs="Courier New"/>
                <w:color w:val="000000"/>
                <w:sz w:val="16"/>
                <w:szCs w:val="16"/>
              </w:rPr>
            </w:pPr>
          </w:p>
          <w:p w14:paraId="144187D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Mensaje de error */</w:t>
            </w:r>
          </w:p>
          <w:p w14:paraId="310600A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.error {</w:t>
            </w:r>
          </w:p>
          <w:p w14:paraId="4E53D89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color: #ff4d4d;</w:t>
            </w:r>
          </w:p>
          <w:p w14:paraId="01A7FA9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font-size: 0.85em;</w:t>
            </w:r>
          </w:p>
          <w:p w14:paraId="2445F48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margin-top: 15px;</w:t>
            </w:r>
          </w:p>
          <w:p w14:paraId="2AC2F8A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text-align: center;</w:t>
            </w:r>
          </w:p>
          <w:p w14:paraId="14C9C53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font-weight: bold;</w:t>
            </w:r>
          </w:p>
          <w:p w14:paraId="1B9FCD6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5C9882C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&lt;/style&gt;</w:t>
            </w:r>
          </w:p>
          <w:p w14:paraId="61DE335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&lt;/head&gt;</w:t>
            </w:r>
          </w:p>
          <w:p w14:paraId="2464A2B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&lt;body&gt;</w:t>
            </w:r>
          </w:p>
          <w:p w14:paraId="43C327F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class="login-container"&gt;</w:t>
            </w:r>
          </w:p>
          <w:p w14:paraId="30E0EE4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021A81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class="form-section"&gt;</w:t>
            </w:r>
          </w:p>
          <w:p w14:paraId="663AE1E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&lt;h3&gt;Ingrese sus credenciales:&lt;/h3&gt;</w:t>
            </w:r>
          </w:p>
          <w:p w14:paraId="7BF87F4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737C16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&lt;form method="POST" action="LoginServlet"&gt;</w:t>
            </w:r>
          </w:p>
          <w:p w14:paraId="0102600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class="input-group"&gt;</w:t>
            </w:r>
          </w:p>
          <w:p w14:paraId="532A084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&lt;label&gt;Usuario:&lt;/label&gt;</w:t>
            </w:r>
          </w:p>
          <w:p w14:paraId="0E8CD76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&lt;input type="text" name="txtUsuario" required&gt;</w:t>
            </w:r>
          </w:p>
          <w:p w14:paraId="4C2F50A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4E36A54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class="input-group"&gt;</w:t>
            </w:r>
          </w:p>
          <w:p w14:paraId="2170A4D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&lt;label&gt;Clave:&lt;/label&gt;</w:t>
            </w:r>
          </w:p>
          <w:p w14:paraId="7970771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&lt;input type="password" name="txtClave" required&gt;</w:t>
            </w:r>
          </w:p>
          <w:p w14:paraId="6A96776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296FFC4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&lt;button type="submit"&gt;INICIAR SESIÓN&lt;/button&gt;</w:t>
            </w:r>
          </w:p>
          <w:p w14:paraId="482E9A7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&lt;/form&gt;</w:t>
            </w:r>
          </w:p>
          <w:p w14:paraId="3EE8C389">
            <w:pPr>
              <w:spacing w:before="0" w:after="0" w:line="240" w:lineRule="auto"/>
              <w:rPr>
                <w:rFonts w:ascii="Courier New" w:hAnsi="Courier New" w:eastAsia="Courier New" w:cs="Courier New"/>
                <w:color w:val="000000"/>
                <w:sz w:val="16"/>
                <w:szCs w:val="16"/>
              </w:rPr>
            </w:pPr>
          </w:p>
          <w:p w14:paraId="02A245B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 Mensaje de error si falla el login --%&gt;</w:t>
            </w:r>
          </w:p>
          <w:p w14:paraId="265993B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 if(request.getAttribute("error") != null) { %&gt;</w:t>
            </w:r>
          </w:p>
          <w:p w14:paraId="55848E3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class="error"&gt;&lt;%= request.getAttribute("error") %&gt;&lt;/div&gt;</w:t>
            </w:r>
          </w:p>
          <w:p w14:paraId="5951212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 } %&gt;</w:t>
            </w:r>
          </w:p>
          <w:p w14:paraId="1870FBE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417DA67D">
            <w:pPr>
              <w:spacing w:before="0" w:after="0" w:line="240" w:lineRule="auto"/>
              <w:rPr>
                <w:rFonts w:ascii="Courier New" w:hAnsi="Courier New" w:eastAsia="Courier New" w:cs="Courier New"/>
                <w:color w:val="000000"/>
                <w:sz w:val="16"/>
                <w:szCs w:val="16"/>
              </w:rPr>
            </w:pPr>
          </w:p>
          <w:p w14:paraId="0C68D8C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 class="image-section"&gt;</w:t>
            </w:r>
          </w:p>
          <w:p w14:paraId="2D50720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&lt;img src="Imagenes/monsterlogin.jpg" alt=""/&gt;</w:t>
            </w:r>
          </w:p>
          <w:p w14:paraId="0233516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05C7CF77">
            <w:pPr>
              <w:spacing w:before="0" w:after="0" w:line="240" w:lineRule="auto"/>
              <w:rPr>
                <w:rFonts w:ascii="Courier New" w:hAnsi="Courier New" w:eastAsia="Courier New" w:cs="Courier New"/>
                <w:color w:val="000000"/>
                <w:sz w:val="16"/>
                <w:szCs w:val="16"/>
              </w:rPr>
            </w:pPr>
          </w:p>
          <w:p w14:paraId="5D6ECE4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&lt;/div&gt;</w:t>
            </w:r>
          </w:p>
          <w:p w14:paraId="7EECD75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&lt;/body&gt;</w:t>
            </w:r>
          </w:p>
          <w:p w14:paraId="5F0E402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&lt;/html&gt;</w:t>
            </w:r>
          </w:p>
        </w:tc>
      </w:tr>
    </w:tbl>
    <w:p w14:paraId="24F2407F">
      <w:pPr>
        <w:rPr>
          <w:b/>
          <w:bCs/>
          <w:color w:val="243F61"/>
          <w:sz w:val="32"/>
          <w:szCs w:val="32"/>
        </w:rPr>
      </w:pPr>
      <w:r>
        <w:rPr>
          <w:b/>
          <w:bCs/>
          <w:color w:val="243F61"/>
          <w:sz w:val="32"/>
          <w:szCs w:val="32"/>
        </w:rPr>
        <w:t>EJECUCIÓN DEL CLIENTE DE WEB</w:t>
      </w:r>
    </w:p>
    <w:p w14:paraId="7CA105A6">
      <w:pPr>
        <w:pStyle w:val="3"/>
        <w:keepNext/>
        <w:jc w:val="center"/>
      </w:pPr>
      <w:bookmarkStart w:id="154" w:name="_ravx3sp74jix" w:colFirst="0" w:colLast="0"/>
      <w:bookmarkEnd w:id="154"/>
      <w:bookmarkStart w:id="155" w:name="_Toc29343"/>
      <w:r>
        <w:drawing>
          <wp:inline distT="114300" distB="114300" distL="114300" distR="114300">
            <wp:extent cx="5399405" cy="2755900"/>
            <wp:effectExtent l="0" t="0" r="0" b="0"/>
            <wp:docPr id="80" name="image30.png"/>
            <wp:cNvGraphicFramePr/>
            <a:graphic xmlns:a="http://schemas.openxmlformats.org/drawingml/2006/main">
              <a:graphicData uri="http://schemas.openxmlformats.org/drawingml/2006/picture">
                <pic:pic xmlns:pic="http://schemas.openxmlformats.org/drawingml/2006/picture">
                  <pic:nvPicPr>
                    <pic:cNvPr id="80" name="image30.png"/>
                    <pic:cNvPicPr preferRelativeResize="0"/>
                  </pic:nvPicPr>
                  <pic:blipFill>
                    <a:blip r:embed="rId11"/>
                    <a:srcRect/>
                    <a:stretch>
                      <a:fillRect/>
                    </a:stretch>
                  </pic:blipFill>
                  <pic:spPr>
                    <a:xfrm>
                      <a:off x="0" y="0"/>
                      <a:ext cx="5399730" cy="2755900"/>
                    </a:xfrm>
                    <a:prstGeom prst="rect">
                      <a:avLst/>
                    </a:prstGeom>
                  </pic:spPr>
                </pic:pic>
              </a:graphicData>
            </a:graphic>
          </wp:inline>
        </w:drawing>
      </w:r>
      <w:bookmarkEnd w:id="155"/>
    </w:p>
    <w:p w14:paraId="4862B661">
      <w:pPr>
        <w:pStyle w:val="5"/>
      </w:pPr>
      <w:bookmarkStart w:id="156" w:name="_26u1pkf5o7cq" w:colFirst="0" w:colLast="0"/>
      <w:bookmarkEnd w:id="156"/>
      <w:bookmarkStart w:id="157" w:name="_Toc32531"/>
      <w:r>
        <w:t>Figura 43. Login - Cliente web</w:t>
      </w:r>
      <w:bookmarkEnd w:id="157"/>
    </w:p>
    <w:p w14:paraId="0DFB717F">
      <w:pPr>
        <w:keepNext/>
        <w:jc w:val="center"/>
      </w:pPr>
      <w:r>
        <w:drawing>
          <wp:inline distT="114300" distB="114300" distL="114300" distR="114300">
            <wp:extent cx="5399405" cy="2819400"/>
            <wp:effectExtent l="0" t="0" r="0" b="0"/>
            <wp:docPr id="39" name="image50.png"/>
            <wp:cNvGraphicFramePr/>
            <a:graphic xmlns:a="http://schemas.openxmlformats.org/drawingml/2006/main">
              <a:graphicData uri="http://schemas.openxmlformats.org/drawingml/2006/picture">
                <pic:pic xmlns:pic="http://schemas.openxmlformats.org/drawingml/2006/picture">
                  <pic:nvPicPr>
                    <pic:cNvPr id="39" name="image50.png"/>
                    <pic:cNvPicPr preferRelativeResize="0"/>
                  </pic:nvPicPr>
                  <pic:blipFill>
                    <a:blip r:embed="rId80"/>
                    <a:srcRect/>
                    <a:stretch>
                      <a:fillRect/>
                    </a:stretch>
                  </pic:blipFill>
                  <pic:spPr>
                    <a:xfrm>
                      <a:off x="0" y="0"/>
                      <a:ext cx="5399730" cy="2819400"/>
                    </a:xfrm>
                    <a:prstGeom prst="rect">
                      <a:avLst/>
                    </a:prstGeom>
                  </pic:spPr>
                </pic:pic>
              </a:graphicData>
            </a:graphic>
          </wp:inline>
        </w:drawing>
      </w:r>
    </w:p>
    <w:p w14:paraId="023DC8D7">
      <w:pPr>
        <w:pStyle w:val="5"/>
      </w:pPr>
      <w:bookmarkStart w:id="158" w:name="_6bj3wrp2y72t" w:colFirst="0" w:colLast="0"/>
      <w:bookmarkEnd w:id="158"/>
      <w:bookmarkStart w:id="159" w:name="_Toc16377"/>
      <w:r>
        <w:t>Figura 44. Pantalla de Conversiones - Cliente web</w:t>
      </w:r>
      <w:bookmarkEnd w:id="159"/>
    </w:p>
    <w:p w14:paraId="174EA052">
      <w:pPr>
        <w:pStyle w:val="3"/>
      </w:pPr>
      <w:bookmarkStart w:id="160" w:name="_Toc10420"/>
      <w:r>
        <w:t>CLIENTE MÓVIL</w:t>
      </w:r>
      <w:bookmarkEnd w:id="160"/>
    </w:p>
    <w:p w14:paraId="3E6936D1">
      <w:pPr>
        <w:pStyle w:val="4"/>
      </w:pPr>
      <w:bookmarkStart w:id="161" w:name="_Toc4531"/>
      <w:r>
        <w:t>CREACIÓN DEL PROYECTO</w:t>
      </w:r>
      <w:bookmarkEnd w:id="161"/>
    </w:p>
    <w:p w14:paraId="6568D647">
      <w:r>
        <w:t xml:space="preserve">El proyecto se debe crear en Android Studio. Se selecciona la opción ‘New Project’, en la pantalla siguiente ‘Empty Activity’ y finalmente se configura el proyecto con nombre, ubicación y la opción ‘Kotlin’ en </w:t>
      </w:r>
      <w:r>
        <w:rPr>
          <w:i/>
          <w:iCs/>
        </w:rPr>
        <w:t xml:space="preserve">Build Configuration Laguaje. </w:t>
      </w:r>
      <w:r>
        <w:t>Finalizamos haciendo click en el botón ‘Finish’.</w:t>
      </w:r>
    </w:p>
    <w:p w14:paraId="01F14048">
      <w:pPr>
        <w:keepNext/>
        <w:spacing w:after="0"/>
        <w:jc w:val="center"/>
      </w:pPr>
      <w:r>
        <w:drawing>
          <wp:inline distT="0" distB="0" distL="0" distR="0">
            <wp:extent cx="3654425" cy="2639695"/>
            <wp:effectExtent l="38100" t="38100" r="38100" b="38100"/>
            <wp:docPr id="81" name="image20.png"/>
            <wp:cNvGraphicFramePr/>
            <a:graphic xmlns:a="http://schemas.openxmlformats.org/drawingml/2006/main">
              <a:graphicData uri="http://schemas.openxmlformats.org/drawingml/2006/picture">
                <pic:pic xmlns:pic="http://schemas.openxmlformats.org/drawingml/2006/picture">
                  <pic:nvPicPr>
                    <pic:cNvPr id="81" name="image20.png"/>
                    <pic:cNvPicPr preferRelativeResize="0"/>
                  </pic:nvPicPr>
                  <pic:blipFill>
                    <a:blip r:embed="rId81"/>
                    <a:srcRect/>
                    <a:stretch>
                      <a:fillRect/>
                    </a:stretch>
                  </pic:blipFill>
                  <pic:spPr>
                    <a:xfrm>
                      <a:off x="0" y="0"/>
                      <a:ext cx="3654995" cy="2639815"/>
                    </a:xfrm>
                    <a:prstGeom prst="rect">
                      <a:avLst/>
                    </a:prstGeom>
                    <a:ln w="38100">
                      <a:solidFill>
                        <a:srgbClr val="000000"/>
                      </a:solidFill>
                      <a:prstDash val="solid"/>
                    </a:ln>
                  </pic:spPr>
                </pic:pic>
              </a:graphicData>
            </a:graphic>
          </wp:inline>
        </w:drawing>
      </w:r>
    </w:p>
    <w:p w14:paraId="1F3BBF82">
      <w:pPr>
        <w:pStyle w:val="5"/>
      </w:pPr>
      <w:bookmarkStart w:id="162" w:name="_mcl29jbj3dxn" w:colFirst="0" w:colLast="0"/>
      <w:bookmarkEnd w:id="162"/>
      <w:bookmarkStart w:id="163" w:name="_Toc15572"/>
      <w:r>
        <w:t>Figura 45. Configuración del proyecto - Cliente móvil</w:t>
      </w:r>
      <w:bookmarkEnd w:id="163"/>
    </w:p>
    <w:p w14:paraId="522E9E4B">
      <w:pPr>
        <w:pStyle w:val="4"/>
      </w:pPr>
      <w:bookmarkStart w:id="164" w:name="_Toc23044"/>
      <w:r>
        <w:t>ESTRUCTURA DEL PROYECTO</w:t>
      </w:r>
      <w:bookmarkEnd w:id="164"/>
    </w:p>
    <w:p w14:paraId="617B7956">
      <w:r>
        <w:t>El desarrollo de la aplicación móvil en Android Studio se organizó bajo el patrón arquitectónico MVC (Modelo-Vista-Controlador). Para asegurar el desacoplamiento de la lógica, la vista y el consumo de red, se estructuró el proyecto en los paquetes model, view y controller.</w:t>
      </w:r>
    </w:p>
    <w:p w14:paraId="58EACD21">
      <w:pPr>
        <w:keepNext/>
        <w:spacing w:after="0"/>
        <w:jc w:val="center"/>
      </w:pPr>
      <w:r>
        <w:drawing>
          <wp:inline distT="114300" distB="114300" distL="114300" distR="114300">
            <wp:extent cx="3225165" cy="3159760"/>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47" name="image39.png"/>
                    <pic:cNvPicPr preferRelativeResize="0"/>
                  </pic:nvPicPr>
                  <pic:blipFill>
                    <a:blip r:embed="rId82"/>
                    <a:srcRect/>
                    <a:stretch>
                      <a:fillRect/>
                    </a:stretch>
                  </pic:blipFill>
                  <pic:spPr>
                    <a:xfrm>
                      <a:off x="0" y="0"/>
                      <a:ext cx="3225638" cy="3160142"/>
                    </a:xfrm>
                    <a:prstGeom prst="rect">
                      <a:avLst/>
                    </a:prstGeom>
                  </pic:spPr>
                </pic:pic>
              </a:graphicData>
            </a:graphic>
          </wp:inline>
        </w:drawing>
      </w:r>
    </w:p>
    <w:p w14:paraId="42CC529D">
      <w:pPr>
        <w:pStyle w:val="5"/>
      </w:pPr>
      <w:bookmarkStart w:id="165" w:name="_u4ji2sboh0w2" w:colFirst="0" w:colLast="0"/>
      <w:bookmarkEnd w:id="165"/>
      <w:bookmarkStart w:id="166" w:name="_Toc29679"/>
      <w:r>
        <w:t>Figura 46. Estructura del proyecto - Cliente móvil</w:t>
      </w:r>
      <w:bookmarkEnd w:id="166"/>
    </w:p>
    <w:p w14:paraId="338A32E5">
      <w:pPr>
        <w:pStyle w:val="3"/>
      </w:pPr>
      <w:bookmarkStart w:id="167" w:name="_Toc10795"/>
      <w:r>
        <w:t>CODIFICACIÓN DEL PROYECTO CLIENTE MÓVIL</w:t>
      </w:r>
      <w:bookmarkEnd w:id="167"/>
    </w:p>
    <w:p w14:paraId="57CF3735">
      <w:pPr>
        <w:pStyle w:val="4"/>
      </w:pPr>
      <w:bookmarkStart w:id="168" w:name="_Toc12844"/>
      <w:r>
        <w:t>CREACIÓN DE MODELOS</w:t>
      </w:r>
      <w:bookmarkEnd w:id="168"/>
    </w:p>
    <w:p w14:paraId="4385D90D">
      <w:r>
        <w:t>En el paquete model se crearon las clases necesarias para el intercambio de información: ConversionRequest, ConversionResult, LoginResult y la enumeración ServiceType.</w:t>
      </w:r>
    </w:p>
    <w:p w14:paraId="00E497AD">
      <w:r>
        <w:t>Adicionalmente, debido a que Android no incluye bibliotecas nativas para el consumo directo de WSDL (como JAX-WS en escritorio), se implementó la clase SoapClient para estructurar y ejecutar las peticiones HTTP/XML hacia el servidor Payara, apoyada por SoapErrorMapper para una correcta gestión de excepciones de red.</w:t>
      </w:r>
    </w:p>
    <w:p w14:paraId="5C9B740E">
      <w:pPr>
        <w:keepNext/>
        <w:spacing w:after="0"/>
        <w:jc w:val="center"/>
      </w:pPr>
      <w:r>
        <w:drawing>
          <wp:inline distT="114300" distB="114300" distL="114300" distR="114300">
            <wp:extent cx="2047875" cy="1819275"/>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54" name="image41.png"/>
                    <pic:cNvPicPr preferRelativeResize="0"/>
                  </pic:nvPicPr>
                  <pic:blipFill>
                    <a:blip r:embed="rId83"/>
                    <a:srcRect/>
                    <a:stretch>
                      <a:fillRect/>
                    </a:stretch>
                  </pic:blipFill>
                  <pic:spPr>
                    <a:xfrm>
                      <a:off x="0" y="0"/>
                      <a:ext cx="2047875" cy="1819275"/>
                    </a:xfrm>
                    <a:prstGeom prst="rect">
                      <a:avLst/>
                    </a:prstGeom>
                  </pic:spPr>
                </pic:pic>
              </a:graphicData>
            </a:graphic>
          </wp:inline>
        </w:drawing>
      </w:r>
    </w:p>
    <w:p w14:paraId="52C01D5E">
      <w:pPr>
        <w:pStyle w:val="5"/>
      </w:pPr>
      <w:bookmarkStart w:id="169" w:name="_xqavj6j6hlsn" w:colFirst="0" w:colLast="0"/>
      <w:bookmarkEnd w:id="169"/>
      <w:bookmarkStart w:id="170" w:name="_Toc13814"/>
      <w:r>
        <w:t>Figura 47. Creación de modelos - Cliente móvil</w:t>
      </w:r>
      <w:bookmarkEnd w:id="170"/>
    </w:p>
    <w:p w14:paraId="2F33941D">
      <w:pPr>
        <w:rPr>
          <w:b/>
          <w:bCs/>
          <w:color w:val="243F61"/>
          <w:sz w:val="32"/>
          <w:szCs w:val="32"/>
        </w:rPr>
      </w:pPr>
      <w:r>
        <w:rPr>
          <w:b/>
          <w:bCs/>
          <w:color w:val="243F61"/>
          <w:sz w:val="32"/>
          <w:szCs w:val="32"/>
        </w:rPr>
        <w:t>CREACIÓN DE CONTROLADORES</w:t>
      </w:r>
    </w:p>
    <w:p w14:paraId="68C5E4C4">
      <w:pPr>
        <w:rPr>
          <w:i/>
          <w:iCs/>
        </w:rPr>
      </w:pPr>
      <w:r>
        <w:t>s reemplaza la implementación de clientes REST. En el paquete controller se desarrollaron las clases LoginController y ConversionController. Estos controladores operan de forma asíncrona (en hilos secundarios) para no bloquear la interfaz gráfica; capturan los datos de la pantalla, invocan al SoapClient pasándole los parámetros requeridos y devuelven la respuesta procesada a las actividades correspondientes.</w:t>
      </w:r>
    </w:p>
    <w:p w14:paraId="0AE610F1">
      <w:pPr>
        <w:keepNext/>
        <w:spacing w:after="0"/>
        <w:jc w:val="center"/>
      </w:pPr>
      <w:r>
        <w:drawing>
          <wp:inline distT="114300" distB="114300" distL="114300" distR="114300">
            <wp:extent cx="1962150" cy="714375"/>
            <wp:effectExtent l="0" t="0" r="0" b="0"/>
            <wp:docPr id="82" name="image4.png"/>
            <wp:cNvGraphicFramePr/>
            <a:graphic xmlns:a="http://schemas.openxmlformats.org/drawingml/2006/main">
              <a:graphicData uri="http://schemas.openxmlformats.org/drawingml/2006/picture">
                <pic:pic xmlns:pic="http://schemas.openxmlformats.org/drawingml/2006/picture">
                  <pic:nvPicPr>
                    <pic:cNvPr id="82" name="image4.png"/>
                    <pic:cNvPicPr preferRelativeResize="0"/>
                  </pic:nvPicPr>
                  <pic:blipFill>
                    <a:blip r:embed="rId84"/>
                    <a:srcRect/>
                    <a:stretch>
                      <a:fillRect/>
                    </a:stretch>
                  </pic:blipFill>
                  <pic:spPr>
                    <a:xfrm>
                      <a:off x="0" y="0"/>
                      <a:ext cx="1962150" cy="714375"/>
                    </a:xfrm>
                    <a:prstGeom prst="rect">
                      <a:avLst/>
                    </a:prstGeom>
                  </pic:spPr>
                </pic:pic>
              </a:graphicData>
            </a:graphic>
          </wp:inline>
        </w:drawing>
      </w:r>
    </w:p>
    <w:p w14:paraId="3724A9F2">
      <w:pPr>
        <w:pStyle w:val="5"/>
      </w:pPr>
      <w:bookmarkStart w:id="171" w:name="_fxc42qhemt83" w:colFirst="0" w:colLast="0"/>
      <w:bookmarkEnd w:id="171"/>
      <w:bookmarkStart w:id="172" w:name="_Toc17249"/>
      <w:r>
        <w:t>Figura 48. Creación de controladores - Cliente móvil</w:t>
      </w:r>
      <w:bookmarkEnd w:id="172"/>
    </w:p>
    <w:p w14:paraId="14986BD4">
      <w:pPr>
        <w:pStyle w:val="6"/>
      </w:pPr>
      <w:bookmarkStart w:id="173" w:name="_w7nueka88r45" w:colFirst="0" w:colLast="0"/>
      <w:bookmarkEnd w:id="173"/>
      <w:bookmarkStart w:id="174" w:name="_Toc19514"/>
      <w:r>
        <w:t>Tabla 18.  LoginController - Cliente web</w:t>
      </w:r>
      <w:bookmarkEnd w:id="174"/>
    </w:p>
    <w:tbl>
      <w:tblPr>
        <w:tblStyle w:val="4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F1D7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66D5F5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package ec.edu.monster.conuniclientemovil.controller;</w:t>
            </w:r>
          </w:p>
          <w:p w14:paraId="1CF020DE">
            <w:pPr>
              <w:spacing w:before="0" w:after="0" w:line="240" w:lineRule="auto"/>
              <w:rPr>
                <w:rFonts w:ascii="Courier New" w:hAnsi="Courier New" w:eastAsia="Courier New" w:cs="Courier New"/>
                <w:color w:val="000000"/>
                <w:sz w:val="16"/>
                <w:szCs w:val="16"/>
              </w:rPr>
            </w:pPr>
          </w:p>
          <w:p w14:paraId="4329B35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ec.edu.monster.conuniclientemovil.model.LoginResult;</w:t>
            </w:r>
          </w:p>
          <w:p w14:paraId="31D1465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ec.edu.monster.conuniclientemovil.model.SoapClient;</w:t>
            </w:r>
          </w:p>
          <w:p w14:paraId="4484C44F">
            <w:pPr>
              <w:spacing w:before="0" w:after="0" w:line="240" w:lineRule="auto"/>
              <w:rPr>
                <w:rFonts w:ascii="Courier New" w:hAnsi="Courier New" w:eastAsia="Courier New" w:cs="Courier New"/>
                <w:color w:val="000000"/>
                <w:sz w:val="16"/>
                <w:szCs w:val="16"/>
              </w:rPr>
            </w:pPr>
          </w:p>
          <w:p w14:paraId="346BEDD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java.util.concurrent.ExecutionException;</w:t>
            </w:r>
          </w:p>
          <w:p w14:paraId="2B8FC3C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java.util.concurrent.ExecutorService;</w:t>
            </w:r>
          </w:p>
          <w:p w14:paraId="455629A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java.util.concurrent.Executors;</w:t>
            </w:r>
          </w:p>
          <w:p w14:paraId="15895B71">
            <w:pPr>
              <w:spacing w:before="0" w:after="0" w:line="240" w:lineRule="auto"/>
              <w:rPr>
                <w:rFonts w:ascii="Courier New" w:hAnsi="Courier New" w:eastAsia="Courier New" w:cs="Courier New"/>
                <w:color w:val="000000"/>
                <w:sz w:val="16"/>
                <w:szCs w:val="16"/>
              </w:rPr>
            </w:pPr>
          </w:p>
          <w:p w14:paraId="5185BB1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public class LoginController {</w:t>
            </w:r>
          </w:p>
          <w:p w14:paraId="1268492A">
            <w:pPr>
              <w:spacing w:before="0" w:after="0" w:line="240" w:lineRule="auto"/>
              <w:rPr>
                <w:rFonts w:ascii="Courier New" w:hAnsi="Courier New" w:eastAsia="Courier New" w:cs="Courier New"/>
                <w:color w:val="000000"/>
                <w:sz w:val="16"/>
                <w:szCs w:val="16"/>
              </w:rPr>
            </w:pPr>
          </w:p>
          <w:p w14:paraId="45CB8CE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CE8453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Callback para el resultado del login.</w:t>
            </w:r>
          </w:p>
          <w:p w14:paraId="65B33E2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863E70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interface LoginCallback {</w:t>
            </w:r>
          </w:p>
          <w:p w14:paraId="1BA2223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void onResult(LoginResult result);</w:t>
            </w:r>
          </w:p>
          <w:p w14:paraId="3606DCA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04B3873">
            <w:pPr>
              <w:spacing w:before="0" w:after="0" w:line="240" w:lineRule="auto"/>
              <w:rPr>
                <w:rFonts w:ascii="Courier New" w:hAnsi="Courier New" w:eastAsia="Courier New" w:cs="Courier New"/>
                <w:color w:val="000000"/>
                <w:sz w:val="16"/>
                <w:szCs w:val="16"/>
              </w:rPr>
            </w:pPr>
          </w:p>
          <w:p w14:paraId="20C1687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final SoapClient soapClient;</w:t>
            </w:r>
          </w:p>
          <w:p w14:paraId="36D0C0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final ExecutorService executorService;</w:t>
            </w:r>
          </w:p>
          <w:p w14:paraId="0188B97A">
            <w:pPr>
              <w:spacing w:before="0" w:after="0" w:line="240" w:lineRule="auto"/>
              <w:rPr>
                <w:rFonts w:ascii="Courier New" w:hAnsi="Courier New" w:eastAsia="Courier New" w:cs="Courier New"/>
                <w:color w:val="000000"/>
                <w:sz w:val="16"/>
                <w:szCs w:val="16"/>
              </w:rPr>
            </w:pPr>
          </w:p>
          <w:p w14:paraId="754031B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LoginController(SoapClient soapClient) {</w:t>
            </w:r>
          </w:p>
          <w:p w14:paraId="3ABF523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this(soapClient, Executors.newSingleThreadExecutor());</w:t>
            </w:r>
          </w:p>
          <w:p w14:paraId="58C27B4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7FFFE1A">
            <w:pPr>
              <w:spacing w:before="0" w:after="0" w:line="240" w:lineRule="auto"/>
              <w:rPr>
                <w:rFonts w:ascii="Courier New" w:hAnsi="Courier New" w:eastAsia="Courier New" w:cs="Courier New"/>
                <w:color w:val="000000"/>
                <w:sz w:val="16"/>
                <w:szCs w:val="16"/>
              </w:rPr>
            </w:pPr>
          </w:p>
          <w:p w14:paraId="72C404D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LoginController(SoapClient soapClient, ExecutorService executorService) {</w:t>
            </w:r>
          </w:p>
          <w:p w14:paraId="64FA53F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this.soapClient = soapClient;</w:t>
            </w:r>
          </w:p>
          <w:p w14:paraId="72741CD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this.executorService = executorService;</w:t>
            </w:r>
          </w:p>
          <w:p w14:paraId="6B837CC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E57F23C">
            <w:pPr>
              <w:spacing w:before="0" w:after="0" w:line="240" w:lineRule="auto"/>
              <w:rPr>
                <w:rFonts w:ascii="Courier New" w:hAnsi="Courier New" w:eastAsia="Courier New" w:cs="Courier New"/>
                <w:color w:val="000000"/>
                <w:sz w:val="16"/>
                <w:szCs w:val="16"/>
              </w:rPr>
            </w:pPr>
          </w:p>
          <w:p w14:paraId="7EF4A3F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A430F1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Ejecuta el login de forma asíncrona.</w:t>
            </w:r>
          </w:p>
          <w:p w14:paraId="49A7204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B8F0B3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void login(String baseUrl, String usuario, String clave, LoginCallback callback) {</w:t>
            </w:r>
          </w:p>
          <w:p w14:paraId="29AEA76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executorService.execute(() -&gt; {</w:t>
            </w:r>
          </w:p>
          <w:p w14:paraId="2C5A0E5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try {</w:t>
            </w:r>
          </w:p>
          <w:p w14:paraId="15E5D2B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token = soapClient.login(baseUrl, usuario, clave).get();</w:t>
            </w:r>
          </w:p>
          <w:p w14:paraId="2CD2650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callback.onResult(LoginResult.success(token));</w:t>
            </w:r>
          </w:p>
          <w:p w14:paraId="1E7B1C4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catch (Exception exception) {</w:t>
            </w:r>
          </w:p>
          <w:p w14:paraId="73F9B6D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callback.onResult(LoginResult.error(extractMessage(exception)));</w:t>
            </w:r>
          </w:p>
          <w:p w14:paraId="4DE88CD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D70884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129A42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58C20CD">
            <w:pPr>
              <w:spacing w:before="0" w:after="0" w:line="240" w:lineRule="auto"/>
              <w:rPr>
                <w:rFonts w:ascii="Courier New" w:hAnsi="Courier New" w:eastAsia="Courier New" w:cs="Courier New"/>
                <w:color w:val="000000"/>
                <w:sz w:val="16"/>
                <w:szCs w:val="16"/>
              </w:rPr>
            </w:pPr>
          </w:p>
          <w:p w14:paraId="6BD312C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void shutdown() {</w:t>
            </w:r>
          </w:p>
          <w:p w14:paraId="1B83CF2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executorService.shutdown();</w:t>
            </w:r>
          </w:p>
          <w:p w14:paraId="2AAFF9C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C0EB1AB">
            <w:pPr>
              <w:spacing w:before="0" w:after="0" w:line="240" w:lineRule="auto"/>
              <w:rPr>
                <w:rFonts w:ascii="Courier New" w:hAnsi="Courier New" w:eastAsia="Courier New" w:cs="Courier New"/>
                <w:color w:val="000000"/>
                <w:sz w:val="16"/>
                <w:szCs w:val="16"/>
              </w:rPr>
            </w:pPr>
          </w:p>
          <w:p w14:paraId="1AC2CD8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String extractMessage(Exception exception) {</w:t>
            </w:r>
          </w:p>
          <w:p w14:paraId="3E5491A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Throwable cause = exception;</w:t>
            </w:r>
          </w:p>
          <w:p w14:paraId="4D64C86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(exception instanceof ExecutionException &amp;&amp; exception.getCause() != null) {</w:t>
            </w:r>
          </w:p>
          <w:p w14:paraId="2E68E04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cause = exception.getCause();</w:t>
            </w:r>
          </w:p>
          <w:p w14:paraId="086FC00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225CE84">
            <w:pPr>
              <w:spacing w:before="0" w:after="0" w:line="240" w:lineRule="auto"/>
              <w:rPr>
                <w:rFonts w:ascii="Courier New" w:hAnsi="Courier New" w:eastAsia="Courier New" w:cs="Courier New"/>
                <w:color w:val="000000"/>
                <w:sz w:val="16"/>
                <w:szCs w:val="16"/>
              </w:rPr>
            </w:pPr>
          </w:p>
          <w:p w14:paraId="3F7063D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message = cause.getMessage();</w:t>
            </w:r>
          </w:p>
          <w:p w14:paraId="55B3DAD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(message == null || message.trim().isEmpty()) {</w:t>
            </w:r>
          </w:p>
          <w:p w14:paraId="6FDE735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"Error desconocido";</w:t>
            </w:r>
          </w:p>
          <w:p w14:paraId="43FBD4A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F19006D">
            <w:pPr>
              <w:spacing w:before="0" w:after="0" w:line="240" w:lineRule="auto"/>
              <w:rPr>
                <w:rFonts w:ascii="Courier New" w:hAnsi="Courier New" w:eastAsia="Courier New" w:cs="Courier New"/>
                <w:color w:val="000000"/>
                <w:sz w:val="16"/>
                <w:szCs w:val="16"/>
              </w:rPr>
            </w:pPr>
          </w:p>
          <w:p w14:paraId="6D322A9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message;</w:t>
            </w:r>
          </w:p>
          <w:p w14:paraId="3897D5C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3F098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p w14:paraId="302A2B7B">
            <w:pPr>
              <w:spacing w:before="0" w:after="0" w:line="240" w:lineRule="auto"/>
              <w:rPr>
                <w:rFonts w:ascii="Courier New" w:hAnsi="Courier New" w:eastAsia="Courier New" w:cs="Courier New"/>
                <w:color w:val="000000"/>
                <w:sz w:val="16"/>
                <w:szCs w:val="16"/>
              </w:rPr>
            </w:pPr>
          </w:p>
          <w:p w14:paraId="5CD2D40A">
            <w:pPr>
              <w:spacing w:before="0" w:after="0" w:line="240" w:lineRule="auto"/>
              <w:rPr>
                <w:rFonts w:ascii="Courier New" w:hAnsi="Courier New" w:eastAsia="Courier New" w:cs="Courier New"/>
                <w:color w:val="000000"/>
                <w:sz w:val="16"/>
                <w:szCs w:val="16"/>
              </w:rPr>
            </w:pPr>
          </w:p>
        </w:tc>
      </w:tr>
    </w:tbl>
    <w:p w14:paraId="47D0B783">
      <w:pPr>
        <w:pStyle w:val="6"/>
      </w:pPr>
      <w:bookmarkStart w:id="175" w:name="_fzgqzlnp7la3" w:colFirst="0" w:colLast="0"/>
      <w:bookmarkEnd w:id="175"/>
      <w:bookmarkStart w:id="176" w:name="_Toc27671"/>
      <w:r>
        <w:t>Tabla 19.  ConversionController - Cliente web</w:t>
      </w:r>
      <w:bookmarkEnd w:id="176"/>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12F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2D1CFC8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package ec.edu.monster.conuniclientemovil.controller;</w:t>
            </w:r>
          </w:p>
          <w:p w14:paraId="4C0F8128">
            <w:pPr>
              <w:spacing w:before="0" w:after="0" w:line="240" w:lineRule="auto"/>
              <w:rPr>
                <w:rFonts w:ascii="Courier New" w:hAnsi="Courier New" w:eastAsia="Courier New" w:cs="Courier New"/>
                <w:color w:val="000000"/>
                <w:sz w:val="16"/>
                <w:szCs w:val="16"/>
              </w:rPr>
            </w:pPr>
          </w:p>
          <w:p w14:paraId="09DAC06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ec.edu.monster.conuniclientemovil.model.ConversionRequest;</w:t>
            </w:r>
          </w:p>
          <w:p w14:paraId="28135C2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ec.edu.monster.conuniclientemovil.model.ConversionResult;</w:t>
            </w:r>
          </w:p>
          <w:p w14:paraId="09C3E56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ec.edu.monster.conuniclientemovil.model.ServiceType;</w:t>
            </w:r>
          </w:p>
          <w:p w14:paraId="3B440C4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ec.edu.monster.conuniclientemovil.model.SoapClient;</w:t>
            </w:r>
          </w:p>
          <w:p w14:paraId="3C97458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ec.edu.monster.conuniclientemovil.model.SoapErrorMapper;</w:t>
            </w:r>
          </w:p>
          <w:p w14:paraId="12520D34">
            <w:pPr>
              <w:spacing w:before="0" w:after="0" w:line="240" w:lineRule="auto"/>
              <w:rPr>
                <w:rFonts w:ascii="Courier New" w:hAnsi="Courier New" w:eastAsia="Courier New" w:cs="Courier New"/>
                <w:color w:val="000000"/>
                <w:sz w:val="16"/>
                <w:szCs w:val="16"/>
              </w:rPr>
            </w:pPr>
          </w:p>
          <w:p w14:paraId="70D1453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java.util.concurrent.ExecutionException;</w:t>
            </w:r>
          </w:p>
          <w:p w14:paraId="2759AAE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java.util.concurrent.ExecutorService;</w:t>
            </w:r>
          </w:p>
          <w:p w14:paraId="35FDF18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import java.util.concurrent.Executors;</w:t>
            </w:r>
          </w:p>
          <w:p w14:paraId="6A2795D1">
            <w:pPr>
              <w:spacing w:before="0" w:after="0" w:line="240" w:lineRule="auto"/>
              <w:rPr>
                <w:rFonts w:ascii="Courier New" w:hAnsi="Courier New" w:eastAsia="Courier New" w:cs="Courier New"/>
                <w:color w:val="000000"/>
                <w:sz w:val="16"/>
                <w:szCs w:val="16"/>
              </w:rPr>
            </w:pPr>
          </w:p>
          <w:p w14:paraId="0BAB619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public class ConversionController {</w:t>
            </w:r>
          </w:p>
          <w:p w14:paraId="48CBE8EC">
            <w:pPr>
              <w:spacing w:before="0" w:after="0" w:line="240" w:lineRule="auto"/>
              <w:rPr>
                <w:rFonts w:ascii="Courier New" w:hAnsi="Courier New" w:eastAsia="Courier New" w:cs="Courier New"/>
                <w:color w:val="000000"/>
                <w:sz w:val="16"/>
                <w:szCs w:val="16"/>
              </w:rPr>
            </w:pPr>
          </w:p>
          <w:p w14:paraId="51B3845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EE9F3C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Callback para operaciones de conversión.</w:t>
            </w:r>
          </w:p>
          <w:p w14:paraId="203AB74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7969E8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interface ConversionCallback {</w:t>
            </w:r>
          </w:p>
          <w:p w14:paraId="384C523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void onResult(ConversionResult result);</w:t>
            </w:r>
          </w:p>
          <w:p w14:paraId="62FA27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31DD47B1">
            <w:pPr>
              <w:spacing w:before="0" w:after="0" w:line="240" w:lineRule="auto"/>
              <w:rPr>
                <w:rFonts w:ascii="Courier New" w:hAnsi="Courier New" w:eastAsia="Courier New" w:cs="Courier New"/>
                <w:color w:val="000000"/>
                <w:sz w:val="16"/>
                <w:szCs w:val="16"/>
              </w:rPr>
            </w:pPr>
          </w:p>
          <w:p w14:paraId="111413EA">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final SoapClient soapClient;</w:t>
            </w:r>
          </w:p>
          <w:p w14:paraId="4A4CBDD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final ExecutorService executorService;</w:t>
            </w:r>
          </w:p>
          <w:p w14:paraId="7D1BC608">
            <w:pPr>
              <w:spacing w:before="0" w:after="0" w:line="240" w:lineRule="auto"/>
              <w:rPr>
                <w:rFonts w:ascii="Courier New" w:hAnsi="Courier New" w:eastAsia="Courier New" w:cs="Courier New"/>
                <w:color w:val="000000"/>
                <w:sz w:val="16"/>
                <w:szCs w:val="16"/>
              </w:rPr>
            </w:pPr>
          </w:p>
          <w:p w14:paraId="2D89147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ConversionController(SoapClient soapClient) {</w:t>
            </w:r>
          </w:p>
          <w:p w14:paraId="7EE236D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this(soapClient, Executors.newSingleThreadExecutor());</w:t>
            </w:r>
          </w:p>
          <w:p w14:paraId="475F101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4F8A2D0">
            <w:pPr>
              <w:spacing w:before="0" w:after="0" w:line="240" w:lineRule="auto"/>
              <w:rPr>
                <w:rFonts w:ascii="Courier New" w:hAnsi="Courier New" w:eastAsia="Courier New" w:cs="Courier New"/>
                <w:color w:val="000000"/>
                <w:sz w:val="16"/>
                <w:szCs w:val="16"/>
              </w:rPr>
            </w:pPr>
          </w:p>
          <w:p w14:paraId="718ACD5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ConversionController(SoapClient soapClient, ExecutorService executorService) {</w:t>
            </w:r>
          </w:p>
          <w:p w14:paraId="74F4834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this.soapClient = soapClient;</w:t>
            </w:r>
          </w:p>
          <w:p w14:paraId="635C502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this.executorService = executorService;</w:t>
            </w:r>
          </w:p>
          <w:p w14:paraId="677C6FB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BD5AC9F">
            <w:pPr>
              <w:spacing w:before="0" w:after="0" w:line="240" w:lineRule="auto"/>
              <w:rPr>
                <w:rFonts w:ascii="Courier New" w:hAnsi="Courier New" w:eastAsia="Courier New" w:cs="Courier New"/>
                <w:color w:val="000000"/>
                <w:sz w:val="16"/>
                <w:szCs w:val="16"/>
              </w:rPr>
            </w:pPr>
          </w:p>
          <w:p w14:paraId="3F4C290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67CDCBA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Ejecuta una conversión de forma asíncrona usando el modelo ConversionRequest.</w:t>
            </w:r>
          </w:p>
          <w:p w14:paraId="5D0A99A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7AB5D9F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void convert(ConversionRequest request, String baseUrl, ConversionCallback callback) {</w:t>
            </w:r>
          </w:p>
          <w:p w14:paraId="2D78807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executorService.execute(() -&gt; {</w:t>
            </w:r>
          </w:p>
          <w:p w14:paraId="02E5796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try {</w:t>
            </w:r>
          </w:p>
          <w:p w14:paraId="386F16E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double result = executeConversion(</w:t>
            </w:r>
          </w:p>
          <w:p w14:paraId="18CF1F8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request.getServiceType(),</w:t>
            </w:r>
          </w:p>
          <w:p w14:paraId="5CFA171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baseUrl,</w:t>
            </w:r>
          </w:p>
          <w:p w14:paraId="015500B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request.getValue(),</w:t>
            </w:r>
          </w:p>
          <w:p w14:paraId="350A004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request.getOriginUnit(),</w:t>
            </w:r>
          </w:p>
          <w:p w14:paraId="5BBA087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request.getDestinationUnit(),</w:t>
            </w:r>
          </w:p>
          <w:p w14:paraId="0AE3FD6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request.getToken()</w:t>
            </w:r>
          </w:p>
          <w:p w14:paraId="677C7EA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E13B5A5">
            <w:pPr>
              <w:spacing w:before="0" w:after="0" w:line="240" w:lineRule="auto"/>
              <w:rPr>
                <w:rFonts w:ascii="Courier New" w:hAnsi="Courier New" w:eastAsia="Courier New" w:cs="Courier New"/>
                <w:color w:val="000000"/>
                <w:sz w:val="16"/>
                <w:szCs w:val="16"/>
              </w:rPr>
            </w:pPr>
          </w:p>
          <w:p w14:paraId="452C40C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mappedError = SoapErrorMapper.mapConversionError(</w:t>
            </w:r>
          </w:p>
          <w:p w14:paraId="4DBDD0D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request.getServiceType(), result);</w:t>
            </w:r>
          </w:p>
          <w:p w14:paraId="0602551A">
            <w:pPr>
              <w:spacing w:before="0" w:after="0" w:line="240" w:lineRule="auto"/>
              <w:rPr>
                <w:rFonts w:ascii="Courier New" w:hAnsi="Courier New" w:eastAsia="Courier New" w:cs="Courier New"/>
                <w:color w:val="000000"/>
                <w:sz w:val="16"/>
                <w:szCs w:val="16"/>
              </w:rPr>
            </w:pPr>
          </w:p>
          <w:p w14:paraId="22877D5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(mappedError != null) {</w:t>
            </w:r>
          </w:p>
          <w:p w14:paraId="42E15E7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callback.onResult(ConversionResult.serviceError(mappedError, result));</w:t>
            </w:r>
          </w:p>
          <w:p w14:paraId="5AF18A2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w:t>
            </w:r>
          </w:p>
          <w:p w14:paraId="7F4D668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57637F58">
            <w:pPr>
              <w:spacing w:before="0" w:after="0" w:line="240" w:lineRule="auto"/>
              <w:rPr>
                <w:rFonts w:ascii="Courier New" w:hAnsi="Courier New" w:eastAsia="Courier New" w:cs="Courier New"/>
                <w:color w:val="000000"/>
                <w:sz w:val="16"/>
                <w:szCs w:val="16"/>
              </w:rPr>
            </w:pPr>
          </w:p>
          <w:p w14:paraId="1F192A4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callback.onResult(ConversionResult.success(result));</w:t>
            </w:r>
          </w:p>
          <w:p w14:paraId="2377174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catch (Exception exception) {</w:t>
            </w:r>
          </w:p>
          <w:p w14:paraId="2AC47E1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callback.onResult(ConversionResult.error(extractMessage(exception)));</w:t>
            </w:r>
          </w:p>
          <w:p w14:paraId="4F272CC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CEC922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AAF91D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C7A133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public void shutdown() {</w:t>
            </w:r>
          </w:p>
          <w:p w14:paraId="423FC40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executorService.shutdown();</w:t>
            </w:r>
          </w:p>
          <w:p w14:paraId="234F157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BF7F596">
            <w:pPr>
              <w:spacing w:before="0" w:after="0" w:line="240" w:lineRule="auto"/>
              <w:rPr>
                <w:rFonts w:ascii="Courier New" w:hAnsi="Courier New" w:eastAsia="Courier New" w:cs="Courier New"/>
                <w:color w:val="000000"/>
                <w:sz w:val="16"/>
                <w:szCs w:val="16"/>
              </w:rPr>
            </w:pPr>
          </w:p>
          <w:p w14:paraId="6295568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double executeConversion(</w:t>
            </w:r>
          </w:p>
          <w:p w14:paraId="16256D7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ServiceType serviceType,</w:t>
            </w:r>
          </w:p>
          <w:p w14:paraId="34E5EBDD">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baseUrl,</w:t>
            </w:r>
          </w:p>
          <w:p w14:paraId="7396518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double inputValue,</w:t>
            </w:r>
          </w:p>
          <w:p w14:paraId="68C1A1FE">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origin,</w:t>
            </w:r>
          </w:p>
          <w:p w14:paraId="67708F46">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destination,</w:t>
            </w:r>
          </w:p>
          <w:p w14:paraId="64354FE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token</w:t>
            </w:r>
          </w:p>
          <w:p w14:paraId="6C46A10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 throws Exception {</w:t>
            </w:r>
          </w:p>
          <w:p w14:paraId="6C9CD3D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switch (serviceType) {</w:t>
            </w:r>
          </w:p>
          <w:p w14:paraId="57781627">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case LONGITUD:</w:t>
            </w:r>
          </w:p>
          <w:p w14:paraId="34F6CCC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soapClient.convertirLongitud(baseUrl, inputValue, origin, destination, token).get();</w:t>
            </w:r>
          </w:p>
          <w:p w14:paraId="7B1ADCB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case MASA:</w:t>
            </w:r>
          </w:p>
          <w:p w14:paraId="50930E7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soapClient.convertirMasa(baseUrl, inputValue, origin, destination, token).get();</w:t>
            </w:r>
          </w:p>
          <w:p w14:paraId="349E899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case TEMPERATURA:</w:t>
            </w:r>
          </w:p>
          <w:p w14:paraId="4110BBE5">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soapClient.convertirTemperatura(baseUrl, inputValue, origin, destination, token).get();</w:t>
            </w:r>
          </w:p>
          <w:p w14:paraId="3A0524D2">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default:</w:t>
            </w:r>
          </w:p>
          <w:p w14:paraId="726263F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throw new IllegalArgumentException("Servicio no soportado: " + serviceType);</w:t>
            </w:r>
          </w:p>
          <w:p w14:paraId="43A1756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24221B0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4B73CC3C">
            <w:pPr>
              <w:spacing w:before="0" w:after="0" w:line="240" w:lineRule="auto"/>
              <w:rPr>
                <w:rFonts w:ascii="Courier New" w:hAnsi="Courier New" w:eastAsia="Courier New" w:cs="Courier New"/>
                <w:color w:val="000000"/>
                <w:sz w:val="16"/>
                <w:szCs w:val="16"/>
              </w:rPr>
            </w:pPr>
          </w:p>
          <w:p w14:paraId="346EFAD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private String extractMessage(Exception exception) {</w:t>
            </w:r>
          </w:p>
          <w:p w14:paraId="20997979">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Throwable cause = exception;</w:t>
            </w:r>
          </w:p>
          <w:p w14:paraId="3AD5E45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(exception instanceof ExecutionException &amp;&amp; exception.getCause() != null) {</w:t>
            </w:r>
          </w:p>
          <w:p w14:paraId="3AA6694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cause = exception.getCause();</w:t>
            </w:r>
          </w:p>
          <w:p w14:paraId="1D208F33">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5224DEE">
            <w:pPr>
              <w:spacing w:before="0" w:after="0" w:line="240" w:lineRule="auto"/>
              <w:rPr>
                <w:rFonts w:ascii="Courier New" w:hAnsi="Courier New" w:eastAsia="Courier New" w:cs="Courier New"/>
                <w:color w:val="000000"/>
                <w:sz w:val="16"/>
                <w:szCs w:val="16"/>
              </w:rPr>
            </w:pPr>
          </w:p>
          <w:p w14:paraId="101451FF">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String message = cause.getMessage();</w:t>
            </w:r>
          </w:p>
          <w:p w14:paraId="769A4F64">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if (message == null || message.trim().isEmpty()) {</w:t>
            </w:r>
          </w:p>
          <w:p w14:paraId="18E4B288">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"Error desconocido";</w:t>
            </w:r>
          </w:p>
          <w:p w14:paraId="18A1C0FC">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10753228">
            <w:pPr>
              <w:spacing w:before="0" w:after="0" w:line="240" w:lineRule="auto"/>
              <w:rPr>
                <w:rFonts w:ascii="Courier New" w:hAnsi="Courier New" w:eastAsia="Courier New" w:cs="Courier New"/>
                <w:color w:val="000000"/>
                <w:sz w:val="16"/>
                <w:szCs w:val="16"/>
              </w:rPr>
            </w:pPr>
          </w:p>
          <w:p w14:paraId="7B11DB41">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return message;</w:t>
            </w:r>
          </w:p>
          <w:p w14:paraId="77154BB0">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 xml:space="preserve">    }</w:t>
            </w:r>
          </w:p>
          <w:p w14:paraId="0705A18B">
            <w:pPr>
              <w:spacing w:before="0" w:after="0" w:line="240" w:lineRule="auto"/>
              <w:rPr>
                <w:rFonts w:ascii="Courier New" w:hAnsi="Courier New" w:eastAsia="Courier New" w:cs="Courier New"/>
                <w:color w:val="000000"/>
                <w:sz w:val="16"/>
                <w:szCs w:val="16"/>
              </w:rPr>
            </w:pPr>
            <w:r>
              <w:rPr>
                <w:rFonts w:ascii="Courier New" w:hAnsi="Courier New" w:eastAsia="Courier New" w:cs="Courier New"/>
                <w:color w:val="000000"/>
                <w:sz w:val="16"/>
                <w:szCs w:val="16"/>
              </w:rPr>
              <w:t>}</w:t>
            </w:r>
          </w:p>
        </w:tc>
      </w:tr>
    </w:tbl>
    <w:p w14:paraId="38683083">
      <w:pPr>
        <w:rPr>
          <w:b/>
          <w:bCs/>
          <w:color w:val="243F61"/>
          <w:sz w:val="32"/>
          <w:szCs w:val="32"/>
        </w:rPr>
      </w:pPr>
      <w:r>
        <w:rPr>
          <w:b/>
          <w:bCs/>
          <w:color w:val="243F61"/>
          <w:sz w:val="32"/>
          <w:szCs w:val="32"/>
        </w:rPr>
        <w:t>CREACIÓN DE VISTAS</w:t>
      </w:r>
    </w:p>
    <w:p w14:paraId="1019E7D6">
      <w:pPr>
        <w:rPr>
          <w:i/>
          <w:iCs/>
        </w:rPr>
      </w:pPr>
      <w:r>
        <w:t>Se crean los archivos de interfaz gráfica</w:t>
      </w:r>
      <w:r>
        <w:rPr>
          <w:i/>
          <w:iCs/>
        </w:rPr>
        <w:t xml:space="preserve"> </w:t>
      </w:r>
      <w:r>
        <w:t>en el paquete views</w:t>
      </w:r>
      <w:r>
        <w:rPr>
          <w:i/>
          <w:iCs/>
        </w:rPr>
        <w:t>.</w:t>
      </w:r>
    </w:p>
    <w:p w14:paraId="4CDFB2D7">
      <w:pPr>
        <w:jc w:val="center"/>
      </w:pPr>
      <w:r>
        <w:drawing>
          <wp:inline distT="114300" distB="114300" distL="114300" distR="114300">
            <wp:extent cx="1866900" cy="676275"/>
            <wp:effectExtent l="0" t="0" r="0" b="0"/>
            <wp:docPr id="83" name="image27.png"/>
            <wp:cNvGraphicFramePr/>
            <a:graphic xmlns:a="http://schemas.openxmlformats.org/drawingml/2006/main">
              <a:graphicData uri="http://schemas.openxmlformats.org/drawingml/2006/picture">
                <pic:pic xmlns:pic="http://schemas.openxmlformats.org/drawingml/2006/picture">
                  <pic:nvPicPr>
                    <pic:cNvPr id="83" name="image27.png"/>
                    <pic:cNvPicPr preferRelativeResize="0"/>
                  </pic:nvPicPr>
                  <pic:blipFill>
                    <a:blip r:embed="rId85"/>
                    <a:srcRect/>
                    <a:stretch>
                      <a:fillRect/>
                    </a:stretch>
                  </pic:blipFill>
                  <pic:spPr>
                    <a:xfrm>
                      <a:off x="0" y="0"/>
                      <a:ext cx="1866900" cy="676275"/>
                    </a:xfrm>
                    <a:prstGeom prst="rect">
                      <a:avLst/>
                    </a:prstGeom>
                  </pic:spPr>
                </pic:pic>
              </a:graphicData>
            </a:graphic>
          </wp:inline>
        </w:drawing>
      </w:r>
    </w:p>
    <w:p w14:paraId="7BF7BB03">
      <w:pPr>
        <w:pStyle w:val="5"/>
      </w:pPr>
      <w:bookmarkStart w:id="177" w:name="_kni2w8b8dvzn" w:colFirst="0" w:colLast="0"/>
      <w:bookmarkEnd w:id="177"/>
      <w:bookmarkStart w:id="178" w:name="_Toc13364"/>
      <w:r>
        <w:t>Figura 49. Creación de vistas - Cliente móvil</w:t>
      </w:r>
      <w:bookmarkEnd w:id="178"/>
    </w:p>
    <w:p w14:paraId="155F4D0B"/>
    <w:p w14:paraId="468D4681">
      <w:pPr>
        <w:rPr>
          <w:del w:id="5544" w:author="Edison Verdesoto" w:date="2026-05-11T20:20:00Z"/>
        </w:rPr>
      </w:pPr>
    </w:p>
    <w:p w14:paraId="2B4E0E8E">
      <w:pPr>
        <w:pStyle w:val="4"/>
      </w:pPr>
      <w:bookmarkStart w:id="179" w:name="_Toc8175"/>
      <w:r>
        <w:t>EJECUCIÓN DEL CLIENTE DE MÓVIL</w:t>
      </w:r>
      <w:bookmarkEnd w:id="179"/>
    </w:p>
    <w:p w14:paraId="2DD72668">
      <w:pPr>
        <w:pStyle w:val="4"/>
        <w:jc w:val="center"/>
      </w:pPr>
      <w:bookmarkStart w:id="180" w:name="_Toc7932"/>
      <w:r>
        <w:drawing>
          <wp:inline distT="114300" distB="114300" distL="114300" distR="114300">
            <wp:extent cx="2334895" cy="5043805"/>
            <wp:effectExtent l="0" t="0" r="9525" b="0"/>
            <wp:docPr id="56" name="image51.png"/>
            <wp:cNvGraphicFramePr/>
            <a:graphic xmlns:a="http://schemas.openxmlformats.org/drawingml/2006/main">
              <a:graphicData uri="http://schemas.openxmlformats.org/drawingml/2006/picture">
                <pic:pic xmlns:pic="http://schemas.openxmlformats.org/drawingml/2006/picture">
                  <pic:nvPicPr>
                    <pic:cNvPr id="56" name="image51.png"/>
                    <pic:cNvPicPr preferRelativeResize="0"/>
                  </pic:nvPicPr>
                  <pic:blipFill>
                    <a:blip r:embed="rId12"/>
                    <a:srcRect/>
                    <a:stretch>
                      <a:fillRect/>
                    </a:stretch>
                  </pic:blipFill>
                  <pic:spPr>
                    <a:xfrm>
                      <a:off x="0" y="0"/>
                      <a:ext cx="2335050" cy="5044112"/>
                    </a:xfrm>
                    <a:prstGeom prst="rect">
                      <a:avLst/>
                    </a:prstGeom>
                  </pic:spPr>
                </pic:pic>
              </a:graphicData>
            </a:graphic>
          </wp:inline>
        </w:drawing>
      </w:r>
      <w:bookmarkEnd w:id="180"/>
    </w:p>
    <w:p w14:paraId="31E93E72">
      <w:pPr>
        <w:pStyle w:val="5"/>
      </w:pPr>
      <w:bookmarkStart w:id="181" w:name="_Toc28620"/>
      <w:r>
        <w:t>Figura 50. Login - Cliente móvil</w:t>
      </w:r>
      <w:bookmarkEnd w:id="181"/>
    </w:p>
    <w:p w14:paraId="196169C6"/>
    <w:p w14:paraId="5C0D6D02">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182" w:name="_cdfm1fxggw8g" w:colFirst="0" w:colLast="0"/>
      <w:bookmarkEnd w:id="182"/>
      <w:r>
        <w:rPr>
          <w:i/>
          <w:iCs/>
          <w:color w:val="1F497D"/>
          <w:sz w:val="18"/>
          <w:szCs w:val="18"/>
        </w:rPr>
        <w:drawing>
          <wp:inline distT="114300" distB="114300" distL="114300" distR="114300">
            <wp:extent cx="2296795" cy="5220970"/>
            <wp:effectExtent l="0" t="0" r="0" b="0"/>
            <wp:docPr id="84" name="image32.png"/>
            <wp:cNvGraphicFramePr/>
            <a:graphic xmlns:a="http://schemas.openxmlformats.org/drawingml/2006/main">
              <a:graphicData uri="http://schemas.openxmlformats.org/drawingml/2006/picture">
                <pic:pic xmlns:pic="http://schemas.openxmlformats.org/drawingml/2006/picture">
                  <pic:nvPicPr>
                    <pic:cNvPr id="84" name="image32.png"/>
                    <pic:cNvPicPr preferRelativeResize="0"/>
                  </pic:nvPicPr>
                  <pic:blipFill>
                    <a:blip r:embed="rId86"/>
                    <a:srcRect/>
                    <a:stretch>
                      <a:fillRect/>
                    </a:stretch>
                  </pic:blipFill>
                  <pic:spPr>
                    <a:xfrm>
                      <a:off x="0" y="0"/>
                      <a:ext cx="2296950" cy="5221261"/>
                    </a:xfrm>
                    <a:prstGeom prst="rect">
                      <a:avLst/>
                    </a:prstGeom>
                  </pic:spPr>
                </pic:pic>
              </a:graphicData>
            </a:graphic>
          </wp:inline>
        </w:drawing>
      </w:r>
    </w:p>
    <w:p w14:paraId="0A1BDE84">
      <w:pPr>
        <w:spacing w:line="240" w:lineRule="auto"/>
        <w:jc w:val="center"/>
        <w:rPr>
          <w:i/>
          <w:iCs/>
          <w:color w:val="1F497D"/>
          <w:sz w:val="18"/>
          <w:szCs w:val="18"/>
        </w:rPr>
      </w:pPr>
      <w:bookmarkStart w:id="183" w:name="_3dpufx62n32z" w:colFirst="0" w:colLast="0"/>
      <w:bookmarkEnd w:id="183"/>
      <w:r>
        <w:rPr>
          <w:i/>
          <w:iCs/>
          <w:color w:val="1F497D"/>
          <w:sz w:val="18"/>
          <w:szCs w:val="18"/>
        </w:rPr>
        <w:t>Figura 51. Pantalla de Conversiones - Cliente móvil</w:t>
      </w:r>
    </w:p>
    <w:p w14:paraId="6A3419EF">
      <w:pPr>
        <w:pStyle w:val="4"/>
      </w:pPr>
      <w:bookmarkStart w:id="184" w:name="_Toc5477"/>
      <w:r>
        <w:t>CONCLUSIONES</w:t>
      </w:r>
      <w:bookmarkEnd w:id="184"/>
    </w:p>
    <w:p w14:paraId="6BD3D790">
      <w:pPr>
        <w:numPr>
          <w:ilvl w:val="0"/>
          <w:numId w:val="4"/>
        </w:numPr>
        <w:spacing w:before="0"/>
      </w:pPr>
      <w:r>
        <w:t>El desarrollo del proyecto permitió integrar múltiples tecnologías y herramientas necesarias para la construcción de un sistema completo basado en una arquitectura orientada a servicios (SOA) con SOAP, aplicando buenas prácticas de ingeniería de software. La instalación y configuración de entornos como NetBeans, el servidor Payara, Jakarta EE y Android Studio facilitaron un flujo de trabajo ordenado, garantizando que todos los componentes del sistema se ejecuten de forma consistente.</w:t>
      </w:r>
    </w:p>
    <w:p w14:paraId="3901A52D">
      <w:pPr>
        <w:numPr>
          <w:ilvl w:val="0"/>
          <w:numId w:val="4"/>
        </w:numPr>
        <w:spacing w:before="0"/>
      </w:pPr>
      <w:r>
        <w:t>La implementación de los módulos de seguridad y conversiones evidenció la importancia de separar correctamente la lógica de negocio y la capa de exposición del servicio web. A pesar de no contar con conexión a una base de datos, el uso de DTOs, validaciones en memoria y manejo de sesiones simuladas dio como resultado soluciones mantenibles, escalables y con un nivel adecuado de desacoplamiento.</w:t>
      </w:r>
    </w:p>
    <w:p w14:paraId="0F2A7E8D">
      <w:pPr>
        <w:numPr>
          <w:ilvl w:val="0"/>
          <w:numId w:val="4"/>
        </w:numPr>
        <w:spacing w:before="0"/>
      </w:pPr>
      <w:r>
        <w:t>La construcción de los cuatro clientes (consola, escritorio, web con JSP/Servlets y móvil con Android) permitió evidenciar la correcta comunicación y consumo de servicios SOAP a partir del archivo WSDL. Se demostró la interoperabilidad entre tecnologías, gestionando exitosamente las peticiones JAX-WS en Java y estructurando peticiones HTTP/XML nativas en el entorno móvil. Además, se verificó el funcionamiento completo del flujo, desde el inicio de sesión hasta las transformaciones de longitud, masa y temperatura.</w:t>
      </w:r>
    </w:p>
    <w:p w14:paraId="6C459A79">
      <w:pPr>
        <w:numPr>
          <w:ilvl w:val="0"/>
          <w:numId w:val="4"/>
        </w:numPr>
        <w:spacing w:before="0"/>
      </w:pPr>
      <w:r>
        <w:t>En conjunto, el proyecto consolida los aprendizajes del ciclo completo de desarrollo de software para servicios web clásicos: configuración del servidor de aplicaciones, diseño de la interfaz WSDL, exposición de métodos (WebMethods), consumo desde distintos clientes y validación funcional mediante pruebas controladas.</w:t>
      </w:r>
    </w:p>
    <w:p w14:paraId="4543F716">
      <w:pPr>
        <w:pStyle w:val="4"/>
      </w:pPr>
      <w:bookmarkStart w:id="185" w:name="_Toc5808"/>
      <w:r>
        <w:t>RECOMENDACIONES</w:t>
      </w:r>
      <w:bookmarkEnd w:id="185"/>
    </w:p>
    <w:p w14:paraId="5B6AECD2">
      <w:pPr>
        <w:numPr>
          <w:ilvl w:val="0"/>
          <w:numId w:val="5"/>
        </w:numPr>
        <w:spacing w:before="0" w:after="0"/>
      </w:pPr>
      <w:r>
        <w:t>Mantener la estructura modular y el patrón MVC utilizados en el proyecto para futuros desarrollos, ya que permite escalar nuevas categorías de conversión sin comprometer la arquitectura inicial del servidor SOAP.</w:t>
      </w:r>
    </w:p>
    <w:p w14:paraId="300C085C">
      <w:pPr>
        <w:numPr>
          <w:ilvl w:val="0"/>
          <w:numId w:val="5"/>
        </w:numPr>
        <w:spacing w:before="0" w:after="0"/>
      </w:pPr>
      <w:r>
        <w:t>Implementar un manejo de excepciones más detallado (como SOAPFaults) en el servidor, de modo que cuando el cliente envíe unidades no soportadas o datos erróneos, los mensajes de error XML sean estandarizados y faciliten el diagnóstico.</w:t>
      </w:r>
    </w:p>
    <w:p w14:paraId="58A9839E">
      <w:pPr>
        <w:numPr>
          <w:ilvl w:val="0"/>
          <w:numId w:val="5"/>
        </w:numPr>
        <w:spacing w:before="0" w:after="0"/>
      </w:pPr>
      <w:r>
        <w:t>Añadir validaciones más estrictas en los servicios, especialmente en el control del tiempo de vida de las sesiones del usuario y en el bloqueo de peticiones con valores numéricos inválidos (como medidas de masa negativas).</w:t>
      </w:r>
    </w:p>
    <w:p w14:paraId="7A2B2833">
      <w:pPr>
        <w:numPr>
          <w:ilvl w:val="0"/>
          <w:numId w:val="5"/>
        </w:numPr>
        <w:spacing w:before="0" w:after="0"/>
      </w:pPr>
      <w:r>
        <w:t>Integrar un sistema de logs en el servidor Payara, lo cual permitiría rastrear las solicitudes SOAP entrantes y analizar el comportamiento de las conversiones en diferentes clientes.</w:t>
      </w:r>
    </w:p>
    <w:p w14:paraId="64B22AA1">
      <w:pPr>
        <w:numPr>
          <w:ilvl w:val="0"/>
          <w:numId w:val="5"/>
        </w:numPr>
        <w:spacing w:before="0" w:after="0"/>
      </w:pPr>
      <w:r>
        <w:t>Implementar mecanismos de caché o estructuras de datos optimizadas en memoria para los catálogos de unidades, en caso de que el sistema escale a un volumen masivo de peticiones concurrentes.</w:t>
      </w:r>
    </w:p>
    <w:p w14:paraId="221A574E">
      <w:pPr>
        <w:numPr>
          <w:ilvl w:val="0"/>
          <w:numId w:val="5"/>
        </w:numPr>
        <w:spacing w:before="0" w:after="0"/>
      </w:pPr>
      <w:r>
        <w:t>Desarrollar pruebas unitarias en la capa de servicios para asegurar la exactitud de las fórmulas matemáticas utilizadas en las transformaciones de temperatura, longitud y masa ante futuras modificaciones.</w:t>
      </w:r>
    </w:p>
    <w:p w14:paraId="679405A1">
      <w:pPr>
        <w:numPr>
          <w:ilvl w:val="0"/>
          <w:numId w:val="5"/>
        </w:numPr>
        <w:spacing w:before="0" w:after="0"/>
      </w:pPr>
      <w:r>
        <w:t>Mejorar la interfaz de usuario en los clientes web y móvil incorporando retroalimentación visual más precisa, controles de validación en los formularios y manejo asíncrono avanzado para no bloquear las pantallas durante la espera de respuesta del servidor.</w:t>
      </w:r>
    </w:p>
    <w:p w14:paraId="34A8D777">
      <w:pPr>
        <w:numPr>
          <w:ilvl w:val="0"/>
          <w:numId w:val="5"/>
        </w:numPr>
        <w:spacing w:before="0" w:after="0"/>
      </w:pPr>
      <w:r>
        <w:t>Documentar el contrato WSDL detalladamente con comentarios estructurados, lo que permitirá a futuros desarrolladores entender rápidamente los tipos de datos requeridos y facilitar su consumo desde sistemas construidos en otros lenguajes de programación.</w:t>
      </w:r>
    </w:p>
    <w:p w14:paraId="5CBB4FF3"/>
    <w:p w14:paraId="06D0DF5D"/>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844CF41-7B5C-498F-806D-90C63EC087F1}"/>
  </w:font>
  <w:font w:name="Arial">
    <w:panose1 w:val="020B0604020202020204"/>
    <w:charset w:val="00"/>
    <w:family w:val="swiss"/>
    <w:pitch w:val="default"/>
    <w:sig w:usb0="E0002EFF" w:usb1="C000785B" w:usb2="00000009" w:usb3="00000000" w:csb0="400001FF" w:csb1="FFFF0000"/>
    <w:embedRegular r:id="rId2" w:fontKey="{62AB95FD-D713-4F2A-BE39-5449AD83C4B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4C6A48D-29C9-4425-86C8-2BD8CAE05D4E}"/>
  </w:font>
  <w:font w:name="Wingdings">
    <w:panose1 w:val="05000000000000000000"/>
    <w:charset w:val="02"/>
    <w:family w:val="auto"/>
    <w:pitch w:val="default"/>
    <w:sig w:usb0="00000000" w:usb1="00000000" w:usb2="00000000" w:usb3="00000000" w:csb0="80000000" w:csb1="00000000"/>
    <w:embedRegular r:id="rId4" w:fontKey="{49676F00-6CD1-41EA-90F8-42A70CFFAFE2}"/>
  </w:font>
  <w:font w:name="Calibri">
    <w:panose1 w:val="020F0502020204030204"/>
    <w:charset w:val="00"/>
    <w:family w:val="swiss"/>
    <w:pitch w:val="default"/>
    <w:sig w:usb0="E4002EFF" w:usb1="C200247B" w:usb2="00000009" w:usb3="00000000" w:csb0="200001FF" w:csb1="00000000"/>
    <w:embedRegular r:id="rId5" w:fontKey="{DF86D05E-44C2-4947-B628-3EB244135DC8}"/>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EA2DCEF5-A82A-48E7-B315-8C053709F227}"/>
  </w:font>
  <w:font w:name="Cambria">
    <w:panose1 w:val="02040503050406030204"/>
    <w:charset w:val="00"/>
    <w:family w:val="roman"/>
    <w:pitch w:val="default"/>
    <w:sig w:usb0="E00006FF" w:usb1="420024FF" w:usb2="02000000" w:usb3="00000000" w:csb0="2000019F" w:csb1="00000000"/>
    <w:embedRegular r:id="rId7" w:fontKey="{38C088C9-D144-4493-90E0-6B1668E3B854}"/>
  </w:font>
  <w:font w:name="Libre Baskerville">
    <w:altName w:val="Cambria"/>
    <w:panose1 w:val="00000000000000000000"/>
    <w:charset w:val="00"/>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embedRegular r:id="rId8" w:fontKey="{6E52D8E9-99E1-43F2-906D-819E18CB535A}"/>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7E4FAC1D-282B-4C9B-94F2-28E5F91FA56D}"/>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10" w:fontKey="{2F510F1C-40ED-4232-A16F-FA9CD113E71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9B6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fldChar w:fldCharType="end"/>
    </w:r>
  </w:p>
  <w:p w14:paraId="6D749D0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7B1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t>1</w:t>
    </w:r>
    <w:r>
      <w:fldChar w:fldCharType="end"/>
    </w:r>
  </w:p>
  <w:p w14:paraId="757693B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BE9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center"/>
    </w:pPr>
    <w:r>
      <w:fldChar w:fldCharType="begin"/>
    </w:r>
    <w:r>
      <w:instrText xml:space="preserve">PAGE</w:instrText>
    </w:r>
    <w:r>
      <w:fldChar w:fldCharType="separate"/>
    </w:r>
    <w:r>
      <w:fldChar w:fldCharType="end"/>
    </w:r>
  </w:p>
  <w:p w14:paraId="729EE2D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24DC0"/>
    <w:multiLevelType w:val="multilevel"/>
    <w:tmpl w:val="18924D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531454E"/>
    <w:multiLevelType w:val="multilevel"/>
    <w:tmpl w:val="3531454E"/>
    <w:lvl w:ilvl="0" w:tentative="0">
      <w:start w:val="1"/>
      <w:numFmt w:val="bullet"/>
      <w:lvlText w:val=""/>
      <w:lvlJc w:val="left"/>
      <w:pPr>
        <w:ind w:left="720" w:hanging="360"/>
      </w:pPr>
      <w:rPr>
        <w:rFonts w:hint="default" w:ascii="Wingdings" w:hAnsi="Wingdings"/>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72F4BB5"/>
    <w:multiLevelType w:val="multilevel"/>
    <w:tmpl w:val="372F4BB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3D5DC871"/>
    <w:multiLevelType w:val="singleLevel"/>
    <w:tmpl w:val="3D5DC8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CBB5978"/>
    <w:multiLevelType w:val="multilevel"/>
    <w:tmpl w:val="4CBB59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3"/>
  </w:num>
  <w:num w:numId="3">
    <w:abstractNumId w:val="0"/>
  </w:num>
  <w:num w:numId="4">
    <w:abstractNumId w:val="2"/>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dison Verdesoto">
    <w15:presenceInfo w15:providerId="Windows Live" w15:userId="e4c28866c66a0239"/>
  </w15:person>
  <w15:person w15:author="marpa">
    <w15:presenceInfo w15:providerId="None" w15:userId="marp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revisionView w:markup="0"/>
  <w:trackRevisions w:val="1"/>
  <w:documentProtection w:enforcement="0"/>
  <w:defaultTabStop w:val="720"/>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75"/>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 w:val="03042042"/>
    <w:rsid w:val="140A7EE1"/>
    <w:rsid w:val="2B8D0DF9"/>
    <w:rsid w:val="66AA7C32"/>
    <w:rsid w:val="7372292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320" w:line="276" w:lineRule="auto"/>
      <w:jc w:val="both"/>
    </w:pPr>
    <w:rPr>
      <w:rFonts w:ascii="Calibri" w:hAnsi="Calibri" w:eastAsia="Calibri" w:cs="Calibri"/>
      <w:color w:val="548DD4"/>
      <w:sz w:val="22"/>
      <w:szCs w:val="22"/>
      <w:lang w:val="en" w:eastAsia="es-EC" w:bidi="ar-SA"/>
    </w:rPr>
  </w:style>
  <w:style w:type="paragraph" w:styleId="2">
    <w:name w:val="heading 1"/>
    <w:basedOn w:val="1"/>
    <w:next w:val="1"/>
    <w:qFormat/>
    <w:uiPriority w:val="9"/>
    <w:pPr>
      <w:keepNext/>
      <w:keepLines/>
      <w:spacing w:after="0" w:line="240" w:lineRule="auto"/>
      <w:outlineLvl w:val="0"/>
    </w:pPr>
    <w:rPr>
      <w:b/>
      <w:bCs/>
      <w:color w:val="10253F" w:themeColor="text2" w:themeShade="80"/>
      <w:sz w:val="40"/>
      <w:szCs w:val="40"/>
    </w:rPr>
  </w:style>
  <w:style w:type="paragraph" w:styleId="3">
    <w:name w:val="heading 2"/>
    <w:basedOn w:val="1"/>
    <w:next w:val="1"/>
    <w:unhideWhenUsed/>
    <w:qFormat/>
    <w:uiPriority w:val="9"/>
    <w:pPr>
      <w:spacing w:after="0" w:line="240" w:lineRule="auto"/>
      <w:outlineLvl w:val="1"/>
    </w:pPr>
    <w:rPr>
      <w:b/>
      <w:bCs/>
      <w:color w:val="17365D"/>
      <w:sz w:val="36"/>
      <w:szCs w:val="36"/>
    </w:rPr>
  </w:style>
  <w:style w:type="paragraph" w:styleId="4">
    <w:name w:val="heading 3"/>
    <w:basedOn w:val="1"/>
    <w:next w:val="1"/>
    <w:unhideWhenUsed/>
    <w:qFormat/>
    <w:uiPriority w:val="9"/>
    <w:pPr>
      <w:keepNext/>
      <w:keepLines/>
      <w:spacing w:before="40" w:after="0"/>
      <w:outlineLvl w:val="2"/>
    </w:pPr>
    <w:rPr>
      <w:b/>
      <w:bCs/>
      <w:color w:val="10253F" w:themeColor="text2" w:themeShade="80"/>
      <w:sz w:val="32"/>
      <w:szCs w:val="32"/>
    </w:rPr>
  </w:style>
  <w:style w:type="paragraph" w:styleId="5">
    <w:name w:val="heading 4"/>
    <w:basedOn w:val="1"/>
    <w:next w:val="1"/>
    <w:unhideWhenUsed/>
    <w:qFormat/>
    <w:uiPriority w:val="9"/>
    <w:pPr>
      <w:keepNext/>
      <w:keepLines/>
      <w:spacing w:after="0" w:line="240" w:lineRule="auto"/>
      <w:jc w:val="center"/>
      <w:outlineLvl w:val="3"/>
    </w:pPr>
    <w:rPr>
      <w:i/>
      <w:iCs/>
      <w:color w:val="1F497D"/>
      <w:sz w:val="18"/>
      <w:szCs w:val="18"/>
    </w:rPr>
  </w:style>
  <w:style w:type="paragraph" w:styleId="6">
    <w:name w:val="heading 5"/>
    <w:basedOn w:val="1"/>
    <w:next w:val="1"/>
    <w:unhideWhenUsed/>
    <w:qFormat/>
    <w:uiPriority w:val="9"/>
    <w:pPr>
      <w:keepNext/>
      <w:keepLines/>
      <w:spacing w:line="240" w:lineRule="auto"/>
      <w:outlineLvl w:val="4"/>
    </w:pPr>
    <w:rPr>
      <w:i/>
      <w:iCs/>
      <w:color w:val="1F497D"/>
      <w:sz w:val="18"/>
      <w:szCs w:val="18"/>
    </w:rPr>
  </w:style>
  <w:style w:type="paragraph" w:styleId="7">
    <w:name w:val="heading 6"/>
    <w:basedOn w:val="1"/>
    <w:next w:val="1"/>
    <w:semiHidden/>
    <w:unhideWhenUsed/>
    <w:qFormat/>
    <w:uiPriority w:val="9"/>
    <w:pPr>
      <w:keepNext/>
      <w:keepLines/>
      <w:spacing w:before="40" w:after="0"/>
      <w:outlineLvl w:val="5"/>
    </w:pPr>
    <w:rPr>
      <w:rFonts w:ascii="Cambria" w:hAnsi="Cambria" w:eastAsia="Cambria" w:cs="Cambria"/>
      <w:color w:val="243F61"/>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43"/>
    <w:unhideWhenUsed/>
    <w:qFormat/>
    <w:uiPriority w:val="99"/>
    <w:pPr>
      <w:tabs>
        <w:tab w:val="center" w:pos="4252"/>
        <w:tab w:val="right" w:pos="8504"/>
      </w:tabs>
      <w:spacing w:before="0" w:after="0" w:line="240" w:lineRule="auto"/>
    </w:pPr>
  </w:style>
  <w:style w:type="paragraph" w:styleId="11">
    <w:name w:val="header"/>
    <w:basedOn w:val="1"/>
    <w:link w:val="42"/>
    <w:unhideWhenUsed/>
    <w:uiPriority w:val="99"/>
    <w:pPr>
      <w:tabs>
        <w:tab w:val="center" w:pos="4252"/>
        <w:tab w:val="right" w:pos="8504"/>
      </w:tabs>
      <w:spacing w:before="0" w:after="0" w:line="240" w:lineRule="auto"/>
    </w:pPr>
  </w:style>
  <w:style w:type="character" w:styleId="12">
    <w:name w:val="Hyperlink"/>
    <w:basedOn w:val="8"/>
    <w:semiHidden/>
    <w:unhideWhenUsed/>
    <w:uiPriority w:val="99"/>
    <w:rPr>
      <w:color w:val="0000FF"/>
      <w:u w:val="single"/>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qFormat/>
    <w:uiPriority w:val="11"/>
    <w:pPr>
      <w:spacing w:after="160" w:line="240" w:lineRule="auto"/>
    </w:pPr>
    <w:rPr>
      <w:color w:val="5A5A5A"/>
    </w:rPr>
  </w:style>
  <w:style w:type="paragraph" w:styleId="15">
    <w:name w:val="Title"/>
    <w:basedOn w:val="1"/>
    <w:next w:val="1"/>
    <w:qFormat/>
    <w:uiPriority w:val="10"/>
    <w:pPr>
      <w:keepNext/>
      <w:keepLines/>
      <w:spacing w:before="480" w:after="120"/>
    </w:pPr>
    <w:rPr>
      <w:b/>
      <w:bCs/>
      <w:sz w:val="72"/>
      <w:szCs w:val="72"/>
    </w:rPr>
  </w:style>
  <w:style w:type="paragraph" w:styleId="16">
    <w:name w:val="toc 1"/>
    <w:basedOn w:val="1"/>
    <w:next w:val="1"/>
    <w:semiHidden/>
    <w:unhideWhenUsed/>
    <w:uiPriority w:val="39"/>
  </w:style>
  <w:style w:type="paragraph" w:styleId="17">
    <w:name w:val="toc 2"/>
    <w:basedOn w:val="1"/>
    <w:next w:val="1"/>
    <w:semiHidden/>
    <w:unhideWhenUsed/>
    <w:uiPriority w:val="39"/>
    <w:pPr>
      <w:ind w:left="420" w:leftChars="200"/>
    </w:pPr>
  </w:style>
  <w:style w:type="paragraph" w:styleId="18">
    <w:name w:val="toc 3"/>
    <w:basedOn w:val="1"/>
    <w:next w:val="1"/>
    <w:semiHidden/>
    <w:unhideWhenUsed/>
    <w:uiPriority w:val="39"/>
    <w:pPr>
      <w:ind w:left="840" w:leftChars="400"/>
    </w:pPr>
  </w:style>
  <w:style w:type="paragraph" w:styleId="19">
    <w:name w:val="toc 4"/>
    <w:basedOn w:val="1"/>
    <w:next w:val="1"/>
    <w:semiHidden/>
    <w:unhideWhenUsed/>
    <w:uiPriority w:val="39"/>
    <w:pPr>
      <w:ind w:left="1260" w:leftChars="600"/>
    </w:pPr>
  </w:style>
  <w:style w:type="paragraph" w:styleId="20">
    <w:name w:val="toc 5"/>
    <w:basedOn w:val="1"/>
    <w:next w:val="1"/>
    <w:semiHidden/>
    <w:unhideWhenUsed/>
    <w:uiPriority w:val="39"/>
    <w:pPr>
      <w:ind w:left="1680" w:leftChars="800"/>
    </w:p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2"/>
    <w:basedOn w:val="21"/>
    <w:qFormat/>
    <w:uiPriority w:val="0"/>
    <w:pPr>
      <w:spacing w:after="0" w:line="240" w:lineRule="auto"/>
    </w:pPr>
    <w:tblPr>
      <w:tblCellMar>
        <w:top w:w="0" w:type="dxa"/>
        <w:left w:w="108" w:type="dxa"/>
        <w:bottom w:w="0" w:type="dxa"/>
        <w:right w:w="108" w:type="dxa"/>
      </w:tblCellMar>
    </w:tblPr>
  </w:style>
  <w:style w:type="table" w:customStyle="1" w:styleId="23">
    <w:name w:val="_Style 13"/>
    <w:basedOn w:val="21"/>
    <w:qFormat/>
    <w:uiPriority w:val="0"/>
    <w:pPr>
      <w:spacing w:after="0" w:line="240" w:lineRule="auto"/>
    </w:pPr>
    <w:tblPr>
      <w:tblCellMar>
        <w:top w:w="0" w:type="dxa"/>
        <w:left w:w="108" w:type="dxa"/>
        <w:bottom w:w="0" w:type="dxa"/>
        <w:right w:w="108" w:type="dxa"/>
      </w:tblCellMar>
    </w:tblPr>
  </w:style>
  <w:style w:type="table" w:customStyle="1" w:styleId="24">
    <w:name w:val="_Style 14"/>
    <w:basedOn w:val="21"/>
    <w:qFormat/>
    <w:uiPriority w:val="0"/>
    <w:pPr>
      <w:spacing w:after="0" w:line="240" w:lineRule="auto"/>
    </w:pPr>
    <w:tblPr>
      <w:tblCellMar>
        <w:top w:w="0" w:type="dxa"/>
        <w:left w:w="108" w:type="dxa"/>
        <w:bottom w:w="0" w:type="dxa"/>
        <w:right w:w="108" w:type="dxa"/>
      </w:tblCellMar>
    </w:tblPr>
  </w:style>
  <w:style w:type="table" w:customStyle="1" w:styleId="25">
    <w:name w:val="_Style 15"/>
    <w:basedOn w:val="21"/>
    <w:qFormat/>
    <w:uiPriority w:val="0"/>
    <w:pPr>
      <w:spacing w:after="0" w:line="240" w:lineRule="auto"/>
    </w:pPr>
    <w:tblPr>
      <w:tblCellMar>
        <w:top w:w="0" w:type="dxa"/>
        <w:left w:w="108" w:type="dxa"/>
        <w:bottom w:w="0" w:type="dxa"/>
        <w:right w:w="108" w:type="dxa"/>
      </w:tblCellMar>
    </w:tblPr>
  </w:style>
  <w:style w:type="table" w:customStyle="1" w:styleId="26">
    <w:name w:val="_Style 16"/>
    <w:basedOn w:val="21"/>
    <w:qFormat/>
    <w:uiPriority w:val="0"/>
    <w:pPr>
      <w:spacing w:after="0" w:line="240" w:lineRule="auto"/>
    </w:pPr>
    <w:tblPr>
      <w:tblCellMar>
        <w:top w:w="0" w:type="dxa"/>
        <w:left w:w="108" w:type="dxa"/>
        <w:bottom w:w="0" w:type="dxa"/>
        <w:right w:w="108" w:type="dxa"/>
      </w:tblCellMar>
    </w:tblPr>
  </w:style>
  <w:style w:type="table" w:customStyle="1" w:styleId="27">
    <w:name w:val="_Style 17"/>
    <w:basedOn w:val="21"/>
    <w:qFormat/>
    <w:uiPriority w:val="0"/>
    <w:pPr>
      <w:spacing w:after="0" w:line="240" w:lineRule="auto"/>
    </w:pPr>
    <w:tblPr>
      <w:tblCellMar>
        <w:top w:w="0" w:type="dxa"/>
        <w:left w:w="108" w:type="dxa"/>
        <w:bottom w:w="0" w:type="dxa"/>
        <w:right w:w="108" w:type="dxa"/>
      </w:tblCellMar>
    </w:tblPr>
  </w:style>
  <w:style w:type="table" w:customStyle="1" w:styleId="28">
    <w:name w:val="_Style 18"/>
    <w:basedOn w:val="21"/>
    <w:qFormat/>
    <w:uiPriority w:val="0"/>
    <w:pPr>
      <w:spacing w:after="0" w:line="240" w:lineRule="auto"/>
    </w:pPr>
    <w:tblPr>
      <w:tblCellMar>
        <w:top w:w="0" w:type="dxa"/>
        <w:left w:w="108" w:type="dxa"/>
        <w:bottom w:w="0" w:type="dxa"/>
        <w:right w:w="108" w:type="dxa"/>
      </w:tblCellMar>
    </w:tblPr>
  </w:style>
  <w:style w:type="table" w:customStyle="1" w:styleId="29">
    <w:name w:val="_Style 19"/>
    <w:basedOn w:val="21"/>
    <w:qFormat/>
    <w:uiPriority w:val="0"/>
    <w:pPr>
      <w:spacing w:after="0" w:line="240" w:lineRule="auto"/>
    </w:pPr>
    <w:tblPr>
      <w:tblCellMar>
        <w:top w:w="0" w:type="dxa"/>
        <w:left w:w="108" w:type="dxa"/>
        <w:bottom w:w="0" w:type="dxa"/>
        <w:right w:w="108" w:type="dxa"/>
      </w:tblCellMar>
    </w:tblPr>
  </w:style>
  <w:style w:type="table" w:customStyle="1" w:styleId="30">
    <w:name w:val="_Style 20"/>
    <w:basedOn w:val="21"/>
    <w:qFormat/>
    <w:uiPriority w:val="0"/>
    <w:pPr>
      <w:spacing w:after="0" w:line="240" w:lineRule="auto"/>
    </w:pPr>
    <w:tblPr>
      <w:tblCellMar>
        <w:top w:w="0" w:type="dxa"/>
        <w:left w:w="108" w:type="dxa"/>
        <w:bottom w:w="0" w:type="dxa"/>
        <w:right w:w="108" w:type="dxa"/>
      </w:tblCellMar>
    </w:tblPr>
  </w:style>
  <w:style w:type="table" w:customStyle="1" w:styleId="31">
    <w:name w:val="_Style 21"/>
    <w:basedOn w:val="21"/>
    <w:qFormat/>
    <w:uiPriority w:val="0"/>
    <w:pPr>
      <w:spacing w:after="0" w:line="240" w:lineRule="auto"/>
    </w:pPr>
    <w:tblPr>
      <w:tblCellMar>
        <w:top w:w="0" w:type="dxa"/>
        <w:left w:w="108" w:type="dxa"/>
        <w:bottom w:w="0" w:type="dxa"/>
        <w:right w:w="108" w:type="dxa"/>
      </w:tblCellMar>
    </w:tblPr>
  </w:style>
  <w:style w:type="table" w:customStyle="1" w:styleId="32">
    <w:name w:val="_Style 22"/>
    <w:basedOn w:val="21"/>
    <w:qFormat/>
    <w:uiPriority w:val="0"/>
    <w:pPr>
      <w:spacing w:after="0" w:line="240" w:lineRule="auto"/>
    </w:pPr>
    <w:tblPr>
      <w:tblCellMar>
        <w:top w:w="0" w:type="dxa"/>
        <w:left w:w="108" w:type="dxa"/>
        <w:bottom w:w="0" w:type="dxa"/>
        <w:right w:w="108" w:type="dxa"/>
      </w:tblCellMar>
    </w:tblPr>
  </w:style>
  <w:style w:type="table" w:customStyle="1" w:styleId="33">
    <w:name w:val="_Style 23"/>
    <w:basedOn w:val="21"/>
    <w:qFormat/>
    <w:uiPriority w:val="0"/>
    <w:pPr>
      <w:spacing w:after="0" w:line="240" w:lineRule="auto"/>
    </w:pPr>
    <w:tblPr>
      <w:tblCellMar>
        <w:top w:w="0" w:type="dxa"/>
        <w:left w:w="108" w:type="dxa"/>
        <w:bottom w:w="0" w:type="dxa"/>
        <w:right w:w="108" w:type="dxa"/>
      </w:tblCellMar>
    </w:tblPr>
  </w:style>
  <w:style w:type="table" w:customStyle="1" w:styleId="34">
    <w:name w:val="_Style 24"/>
    <w:basedOn w:val="21"/>
    <w:qFormat/>
    <w:uiPriority w:val="0"/>
    <w:pPr>
      <w:spacing w:after="0" w:line="240" w:lineRule="auto"/>
    </w:pPr>
    <w:tblPr>
      <w:tblCellMar>
        <w:top w:w="0" w:type="dxa"/>
        <w:left w:w="108" w:type="dxa"/>
        <w:bottom w:w="0" w:type="dxa"/>
        <w:right w:w="108" w:type="dxa"/>
      </w:tblCellMar>
    </w:tblPr>
  </w:style>
  <w:style w:type="table" w:customStyle="1" w:styleId="35">
    <w:name w:val="_Style 25"/>
    <w:basedOn w:val="21"/>
    <w:qFormat/>
    <w:uiPriority w:val="0"/>
    <w:pPr>
      <w:spacing w:after="0" w:line="240" w:lineRule="auto"/>
    </w:pPr>
    <w:tblPr>
      <w:tblCellMar>
        <w:top w:w="0" w:type="dxa"/>
        <w:left w:w="108" w:type="dxa"/>
        <w:bottom w:w="0" w:type="dxa"/>
        <w:right w:w="108" w:type="dxa"/>
      </w:tblCellMar>
    </w:tblPr>
  </w:style>
  <w:style w:type="table" w:customStyle="1" w:styleId="36">
    <w:name w:val="_Style 26"/>
    <w:basedOn w:val="21"/>
    <w:qFormat/>
    <w:uiPriority w:val="0"/>
    <w:pPr>
      <w:spacing w:after="0" w:line="240" w:lineRule="auto"/>
    </w:pPr>
    <w:tblPr>
      <w:tblCellMar>
        <w:top w:w="0" w:type="dxa"/>
        <w:left w:w="108" w:type="dxa"/>
        <w:bottom w:w="0" w:type="dxa"/>
        <w:right w:w="108" w:type="dxa"/>
      </w:tblCellMar>
    </w:tblPr>
  </w:style>
  <w:style w:type="table" w:customStyle="1" w:styleId="37">
    <w:name w:val="_Style 27"/>
    <w:basedOn w:val="21"/>
    <w:qFormat/>
    <w:uiPriority w:val="0"/>
    <w:pPr>
      <w:spacing w:after="0" w:line="240" w:lineRule="auto"/>
    </w:pPr>
    <w:tblPr>
      <w:tblCellMar>
        <w:top w:w="0" w:type="dxa"/>
        <w:left w:w="108" w:type="dxa"/>
        <w:bottom w:w="0" w:type="dxa"/>
        <w:right w:w="108" w:type="dxa"/>
      </w:tblCellMar>
    </w:tblPr>
  </w:style>
  <w:style w:type="table" w:customStyle="1" w:styleId="38">
    <w:name w:val="_Style 28"/>
    <w:basedOn w:val="21"/>
    <w:qFormat/>
    <w:uiPriority w:val="0"/>
    <w:pPr>
      <w:spacing w:after="0" w:line="240" w:lineRule="auto"/>
    </w:pPr>
    <w:tblPr>
      <w:tblCellMar>
        <w:top w:w="0" w:type="dxa"/>
        <w:left w:w="108" w:type="dxa"/>
        <w:bottom w:w="0" w:type="dxa"/>
        <w:right w:w="108" w:type="dxa"/>
      </w:tblCellMar>
    </w:tblPr>
  </w:style>
  <w:style w:type="table" w:customStyle="1" w:styleId="39">
    <w:name w:val="_Style 29"/>
    <w:basedOn w:val="21"/>
    <w:qFormat/>
    <w:uiPriority w:val="0"/>
    <w:pPr>
      <w:spacing w:after="0" w:line="240" w:lineRule="auto"/>
    </w:pPr>
    <w:tblPr>
      <w:tblCellMar>
        <w:top w:w="0" w:type="dxa"/>
        <w:left w:w="108" w:type="dxa"/>
        <w:bottom w:w="0" w:type="dxa"/>
        <w:right w:w="108" w:type="dxa"/>
      </w:tblCellMar>
    </w:tblPr>
  </w:style>
  <w:style w:type="table" w:customStyle="1" w:styleId="40">
    <w:name w:val="_Style 30"/>
    <w:basedOn w:val="21"/>
    <w:qFormat/>
    <w:uiPriority w:val="0"/>
    <w:pPr>
      <w:spacing w:after="0" w:line="240" w:lineRule="auto"/>
    </w:pPr>
    <w:tblPr>
      <w:tblCellMar>
        <w:top w:w="0" w:type="dxa"/>
        <w:left w:w="108" w:type="dxa"/>
        <w:bottom w:w="0" w:type="dxa"/>
        <w:right w:w="108" w:type="dxa"/>
      </w:tblCellMar>
    </w:tblPr>
  </w:style>
  <w:style w:type="table" w:customStyle="1" w:styleId="41">
    <w:name w:val="_Style 31"/>
    <w:basedOn w:val="21"/>
    <w:uiPriority w:val="0"/>
    <w:pPr>
      <w:spacing w:after="0" w:line="240" w:lineRule="auto"/>
    </w:pPr>
    <w:tblPr>
      <w:tblCellMar>
        <w:top w:w="0" w:type="dxa"/>
        <w:left w:w="108" w:type="dxa"/>
        <w:bottom w:w="0" w:type="dxa"/>
        <w:right w:w="108" w:type="dxa"/>
      </w:tblCellMar>
    </w:tblPr>
  </w:style>
  <w:style w:type="character" w:customStyle="1" w:styleId="42">
    <w:name w:val="Encabezado Car"/>
    <w:basedOn w:val="8"/>
    <w:link w:val="11"/>
    <w:uiPriority w:val="99"/>
  </w:style>
  <w:style w:type="character" w:customStyle="1" w:styleId="43">
    <w:name w:val="Pie de página Car"/>
    <w:basedOn w:val="8"/>
    <w:link w:val="10"/>
    <w:qFormat/>
    <w:uiPriority w:val="99"/>
  </w:style>
</w:styles>
</file>

<file path=word/_rels/document.xml.rels><?xml version="1.0" encoding="UTF-8" standalone="yes"?>
<Relationships xmlns="http://schemas.openxmlformats.org/package/2006/relationships"><Relationship Id="rId91" Type="http://schemas.microsoft.com/office/2011/relationships/people" Target="people.xml"/><Relationship Id="rId90" Type="http://schemas.openxmlformats.org/officeDocument/2006/relationships/fontTable" Target="fontTable.xml"/><Relationship Id="rId9" Type="http://schemas.openxmlformats.org/officeDocument/2006/relationships/image" Target="media/image1.jpeg"/><Relationship Id="rId89" Type="http://schemas.openxmlformats.org/officeDocument/2006/relationships/customXml" Target="../customXml/item2.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C75C11-AFB3-4847-B996-85A347460694}">
  <ds:schemaRefs/>
</ds:datastoreItem>
</file>

<file path=docProps/app.xml><?xml version="1.0" encoding="utf-8"?>
<Properties xmlns="http://schemas.openxmlformats.org/officeDocument/2006/extended-properties" xmlns:vt="http://schemas.openxmlformats.org/officeDocument/2006/docPropsVTypes">
  <Template>Normal</Template>
  <Pages>75</Pages>
  <Words>7120</Words>
  <Characters>49068</Characters>
  <Lines>1</Lines>
  <Paragraphs>1</Paragraphs>
  <TotalTime>57</TotalTime>
  <ScaleCrop>false</ScaleCrop>
  <LinksUpToDate>false</LinksUpToDate>
  <CharactersWithSpaces>65435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2026-05-12T01:27:00Z</dcterms:created>
  <dc:creator>Soto</dc:creator>
  <cp:lastModifiedBy>marpa</cp:lastModifiedBy>
  <dcterms:modified xsi:type="dcterms:W3CDTF">2026-10-25T20:58:26Z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TemplateDocerSaveRecord">
    <vt:lpwstr>eyJoZGlkIjoiODZlNDcxZTY3OGU2MTgxZjk0ZDQ0YmIzNmIyYzkwZDUifQ==</vt:lpwstr>
  </property>
  <property fmtid="{D5CDD505-2E9C-101B-9397-08002B2CF9AE}" pid="6" name="KSOProductBuildVer">
    <vt:lpwstr>1033-12.1.0.29162</vt:lpwstr>
  </property>
  <property fmtid="{D5CDD505-2E9C-101B-9397-08002B2CF9AE}" pid="7" name="ICV">
    <vt:lpwstr>EE1E434D8D7F4EBEB220418F969F59D1_12</vt:lpwstr>
  </property>
</Properties>
</file>