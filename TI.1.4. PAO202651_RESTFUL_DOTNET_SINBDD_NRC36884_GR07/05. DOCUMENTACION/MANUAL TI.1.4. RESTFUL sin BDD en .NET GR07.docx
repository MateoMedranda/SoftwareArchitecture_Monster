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01844B">
      <w:pPr>
        <w:pBdr>
          <w:top w:val="none" w:color="auto" w:sz="0" w:space="0"/>
          <w:left w:val="none" w:color="auto" w:sz="0" w:space="0"/>
          <w:bottom w:val="none" w:color="auto" w:sz="0" w:space="0"/>
          <w:right w:val="none" w:color="auto" w:sz="0" w:space="0"/>
          <w:between w:val="none" w:color="auto" w:sz="0" w:space="0"/>
        </w:pBdr>
        <w:spacing w:before="0" w:after="0" w:line="240" w:lineRule="auto"/>
        <w:rPr>
          <w:color w:val="000000"/>
          <w:sz w:val="24"/>
          <w:szCs w:val="24"/>
        </w:rPr>
        <w:sectPr>
          <w:footerReference r:id="rId5" w:type="default"/>
          <w:pgSz w:w="11906" w:h="16838"/>
          <w:pgMar w:top="1418" w:right="1701" w:bottom="1418" w:left="1701" w:header="709" w:footer="709" w:gutter="0"/>
          <w:pgBorders w:offsetFrom="page">
            <w:top w:val="twistedLines1" w:color="auto" w:sz="15" w:space="24"/>
            <w:left w:val="twistedLines1" w:color="auto" w:sz="15" w:space="24"/>
            <w:bottom w:val="twistedLines1" w:color="auto" w:sz="15" w:space="24"/>
            <w:right w:val="twistedLines1" w:color="auto" w:sz="15" w:space="24"/>
          </w:pgBorders>
          <w:pgNumType w:start="0"/>
          <w:cols w:space="720" w:num="1"/>
          <w:titlePg/>
        </w:sectPr>
      </w:pPr>
      <w:r>
        <mc:AlternateContent>
          <mc:Choice Requires="wps">
            <w:drawing>
              <wp:anchor distT="0" distB="0" distL="114300" distR="114300" simplePos="0" relativeHeight="251660288" behindDoc="0" locked="0" layoutInCell="1" allowOverlap="1">
                <wp:simplePos x="0" y="0"/>
                <wp:positionH relativeFrom="column">
                  <wp:posOffset>177165</wp:posOffset>
                </wp:positionH>
                <wp:positionV relativeFrom="paragraph">
                  <wp:posOffset>2585720</wp:posOffset>
                </wp:positionV>
                <wp:extent cx="5353050" cy="6125210"/>
                <wp:effectExtent l="0" t="0" r="0" b="8890"/>
                <wp:wrapNone/>
                <wp:docPr id="32" name="Rectángulo 32"/>
                <wp:cNvGraphicFramePr/>
                <a:graphic xmlns:a="http://schemas.openxmlformats.org/drawingml/2006/main">
                  <a:graphicData uri="http://schemas.microsoft.com/office/word/2010/wordprocessingShape">
                    <wps:wsp>
                      <wps:cNvSpPr/>
                      <wps:spPr>
                        <a:xfrm>
                          <a:off x="0" y="0"/>
                          <a:ext cx="5353050" cy="6125428"/>
                        </a:xfrm>
                        <a:prstGeom prst="rect">
                          <a:avLst/>
                        </a:prstGeom>
                        <a:noFill/>
                        <a:ln>
                          <a:noFill/>
                        </a:ln>
                      </wps:spPr>
                      <wps:txbx>
                        <w:txbxContent>
                          <w:p w14:paraId="49F271D0">
                            <w:pPr>
                              <w:spacing w:before="0" w:after="0" w:line="240" w:lineRule="auto"/>
                              <w:jc w:val="center"/>
                            </w:pPr>
                            <w:r>
                              <w:rPr>
                                <w:rFonts w:ascii="Libre Baskerville" w:hAnsi="Libre Baskerville" w:eastAsia="Libre Baskerville" w:cs="Libre Baskerville"/>
                                <w:b/>
                                <w:color w:val="000000"/>
                                <w:sz w:val="36"/>
                              </w:rPr>
                              <w:t>TEMA</w:t>
                            </w:r>
                          </w:p>
                          <w:p w14:paraId="75052249">
                            <w:pPr>
                              <w:spacing w:before="0" w:after="0" w:line="240" w:lineRule="auto"/>
                              <w:jc w:val="center"/>
                              <w:rPr>
                                <w:rFonts w:ascii="Arial Black" w:hAnsi="Arial Black" w:eastAsia="Libre Baskerville" w:cs="Libre Baskerville"/>
                                <w:smallCaps/>
                                <w:color w:val="000000"/>
                                <w:sz w:val="40"/>
                                <w:szCs w:val="40"/>
                              </w:rPr>
                            </w:pPr>
                            <w:r>
                              <w:rPr>
                                <w:rFonts w:ascii="Arial Black" w:hAnsi="Arial Black" w:eastAsia="Libre Baskerville" w:cs="Libre Baskerville"/>
                                <w:smallCaps/>
                                <w:color w:val="000000"/>
                                <w:sz w:val="40"/>
                                <w:szCs w:val="40"/>
                              </w:rPr>
                              <w:t xml:space="preserve">TALLER </w:t>
                            </w:r>
                            <w:r>
                              <w:rPr>
                                <w:rFonts w:hint="default" w:ascii="Arial Black" w:hAnsi="Arial Black" w:eastAsia="Libre Baskerville" w:cs="Libre Baskerville"/>
                                <w:smallCaps/>
                                <w:color w:val="000000"/>
                                <w:sz w:val="40"/>
                                <w:szCs w:val="40"/>
                                <w:lang w:val="es-ES"/>
                              </w:rPr>
                              <w:t>RESTFUL</w:t>
                            </w:r>
                            <w:r>
                              <w:rPr>
                                <w:rFonts w:ascii="Arial Black" w:hAnsi="Arial Black" w:eastAsia="Libre Baskerville" w:cs="Libre Baskerville"/>
                                <w:smallCaps/>
                                <w:color w:val="000000"/>
                                <w:sz w:val="40"/>
                                <w:szCs w:val="40"/>
                              </w:rPr>
                              <w:t xml:space="preserve"> EN </w:t>
                            </w:r>
                            <w:r>
                              <w:rPr>
                                <w:rFonts w:hint="default" w:ascii="Arial Black" w:hAnsi="Arial Black" w:eastAsia="Libre Baskerville" w:cs="Libre Baskerville"/>
                                <w:smallCaps/>
                                <w:color w:val="000000"/>
                                <w:sz w:val="40"/>
                                <w:szCs w:val="40"/>
                                <w:lang w:val="es-ES"/>
                              </w:rPr>
                              <w:t>.NET</w:t>
                            </w:r>
                            <w:r>
                              <w:rPr>
                                <w:rFonts w:ascii="Arial Black" w:hAnsi="Arial Black" w:eastAsia="Libre Baskerville" w:cs="Libre Baskerville"/>
                                <w:smallCaps/>
                                <w:color w:val="000000"/>
                                <w:sz w:val="40"/>
                                <w:szCs w:val="40"/>
                              </w:rPr>
                              <w:t xml:space="preserve"> SIN BASE DE DATOS </w:t>
                            </w:r>
                          </w:p>
                          <w:p w14:paraId="104D04F5">
                            <w:pPr>
                              <w:spacing w:before="0" w:after="0" w:line="240" w:lineRule="auto"/>
                              <w:jc w:val="center"/>
                              <w:rPr>
                                <w:rFonts w:ascii="Libre Baskerville" w:hAnsi="Libre Baskerville" w:eastAsia="Libre Baskerville" w:cs="Libre Baskerville"/>
                                <w:smallCaps/>
                                <w:color w:val="000000"/>
                                <w:sz w:val="44"/>
                              </w:rPr>
                            </w:pPr>
                          </w:p>
                          <w:p w14:paraId="61012FAC">
                            <w:pPr>
                              <w:spacing w:before="0" w:after="0" w:line="240" w:lineRule="auto"/>
                              <w:jc w:val="center"/>
                              <w:rPr>
                                <w:rFonts w:hint="default" w:ascii="Libre Baskerville" w:hAnsi="Libre Baskerville" w:eastAsia="Libre Baskerville" w:cs="Libre Baskerville"/>
                                <w:smallCaps/>
                                <w:color w:val="000000"/>
                                <w:sz w:val="44"/>
                                <w:lang w:val="es-EC"/>
                              </w:rPr>
                            </w:pPr>
                            <w:r>
                              <w:rPr>
                                <w:rFonts w:ascii="Libre Baskerville" w:hAnsi="Libre Baskerville" w:eastAsia="Libre Baskerville" w:cs="Libre Baskerville"/>
                                <w:smallCaps/>
                                <w:color w:val="000000"/>
                                <w:sz w:val="44"/>
                              </w:rPr>
                              <w:t xml:space="preserve">GRUPO </w:t>
                            </w:r>
                            <w:r>
                              <w:rPr>
                                <w:rFonts w:hint="default" w:ascii="Libre Baskerville" w:hAnsi="Libre Baskerville" w:eastAsia="Libre Baskerville" w:cs="Libre Baskerville"/>
                                <w:smallCaps/>
                                <w:color w:val="000000"/>
                                <w:sz w:val="44"/>
                                <w:lang w:val="es-EC"/>
                              </w:rPr>
                              <w:t>07</w:t>
                            </w:r>
                          </w:p>
                          <w:p w14:paraId="7B87F30E">
                            <w:pPr>
                              <w:spacing w:before="0" w:after="0" w:line="240" w:lineRule="auto"/>
                              <w:jc w:val="center"/>
                              <w:rPr>
                                <w:rFonts w:hint="default" w:ascii="Libre Baskerville" w:hAnsi="Libre Baskerville" w:eastAsia="Libre Baskerville" w:cs="Libre Baskerville"/>
                                <w:smallCaps/>
                                <w:color w:val="000000"/>
                                <w:sz w:val="44"/>
                                <w:lang w:val="es-EC"/>
                              </w:rPr>
                            </w:pPr>
                            <w:r>
                              <w:rPr>
                                <w:rFonts w:hint="default" w:ascii="Libre Baskerville" w:hAnsi="Libre Baskerville" w:eastAsia="Libre Baskerville" w:cs="Libre Baskerville"/>
                                <w:smallCaps/>
                                <w:color w:val="000000"/>
                                <w:sz w:val="44"/>
                                <w:lang w:val="es-EC"/>
                              </w:rPr>
                              <w:t>Gabriel matías lopez guano</w:t>
                            </w:r>
                          </w:p>
                          <w:p w14:paraId="54C1519A">
                            <w:pPr>
                              <w:spacing w:before="0" w:after="0" w:line="240" w:lineRule="auto"/>
                              <w:jc w:val="center"/>
                              <w:rPr>
                                <w:rFonts w:hint="default" w:ascii="Libre Baskerville" w:hAnsi="Libre Baskerville" w:eastAsia="Libre Baskerville" w:cs="Libre Baskerville"/>
                                <w:smallCaps/>
                                <w:color w:val="000000"/>
                                <w:sz w:val="44"/>
                                <w:lang w:val="es-EC"/>
                              </w:rPr>
                            </w:pPr>
                            <w:r>
                              <w:rPr>
                                <w:rFonts w:hint="default" w:ascii="Libre Baskerville" w:hAnsi="Libre Baskerville" w:eastAsia="Libre Baskerville" w:cs="Libre Baskerville"/>
                                <w:smallCaps/>
                                <w:color w:val="000000"/>
                                <w:sz w:val="44"/>
                                <w:lang w:val="es-EC"/>
                              </w:rPr>
                              <w:t>mateo david medranda valladares</w:t>
                            </w:r>
                          </w:p>
                          <w:p w14:paraId="3ACADCCD">
                            <w:pPr>
                              <w:spacing w:before="0" w:after="0" w:line="240" w:lineRule="auto"/>
                              <w:jc w:val="center"/>
                              <w:rPr>
                                <w:rFonts w:hint="default"/>
                                <w:lang w:val="es-EC"/>
                              </w:rPr>
                            </w:pPr>
                            <w:r>
                              <w:rPr>
                                <w:rFonts w:hint="default" w:ascii="Libre Baskerville" w:hAnsi="Libre Baskerville" w:eastAsia="Libre Baskerville" w:cs="Libre Baskerville"/>
                                <w:smallCaps/>
                                <w:color w:val="000000"/>
                                <w:sz w:val="44"/>
                                <w:lang w:val="es-EC"/>
                              </w:rPr>
                              <w:t>marcelo alejandro pareja moreira</w:t>
                            </w:r>
                          </w:p>
                          <w:p w14:paraId="75748F47">
                            <w:pPr>
                              <w:spacing w:before="0" w:after="0" w:line="240" w:lineRule="auto"/>
                              <w:jc w:val="center"/>
                              <w:rPr>
                                <w:rFonts w:ascii="Libre Baskerville" w:hAnsi="Libre Baskerville" w:eastAsia="Libre Baskerville" w:cs="Libre Baskerville"/>
                                <w:b/>
                                <w:color w:val="000000"/>
                                <w:sz w:val="36"/>
                              </w:rPr>
                            </w:pPr>
                          </w:p>
                          <w:p w14:paraId="058EBBB8">
                            <w:pPr>
                              <w:spacing w:before="0" w:after="0" w:line="240" w:lineRule="auto"/>
                              <w:jc w:val="center"/>
                              <w:rPr>
                                <w:rFonts w:ascii="Libre Baskerville" w:hAnsi="Libre Baskerville" w:eastAsia="Libre Baskerville" w:cs="Libre Baskerville"/>
                                <w:b/>
                                <w:color w:val="000000"/>
                                <w:sz w:val="36"/>
                              </w:rPr>
                            </w:pPr>
                            <w:r>
                              <w:rPr>
                                <w:rFonts w:ascii="Libre Baskerville" w:hAnsi="Libre Baskerville" w:eastAsia="Libre Baskerville" w:cs="Libre Baskerville"/>
                                <w:b/>
                                <w:color w:val="000000"/>
                                <w:sz w:val="36"/>
                              </w:rPr>
                              <w:t>TUTOR</w:t>
                            </w:r>
                          </w:p>
                          <w:p w14:paraId="4FC43A57">
                            <w:pPr>
                              <w:spacing w:before="0" w:after="0" w:line="240" w:lineRule="auto"/>
                              <w:jc w:val="center"/>
                            </w:pPr>
                            <w:r>
                              <w:rPr>
                                <w:rFonts w:ascii="Libre Baskerville" w:hAnsi="Libre Baskerville" w:eastAsia="Libre Baskerville" w:cs="Libre Baskerville"/>
                                <w:color w:val="000000"/>
                                <w:sz w:val="36"/>
                              </w:rPr>
                              <w:t>Ing. Eduardo Mauricio Campaña Ortega</w:t>
                            </w:r>
                          </w:p>
                          <w:p w14:paraId="35FEF3CC">
                            <w:pPr>
                              <w:spacing w:before="0" w:after="0" w:line="240" w:lineRule="auto"/>
                              <w:jc w:val="center"/>
                            </w:pPr>
                            <w:r>
                              <w:rPr>
                                <w:rFonts w:ascii="Libre Baskerville" w:hAnsi="Libre Baskerville" w:eastAsia="Libre Baskerville" w:cs="Libre Baskerville"/>
                                <w:color w:val="000000"/>
                                <w:sz w:val="36"/>
                              </w:rPr>
                              <w:t>MIS.MDU.CCNA.CCIA.</w:t>
                            </w:r>
                          </w:p>
                          <w:p w14:paraId="10DBAAEF">
                            <w:pPr>
                              <w:spacing w:before="0" w:after="0" w:line="240" w:lineRule="auto"/>
                              <w:jc w:val="center"/>
                            </w:pPr>
                            <w:r>
                              <w:rPr>
                                <w:rFonts w:ascii="Libre Baskerville" w:hAnsi="Libre Baskerville" w:eastAsia="Libre Baskerville" w:cs="Libre Baskerville"/>
                                <w:color w:val="000000"/>
                                <w:sz w:val="36"/>
                              </w:rPr>
                              <w:t>PhD. (c) Ingeniería de Software</w:t>
                            </w:r>
                          </w:p>
                          <w:p w14:paraId="563953C9">
                            <w:pPr>
                              <w:spacing w:before="0" w:after="0" w:line="240" w:lineRule="auto"/>
                              <w:jc w:val="center"/>
                            </w:pPr>
                            <w:r>
                              <w:rPr>
                                <w:rFonts w:ascii="Libre Baskerville" w:hAnsi="Libre Baskerville" w:eastAsia="Libre Baskerville" w:cs="Libre Baskerville"/>
                                <w:color w:val="000000"/>
                                <w:sz w:val="36"/>
                              </w:rPr>
                              <w:t>PhD. (c) Seguridad Información</w:t>
                            </w:r>
                          </w:p>
                          <w:p w14:paraId="78F6E113">
                            <w:pPr>
                              <w:spacing w:before="0" w:after="0" w:line="240" w:lineRule="auto"/>
                              <w:jc w:val="center"/>
                              <w:rPr>
                                <w:rFonts w:ascii="Libre Baskerville" w:hAnsi="Libre Baskerville" w:eastAsia="Libre Baskerville" w:cs="Libre Baskerville"/>
                                <w:b/>
                                <w:color w:val="000000"/>
                                <w:sz w:val="36"/>
                              </w:rPr>
                            </w:pPr>
                          </w:p>
                          <w:p w14:paraId="7050325D">
                            <w:pPr>
                              <w:spacing w:before="0" w:after="0" w:line="240" w:lineRule="auto"/>
                              <w:jc w:val="center"/>
                            </w:pPr>
                            <w:r>
                              <w:rPr>
                                <w:rFonts w:ascii="Libre Baskerville" w:hAnsi="Libre Baskerville" w:eastAsia="Libre Baskerville" w:cs="Libre Baskerville"/>
                                <w:b/>
                                <w:color w:val="000000"/>
                                <w:sz w:val="36"/>
                              </w:rPr>
                              <w:t>FECHA</w:t>
                            </w:r>
                          </w:p>
                          <w:p w14:paraId="4FA90CA6">
                            <w:pPr>
                              <w:spacing w:before="0" w:after="0" w:line="240" w:lineRule="auto"/>
                              <w:jc w:val="center"/>
                            </w:pPr>
                            <w:r>
                              <w:rPr>
                                <w:rFonts w:ascii="Libre Baskerville" w:hAnsi="Libre Baskerville" w:eastAsia="Libre Baskerville" w:cs="Libre Baskerville"/>
                                <w:color w:val="000000"/>
                                <w:sz w:val="44"/>
                              </w:rPr>
                              <w:t xml:space="preserve"> </w:t>
                            </w:r>
                            <w:r>
                              <w:rPr>
                                <w:rFonts w:hint="default" w:ascii="Libre Baskerville" w:hAnsi="Libre Baskerville" w:eastAsia="Libre Baskerville" w:cs="Libre Baskerville"/>
                                <w:color w:val="000000"/>
                                <w:sz w:val="44"/>
                                <w:lang w:val="es-EC"/>
                              </w:rPr>
                              <w:t>22</w:t>
                            </w:r>
                            <w:r>
                              <w:rPr>
                                <w:rFonts w:ascii="Libre Baskerville" w:hAnsi="Libre Baskerville" w:eastAsia="Libre Baskerville" w:cs="Libre Baskerville"/>
                                <w:color w:val="000000"/>
                                <w:sz w:val="44"/>
                              </w:rPr>
                              <w:t>-</w:t>
                            </w:r>
                            <w:r>
                              <w:rPr>
                                <w:rFonts w:hint="default" w:ascii="Libre Baskerville" w:hAnsi="Libre Baskerville" w:eastAsia="Libre Baskerville" w:cs="Libre Baskerville"/>
                                <w:color w:val="000000"/>
                                <w:sz w:val="44"/>
                                <w:lang w:val="es-EC"/>
                              </w:rPr>
                              <w:t>Oct</w:t>
                            </w:r>
                            <w:r>
                              <w:rPr>
                                <w:rFonts w:ascii="Libre Baskerville" w:hAnsi="Libre Baskerville" w:eastAsia="Libre Baskerville" w:cs="Libre Baskerville"/>
                                <w:color w:val="000000"/>
                                <w:sz w:val="44"/>
                              </w:rPr>
                              <w:t>-26</w:t>
                            </w:r>
                          </w:p>
                        </w:txbxContent>
                      </wps:txbx>
                      <wps:bodyPr spcFirstLastPara="1" wrap="square" lIns="91425" tIns="45700" rIns="91425" bIns="45700" anchor="ctr" anchorCtr="0">
                        <a:noAutofit/>
                      </wps:bodyPr>
                    </wps:wsp>
                  </a:graphicData>
                </a:graphic>
              </wp:anchor>
            </w:drawing>
          </mc:Choice>
          <mc:Fallback>
            <w:pict>
              <v:rect id="Rectángulo 32" o:spid="_x0000_s1026" o:spt="1" style="position:absolute;left:0pt;margin-left:13.95pt;margin-top:203.6pt;height:482.3pt;width:421.5pt;z-index:251660288;v-text-anchor:middle;mso-width-relative:page;mso-height-relative:page;" filled="f" stroked="f" coordsize="21600,21600" o:gfxdata="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jP+a8NgAAAAL&#10;AQAADwAAAAAAAAABACAAAAAiAAAAZHJzL2Rvd25yZXYueG1sUEsBAhQAFAAAAAgAh07iQCezmjnj&#10;AQAAyQMAAA4AAAAAAAAAAQAgAAAAJwEAAGRycy9lMm9Eb2MueG1sUEsFBgAAAAAGAAYAWQEAAHwF&#10;AAAAAA==&#10;">
                <v:fill on="f" focussize="0,0"/>
                <v:stroke on="f"/>
                <v:imagedata o:title=""/>
                <o:lock v:ext="edit" aspectratio="f"/>
                <v:textbox inset="7.1988188976378pt,3.59842519685039pt,7.1988188976378pt,3.59842519685039pt">
                  <w:txbxContent>
                    <w:p w14:paraId="49F271D0">
                      <w:pPr>
                        <w:spacing w:before="0" w:after="0" w:line="240" w:lineRule="auto"/>
                        <w:jc w:val="center"/>
                      </w:pPr>
                      <w:r>
                        <w:rPr>
                          <w:rFonts w:ascii="Libre Baskerville" w:hAnsi="Libre Baskerville" w:eastAsia="Libre Baskerville" w:cs="Libre Baskerville"/>
                          <w:b/>
                          <w:color w:val="000000"/>
                          <w:sz w:val="36"/>
                        </w:rPr>
                        <w:t>TEMA</w:t>
                      </w:r>
                    </w:p>
                    <w:p w14:paraId="75052249">
                      <w:pPr>
                        <w:spacing w:before="0" w:after="0" w:line="240" w:lineRule="auto"/>
                        <w:jc w:val="center"/>
                        <w:rPr>
                          <w:rFonts w:ascii="Arial Black" w:hAnsi="Arial Black" w:eastAsia="Libre Baskerville" w:cs="Libre Baskerville"/>
                          <w:smallCaps/>
                          <w:color w:val="000000"/>
                          <w:sz w:val="40"/>
                          <w:szCs w:val="40"/>
                        </w:rPr>
                      </w:pPr>
                      <w:r>
                        <w:rPr>
                          <w:rFonts w:ascii="Arial Black" w:hAnsi="Arial Black" w:eastAsia="Libre Baskerville" w:cs="Libre Baskerville"/>
                          <w:smallCaps/>
                          <w:color w:val="000000"/>
                          <w:sz w:val="40"/>
                          <w:szCs w:val="40"/>
                        </w:rPr>
                        <w:t xml:space="preserve">TALLER </w:t>
                      </w:r>
                      <w:r>
                        <w:rPr>
                          <w:rFonts w:hint="default" w:ascii="Arial Black" w:hAnsi="Arial Black" w:eastAsia="Libre Baskerville" w:cs="Libre Baskerville"/>
                          <w:smallCaps/>
                          <w:color w:val="000000"/>
                          <w:sz w:val="40"/>
                          <w:szCs w:val="40"/>
                          <w:lang w:val="es-ES"/>
                        </w:rPr>
                        <w:t>RESTFUL</w:t>
                      </w:r>
                      <w:r>
                        <w:rPr>
                          <w:rFonts w:ascii="Arial Black" w:hAnsi="Arial Black" w:eastAsia="Libre Baskerville" w:cs="Libre Baskerville"/>
                          <w:smallCaps/>
                          <w:color w:val="000000"/>
                          <w:sz w:val="40"/>
                          <w:szCs w:val="40"/>
                        </w:rPr>
                        <w:t xml:space="preserve"> EN </w:t>
                      </w:r>
                      <w:r>
                        <w:rPr>
                          <w:rFonts w:hint="default" w:ascii="Arial Black" w:hAnsi="Arial Black" w:eastAsia="Libre Baskerville" w:cs="Libre Baskerville"/>
                          <w:smallCaps/>
                          <w:color w:val="000000"/>
                          <w:sz w:val="40"/>
                          <w:szCs w:val="40"/>
                          <w:lang w:val="es-ES"/>
                        </w:rPr>
                        <w:t>.NET</w:t>
                      </w:r>
                      <w:r>
                        <w:rPr>
                          <w:rFonts w:ascii="Arial Black" w:hAnsi="Arial Black" w:eastAsia="Libre Baskerville" w:cs="Libre Baskerville"/>
                          <w:smallCaps/>
                          <w:color w:val="000000"/>
                          <w:sz w:val="40"/>
                          <w:szCs w:val="40"/>
                        </w:rPr>
                        <w:t xml:space="preserve"> SIN BASE DE DATOS </w:t>
                      </w:r>
                    </w:p>
                    <w:p w14:paraId="104D04F5">
                      <w:pPr>
                        <w:spacing w:before="0" w:after="0" w:line="240" w:lineRule="auto"/>
                        <w:jc w:val="center"/>
                        <w:rPr>
                          <w:rFonts w:ascii="Libre Baskerville" w:hAnsi="Libre Baskerville" w:eastAsia="Libre Baskerville" w:cs="Libre Baskerville"/>
                          <w:smallCaps/>
                          <w:color w:val="000000"/>
                          <w:sz w:val="44"/>
                        </w:rPr>
                      </w:pPr>
                    </w:p>
                    <w:p w14:paraId="61012FAC">
                      <w:pPr>
                        <w:spacing w:before="0" w:after="0" w:line="240" w:lineRule="auto"/>
                        <w:jc w:val="center"/>
                        <w:rPr>
                          <w:rFonts w:hint="default" w:ascii="Libre Baskerville" w:hAnsi="Libre Baskerville" w:eastAsia="Libre Baskerville" w:cs="Libre Baskerville"/>
                          <w:smallCaps/>
                          <w:color w:val="000000"/>
                          <w:sz w:val="44"/>
                          <w:lang w:val="es-EC"/>
                        </w:rPr>
                      </w:pPr>
                      <w:r>
                        <w:rPr>
                          <w:rFonts w:ascii="Libre Baskerville" w:hAnsi="Libre Baskerville" w:eastAsia="Libre Baskerville" w:cs="Libre Baskerville"/>
                          <w:smallCaps/>
                          <w:color w:val="000000"/>
                          <w:sz w:val="44"/>
                        </w:rPr>
                        <w:t xml:space="preserve">GRUPO </w:t>
                      </w:r>
                      <w:r>
                        <w:rPr>
                          <w:rFonts w:hint="default" w:ascii="Libre Baskerville" w:hAnsi="Libre Baskerville" w:eastAsia="Libre Baskerville" w:cs="Libre Baskerville"/>
                          <w:smallCaps/>
                          <w:color w:val="000000"/>
                          <w:sz w:val="44"/>
                          <w:lang w:val="es-EC"/>
                        </w:rPr>
                        <w:t>07</w:t>
                      </w:r>
                    </w:p>
                    <w:p w14:paraId="7B87F30E">
                      <w:pPr>
                        <w:spacing w:before="0" w:after="0" w:line="240" w:lineRule="auto"/>
                        <w:jc w:val="center"/>
                        <w:rPr>
                          <w:rFonts w:hint="default" w:ascii="Libre Baskerville" w:hAnsi="Libre Baskerville" w:eastAsia="Libre Baskerville" w:cs="Libre Baskerville"/>
                          <w:smallCaps/>
                          <w:color w:val="000000"/>
                          <w:sz w:val="44"/>
                          <w:lang w:val="es-EC"/>
                        </w:rPr>
                      </w:pPr>
                      <w:r>
                        <w:rPr>
                          <w:rFonts w:hint="default" w:ascii="Libre Baskerville" w:hAnsi="Libre Baskerville" w:eastAsia="Libre Baskerville" w:cs="Libre Baskerville"/>
                          <w:smallCaps/>
                          <w:color w:val="000000"/>
                          <w:sz w:val="44"/>
                          <w:lang w:val="es-EC"/>
                        </w:rPr>
                        <w:t>Gabriel matías lopez guano</w:t>
                      </w:r>
                    </w:p>
                    <w:p w14:paraId="54C1519A">
                      <w:pPr>
                        <w:spacing w:before="0" w:after="0" w:line="240" w:lineRule="auto"/>
                        <w:jc w:val="center"/>
                        <w:rPr>
                          <w:rFonts w:hint="default" w:ascii="Libre Baskerville" w:hAnsi="Libre Baskerville" w:eastAsia="Libre Baskerville" w:cs="Libre Baskerville"/>
                          <w:smallCaps/>
                          <w:color w:val="000000"/>
                          <w:sz w:val="44"/>
                          <w:lang w:val="es-EC"/>
                        </w:rPr>
                      </w:pPr>
                      <w:r>
                        <w:rPr>
                          <w:rFonts w:hint="default" w:ascii="Libre Baskerville" w:hAnsi="Libre Baskerville" w:eastAsia="Libre Baskerville" w:cs="Libre Baskerville"/>
                          <w:smallCaps/>
                          <w:color w:val="000000"/>
                          <w:sz w:val="44"/>
                          <w:lang w:val="es-EC"/>
                        </w:rPr>
                        <w:t>mateo david medranda valladares</w:t>
                      </w:r>
                    </w:p>
                    <w:p w14:paraId="3ACADCCD">
                      <w:pPr>
                        <w:spacing w:before="0" w:after="0" w:line="240" w:lineRule="auto"/>
                        <w:jc w:val="center"/>
                        <w:rPr>
                          <w:rFonts w:hint="default"/>
                          <w:lang w:val="es-EC"/>
                        </w:rPr>
                      </w:pPr>
                      <w:r>
                        <w:rPr>
                          <w:rFonts w:hint="default" w:ascii="Libre Baskerville" w:hAnsi="Libre Baskerville" w:eastAsia="Libre Baskerville" w:cs="Libre Baskerville"/>
                          <w:smallCaps/>
                          <w:color w:val="000000"/>
                          <w:sz w:val="44"/>
                          <w:lang w:val="es-EC"/>
                        </w:rPr>
                        <w:t>marcelo alejandro pareja moreira</w:t>
                      </w:r>
                    </w:p>
                    <w:p w14:paraId="75748F47">
                      <w:pPr>
                        <w:spacing w:before="0" w:after="0" w:line="240" w:lineRule="auto"/>
                        <w:jc w:val="center"/>
                        <w:rPr>
                          <w:rFonts w:ascii="Libre Baskerville" w:hAnsi="Libre Baskerville" w:eastAsia="Libre Baskerville" w:cs="Libre Baskerville"/>
                          <w:b/>
                          <w:color w:val="000000"/>
                          <w:sz w:val="36"/>
                        </w:rPr>
                      </w:pPr>
                    </w:p>
                    <w:p w14:paraId="058EBBB8">
                      <w:pPr>
                        <w:spacing w:before="0" w:after="0" w:line="240" w:lineRule="auto"/>
                        <w:jc w:val="center"/>
                        <w:rPr>
                          <w:rFonts w:ascii="Libre Baskerville" w:hAnsi="Libre Baskerville" w:eastAsia="Libre Baskerville" w:cs="Libre Baskerville"/>
                          <w:b/>
                          <w:color w:val="000000"/>
                          <w:sz w:val="36"/>
                        </w:rPr>
                      </w:pPr>
                      <w:r>
                        <w:rPr>
                          <w:rFonts w:ascii="Libre Baskerville" w:hAnsi="Libre Baskerville" w:eastAsia="Libre Baskerville" w:cs="Libre Baskerville"/>
                          <w:b/>
                          <w:color w:val="000000"/>
                          <w:sz w:val="36"/>
                        </w:rPr>
                        <w:t>TUTOR</w:t>
                      </w:r>
                    </w:p>
                    <w:p w14:paraId="4FC43A57">
                      <w:pPr>
                        <w:spacing w:before="0" w:after="0" w:line="240" w:lineRule="auto"/>
                        <w:jc w:val="center"/>
                      </w:pPr>
                      <w:r>
                        <w:rPr>
                          <w:rFonts w:ascii="Libre Baskerville" w:hAnsi="Libre Baskerville" w:eastAsia="Libre Baskerville" w:cs="Libre Baskerville"/>
                          <w:color w:val="000000"/>
                          <w:sz w:val="36"/>
                        </w:rPr>
                        <w:t>Ing. Eduardo Mauricio Campaña Ortega</w:t>
                      </w:r>
                    </w:p>
                    <w:p w14:paraId="35FEF3CC">
                      <w:pPr>
                        <w:spacing w:before="0" w:after="0" w:line="240" w:lineRule="auto"/>
                        <w:jc w:val="center"/>
                      </w:pPr>
                      <w:r>
                        <w:rPr>
                          <w:rFonts w:ascii="Libre Baskerville" w:hAnsi="Libre Baskerville" w:eastAsia="Libre Baskerville" w:cs="Libre Baskerville"/>
                          <w:color w:val="000000"/>
                          <w:sz w:val="36"/>
                        </w:rPr>
                        <w:t>MIS.MDU.CCNA.CCIA.</w:t>
                      </w:r>
                    </w:p>
                    <w:p w14:paraId="10DBAAEF">
                      <w:pPr>
                        <w:spacing w:before="0" w:after="0" w:line="240" w:lineRule="auto"/>
                        <w:jc w:val="center"/>
                      </w:pPr>
                      <w:r>
                        <w:rPr>
                          <w:rFonts w:ascii="Libre Baskerville" w:hAnsi="Libre Baskerville" w:eastAsia="Libre Baskerville" w:cs="Libre Baskerville"/>
                          <w:color w:val="000000"/>
                          <w:sz w:val="36"/>
                        </w:rPr>
                        <w:t>PhD. (c) Ingeniería de Software</w:t>
                      </w:r>
                    </w:p>
                    <w:p w14:paraId="563953C9">
                      <w:pPr>
                        <w:spacing w:before="0" w:after="0" w:line="240" w:lineRule="auto"/>
                        <w:jc w:val="center"/>
                      </w:pPr>
                      <w:r>
                        <w:rPr>
                          <w:rFonts w:ascii="Libre Baskerville" w:hAnsi="Libre Baskerville" w:eastAsia="Libre Baskerville" w:cs="Libre Baskerville"/>
                          <w:color w:val="000000"/>
                          <w:sz w:val="36"/>
                        </w:rPr>
                        <w:t>PhD. (c) Seguridad Información</w:t>
                      </w:r>
                    </w:p>
                    <w:p w14:paraId="78F6E113">
                      <w:pPr>
                        <w:spacing w:before="0" w:after="0" w:line="240" w:lineRule="auto"/>
                        <w:jc w:val="center"/>
                        <w:rPr>
                          <w:rFonts w:ascii="Libre Baskerville" w:hAnsi="Libre Baskerville" w:eastAsia="Libre Baskerville" w:cs="Libre Baskerville"/>
                          <w:b/>
                          <w:color w:val="000000"/>
                          <w:sz w:val="36"/>
                        </w:rPr>
                      </w:pPr>
                    </w:p>
                    <w:p w14:paraId="7050325D">
                      <w:pPr>
                        <w:spacing w:before="0" w:after="0" w:line="240" w:lineRule="auto"/>
                        <w:jc w:val="center"/>
                      </w:pPr>
                      <w:r>
                        <w:rPr>
                          <w:rFonts w:ascii="Libre Baskerville" w:hAnsi="Libre Baskerville" w:eastAsia="Libre Baskerville" w:cs="Libre Baskerville"/>
                          <w:b/>
                          <w:color w:val="000000"/>
                          <w:sz w:val="36"/>
                        </w:rPr>
                        <w:t>FECHA</w:t>
                      </w:r>
                    </w:p>
                    <w:p w14:paraId="4FA90CA6">
                      <w:pPr>
                        <w:spacing w:before="0" w:after="0" w:line="240" w:lineRule="auto"/>
                        <w:jc w:val="center"/>
                      </w:pPr>
                      <w:r>
                        <w:rPr>
                          <w:rFonts w:ascii="Libre Baskerville" w:hAnsi="Libre Baskerville" w:eastAsia="Libre Baskerville" w:cs="Libre Baskerville"/>
                          <w:color w:val="000000"/>
                          <w:sz w:val="44"/>
                        </w:rPr>
                        <w:t xml:space="preserve"> </w:t>
                      </w:r>
                      <w:r>
                        <w:rPr>
                          <w:rFonts w:hint="default" w:ascii="Libre Baskerville" w:hAnsi="Libre Baskerville" w:eastAsia="Libre Baskerville" w:cs="Libre Baskerville"/>
                          <w:color w:val="000000"/>
                          <w:sz w:val="44"/>
                          <w:lang w:val="es-EC"/>
                        </w:rPr>
                        <w:t>22</w:t>
                      </w:r>
                      <w:r>
                        <w:rPr>
                          <w:rFonts w:ascii="Libre Baskerville" w:hAnsi="Libre Baskerville" w:eastAsia="Libre Baskerville" w:cs="Libre Baskerville"/>
                          <w:color w:val="000000"/>
                          <w:sz w:val="44"/>
                        </w:rPr>
                        <w:t>-</w:t>
                      </w:r>
                      <w:r>
                        <w:rPr>
                          <w:rFonts w:hint="default" w:ascii="Libre Baskerville" w:hAnsi="Libre Baskerville" w:eastAsia="Libre Baskerville" w:cs="Libre Baskerville"/>
                          <w:color w:val="000000"/>
                          <w:sz w:val="44"/>
                          <w:lang w:val="es-EC"/>
                        </w:rPr>
                        <w:t>Oct</w:t>
                      </w:r>
                      <w:r>
                        <w:rPr>
                          <w:rFonts w:ascii="Libre Baskerville" w:hAnsi="Libre Baskerville" w:eastAsia="Libre Baskerville" w:cs="Libre Baskerville"/>
                          <w:color w:val="000000"/>
                          <w:sz w:val="44"/>
                        </w:rPr>
                        <w:t>-26</w:t>
                      </w:r>
                    </w:p>
                  </w:txbxContent>
                </v:textbox>
              </v:rect>
            </w:pict>
          </mc:Fallback>
        </mc:AlternateContent>
      </w:r>
      <w:r>
        <w:rPr>
          <w:color w:val="000000"/>
          <w:sz w:val="24"/>
          <w:szCs w:val="24"/>
        </w:rPr>
        <mc:AlternateContent>
          <mc:Choice Requires="wpg">
            <w:drawing>
              <wp:anchor distT="0" distB="0" distL="0" distR="0" simplePos="0" relativeHeight="251659264" behindDoc="1" locked="0" layoutInCell="1" allowOverlap="1">
                <wp:simplePos x="0" y="0"/>
                <wp:positionH relativeFrom="page">
                  <wp:posOffset>997585</wp:posOffset>
                </wp:positionH>
                <wp:positionV relativeFrom="page">
                  <wp:posOffset>906780</wp:posOffset>
                </wp:positionV>
                <wp:extent cx="2132965" cy="8869680"/>
                <wp:effectExtent l="0" t="0" r="0" b="0"/>
                <wp:wrapNone/>
                <wp:docPr id="1" name="Grupo 1"/>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2" name="Grupo 2"/>
                        <wpg:cNvGrpSpPr/>
                        <wpg:grpSpPr>
                          <a:xfrm>
                            <a:off x="4279401" y="0"/>
                            <a:ext cx="2133199" cy="7560000"/>
                            <a:chOff x="0" y="0"/>
                            <a:chExt cx="2133600" cy="9125712"/>
                          </a:xfrm>
                        </wpg:grpSpPr>
                        <wps:wsp>
                          <wps:cNvPr id="3" name="Rectángulo 3"/>
                          <wps:cNvSpPr/>
                          <wps:spPr>
                            <a:xfrm>
                              <a:off x="0" y="0"/>
                              <a:ext cx="2133600" cy="9125700"/>
                            </a:xfrm>
                            <a:prstGeom prst="rect">
                              <a:avLst/>
                            </a:prstGeom>
                            <a:noFill/>
                            <a:ln>
                              <a:noFill/>
                            </a:ln>
                          </wps:spPr>
                          <wps:txbx>
                            <w:txbxContent>
                              <w:p w14:paraId="09D83F36">
                                <w:pPr>
                                  <w:spacing w:before="0" w:after="0" w:line="240" w:lineRule="auto"/>
                                  <w:jc w:val="left"/>
                                </w:pPr>
                              </w:p>
                            </w:txbxContent>
                          </wps:txbx>
                          <wps:bodyPr spcFirstLastPara="1" wrap="square" lIns="91425" tIns="91425" rIns="91425" bIns="91425" anchor="ctr" anchorCtr="0">
                            <a:noAutofit/>
                          </wps:bodyPr>
                        </wps:wsp>
                        <wps:wsp>
                          <wps:cNvPr id="4" name="Rectángulo 4"/>
                          <wps:cNvSpPr/>
                          <wps:spPr>
                            <a:xfrm>
                              <a:off x="0" y="0"/>
                              <a:ext cx="194535" cy="9125712"/>
                            </a:xfrm>
                            <a:prstGeom prst="rect">
                              <a:avLst/>
                            </a:prstGeom>
                            <a:solidFill>
                              <a:schemeClr val="dk2"/>
                            </a:solidFill>
                            <a:ln>
                              <a:noFill/>
                            </a:ln>
                          </wps:spPr>
                          <wps:txbx>
                            <w:txbxContent>
                              <w:p w14:paraId="6BDE4B70">
                                <w:pPr>
                                  <w:spacing w:before="0" w:after="0" w:line="240" w:lineRule="auto"/>
                                  <w:jc w:val="left"/>
                                </w:pPr>
                              </w:p>
                            </w:txbxContent>
                          </wps:txbx>
                          <wps:bodyPr spcFirstLastPara="1" wrap="square" lIns="91425" tIns="91425" rIns="91425" bIns="91425" anchor="ctr" anchorCtr="0">
                            <a:noAutofit/>
                          </wps:bodyPr>
                        </wps:wsp>
                        <wps:wsp>
                          <wps:cNvPr id="5" name="Flecha: pentágono 5"/>
                          <wps:cNvSpPr/>
                          <wps:spPr>
                            <a:xfrm>
                              <a:off x="246378" y="1206935"/>
                              <a:ext cx="1483687" cy="552055"/>
                            </a:xfrm>
                            <a:prstGeom prst="homePlate">
                              <a:avLst>
                                <a:gd name="adj" fmla="val 50000"/>
                              </a:avLst>
                            </a:prstGeom>
                            <a:solidFill>
                              <a:schemeClr val="accent1"/>
                            </a:solidFill>
                            <a:ln>
                              <a:noFill/>
                            </a:ln>
                          </wps:spPr>
                          <wps:txbx>
                            <w:txbxContent>
                              <w:p w14:paraId="223722FE">
                                <w:pPr>
                                  <w:spacing w:before="0" w:after="0" w:line="240" w:lineRule="auto"/>
                                  <w:jc w:val="right"/>
                                </w:pPr>
                                <w:r>
                                  <w:rPr>
                                    <w:rFonts w:ascii="Arial" w:hAnsi="Arial" w:eastAsia="Arial" w:cs="Arial"/>
                                    <w:color w:val="FFFFFF"/>
                                    <w:sz w:val="28"/>
                                  </w:rPr>
                                  <w:t xml:space="preserve">     </w:t>
                                </w:r>
                              </w:p>
                            </w:txbxContent>
                          </wps:txbx>
                          <wps:bodyPr spcFirstLastPara="1" wrap="square" lIns="91425" tIns="0" rIns="182875" bIns="0" anchor="ctr" anchorCtr="0">
                            <a:noAutofit/>
                          </wps:bodyPr>
                        </wps:wsp>
                        <wpg:grpSp>
                          <wpg:cNvPr id="6" name="Grupo 6"/>
                          <wpg:cNvGrpSpPr/>
                          <wpg:grpSpPr>
                            <a:xfrm>
                              <a:off x="76200" y="4210050"/>
                              <a:ext cx="2057400" cy="4910328"/>
                              <a:chOff x="80645" y="4211812"/>
                              <a:chExt cx="1306273" cy="3121026"/>
                            </a:xfrm>
                          </wpg:grpSpPr>
                          <wpg:grpSp>
                            <wpg:cNvPr id="7" name="Grupo 7"/>
                            <wpg:cNvGrpSpPr/>
                            <wpg:grpSpPr>
                              <a:xfrm>
                                <a:off x="141062" y="4211812"/>
                                <a:ext cx="1047750" cy="3121026"/>
                                <a:chOff x="141062" y="4211812"/>
                                <a:chExt cx="1047750" cy="3121026"/>
                              </a:xfrm>
                            </wpg:grpSpPr>
                            <wps:wsp>
                              <wps:cNvPr id="8" name="Forma libre: forma 8"/>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9" name="Forma libre: forma 9"/>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0" name="Forma libre: forma 10"/>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1" name="Forma libre: forma 11"/>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2" name="Forma libre: forma 12"/>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 name="Forma libre: forma 13"/>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 name="Forma libre: forma 14"/>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 name="Forma libre: forma 15"/>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 name="Forma libre: forma 16"/>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 name="Forma libre: forma 17"/>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 name="Forma libre: forma 18"/>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 name="Forma libre: forma 19"/>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20" name="Grupo 20"/>
                            <wpg:cNvGrpSpPr/>
                            <wpg:grpSpPr>
                              <a:xfrm>
                                <a:off x="80645" y="4826972"/>
                                <a:ext cx="1306273" cy="2505863"/>
                                <a:chOff x="80645" y="4649964"/>
                                <a:chExt cx="874712" cy="1677988"/>
                              </a:xfrm>
                            </wpg:grpSpPr>
                            <wps:wsp>
                              <wps:cNvPr id="21" name="Forma libre: forma 21"/>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2" name="Forma libre: forma 22"/>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3" name="Forma libre: forma 23"/>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4" name="Forma libre: forma 24"/>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5" name="Forma libre: forma 25"/>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6" name="Forma libre: forma 26"/>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7" name="Forma libre: forma 27"/>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8" name="Forma libre: forma 28"/>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9" name="Forma libre: forma 29"/>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0" name="Forma libre: forma 30"/>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1" name="Forma libre: forma 31"/>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id="Grupo 1" o:spid="_x0000_s1026" o:spt="203" style="position:absolute;left:0pt;margin-left:78.55pt;margin-top:71.4pt;height:698.4pt;width:167.95pt;mso-position-horizontal-relative:page;mso-position-vertical-relative:page;z-index:-251657216;mso-width-relative:page;mso-height-relative:page;" coordorigin="4279400,0" coordsize="2137975,7560000" o:gfxdata="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">
                <o:lock v:ext="edit" aspectratio="f"/>
                <v:group id="Grupo 2" o:spid="_x0000_s1026" o:spt="203" style="position:absolute;left:4279401;top:0;height:7560000;width:2133199;" coordsize="2133600,9125712" o:gfxdata="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Psb0Q+7AAAA2gAAAA8AAAAAAAAAAQAgAAAAIgAAAGRycy9kb3ducmV2LnhtbFBL&#10;AQIUABQAAAAIAIdO4kAzLwWeOwAAADkAAAAVAAAAAAAAAAEAIAAAAAoBAABkcnMvZ3JvdXBzaGFw&#10;ZXhtbC54bWxQSwUGAAAAAAYABgBgAQAAxwMAAAAA&#10;">
                  <o:lock v:ext="edit" aspectratio="f"/>
                  <v:rect id="Rectángulo 3" o:spid="_x0000_s1026" o:spt="1" style="position:absolute;left:0;top:0;height:9125700;width:2133600;v-text-anchor:middle;" filled="f" stroked="f" coordsize="21600,21600" o:gfxdata="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Lk+728AAAA&#10;2g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09D83F36">
                          <w:pPr>
                            <w:spacing w:before="0" w:after="0" w:line="240" w:lineRule="auto"/>
                            <w:jc w:val="left"/>
                          </w:pPr>
                        </w:p>
                      </w:txbxContent>
                    </v:textbox>
                  </v:rect>
                  <v:rect id="Rectángulo 4" o:spid="_x0000_s1026" o:spt="1" style="position:absolute;left:0;top:0;height:9125712;width:194535;v-text-anchor:middle;" fillcolor="#1F497D [3202]" filled="t" stroked="f" coordsize="21600,21600" o:gfxdata="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mN3c68AAAA&#10;2gAAAA8AAAAAAAAAAQAgAAAAIgAAAGRycy9kb3ducmV2LnhtbFBLAQIUABQAAAAIAIdO4kAzLwWe&#10;OwAAADkAAAAQAAAAAAAAAAEAIAAAAAsBAABkcnMvc2hhcGV4bWwueG1sUEsFBgAAAAAGAAYAWwEA&#10;ALUDAAAAAA==&#10;">
                    <v:fill on="t" focussize="0,0"/>
                    <v:stroke on="f"/>
                    <v:imagedata o:title=""/>
                    <o:lock v:ext="edit" aspectratio="f"/>
                    <v:textbox inset="7.1988188976378pt,7.1988188976378pt,7.1988188976378pt,7.1988188976378pt">
                      <w:txbxContent>
                        <w:p w14:paraId="6BDE4B70">
                          <w:pPr>
                            <w:spacing w:before="0" w:after="0" w:line="240" w:lineRule="auto"/>
                            <w:jc w:val="left"/>
                          </w:pPr>
                        </w:p>
                      </w:txbxContent>
                    </v:textbox>
                  </v:rect>
                  <v:shape id="Flecha: pentágono 5" o:spid="_x0000_s1026" o:spt="15" type="#_x0000_t15" style="position:absolute;left:246378;top:1206935;height:552055;width:1483687;v-text-anchor:middle;" fillcolor="#4F81BD [3204]" filled="t" stroked="f" coordsize="21600,21600" o:gfxdata="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n6FivQAA&#10;ANoAAAAPAAAAAAAAAAEAIAAAACIAAABkcnMvZG93bnJldi54bWxQSwECFAAUAAAACACHTuJAMy8F&#10;njsAAAA5AAAAEAAAAAAAAAABACAAAAAMAQAAZHJzL3NoYXBleG1sLnhtbFBLBQYAAAAABgAGAFsB&#10;AAC2AwAAAAA=&#10;" adj="17582">
                    <v:fill on="t" focussize="0,0"/>
                    <v:stroke on="f"/>
                    <v:imagedata o:title=""/>
                    <o:lock v:ext="edit" aspectratio="f"/>
                    <v:textbox inset="7.1988188976378pt,0mm,14.3996062992126pt,0mm">
                      <w:txbxContent>
                        <w:p w14:paraId="223722FE">
                          <w:pPr>
                            <w:spacing w:before="0" w:after="0" w:line="240" w:lineRule="auto"/>
                            <w:jc w:val="right"/>
                          </w:pPr>
                          <w:r>
                            <w:rPr>
                              <w:rFonts w:ascii="Arial" w:hAnsi="Arial" w:eastAsia="Arial" w:cs="Arial"/>
                              <w:color w:val="FFFFFF"/>
                              <w:sz w:val="28"/>
                            </w:rPr>
                            <w:t xml:space="preserve">     </w:t>
                          </w:r>
                        </w:p>
                      </w:txbxContent>
                    </v:textbox>
                  </v:shape>
                  <v:group id="Grupo 6" o:spid="_x0000_s1026" o:spt="203" style="position:absolute;left:76200;top:4210050;height:4910328;width:2057400;" coordorigin="80645,4211812" coordsize="1306273,31210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group id="Grupo 7" o:spid="_x0000_s1026" o:spt="203" style="position:absolute;left:141062;top:4211812;height:3121026;width:1047750;" coordorigin="141062,4211812" coordsize="1047750,3121026" o:gfxdata="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Otscpe+AAAA2gAAAA8AAAAAAAAAAQAgAAAAIgAAAGRycy9kb3ducmV2Lnht&#10;bFBLAQIUABQAAAAIAIdO4kAzLwWeOwAAADkAAAAVAAAAAAAAAAEAIAAAAA0BAABkcnMvZ3JvdXBz&#10;aGFwZXhtbC54bWxQSwUGAAAAAAYABgBgAQAAygMAAAAA&#10;">
                      <o:lock v:ext="edit" aspectratio="f"/>
                      <v:shape id="Forma libre: forma 8" o:spid="_x0000_s1026" o:spt="100" style="position:absolute;left:369662;top:6216825;height:698500;width:193675;v-text-anchor:middle;" fillcolor="#1F497D [3202]" filled="t" stroked="t" coordsize="122,440" o:gfxdata="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B1Bfl+2AAAA2gAAAA8A&#10;AAAAAAAAAQAgAAAAIgAAAGRycy9kb3ducmV2LnhtbFBLAQIUABQAAAAIAIdO4kAzLwWeOwAAADkA&#10;AAAQAAAAAAAAAAEAIAAAAAUBAABkcnMvc2hhcGV4bWwueG1sUEsFBgAAAAAGAAYAWwEAAK8DAAAA&#10;AA==&#10;" path="m0,0l39,152,84,304,122,417,122,440,76,306,39,180,6,53,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Forma libre: forma 9" o:spid="_x0000_s1026" o:spt="100" style="position:absolute;left:572862;top:6905800;height:427038;width:184150;v-text-anchor:middle;" fillcolor="#1F497D [3202]" filled="t" stroked="t" coordsize="116,269" o:gfxdata="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k+ESi8AAAA&#10;2gAAAA8AAAAAAAAAAQAgAAAAIgAAAGRycy9kb3ducmV2LnhtbFBLAQIUABQAAAAIAIdO4kAzLwWe&#10;OwAAADkAAAAQAAAAAAAAAAEAIAAAAAsBAABkcnMvc2hhcGV4bWwueG1sUEsFBgAAAAAGAAYAWwEA&#10;ALUDAAAAAA==&#10;" path="m0,0l8,19,37,93,67,167,116,269,108,269,60,169,30,98,1,25,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Forma libre: forma 10" o:spid="_x0000_s1026" o:spt="100" style="position:absolute;left:141062;top:4211812;height:2019300;width:222250;v-text-anchor:middle;" fillcolor="#1F497D [3202]" filled="t" stroked="t" coordsize="140,1272" o:gfxdata="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VjZ528AAAA&#10;2wAAAA8AAAAAAAAAAQAgAAAAIgAAAGRycy9kb3ducmV2LnhtbFBLAQIUABQAAAAIAIdO4kAzLwWe&#10;OwAAADkAAAAQAAAAAAAAAAEAIAAAAAsBAABkcnMvc2hhcGV4bWwueG1sUEsFBgAAAAAGAAYAWwEA&#10;ALUDAAAAAA==&#10;" path="m0,0l0,0,1,79,3,159,12,317,23,476,39,634,58,792,83,948,107,1086,135,1223,140,1272,138,1262,105,1106,77,949,53,792,35,634,20,476,9,317,2,159,0,79,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Forma libre: forma 11" o:spid="_x0000_s1026" o:spt="100" style="position:absolute;left:341087;top:4861100;height:1355725;width:71438;v-text-anchor:middle;" fillcolor="#1F497D [3202]" filled="t" stroked="t" coordsize="45,854" o:gfxdata="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2bhxbsAAADb&#10;AAAADwAAAAAAAAABACAAAAAiAAAAZHJzL2Rvd25yZXYueG1sUEsBAhQAFAAAAAgAh07iQDMvBZ47&#10;AAAAOQAAABAAAAAAAAAAAQAgAAAACgEAAGRycy9zaGFwZXhtbC54bWxQSwUGAAAAAAYABgBbAQAA&#10;tAMAAAAA&#10;" path="m45,0l45,0,35,66,26,133,14,267,6,401,3,534,6,669,14,803,18,854,18,851,9,814,8,803,1,669,0,534,3,401,12,267,25,132,34,66,45,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Forma libre: forma 12" o:spid="_x0000_s1026" o:spt="100" style="position:absolute;left:363312;top:6231112;height:998538;width:244475;v-text-anchor:middle;" fillcolor="#1F497D [3202]" filled="t" stroked="t" coordsize="154,629" o:gfxdata="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oBYM28AAAA&#10;2wAAAA8AAAAAAAAAAQAgAAAAIgAAAGRycy9kb3ducmV2LnhtbFBLAQIUABQAAAAIAIdO4kAzLwWe&#10;OwAAADkAAAAQAAAAAAAAAAEAIAAAAAsBAABkcnMvc2hhcGV4bWwueG1sUEsFBgAAAAAGAAYAWwEA&#10;ALUDAAAAAA==&#10;" path="m0,0l10,44,21,126,34,207,53,293,75,380,100,466,120,521,141,576,152,618,154,629,140,595,115,532,93,468,67,383,47,295,28,207,12,104,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Forma libre: forma 13" o:spid="_x0000_s1026" o:spt="100" style="position:absolute;left:620487;top:7223300;height:109538;width:52388;v-text-anchor:middle;" fillcolor="#1F497D [3202]" filled="t" stroked="t" coordsize="33,69" o:gfxdata="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zcefm8AAAA&#10;2wAAAA8AAAAAAAAAAQAgAAAAIgAAAGRycy9kb3ducmV2LnhtbFBLAQIUABQAAAAIAIdO4kAzLwWe&#10;OwAAADkAAAAQAAAAAAAAAAEAIAAAAAsBAABkcnMvc2hhcGV4bWwueG1sUEsFBgAAAAAGAAYAWwEA&#10;ALUDAAAAAA==&#10;" path="m0,0l33,69,24,69,12,35,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Forma libre: forma 14" o:spid="_x0000_s1026" o:spt="100" style="position:absolute;left:355374;top:6153325;height:147638;width:23813;v-text-anchor:middle;" fillcolor="#1F497D [3202]" filled="t" stroked="t" coordsize="15,93" o:gfxdata="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ywbBcugAAANsA&#10;AAAPAAAAAAAAAAEAIAAAACIAAABkcnMvZG93bnJldi54bWxQSwECFAAUAAAACACHTuJAMy8FnjsA&#10;AAA5AAAAEAAAAAAAAAABACAAAAAJAQAAZHJzL3NoYXBleG1sLnhtbFBLBQYAAAAABgAGAFsBAACz&#10;AwAAAAA=&#10;" path="m0,0l9,37,9,40,15,93,5,49,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Forma libre: forma 15" o:spid="_x0000_s1026" o:spt="100" style="position:absolute;left:563337;top:5689775;height:1216025;width:625475;v-text-anchor:middle;" fillcolor="#1F497D [3202]" filled="t" stroked="t" coordsize="394,766" o:gfxdata="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9UzCm5AAAA2wAA&#10;AA8AAAAAAAAAAQAgAAAAIgAAAGRycy9kb3ducmV2LnhtbFBLAQIUABQAAAAIAIdO4kAzLwWeOwAA&#10;ADkAAAAQAAAAAAAAAAEAIAAAAAgBAABkcnMvc2hhcGV4bWwueG1sUEsFBgAAAAAGAAYAWwEAALID&#10;AAAAAA==&#10;" path="m394,0l394,0,356,38,319,77,284,117,249,160,207,218,168,276,131,339,98,402,69,467,45,535,26,604,14,673,7,746,6,766,0,749,1,744,7,673,21,603,40,533,65,466,94,400,127,336,164,275,204,215,248,158,282,116,318,76,354,37,394,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Forma libre: forma 16" o:spid="_x0000_s1026" o:spt="100" style="position:absolute;left:563337;top:6915325;height:307975;width:57150;v-text-anchor:middle;" fillcolor="#1F497D [3202]" filled="t" stroked="t" coordsize="36,194" o:gfxdata="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EG/CJugAAANsA&#10;AAAPAAAAAAAAAAEAIAAAACIAAABkcnMvZG93bnJldi54bWxQSwECFAAUAAAACACHTuJAMy8FnjsA&#10;AAA5AAAAEAAAAAAAAAABACAAAAAJAQAAZHJzL3NoYXBleG1sLnhtbFBLBQYAAAAABgAGAFsBAACz&#10;AwAAAAA=&#10;" path="m0,0l6,16,7,19,11,80,20,132,33,185,36,194,21,161,15,145,5,81,1,41,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Forma libre: forma 17" o:spid="_x0000_s1026" o:spt="100" style="position:absolute;left:607787;top:7229650;height:103188;width:49213;v-text-anchor:middle;" fillcolor="#1F497D [3202]" filled="t" stroked="t" coordsize="31,65" o:gfxdata="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9sTgbsAAADb&#10;AAAADwAAAAAAAAABACAAAAAiAAAAZHJzL2Rvd25yZXYueG1sUEsBAhQAFAAAAAgAh07iQDMvBZ47&#10;AAAAOQAAABAAAAAAAAAAAQAgAAAACgEAAGRycy9zaGFwZXhtbC54bWxQSwUGAAAAAAYABgBbAQAA&#10;tAMAAAAA&#10;" path="m0,0l31,65,23,65,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Forma libre: forma 18" o:spid="_x0000_s1026" o:spt="100" style="position:absolute;left:563337;top:6878812;height:66675;width:11113;v-text-anchor:middle;" fillcolor="#1F497D [3202]" filled="t" stroked="t" coordsize="7,42" o:gfxdata="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6AaJ6/&#10;AAAA2wAAAA8AAAAAAAAAAQAgAAAAIgAAAGRycy9kb3ducmV2LnhtbFBLAQIUABQAAAAIAIdO4kAz&#10;LwWeOwAAADkAAAAQAAAAAAAAAAEAIAAAAA4BAABkcnMvc2hhcGV4bWwueG1sUEsFBgAAAAAGAAYA&#10;WwEAALgDAAAAAA==&#10;" path="m0,0l6,17,7,42,6,39,0,23,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Forma libre: forma 19" o:spid="_x0000_s1026" o:spt="100" style="position:absolute;left:587149;top:7145512;height:187325;width:71438;v-text-anchor:middle;" fillcolor="#1F497D [3202]" filled="t" stroked="t" coordsize="45,118" o:gfxdata="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UxFbvQAA&#10;ANsAAAAPAAAAAAAAAAEAIAAAACIAAABkcnMvZG93bnJldi54bWxQSwECFAAUAAAACACHTuJAMy8F&#10;njsAAAA5AAAAEAAAAAAAAAABACAAAAAMAQAAZHJzL3NoYXBleG1sLnhtbFBLBQYAAAAABgAGAFsB&#10;AAC2AwAAAAA=&#10;" path="m0,0l6,16,21,49,33,84,45,118,44,118,13,53,11,42,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group>
                    <v:group id="Grupo 20" o:spid="_x0000_s1026" o:spt="203" style="position:absolute;left:80645;top:4826972;height:2505863;width:1306273;" coordorigin="80645,4649964" coordsize="874712,1677988" o:gfxdata="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PGJbqLoAAADbAAAADwAAAAAAAAABACAAAAAiAAAAZHJzL2Rvd25yZXYueG1sUEsB&#10;AhQAFAAAAAgAh07iQDMvBZ47AAAAOQAAABUAAAAAAAAAAQAgAAAACQEAAGRycy9ncm91cHNoYXBl&#10;eG1sLnhtbFBLBQYAAAAABgAGAGABAADGAwAAAAA=&#10;">
                      <o:lock v:ext="edit" aspectratio="f"/>
                      <v:shape id="Forma libre: forma 21" o:spid="_x0000_s1026" o:spt="100" style="position:absolute;left:118745;top:5189714;height:714375;width:198438;v-text-anchor:middle;" fillcolor="#1F497D [3202]" filled="t" stroked="t" coordsize="125,450" o:gfxdata="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4eZivQAA&#10;ANsAAAAPAAAAAAAAAAEAIAAAACIAAABkcnMvZG93bnJldi54bWxQSwECFAAUAAAACACHTuJAMy8F&#10;njsAAAA5AAAAEAAAAAAAAAABACAAAAAMAQAAZHJzL3NoYXBleG1sLnhtbFBLBQYAAAAABgAGAFsB&#10;AAC2AwAAAAA=&#10;" path="m0,0l41,155,86,309,125,425,125,450,79,311,41,183,7,54,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Forma libre: forma 22" o:spid="_x0000_s1026" o:spt="100" style="position:absolute;left:328295;top:5891389;height:436563;width:187325;v-text-anchor:middle;" fillcolor="#1F497D [3202]" filled="t" stroked="t" coordsize="118,275" o:gfxdata="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aZrjb4A&#10;AADbAAAADwAAAAAAAAABACAAAAAiAAAAZHJzL2Rvd25yZXYueG1sUEsBAhQAFAAAAAgAh07iQDMv&#10;BZ47AAAAOQAAABAAAAAAAAAAAQAgAAAADQEAAGRycy9zaGFwZXhtbC54bWxQSwUGAAAAAAYABgBb&#10;AQAAtwMAAAAA&#10;" path="m0,0l8,20,37,96,69,170,118,275,109,275,61,174,30,100,0,26,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Forma libre: forma 23" o:spid="_x0000_s1026" o:spt="100" style="position:absolute;left:80645;top:5010327;height:192088;width:31750;v-text-anchor:middle;" fillcolor="#1F497D [3202]" filled="t" stroked="t" coordsize="20,121" o:gfxdata="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FwFFr4A&#10;AADbAAAADwAAAAAAAAABACAAAAAiAAAAZHJzL2Rvd25yZXYueG1sUEsBAhQAFAAAAAgAh07iQDMv&#10;BZ47AAAAOQAAABAAAAAAAAAAAQAgAAAADQEAAGRycy9zaGFwZXhtbC54bWxQSwUGAAAAAAYABgBb&#10;AQAAtwMAAAAA&#10;" path="m0,0l16,72,20,121,18,112,0,31,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Forma libre: forma 24" o:spid="_x0000_s1026" o:spt="100" style="position:absolute;left:112395;top:5202414;height:1020763;width:250825;v-text-anchor:middle;" fillcolor="#1F497D [3202]" filled="t" stroked="t" coordsize="158,643" o:gfxdata="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zDMyu8AAAA&#10;2wAAAA8AAAAAAAAAAQAgAAAAIgAAAGRycy9kb3ducmV2LnhtbFBLAQIUABQAAAAIAIdO4kAzLwWe&#10;OwAAADkAAAAQAAAAAAAAAAEAIAAAAAsBAABkcnMvc2hhcGV4bWwueG1sUEsFBgAAAAAGAAYAWwEA&#10;ALUDAAAAAA==&#10;" path="m0,0l11,46,22,129,36,211,55,301,76,389,103,476,123,533,144,588,155,632,158,643,142,608,118,544,95,478,69,391,47,302,29,212,13,107,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Forma libre: forma 25" o:spid="_x0000_s1026" o:spt="100" style="position:absolute;left:375920;top:6215239;height:112713;width:52388;v-text-anchor:middle;" fillcolor="#1F497D [3202]" filled="t" stroked="t" coordsize="33,71" o:gfxdata="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1Fczm/&#10;AAAA2wAAAA8AAAAAAAAAAQAgAAAAIgAAAGRycy9kb3ducmV2LnhtbFBLAQIUABQAAAAIAIdO4kAz&#10;LwWeOwAAADkAAAAQAAAAAAAAAAEAIAAAAA4BAABkcnMvc2hhcGV4bWwueG1sUEsFBgAAAAAGAAYA&#10;WwEAALgDAAAAAA==&#10;" path="m0,0l33,71,24,71,11,36,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Forma libre: forma 26" o:spid="_x0000_s1026" o:spt="100" style="position:absolute;left:106045;top:5124627;height:150813;width:23813;v-text-anchor:middle;" fillcolor="#1F497D [3202]" filled="t" stroked="t" coordsize="15,95" o:gfxdata="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lk3LvQAA&#10;ANsAAAAPAAAAAAAAAAEAIAAAACIAAABkcnMvZG93bnJldi54bWxQSwECFAAUAAAACACHTuJAMy8F&#10;njsAAAA5AAAAEAAAAAAAAAABACAAAAAMAQAAZHJzL3NoYXBleG1sLnhtbFBLBQYAAAAABgAGAFsB&#10;AAC2AwAAAAA=&#10;" path="m0,0l8,37,8,41,15,95,4,49,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Forma libre: forma 27" o:spid="_x0000_s1026" o:spt="100" style="position:absolute;left:317182;top:4649964;height:1241425;width:638175;v-text-anchor:middle;" fillcolor="#1F497D [3202]" filled="t" stroked="t" coordsize="402,782" o:gfxdata="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cR3LS8AAAA&#10;2wAAAA8AAAAAAAAAAQAgAAAAIgAAAGRycy9kb3ducmV2LnhtbFBLAQIUABQAAAAIAIdO4kAzLwWe&#10;OwAAADkAAAAQAAAAAAAAAAEAIAAAAAsBAABkcnMvc2hhcGV4bWwueG1sUEsFBgAAAAAGAAYAWwEA&#10;ALUDAAAAAA==&#10;" path="m402,0l402,1,363,39,325,79,290,121,255,164,211,222,171,284,133,346,100,411,71,478,45,546,27,617,13,689,7,761,7,782,0,765,1,761,7,688,21,616,40,545,66,475,95,409,130,343,167,281,209,220,253,163,287,120,324,78,362,38,402,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Forma libre: forma 28" o:spid="_x0000_s1026" o:spt="100" style="position:absolute;left:317182;top:5904089;height:311150;width:58738;v-text-anchor:middle;" fillcolor="#1F497D [3202]" filled="t" stroked="t" coordsize="37,196" o:gfxdata="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D4gAKugAAANsA&#10;AAAPAAAAAAAAAAEAIAAAACIAAABkcnMvZG93bnJldi54bWxQSwECFAAUAAAACACHTuJAMy8FnjsA&#10;AAA5AAAAEAAAAAAAAAABACAAAAAJAQAAZHJzL3NoYXBleG1sLnhtbFBLBQYAAAAABgAGAFsBAACz&#10;AwAAAAA=&#10;" path="m0,0l6,15,7,18,12,80,21,134,33,188,37,196,22,162,15,146,5,81,1,40,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Forma libre: forma 29" o:spid="_x0000_s1026" o:spt="100" style="position:absolute;left:363220;top:6223177;height:104775;width:49213;v-text-anchor:middle;" fillcolor="#1F497D [3202]" filled="t" stroked="t" coordsize="31,66" o:gfxdata="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qEyvQAA&#10;ANsAAAAPAAAAAAAAAAEAIAAAACIAAABkcnMvZG93bnJldi54bWxQSwECFAAUAAAACACHTuJAMy8F&#10;njsAAAA5AAAAEAAAAAAAAAABACAAAAAMAQAAZHJzL3NoYXBleG1sLnhtbFBLBQYAAAAABgAGAFsB&#10;AAC2AwAAAAA=&#10;" path="m0,0l31,66,24,66,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Forma libre: forma 30" o:spid="_x0000_s1026" o:spt="100" style="position:absolute;left:317182;top:5864402;height:68263;width:11113;v-text-anchor:middle;" fillcolor="#1F497D [3202]" filled="t" stroked="t" coordsize="7,43" o:gfxdata="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0nhym5AAAA2wAA&#10;AA8AAAAAAAAAAQAgAAAAIgAAAGRycy9kb3ducmV2LnhtbFBLAQIUABQAAAAIAIdO4kAzLwWeOwAA&#10;ADkAAAAQAAAAAAAAAAEAIAAAAAgBAABkcnMvc2hhcGV4bWwueG1sUEsFBgAAAAAGAAYAWwEAALID&#10;AAAAAA==&#10;" path="m0,0l7,17,7,43,6,40,0,25,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Forma libre: forma 31" o:spid="_x0000_s1026" o:spt="100" style="position:absolute;left:340995;top:6135864;height:192088;width:73025;v-text-anchor:middle;" fillcolor="#1F497D [3202]" filled="t" stroked="t" coordsize="46,121" o:gfxdata="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S86J+8AAAA&#10;2wAAAA8AAAAAAAAAAQAgAAAAIgAAAGRycy9kb3ducmV2LnhtbFBLAQIUABQAAAAIAIdO4kAzLwWe&#10;OwAAADkAAAAQAAAAAAAAAAEAIAAAAAsBAABkcnMvc2hhcGV4bWwueG1sUEsFBgAAAAAGAAYAWwEA&#10;ALUDAAAAAA==&#10;" path="m0,0l7,16,22,50,33,86,46,121,45,121,14,55,11,44,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group>
                  </v:group>
                </v:group>
              </v:group>
            </w:pict>
          </mc:Fallback>
        </mc:AlternateContent>
      </w:r>
      <w:bookmarkStart w:id="0" w:name="_nqmiesu5ec3d" w:colFirst="0" w:colLast="0"/>
      <w:bookmarkEnd w:id="0"/>
      <w:r>
        <w:drawing>
          <wp:anchor distT="0" distB="0" distL="114300" distR="114300" simplePos="0" relativeHeight="251661312" behindDoc="0" locked="0" layoutInCell="1" allowOverlap="1">
            <wp:simplePos x="0" y="0"/>
            <wp:positionH relativeFrom="column">
              <wp:posOffset>1767205</wp:posOffset>
            </wp:positionH>
            <wp:positionV relativeFrom="paragraph">
              <wp:posOffset>357505</wp:posOffset>
            </wp:positionV>
            <wp:extent cx="3482340" cy="2179320"/>
            <wp:effectExtent l="0" t="0" r="0" b="0"/>
            <wp:wrapNone/>
            <wp:docPr id="55" name="image7.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55" name="image7.jpg" descr="Imagen que contiene interior, mamífero, gato, viendo&#10;&#10;Descripción generada automáticamente"/>
                    <pic:cNvPicPr preferRelativeResize="0"/>
                  </pic:nvPicPr>
                  <pic:blipFill>
                    <a:blip r:embed="rId8"/>
                    <a:srcRect/>
                    <a:stretch>
                      <a:fillRect/>
                    </a:stretch>
                  </pic:blipFill>
                  <pic:spPr>
                    <a:xfrm>
                      <a:off x="0" y="0"/>
                      <a:ext cx="3482340" cy="2179320"/>
                    </a:xfrm>
                    <a:prstGeom prst="rect">
                      <a:avLst/>
                    </a:prstGeom>
                  </pic:spPr>
                </pic:pic>
              </a:graphicData>
            </a:graphic>
          </wp:anchor>
        </w:drawing>
      </w:r>
    </w:p>
    <w:p w14:paraId="3E3D23A9">
      <w:pPr>
        <w:pStyle w:val="2"/>
        <w:bidi w:val="0"/>
      </w:pPr>
      <w:bookmarkStart w:id="1" w:name="_Toc31641"/>
      <w:bookmarkStart w:id="2" w:name="_Toc20004"/>
      <w:r>
        <w:t xml:space="preserve">TALLER </w:t>
      </w:r>
      <w:r>
        <w:rPr>
          <w:lang w:val="es-ES"/>
        </w:rPr>
        <w:t>RESTFUL</w:t>
      </w:r>
      <w:r>
        <w:t xml:space="preserve"> EN </w:t>
      </w:r>
      <w:r>
        <w:rPr>
          <w:lang w:val="es-ES"/>
        </w:rPr>
        <w:t>.NET</w:t>
      </w:r>
      <w:r>
        <w:t xml:space="preserve"> SIN BASE DE DATOS</w:t>
      </w:r>
      <w:bookmarkEnd w:id="1"/>
      <w:bookmarkEnd w:id="2"/>
    </w:p>
    <w:p w14:paraId="1675E693">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TOC \o "1-3" \h \u </w:instrText>
      </w:r>
      <w:r>
        <w:fldChar w:fldCharType="separate"/>
      </w:r>
      <w:r>
        <w:fldChar w:fldCharType="begin"/>
      </w:r>
      <w:r>
        <w:instrText xml:space="preserve"> HYPERLINK \l _Toc31641 </w:instrText>
      </w:r>
      <w:r>
        <w:fldChar w:fldCharType="separate"/>
      </w:r>
      <w:r>
        <w:t xml:space="preserve">TALLER </w:t>
      </w:r>
      <w:r>
        <w:rPr>
          <w:lang w:val="es-ES"/>
        </w:rPr>
        <w:t>RESTFUL</w:t>
      </w:r>
      <w:r>
        <w:t xml:space="preserve"> EN </w:t>
      </w:r>
      <w:r>
        <w:rPr>
          <w:lang w:val="es-ES"/>
        </w:rPr>
        <w:t>.NET</w:t>
      </w:r>
      <w:r>
        <w:t xml:space="preserve"> SIN BASE DE DATOS</w:t>
      </w:r>
      <w:r>
        <w:tab/>
      </w:r>
      <w:r>
        <w:fldChar w:fldCharType="begin"/>
      </w:r>
      <w:r>
        <w:instrText xml:space="preserve"> PAGEREF _Toc31641 \h </w:instrText>
      </w:r>
      <w:r>
        <w:fldChar w:fldCharType="separate"/>
      </w:r>
      <w:r>
        <w:t>1</w:t>
      </w:r>
      <w:r>
        <w:fldChar w:fldCharType="end"/>
      </w:r>
      <w:r>
        <w:fldChar w:fldCharType="end"/>
      </w:r>
    </w:p>
    <w:p w14:paraId="33207061">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_Toc23019 </w:instrText>
      </w:r>
      <w:r>
        <w:fldChar w:fldCharType="separate"/>
      </w:r>
      <w:r>
        <w:t>ÍNDICE DE IMÁGENES</w:t>
      </w:r>
      <w:r>
        <w:tab/>
      </w:r>
      <w:r>
        <w:fldChar w:fldCharType="begin"/>
      </w:r>
      <w:r>
        <w:instrText xml:space="preserve"> PAGEREF _Toc23019 \h </w:instrText>
      </w:r>
      <w:r>
        <w:fldChar w:fldCharType="separate"/>
      </w:r>
      <w:r>
        <w:t>3</w:t>
      </w:r>
      <w:r>
        <w:fldChar w:fldCharType="end"/>
      </w:r>
      <w:r>
        <w:fldChar w:fldCharType="end"/>
      </w:r>
    </w:p>
    <w:p w14:paraId="73FB0B9F">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_Toc26815 </w:instrText>
      </w:r>
      <w:r>
        <w:fldChar w:fldCharType="separate"/>
      </w:r>
      <w:r>
        <w:t>ÍNDICE DE TABLAS</w:t>
      </w:r>
      <w:r>
        <w:tab/>
      </w:r>
      <w:r>
        <w:fldChar w:fldCharType="begin"/>
      </w:r>
      <w:r>
        <w:instrText xml:space="preserve"> PAGEREF _Toc26815 \h </w:instrText>
      </w:r>
      <w:r>
        <w:fldChar w:fldCharType="separate"/>
      </w:r>
      <w:r>
        <w:t>12</w:t>
      </w:r>
      <w:r>
        <w:fldChar w:fldCharType="end"/>
      </w:r>
      <w:r>
        <w:fldChar w:fldCharType="end"/>
      </w:r>
    </w:p>
    <w:p w14:paraId="233DA123">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_Toc12951 </w:instrText>
      </w:r>
      <w:r>
        <w:fldChar w:fldCharType="separate"/>
      </w:r>
      <w:r>
        <w:t>PARTE PRÁCTICA</w:t>
      </w:r>
      <w:r>
        <w:tab/>
      </w:r>
      <w:r>
        <w:fldChar w:fldCharType="begin"/>
      </w:r>
      <w:r>
        <w:instrText xml:space="preserve"> PAGEREF _Toc12951 \h </w:instrText>
      </w:r>
      <w:r>
        <w:fldChar w:fldCharType="separate"/>
      </w:r>
      <w:r>
        <w:t>13</w:t>
      </w:r>
      <w:r>
        <w:fldChar w:fldCharType="end"/>
      </w:r>
      <w:r>
        <w:fldChar w:fldCharType="end"/>
      </w:r>
    </w:p>
    <w:p w14:paraId="0EDF8A73">
      <w:pPr>
        <w:pStyle w:val="20"/>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_Toc22274 </w:instrText>
      </w:r>
      <w:r>
        <w:fldChar w:fldCharType="separate"/>
      </w:r>
      <w:r>
        <w:t>INTRODUCCIÓN</w:t>
      </w:r>
      <w:r>
        <w:tab/>
      </w:r>
      <w:r>
        <w:fldChar w:fldCharType="begin"/>
      </w:r>
      <w:r>
        <w:instrText xml:space="preserve"> PAGEREF _Toc22274 \h </w:instrText>
      </w:r>
      <w:r>
        <w:fldChar w:fldCharType="separate"/>
      </w:r>
      <w:r>
        <w:t>13</w:t>
      </w:r>
      <w:r>
        <w:fldChar w:fldCharType="end"/>
      </w:r>
      <w:r>
        <w:fldChar w:fldCharType="end"/>
      </w:r>
    </w:p>
    <w:p w14:paraId="1D778452">
      <w:pPr>
        <w:pStyle w:val="20"/>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_Toc29978 </w:instrText>
      </w:r>
      <w:r>
        <w:fldChar w:fldCharType="separate"/>
      </w:r>
      <w:r>
        <w:t>OBJETIVOS</w:t>
      </w:r>
      <w:r>
        <w:rPr>
          <w:szCs w:val="40"/>
        </w:rPr>
        <w:t xml:space="preserve"> </w:t>
      </w:r>
      <w:r>
        <w:tab/>
      </w:r>
      <w:r>
        <w:fldChar w:fldCharType="begin"/>
      </w:r>
      <w:r>
        <w:instrText xml:space="preserve"> PAGEREF _Toc29978 \h </w:instrText>
      </w:r>
      <w:r>
        <w:fldChar w:fldCharType="separate"/>
      </w:r>
      <w:r>
        <w:t>13</w:t>
      </w:r>
      <w:r>
        <w:fldChar w:fldCharType="end"/>
      </w:r>
      <w:r>
        <w:fldChar w:fldCharType="end"/>
      </w:r>
    </w:p>
    <w:p w14:paraId="68601FFB">
      <w:pPr>
        <w:pStyle w:val="21"/>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_Toc1338 </w:instrText>
      </w:r>
      <w:r>
        <w:fldChar w:fldCharType="separate"/>
      </w:r>
      <w:r>
        <w:t>OBJETIVO GENERAL</w:t>
      </w:r>
      <w:r>
        <w:tab/>
      </w:r>
      <w:r>
        <w:fldChar w:fldCharType="begin"/>
      </w:r>
      <w:r>
        <w:instrText xml:space="preserve"> PAGEREF _Toc1338 \h </w:instrText>
      </w:r>
      <w:r>
        <w:fldChar w:fldCharType="separate"/>
      </w:r>
      <w:r>
        <w:t>13</w:t>
      </w:r>
      <w:r>
        <w:fldChar w:fldCharType="end"/>
      </w:r>
      <w:r>
        <w:fldChar w:fldCharType="end"/>
      </w:r>
    </w:p>
    <w:p w14:paraId="0A6DD6C8">
      <w:pPr>
        <w:pStyle w:val="21"/>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_Toc12373 </w:instrText>
      </w:r>
      <w:r>
        <w:fldChar w:fldCharType="separate"/>
      </w:r>
      <w:r>
        <w:t>OBJETIVOS ESPECÍFICOS</w:t>
      </w:r>
      <w:r>
        <w:tab/>
      </w:r>
      <w:r>
        <w:fldChar w:fldCharType="begin"/>
      </w:r>
      <w:r>
        <w:instrText xml:space="preserve"> PAGEREF _Toc12373 \h </w:instrText>
      </w:r>
      <w:r>
        <w:fldChar w:fldCharType="separate"/>
      </w:r>
      <w:r>
        <w:t>13</w:t>
      </w:r>
      <w:r>
        <w:fldChar w:fldCharType="end"/>
      </w:r>
      <w:r>
        <w:fldChar w:fldCharType="end"/>
      </w:r>
    </w:p>
    <w:p w14:paraId="40934286">
      <w:pPr>
        <w:pStyle w:val="20"/>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_Toc3200 </w:instrText>
      </w:r>
      <w:r>
        <w:fldChar w:fldCharType="separate"/>
      </w:r>
      <w:r>
        <w:rPr>
          <w:rFonts w:hint="default"/>
          <w:lang w:val="es-EC"/>
        </w:rPr>
        <w:t>HERRAMIENTAS DE DESARROLLO</w:t>
      </w:r>
      <w:r>
        <w:tab/>
      </w:r>
      <w:r>
        <w:fldChar w:fldCharType="begin"/>
      </w:r>
      <w:r>
        <w:instrText xml:space="preserve"> PAGEREF _Toc3200 \h </w:instrText>
      </w:r>
      <w:r>
        <w:fldChar w:fldCharType="separate"/>
      </w:r>
      <w:r>
        <w:t>14</w:t>
      </w:r>
      <w:r>
        <w:fldChar w:fldCharType="end"/>
      </w:r>
      <w:r>
        <w:fldChar w:fldCharType="end"/>
      </w:r>
    </w:p>
    <w:p w14:paraId="5B9A01B5">
      <w:pPr>
        <w:pStyle w:val="21"/>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_Toc20405 </w:instrText>
      </w:r>
      <w:r>
        <w:fldChar w:fldCharType="separate"/>
      </w:r>
      <w:r>
        <w:rPr>
          <w:rFonts w:hint="default"/>
          <w:lang w:val="es-ES"/>
        </w:rPr>
        <w:t>KIT DE</w:t>
      </w:r>
      <w:r>
        <w:rPr>
          <w:rFonts w:hint="default"/>
          <w:lang w:val="es-EC"/>
        </w:rPr>
        <w:t xml:space="preserve"> DESARROLLO </w:t>
      </w:r>
      <w:r>
        <w:rPr>
          <w:rFonts w:hint="default"/>
          <w:lang w:val="es-ES"/>
        </w:rPr>
        <w:t>DE</w:t>
      </w:r>
      <w:r>
        <w:rPr>
          <w:rFonts w:hint="default"/>
          <w:lang w:val="es-EC"/>
        </w:rPr>
        <w:t xml:space="preserve"> </w:t>
      </w:r>
      <w:r>
        <w:rPr>
          <w:rFonts w:hint="default"/>
          <w:lang w:val="es-ES"/>
        </w:rPr>
        <w:t>.NET</w:t>
      </w:r>
      <w:r>
        <w:tab/>
      </w:r>
      <w:r>
        <w:fldChar w:fldCharType="begin"/>
      </w:r>
      <w:r>
        <w:instrText xml:space="preserve"> PAGEREF _Toc20405 \h </w:instrText>
      </w:r>
      <w:r>
        <w:fldChar w:fldCharType="separate"/>
      </w:r>
      <w:r>
        <w:t>14</w:t>
      </w:r>
      <w:r>
        <w:fldChar w:fldCharType="end"/>
      </w:r>
      <w:r>
        <w:fldChar w:fldCharType="end"/>
      </w:r>
    </w:p>
    <w:p w14:paraId="3FCA83E8">
      <w:pPr>
        <w:pStyle w:val="21"/>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_Toc28264 </w:instrText>
      </w:r>
      <w:r>
        <w:fldChar w:fldCharType="separate"/>
      </w:r>
      <w:r>
        <w:rPr>
          <w:rFonts w:hint="default"/>
          <w:lang w:val="es-ES"/>
        </w:rPr>
        <w:t>VISUAL STUDIO PARA</w:t>
      </w:r>
      <w:r>
        <w:rPr>
          <w:rFonts w:hint="default"/>
          <w:lang w:val="es-EC"/>
        </w:rPr>
        <w:t xml:space="preserve"> DESARROLLO </w:t>
      </w:r>
      <w:r>
        <w:rPr>
          <w:rFonts w:hint="default"/>
          <w:lang w:val="es-ES"/>
        </w:rPr>
        <w:t>EN</w:t>
      </w:r>
      <w:r>
        <w:rPr>
          <w:rFonts w:hint="default"/>
          <w:lang w:val="es-EC"/>
        </w:rPr>
        <w:t xml:space="preserve"> </w:t>
      </w:r>
      <w:r>
        <w:rPr>
          <w:rFonts w:hint="default"/>
          <w:lang w:val="es-ES"/>
        </w:rPr>
        <w:t>.NET</w:t>
      </w:r>
      <w:r>
        <w:tab/>
      </w:r>
      <w:r>
        <w:fldChar w:fldCharType="begin"/>
      </w:r>
      <w:r>
        <w:instrText xml:space="preserve"> PAGEREF _Toc28264 \h </w:instrText>
      </w:r>
      <w:r>
        <w:fldChar w:fldCharType="separate"/>
      </w:r>
      <w:r>
        <w:t>14</w:t>
      </w:r>
      <w:r>
        <w:fldChar w:fldCharType="end"/>
      </w:r>
      <w:r>
        <w:fldChar w:fldCharType="end"/>
      </w:r>
    </w:p>
    <w:p w14:paraId="3F7F4901">
      <w:pPr>
        <w:pStyle w:val="20"/>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_Toc19213 </w:instrText>
      </w:r>
      <w:r>
        <w:fldChar w:fldCharType="separate"/>
      </w:r>
      <w:r>
        <w:t>ESTRUCTURA DE PROYECTO</w:t>
      </w:r>
      <w:r>
        <w:tab/>
      </w:r>
      <w:r>
        <w:fldChar w:fldCharType="begin"/>
      </w:r>
      <w:r>
        <w:instrText xml:space="preserve"> PAGEREF _Toc19213 \h </w:instrText>
      </w:r>
      <w:r>
        <w:fldChar w:fldCharType="separate"/>
      </w:r>
      <w:r>
        <w:t>16</w:t>
      </w:r>
      <w:r>
        <w:fldChar w:fldCharType="end"/>
      </w:r>
      <w:r>
        <w:fldChar w:fldCharType="end"/>
      </w:r>
    </w:p>
    <w:p w14:paraId="20021E5E">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_Toc30162 </w:instrText>
      </w:r>
      <w:r>
        <w:fldChar w:fldCharType="separate"/>
      </w:r>
      <w:r>
        <w:t>APLICACIONES SERVIDOR</w:t>
      </w:r>
      <w:r>
        <w:tab/>
      </w:r>
      <w:r>
        <w:fldChar w:fldCharType="begin"/>
      </w:r>
      <w:r>
        <w:instrText xml:space="preserve"> PAGEREF _Toc30162 \h </w:instrText>
      </w:r>
      <w:r>
        <w:fldChar w:fldCharType="separate"/>
      </w:r>
      <w:r>
        <w:t>17</w:t>
      </w:r>
      <w:r>
        <w:fldChar w:fldCharType="end"/>
      </w:r>
      <w:r>
        <w:fldChar w:fldCharType="end"/>
      </w:r>
    </w:p>
    <w:p w14:paraId="5ECE385C">
      <w:pPr>
        <w:pStyle w:val="20"/>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_Toc12946 </w:instrText>
      </w:r>
      <w:r>
        <w:fldChar w:fldCharType="separate"/>
      </w:r>
      <w:r>
        <w:t xml:space="preserve">CREACIÓN DEL </w:t>
      </w:r>
      <w:r>
        <w:rPr>
          <w:rFonts w:hint="default"/>
          <w:lang w:val="es-EC"/>
        </w:rPr>
        <w:t xml:space="preserve">SERVIDOR </w:t>
      </w:r>
      <w:r>
        <w:rPr>
          <w:rFonts w:hint="default"/>
          <w:lang w:val="es-ES"/>
        </w:rPr>
        <w:t>ASP.NET Core 9.0</w:t>
      </w:r>
      <w:r>
        <w:tab/>
      </w:r>
      <w:r>
        <w:fldChar w:fldCharType="begin"/>
      </w:r>
      <w:r>
        <w:instrText xml:space="preserve"> PAGEREF _Toc12946 \h </w:instrText>
      </w:r>
      <w:r>
        <w:fldChar w:fldCharType="separate"/>
      </w:r>
      <w:r>
        <w:t>17</w:t>
      </w:r>
      <w:r>
        <w:fldChar w:fldCharType="end"/>
      </w:r>
      <w:r>
        <w:fldChar w:fldCharType="end"/>
      </w:r>
    </w:p>
    <w:p w14:paraId="230B9AE1">
      <w:pPr>
        <w:pStyle w:val="20"/>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_Toc1946 </w:instrText>
      </w:r>
      <w:r>
        <w:fldChar w:fldCharType="separate"/>
      </w:r>
      <w:r>
        <w:t>CODIFICACIÓN DEL PROYECTO SERVIDOR</w:t>
      </w:r>
      <w:r>
        <w:tab/>
      </w:r>
      <w:r>
        <w:fldChar w:fldCharType="begin"/>
      </w:r>
      <w:r>
        <w:instrText xml:space="preserve"> PAGEREF _Toc1946 \h </w:instrText>
      </w:r>
      <w:r>
        <w:fldChar w:fldCharType="separate"/>
      </w:r>
      <w:r>
        <w:t>18</w:t>
      </w:r>
      <w:r>
        <w:fldChar w:fldCharType="end"/>
      </w:r>
      <w:r>
        <w:fldChar w:fldCharType="end"/>
      </w:r>
    </w:p>
    <w:p w14:paraId="02D9B1A0">
      <w:pPr>
        <w:pStyle w:val="21"/>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_Toc24414 </w:instrText>
      </w:r>
      <w:r>
        <w:fldChar w:fldCharType="separate"/>
      </w:r>
      <w:r>
        <w:t>CREACIÓN DE PAQUETES</w:t>
      </w:r>
      <w:r>
        <w:tab/>
      </w:r>
      <w:r>
        <w:fldChar w:fldCharType="begin"/>
      </w:r>
      <w:r>
        <w:instrText xml:space="preserve"> PAGEREF _Toc24414 \h </w:instrText>
      </w:r>
      <w:r>
        <w:fldChar w:fldCharType="separate"/>
      </w:r>
      <w:r>
        <w:t>18</w:t>
      </w:r>
      <w:r>
        <w:fldChar w:fldCharType="end"/>
      </w:r>
      <w:r>
        <w:fldChar w:fldCharType="end"/>
      </w:r>
    </w:p>
    <w:p w14:paraId="1D66A01E">
      <w:pPr>
        <w:pStyle w:val="21"/>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_Toc10603 </w:instrText>
      </w:r>
      <w:r>
        <w:fldChar w:fldCharType="separate"/>
      </w:r>
      <w:r>
        <w:t>CREACIÓN DE WEBSERVICES</w:t>
      </w:r>
      <w:r>
        <w:tab/>
      </w:r>
      <w:r>
        <w:fldChar w:fldCharType="begin"/>
      </w:r>
      <w:r>
        <w:instrText xml:space="preserve"> PAGEREF _Toc10603 \h </w:instrText>
      </w:r>
      <w:r>
        <w:fldChar w:fldCharType="separate"/>
      </w:r>
      <w:r>
        <w:t>18</w:t>
      </w:r>
      <w:r>
        <w:fldChar w:fldCharType="end"/>
      </w:r>
      <w:r>
        <w:fldChar w:fldCharType="end"/>
      </w:r>
    </w:p>
    <w:p w14:paraId="61A43B6A">
      <w:pPr>
        <w:pStyle w:val="21"/>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_Toc5477 </w:instrText>
      </w:r>
      <w:r>
        <w:fldChar w:fldCharType="separate"/>
      </w:r>
      <w:r>
        <w:t>CREACIÓN DE SERVICIO</w:t>
      </w:r>
      <w:r>
        <w:rPr>
          <w:rFonts w:hint="default"/>
          <w:lang w:val="es-EC"/>
        </w:rPr>
        <w:t>S</w:t>
      </w:r>
      <w:r>
        <w:tab/>
      </w:r>
      <w:r>
        <w:fldChar w:fldCharType="begin"/>
      </w:r>
      <w:r>
        <w:instrText xml:space="preserve"> PAGEREF _Toc5477 \h </w:instrText>
      </w:r>
      <w:r>
        <w:fldChar w:fldCharType="separate"/>
      </w:r>
      <w:r>
        <w:t>20</w:t>
      </w:r>
      <w:r>
        <w:fldChar w:fldCharType="end"/>
      </w:r>
      <w:r>
        <w:fldChar w:fldCharType="end"/>
      </w:r>
    </w:p>
    <w:p w14:paraId="5F75F2B1">
      <w:pPr>
        <w:pStyle w:val="20"/>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_Toc30848 </w:instrText>
      </w:r>
      <w:r>
        <w:fldChar w:fldCharType="separate"/>
      </w:r>
      <w:r>
        <w:rPr>
          <w:rFonts w:hint="default"/>
          <w:lang w:val="es-EC"/>
        </w:rPr>
        <w:t>COMPONENTES DE SEGURIDAD</w:t>
      </w:r>
      <w:r>
        <w:tab/>
      </w:r>
      <w:r>
        <w:fldChar w:fldCharType="begin"/>
      </w:r>
      <w:r>
        <w:instrText xml:space="preserve"> PAGEREF _Toc30848 \h </w:instrText>
      </w:r>
      <w:r>
        <w:fldChar w:fldCharType="separate"/>
      </w:r>
      <w:r>
        <w:t>27</w:t>
      </w:r>
      <w:r>
        <w:fldChar w:fldCharType="end"/>
      </w:r>
      <w:r>
        <w:fldChar w:fldCharType="end"/>
      </w:r>
    </w:p>
    <w:p w14:paraId="406E2D9A">
      <w:pPr>
        <w:pStyle w:val="20"/>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_Toc2504 </w:instrText>
      </w:r>
      <w:r>
        <w:fldChar w:fldCharType="separate"/>
      </w:r>
      <w:r>
        <w:rPr>
          <w:rFonts w:hint="default"/>
          <w:lang w:val="es-EC"/>
        </w:rPr>
        <w:t>CREACION DE UTILIDADES Y MODELOS</w:t>
      </w:r>
      <w:r>
        <w:tab/>
      </w:r>
      <w:r>
        <w:fldChar w:fldCharType="begin"/>
      </w:r>
      <w:r>
        <w:instrText xml:space="preserve"> PAGEREF _Toc2504 \h </w:instrText>
      </w:r>
      <w:r>
        <w:fldChar w:fldCharType="separate"/>
      </w:r>
      <w:r>
        <w:t>29</w:t>
      </w:r>
      <w:r>
        <w:fldChar w:fldCharType="end"/>
      </w:r>
      <w:r>
        <w:fldChar w:fldCharType="end"/>
      </w:r>
    </w:p>
    <w:p w14:paraId="0DDE9E76">
      <w:pPr>
        <w:pStyle w:val="20"/>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_Toc22297 </w:instrText>
      </w:r>
      <w:r>
        <w:fldChar w:fldCharType="separate"/>
      </w:r>
      <w:r>
        <w:t>PRUEBAS DE LOS SERVICIOS</w:t>
      </w:r>
      <w:r>
        <w:tab/>
      </w:r>
      <w:r>
        <w:fldChar w:fldCharType="begin"/>
      </w:r>
      <w:r>
        <w:instrText xml:space="preserve"> PAGEREF _Toc22297 \h </w:instrText>
      </w:r>
      <w:r>
        <w:fldChar w:fldCharType="separate"/>
      </w:r>
      <w:r>
        <w:t>33</w:t>
      </w:r>
      <w:r>
        <w:fldChar w:fldCharType="end"/>
      </w:r>
      <w:r>
        <w:fldChar w:fldCharType="end"/>
      </w:r>
    </w:p>
    <w:p w14:paraId="5CF47B3C">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_Toc6362 </w:instrText>
      </w:r>
      <w:r>
        <w:fldChar w:fldCharType="separate"/>
      </w:r>
      <w:r>
        <w:t>CODIFICACIÓN DE LOS CLIENTES</w:t>
      </w:r>
      <w:r>
        <w:tab/>
      </w:r>
      <w:r>
        <w:fldChar w:fldCharType="begin"/>
      </w:r>
      <w:r>
        <w:instrText xml:space="preserve"> PAGEREF _Toc6362 \h </w:instrText>
      </w:r>
      <w:r>
        <w:fldChar w:fldCharType="separate"/>
      </w:r>
      <w:r>
        <w:t>34</w:t>
      </w:r>
      <w:r>
        <w:fldChar w:fldCharType="end"/>
      </w:r>
      <w:r>
        <w:fldChar w:fldCharType="end"/>
      </w:r>
    </w:p>
    <w:p w14:paraId="412F667A">
      <w:pPr>
        <w:pStyle w:val="20"/>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_Toc3820 </w:instrText>
      </w:r>
      <w:r>
        <w:fldChar w:fldCharType="separate"/>
      </w:r>
      <w:r>
        <w:t>CLIENTE CONSOLA</w:t>
      </w:r>
      <w:r>
        <w:tab/>
      </w:r>
      <w:r>
        <w:fldChar w:fldCharType="begin"/>
      </w:r>
      <w:r>
        <w:instrText xml:space="preserve"> PAGEREF _Toc3820 \h </w:instrText>
      </w:r>
      <w:r>
        <w:fldChar w:fldCharType="separate"/>
      </w:r>
      <w:r>
        <w:t>34</w:t>
      </w:r>
      <w:r>
        <w:fldChar w:fldCharType="end"/>
      </w:r>
      <w:r>
        <w:fldChar w:fldCharType="end"/>
      </w:r>
    </w:p>
    <w:p w14:paraId="2984C8D6">
      <w:pPr>
        <w:pStyle w:val="21"/>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_Toc4451 </w:instrText>
      </w:r>
      <w:r>
        <w:fldChar w:fldCharType="separate"/>
      </w:r>
      <w:r>
        <w:t>CREACIÓN DEL PROYECTO</w:t>
      </w:r>
      <w:r>
        <w:tab/>
      </w:r>
      <w:r>
        <w:fldChar w:fldCharType="begin"/>
      </w:r>
      <w:r>
        <w:instrText xml:space="preserve"> PAGEREF _Toc4451 \h </w:instrText>
      </w:r>
      <w:r>
        <w:fldChar w:fldCharType="separate"/>
      </w:r>
      <w:r>
        <w:t>34</w:t>
      </w:r>
      <w:r>
        <w:fldChar w:fldCharType="end"/>
      </w:r>
      <w:r>
        <w:fldChar w:fldCharType="end"/>
      </w:r>
    </w:p>
    <w:p w14:paraId="13CAF738">
      <w:pPr>
        <w:pStyle w:val="21"/>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_Toc22500 </w:instrText>
      </w:r>
      <w:r>
        <w:fldChar w:fldCharType="separate"/>
      </w:r>
      <w:r>
        <w:t>ESTRUCTURA DEL PROYECTO</w:t>
      </w:r>
      <w:r>
        <w:tab/>
      </w:r>
      <w:r>
        <w:fldChar w:fldCharType="begin"/>
      </w:r>
      <w:r>
        <w:instrText xml:space="preserve"> PAGEREF _Toc22500 \h </w:instrText>
      </w:r>
      <w:r>
        <w:fldChar w:fldCharType="separate"/>
      </w:r>
      <w:r>
        <w:t>35</w:t>
      </w:r>
      <w:r>
        <w:fldChar w:fldCharType="end"/>
      </w:r>
      <w:r>
        <w:fldChar w:fldCharType="end"/>
      </w:r>
    </w:p>
    <w:p w14:paraId="344D8BCC">
      <w:pPr>
        <w:pStyle w:val="20"/>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_Toc26337 </w:instrText>
      </w:r>
      <w:r>
        <w:fldChar w:fldCharType="separate"/>
      </w:r>
      <w:r>
        <w:t>CODIFICACIÓN DEL PROYECTO CLIENTE CONSOLA</w:t>
      </w:r>
      <w:r>
        <w:tab/>
      </w:r>
      <w:r>
        <w:fldChar w:fldCharType="begin"/>
      </w:r>
      <w:r>
        <w:instrText xml:space="preserve"> PAGEREF _Toc26337 \h </w:instrText>
      </w:r>
      <w:r>
        <w:fldChar w:fldCharType="separate"/>
      </w:r>
      <w:r>
        <w:t>35</w:t>
      </w:r>
      <w:r>
        <w:fldChar w:fldCharType="end"/>
      </w:r>
      <w:r>
        <w:fldChar w:fldCharType="end"/>
      </w:r>
    </w:p>
    <w:p w14:paraId="533B13CE">
      <w:pPr>
        <w:pStyle w:val="21"/>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_Toc28122 </w:instrText>
      </w:r>
      <w:r>
        <w:fldChar w:fldCharType="separate"/>
      </w:r>
      <w:r>
        <w:t>CREACIÓN DE MODELOS Y VISTAS</w:t>
      </w:r>
      <w:r>
        <w:tab/>
      </w:r>
      <w:r>
        <w:fldChar w:fldCharType="begin"/>
      </w:r>
      <w:r>
        <w:instrText xml:space="preserve"> PAGEREF _Toc28122 \h </w:instrText>
      </w:r>
      <w:r>
        <w:fldChar w:fldCharType="separate"/>
      </w:r>
      <w:r>
        <w:t>35</w:t>
      </w:r>
      <w:r>
        <w:fldChar w:fldCharType="end"/>
      </w:r>
      <w:r>
        <w:fldChar w:fldCharType="end"/>
      </w:r>
    </w:p>
    <w:p w14:paraId="0C7EC50A">
      <w:pPr>
        <w:pStyle w:val="21"/>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_Toc27345 </w:instrText>
      </w:r>
      <w:r>
        <w:fldChar w:fldCharType="separate"/>
      </w:r>
      <w:r>
        <w:t>EJECUCIÓN DEL CLIENTE DE CONSOLA</w:t>
      </w:r>
      <w:r>
        <w:tab/>
      </w:r>
      <w:r>
        <w:fldChar w:fldCharType="begin"/>
      </w:r>
      <w:r>
        <w:instrText xml:space="preserve"> PAGEREF _Toc27345 \h </w:instrText>
      </w:r>
      <w:r>
        <w:fldChar w:fldCharType="separate"/>
      </w:r>
      <w:r>
        <w:t>56</w:t>
      </w:r>
      <w:r>
        <w:fldChar w:fldCharType="end"/>
      </w:r>
      <w:r>
        <w:fldChar w:fldCharType="end"/>
      </w:r>
    </w:p>
    <w:p w14:paraId="1DCA8E1D">
      <w:pPr>
        <w:pStyle w:val="20"/>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_Toc30009 </w:instrText>
      </w:r>
      <w:r>
        <w:fldChar w:fldCharType="separate"/>
      </w:r>
      <w:r>
        <w:t>CLIENTE ESCRITORIO</w:t>
      </w:r>
      <w:r>
        <w:tab/>
      </w:r>
      <w:r>
        <w:fldChar w:fldCharType="begin"/>
      </w:r>
      <w:r>
        <w:instrText xml:space="preserve"> PAGEREF _Toc30009 \h </w:instrText>
      </w:r>
      <w:r>
        <w:fldChar w:fldCharType="separate"/>
      </w:r>
      <w:r>
        <w:t>58</w:t>
      </w:r>
      <w:r>
        <w:fldChar w:fldCharType="end"/>
      </w:r>
      <w:r>
        <w:fldChar w:fldCharType="end"/>
      </w:r>
    </w:p>
    <w:p w14:paraId="2946CCAF">
      <w:pPr>
        <w:pStyle w:val="21"/>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_Toc27977 </w:instrText>
      </w:r>
      <w:r>
        <w:fldChar w:fldCharType="separate"/>
      </w:r>
      <w:r>
        <w:t>CREACIÓN DEL PROYECTO</w:t>
      </w:r>
      <w:r>
        <w:tab/>
      </w:r>
      <w:r>
        <w:fldChar w:fldCharType="begin"/>
      </w:r>
      <w:r>
        <w:instrText xml:space="preserve"> PAGEREF _Toc27977 \h </w:instrText>
      </w:r>
      <w:r>
        <w:fldChar w:fldCharType="separate"/>
      </w:r>
      <w:r>
        <w:t>58</w:t>
      </w:r>
      <w:r>
        <w:fldChar w:fldCharType="end"/>
      </w:r>
      <w:r>
        <w:fldChar w:fldCharType="end"/>
      </w:r>
    </w:p>
    <w:p w14:paraId="0C10B0D5">
      <w:pPr>
        <w:pStyle w:val="21"/>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_Toc11694 </w:instrText>
      </w:r>
      <w:r>
        <w:fldChar w:fldCharType="separate"/>
      </w:r>
      <w:r>
        <w:t>ESTRUCTURA DEL PROYECTO</w:t>
      </w:r>
      <w:r>
        <w:tab/>
      </w:r>
      <w:r>
        <w:fldChar w:fldCharType="begin"/>
      </w:r>
      <w:r>
        <w:instrText xml:space="preserve"> PAGEREF _Toc11694 \h </w:instrText>
      </w:r>
      <w:r>
        <w:fldChar w:fldCharType="separate"/>
      </w:r>
      <w:r>
        <w:t>58</w:t>
      </w:r>
      <w:r>
        <w:fldChar w:fldCharType="end"/>
      </w:r>
      <w:r>
        <w:fldChar w:fldCharType="end"/>
      </w:r>
    </w:p>
    <w:p w14:paraId="395B54DB">
      <w:pPr>
        <w:pStyle w:val="20"/>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_Toc26481 </w:instrText>
      </w:r>
      <w:r>
        <w:fldChar w:fldCharType="separate"/>
      </w:r>
      <w:r>
        <w:t>CODIFICACIÓN DEL PROYECTO CLIENTE ESCRITORIO</w:t>
      </w:r>
      <w:r>
        <w:tab/>
      </w:r>
      <w:r>
        <w:fldChar w:fldCharType="begin"/>
      </w:r>
      <w:r>
        <w:instrText xml:space="preserve"> PAGEREF _Toc26481 \h </w:instrText>
      </w:r>
      <w:r>
        <w:fldChar w:fldCharType="separate"/>
      </w:r>
      <w:r>
        <w:t>58</w:t>
      </w:r>
      <w:r>
        <w:fldChar w:fldCharType="end"/>
      </w:r>
      <w:r>
        <w:fldChar w:fldCharType="end"/>
      </w:r>
    </w:p>
    <w:p w14:paraId="28ADE59B">
      <w:pPr>
        <w:pStyle w:val="21"/>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_Toc11080 </w:instrText>
      </w:r>
      <w:r>
        <w:fldChar w:fldCharType="separate"/>
      </w:r>
      <w:r>
        <w:t>CREACIÓN DE MODELOS Y VISTAS</w:t>
      </w:r>
      <w:r>
        <w:tab/>
      </w:r>
      <w:r>
        <w:fldChar w:fldCharType="begin"/>
      </w:r>
      <w:r>
        <w:instrText xml:space="preserve"> PAGEREF _Toc11080 \h </w:instrText>
      </w:r>
      <w:r>
        <w:fldChar w:fldCharType="separate"/>
      </w:r>
      <w:r>
        <w:t>58</w:t>
      </w:r>
      <w:r>
        <w:fldChar w:fldCharType="end"/>
      </w:r>
      <w:r>
        <w:fldChar w:fldCharType="end"/>
      </w:r>
    </w:p>
    <w:p w14:paraId="04738813">
      <w:pPr>
        <w:pStyle w:val="21"/>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_Toc9873 </w:instrText>
      </w:r>
      <w:r>
        <w:fldChar w:fldCharType="separate"/>
      </w:r>
      <w:r>
        <w:t>EJECUCIÓN DEL CLIENTE DE CONSOLA</w:t>
      </w:r>
      <w:r>
        <w:tab/>
      </w:r>
      <w:r>
        <w:fldChar w:fldCharType="begin"/>
      </w:r>
      <w:r>
        <w:instrText xml:space="preserve"> PAGEREF _Toc9873 \h </w:instrText>
      </w:r>
      <w:r>
        <w:fldChar w:fldCharType="separate"/>
      </w:r>
      <w:r>
        <w:t>78</w:t>
      </w:r>
      <w:r>
        <w:fldChar w:fldCharType="end"/>
      </w:r>
      <w:r>
        <w:fldChar w:fldCharType="end"/>
      </w:r>
    </w:p>
    <w:p w14:paraId="633754C7">
      <w:pPr>
        <w:pStyle w:val="20"/>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_Toc20924 </w:instrText>
      </w:r>
      <w:r>
        <w:fldChar w:fldCharType="separate"/>
      </w:r>
      <w:r>
        <w:t>CLIENTE WEB</w:t>
      </w:r>
      <w:r>
        <w:tab/>
      </w:r>
      <w:r>
        <w:fldChar w:fldCharType="begin"/>
      </w:r>
      <w:r>
        <w:instrText xml:space="preserve"> PAGEREF _Toc20924 \h </w:instrText>
      </w:r>
      <w:r>
        <w:fldChar w:fldCharType="separate"/>
      </w:r>
      <w:r>
        <w:t>80</w:t>
      </w:r>
      <w:r>
        <w:fldChar w:fldCharType="end"/>
      </w:r>
      <w:r>
        <w:fldChar w:fldCharType="end"/>
      </w:r>
    </w:p>
    <w:p w14:paraId="17FD3670">
      <w:pPr>
        <w:pStyle w:val="21"/>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_Toc25813 </w:instrText>
      </w:r>
      <w:r>
        <w:fldChar w:fldCharType="separate"/>
      </w:r>
      <w:r>
        <w:t>CREACIÓN DEL PROYECTO</w:t>
      </w:r>
      <w:r>
        <w:tab/>
      </w:r>
      <w:r>
        <w:fldChar w:fldCharType="begin"/>
      </w:r>
      <w:r>
        <w:instrText xml:space="preserve"> PAGEREF _Toc25813 \h </w:instrText>
      </w:r>
      <w:r>
        <w:fldChar w:fldCharType="separate"/>
      </w:r>
      <w:r>
        <w:t>80</w:t>
      </w:r>
      <w:r>
        <w:fldChar w:fldCharType="end"/>
      </w:r>
      <w:r>
        <w:fldChar w:fldCharType="end"/>
      </w:r>
    </w:p>
    <w:p w14:paraId="2D385C1D">
      <w:pPr>
        <w:pStyle w:val="21"/>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_Toc27306 </w:instrText>
      </w:r>
      <w:r>
        <w:fldChar w:fldCharType="separate"/>
      </w:r>
      <w:r>
        <w:t>ESTRUCTURA DEL PROYECTO</w:t>
      </w:r>
      <w:r>
        <w:tab/>
      </w:r>
      <w:r>
        <w:fldChar w:fldCharType="begin"/>
      </w:r>
      <w:r>
        <w:instrText xml:space="preserve"> PAGEREF _Toc27306 \h </w:instrText>
      </w:r>
      <w:r>
        <w:fldChar w:fldCharType="separate"/>
      </w:r>
      <w:r>
        <w:t>81</w:t>
      </w:r>
      <w:r>
        <w:fldChar w:fldCharType="end"/>
      </w:r>
      <w:r>
        <w:fldChar w:fldCharType="end"/>
      </w:r>
    </w:p>
    <w:p w14:paraId="32FE0D08">
      <w:pPr>
        <w:pStyle w:val="20"/>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_Toc25851 </w:instrText>
      </w:r>
      <w:r>
        <w:fldChar w:fldCharType="separate"/>
      </w:r>
      <w:r>
        <w:t>CODIFICACIÓN DEL PROYECTO CLIENTE WEB</w:t>
      </w:r>
      <w:r>
        <w:tab/>
      </w:r>
      <w:r>
        <w:fldChar w:fldCharType="begin"/>
      </w:r>
      <w:r>
        <w:instrText xml:space="preserve"> PAGEREF _Toc25851 \h </w:instrText>
      </w:r>
      <w:r>
        <w:fldChar w:fldCharType="separate"/>
      </w:r>
      <w:r>
        <w:t>81</w:t>
      </w:r>
      <w:r>
        <w:fldChar w:fldCharType="end"/>
      </w:r>
      <w:r>
        <w:fldChar w:fldCharType="end"/>
      </w:r>
    </w:p>
    <w:p w14:paraId="701B3DA6">
      <w:pPr>
        <w:pStyle w:val="20"/>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_Toc14093 </w:instrText>
      </w:r>
      <w:r>
        <w:fldChar w:fldCharType="separate"/>
      </w:r>
      <w:r>
        <w:t>CLIENTE MÓVIL</w:t>
      </w:r>
      <w:r>
        <w:tab/>
      </w:r>
      <w:r>
        <w:fldChar w:fldCharType="begin"/>
      </w:r>
      <w:r>
        <w:instrText xml:space="preserve"> PAGEREF _Toc14093 \h </w:instrText>
      </w:r>
      <w:r>
        <w:fldChar w:fldCharType="separate"/>
      </w:r>
      <w:r>
        <w:t>94</w:t>
      </w:r>
      <w:r>
        <w:fldChar w:fldCharType="end"/>
      </w:r>
      <w:r>
        <w:fldChar w:fldCharType="end"/>
      </w:r>
    </w:p>
    <w:p w14:paraId="1BEB2AA7">
      <w:pPr>
        <w:pStyle w:val="21"/>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_Toc4215 </w:instrText>
      </w:r>
      <w:r>
        <w:fldChar w:fldCharType="separate"/>
      </w:r>
      <w:r>
        <w:t>CREACIÓN DEL PROYECTO</w:t>
      </w:r>
      <w:r>
        <w:tab/>
      </w:r>
      <w:r>
        <w:fldChar w:fldCharType="begin"/>
      </w:r>
      <w:r>
        <w:instrText xml:space="preserve"> PAGEREF _Toc4215 \h </w:instrText>
      </w:r>
      <w:r>
        <w:fldChar w:fldCharType="separate"/>
      </w:r>
      <w:r>
        <w:t>94</w:t>
      </w:r>
      <w:r>
        <w:fldChar w:fldCharType="end"/>
      </w:r>
      <w:r>
        <w:fldChar w:fldCharType="end"/>
      </w:r>
    </w:p>
    <w:p w14:paraId="591E133B">
      <w:pPr>
        <w:pStyle w:val="21"/>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_Toc7495 </w:instrText>
      </w:r>
      <w:r>
        <w:fldChar w:fldCharType="separate"/>
      </w:r>
      <w:r>
        <w:t>ESTRUCTURA DEL PROYECTO</w:t>
      </w:r>
      <w:r>
        <w:tab/>
      </w:r>
      <w:r>
        <w:fldChar w:fldCharType="begin"/>
      </w:r>
      <w:r>
        <w:instrText xml:space="preserve"> PAGEREF _Toc7495 \h </w:instrText>
      </w:r>
      <w:r>
        <w:fldChar w:fldCharType="separate"/>
      </w:r>
      <w:r>
        <w:t>95</w:t>
      </w:r>
      <w:r>
        <w:fldChar w:fldCharType="end"/>
      </w:r>
      <w:r>
        <w:fldChar w:fldCharType="end"/>
      </w:r>
    </w:p>
    <w:p w14:paraId="646C730D">
      <w:pPr>
        <w:pStyle w:val="20"/>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_Toc21473 </w:instrText>
      </w:r>
      <w:r>
        <w:fldChar w:fldCharType="separate"/>
      </w:r>
      <w:r>
        <w:t>CODIFICACIÓN DEL PROYECTO CLIENTE MÓVIL</w:t>
      </w:r>
      <w:r>
        <w:tab/>
      </w:r>
      <w:r>
        <w:fldChar w:fldCharType="begin"/>
      </w:r>
      <w:r>
        <w:instrText xml:space="preserve"> PAGEREF _Toc21473 \h </w:instrText>
      </w:r>
      <w:r>
        <w:fldChar w:fldCharType="separate"/>
      </w:r>
      <w:r>
        <w:t>95</w:t>
      </w:r>
      <w:r>
        <w:fldChar w:fldCharType="end"/>
      </w:r>
      <w:r>
        <w:fldChar w:fldCharType="end"/>
      </w:r>
    </w:p>
    <w:p w14:paraId="666F8EA9">
      <w:pPr>
        <w:pStyle w:val="21"/>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_Toc24672 </w:instrText>
      </w:r>
      <w:r>
        <w:fldChar w:fldCharType="separate"/>
      </w:r>
      <w:r>
        <w:rPr>
          <w:rFonts w:hint="default"/>
          <w:lang w:val="es-EC"/>
        </w:rPr>
        <w:t>CONEXIÓN AL SERVIDOR RESTFUL</w:t>
      </w:r>
      <w:r>
        <w:tab/>
      </w:r>
      <w:r>
        <w:fldChar w:fldCharType="begin"/>
      </w:r>
      <w:r>
        <w:instrText xml:space="preserve"> PAGEREF _Toc24672 \h </w:instrText>
      </w:r>
      <w:r>
        <w:fldChar w:fldCharType="separate"/>
      </w:r>
      <w:r>
        <w:t>95</w:t>
      </w:r>
      <w:r>
        <w:fldChar w:fldCharType="end"/>
      </w:r>
      <w:r>
        <w:fldChar w:fldCharType="end"/>
      </w:r>
    </w:p>
    <w:p w14:paraId="3AB44D94">
      <w:pPr>
        <w:pStyle w:val="21"/>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_Toc5031 </w:instrText>
      </w:r>
      <w:r>
        <w:fldChar w:fldCharType="separate"/>
      </w:r>
      <w:r>
        <w:t>EJECUCIÓN DEL CLIENTE DE MÓVIL</w:t>
      </w:r>
      <w:r>
        <w:tab/>
      </w:r>
      <w:r>
        <w:fldChar w:fldCharType="begin"/>
      </w:r>
      <w:r>
        <w:instrText xml:space="preserve"> PAGEREF _Toc5031 \h </w:instrText>
      </w:r>
      <w:r>
        <w:fldChar w:fldCharType="separate"/>
      </w:r>
      <w:r>
        <w:t>105</w:t>
      </w:r>
      <w:r>
        <w:fldChar w:fldCharType="end"/>
      </w:r>
      <w:r>
        <w:fldChar w:fldCharType="end"/>
      </w:r>
    </w:p>
    <w:p w14:paraId="1DFA5259">
      <w:pPr>
        <w:pStyle w:val="21"/>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_Toc29303 </w:instrText>
      </w:r>
      <w:r>
        <w:fldChar w:fldCharType="separate"/>
      </w:r>
      <w:r>
        <w:t>CONCLUSIONES</w:t>
      </w:r>
      <w:r>
        <w:tab/>
      </w:r>
      <w:r>
        <w:fldChar w:fldCharType="begin"/>
      </w:r>
      <w:r>
        <w:instrText xml:space="preserve"> PAGEREF _Toc29303 \h </w:instrText>
      </w:r>
      <w:r>
        <w:fldChar w:fldCharType="separate"/>
      </w:r>
      <w:r>
        <w:t>106</w:t>
      </w:r>
      <w:r>
        <w:fldChar w:fldCharType="end"/>
      </w:r>
      <w:r>
        <w:fldChar w:fldCharType="end"/>
      </w:r>
    </w:p>
    <w:p w14:paraId="2D352AAD">
      <w:pPr>
        <w:pStyle w:val="21"/>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_Toc9036 </w:instrText>
      </w:r>
      <w:r>
        <w:fldChar w:fldCharType="separate"/>
      </w:r>
      <w:r>
        <w:t>RECOMENDACIONES</w:t>
      </w:r>
      <w:r>
        <w:tab/>
      </w:r>
      <w:r>
        <w:fldChar w:fldCharType="begin"/>
      </w:r>
      <w:r>
        <w:instrText xml:space="preserve"> PAGEREF _Toc9036 \h </w:instrText>
      </w:r>
      <w:r>
        <w:fldChar w:fldCharType="separate"/>
      </w:r>
      <w:r>
        <w:t>106</w:t>
      </w:r>
      <w:r>
        <w:fldChar w:fldCharType="end"/>
      </w:r>
      <w:r>
        <w:fldChar w:fldCharType="end"/>
      </w:r>
    </w:p>
    <w:p w14:paraId="50AFC8AA">
      <w:pPr>
        <w:keepNext w:val="0"/>
        <w:keepLines w:val="0"/>
        <w:pageBreakBefore w:val="0"/>
        <w:widowControl w:val="0"/>
        <w:tabs>
          <w:tab w:val="right" w:leader="dot" w:pos="12000"/>
        </w:tabs>
        <w:kinsoku/>
        <w:wordWrap/>
        <w:overflowPunct/>
        <w:topLinePunct w:val="0"/>
        <w:autoSpaceDE/>
        <w:autoSpaceDN/>
        <w:bidi w:val="0"/>
        <w:adjustRightInd/>
        <w:snapToGrid/>
        <w:spacing w:before="0" w:after="0" w:line="240" w:lineRule="auto"/>
        <w:jc w:val="left"/>
        <w:textAlignment w:val="auto"/>
      </w:pPr>
      <w:r>
        <w:fldChar w:fldCharType="end"/>
      </w:r>
    </w:p>
    <w:p w14:paraId="7F5EC1A6">
      <w:pPr>
        <w:pStyle w:val="2"/>
        <w:bidi w:val="0"/>
      </w:pPr>
      <w:bookmarkStart w:id="3" w:name="_Toc23019"/>
      <w:bookmarkStart w:id="4" w:name="_Toc10014"/>
      <w:r>
        <w:t>ÍNDICE DE IMÁGENES</w:t>
      </w:r>
      <w:bookmarkEnd w:id="3"/>
      <w:bookmarkEnd w:id="4"/>
    </w:p>
    <w:p w14:paraId="13796D98">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TOC \f \t "Heading 4,1" \h \u </w:instrText>
      </w:r>
      <w:r>
        <w:fldChar w:fldCharType="separate"/>
      </w:r>
      <w:r>
        <w:fldChar w:fldCharType="begin"/>
      </w:r>
      <w:r>
        <w:instrText xml:space="preserve"> HYPERLINK \l _Toc16247 </w:instrText>
      </w:r>
      <w:r>
        <w:fldChar w:fldCharType="separate"/>
      </w:r>
      <w:r>
        <w:t xml:space="preserve">Figura </w:t>
      </w:r>
      <w:r>
        <w:rPr>
          <w:rFonts w:hint="default"/>
          <w:lang w:val="es-ES"/>
        </w:rPr>
        <w:t>1</w:t>
      </w:r>
      <w:r>
        <w:t xml:space="preserve">. </w:t>
      </w:r>
      <w:r>
        <w:rPr>
          <w:rFonts w:hint="default"/>
          <w:lang w:val="es-ES"/>
        </w:rPr>
        <w:t>Instalador VIsual Studio</w:t>
      </w:r>
      <w:r>
        <w:tab/>
      </w:r>
      <w:r>
        <w:fldChar w:fldCharType="begin"/>
      </w:r>
      <w:r>
        <w:instrText xml:space="preserve"> PAGEREF _Toc16247 \h </w:instrText>
      </w:r>
      <w:r>
        <w:fldChar w:fldCharType="separate"/>
      </w:r>
      <w:r>
        <w:t>8</w:t>
      </w:r>
      <w:r>
        <w:fldChar w:fldCharType="end"/>
      </w:r>
      <w:r>
        <w:fldChar w:fldCharType="end"/>
      </w:r>
    </w:p>
    <w:p w14:paraId="1C66FCA2">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_Toc8389 </w:instrText>
      </w:r>
      <w:r>
        <w:fldChar w:fldCharType="separate"/>
      </w:r>
      <w:r>
        <w:t xml:space="preserve">Figura </w:t>
      </w:r>
      <w:r>
        <w:rPr>
          <w:rFonts w:hint="default"/>
          <w:lang w:val="en-US"/>
        </w:rPr>
        <w:t>2</w:t>
      </w:r>
      <w:r>
        <w:t xml:space="preserve">. </w:t>
      </w:r>
      <w:r>
        <w:rPr>
          <w:lang w:val="en-US"/>
        </w:rPr>
        <w:t>Selección</w:t>
      </w:r>
      <w:r>
        <w:rPr>
          <w:rFonts w:hint="default"/>
          <w:lang w:val="en-US"/>
        </w:rPr>
        <w:t xml:space="preserve"> de servicios para .NET en Visual Studio en Carga de Trabajo</w:t>
      </w:r>
      <w:r>
        <w:tab/>
      </w:r>
      <w:r>
        <w:fldChar w:fldCharType="begin"/>
      </w:r>
      <w:r>
        <w:instrText xml:space="preserve"> PAGEREF _Toc8389 \h </w:instrText>
      </w:r>
      <w:r>
        <w:fldChar w:fldCharType="separate"/>
      </w:r>
      <w:r>
        <w:t>9</w:t>
      </w:r>
      <w:r>
        <w:fldChar w:fldCharType="end"/>
      </w:r>
      <w:r>
        <w:fldChar w:fldCharType="end"/>
      </w:r>
    </w:p>
    <w:p w14:paraId="71E8D5BE">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_Toc10792 </w:instrText>
      </w:r>
      <w:r>
        <w:fldChar w:fldCharType="separate"/>
      </w:r>
      <w:r>
        <w:t xml:space="preserve">Figura </w:t>
      </w:r>
      <w:r>
        <w:rPr>
          <w:rFonts w:hint="default"/>
          <w:lang w:val="en-US"/>
        </w:rPr>
        <w:t>3</w:t>
      </w:r>
      <w:r>
        <w:t xml:space="preserve">. </w:t>
      </w:r>
      <w:r>
        <w:rPr>
          <w:lang w:val="en-US"/>
        </w:rPr>
        <w:t>Selección</w:t>
      </w:r>
      <w:r>
        <w:rPr>
          <w:rFonts w:hint="default"/>
          <w:lang w:val="en-US"/>
        </w:rPr>
        <w:t xml:space="preserve"> de servicios para .NET en Visual Studio en Componentes individuale</w:t>
      </w:r>
      <w:r>
        <w:rPr>
          <w:rFonts w:hint="default"/>
          <w:lang w:val="es-EC"/>
        </w:rPr>
        <w:t>s</w:t>
      </w:r>
      <w:r>
        <w:tab/>
      </w:r>
      <w:r>
        <w:fldChar w:fldCharType="begin"/>
      </w:r>
      <w:r>
        <w:instrText xml:space="preserve"> PAGEREF _Toc10792 \h </w:instrText>
      </w:r>
      <w:r>
        <w:fldChar w:fldCharType="separate"/>
      </w:r>
      <w:r>
        <w:t>9</w:t>
      </w:r>
      <w:r>
        <w:fldChar w:fldCharType="end"/>
      </w:r>
      <w:r>
        <w:fldChar w:fldCharType="end"/>
      </w:r>
    </w:p>
    <w:p w14:paraId="3CA0B7F0">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_Toc1160 </w:instrText>
      </w:r>
      <w:r>
        <w:fldChar w:fldCharType="separate"/>
      </w:r>
      <w:r>
        <w:t xml:space="preserve">Figura </w:t>
      </w:r>
      <w:r>
        <w:rPr>
          <w:rFonts w:hint="default"/>
          <w:lang w:val="es-EC"/>
        </w:rPr>
        <w:t>4</w:t>
      </w:r>
      <w:r>
        <w:t>. Creación de la carpeta raíz</w:t>
      </w:r>
      <w:r>
        <w:tab/>
      </w:r>
      <w:r>
        <w:fldChar w:fldCharType="begin"/>
      </w:r>
      <w:r>
        <w:instrText xml:space="preserve"> PAGEREF _Toc1160 \h </w:instrText>
      </w:r>
      <w:r>
        <w:fldChar w:fldCharType="separate"/>
      </w:r>
      <w:r>
        <w:t>9</w:t>
      </w:r>
      <w:r>
        <w:fldChar w:fldCharType="end"/>
      </w:r>
      <w:r>
        <w:fldChar w:fldCharType="end"/>
      </w:r>
    </w:p>
    <w:p w14:paraId="03B534EE">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_Toc22141 </w:instrText>
      </w:r>
      <w:r>
        <w:fldChar w:fldCharType="separate"/>
      </w:r>
      <w:r>
        <w:t xml:space="preserve">Figura </w:t>
      </w:r>
      <w:r>
        <w:rPr>
          <w:rFonts w:hint="default"/>
          <w:lang w:val="es-EC"/>
        </w:rPr>
        <w:t>5</w:t>
      </w:r>
      <w:r>
        <w:t>. Estructura inicial del proyecto</w:t>
      </w:r>
      <w:r>
        <w:tab/>
      </w:r>
      <w:r>
        <w:fldChar w:fldCharType="begin"/>
      </w:r>
      <w:r>
        <w:instrText xml:space="preserve"> PAGEREF _Toc22141 \h </w:instrText>
      </w:r>
      <w:r>
        <w:fldChar w:fldCharType="separate"/>
      </w:r>
      <w:r>
        <w:t>9</w:t>
      </w:r>
      <w:r>
        <w:fldChar w:fldCharType="end"/>
      </w:r>
      <w:r>
        <w:fldChar w:fldCharType="end"/>
      </w:r>
    </w:p>
    <w:p w14:paraId="5AAE19EB">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_Toc12113 </w:instrText>
      </w:r>
      <w:r>
        <w:fldChar w:fldCharType="separate"/>
      </w:r>
      <w:r>
        <w:t xml:space="preserve">Figura </w:t>
      </w:r>
      <w:r>
        <w:rPr>
          <w:rFonts w:hint="default"/>
          <w:lang w:val="es-EC"/>
        </w:rPr>
        <w:t>6</w:t>
      </w:r>
      <w:r>
        <w:t xml:space="preserve">. </w:t>
      </w:r>
      <w:r>
        <w:rPr>
          <w:rFonts w:hint="default"/>
          <w:lang w:val="es-EC"/>
        </w:rPr>
        <w:t>Ventana de selección del servidor</w:t>
      </w:r>
      <w:r>
        <w:tab/>
      </w:r>
      <w:r>
        <w:fldChar w:fldCharType="begin"/>
      </w:r>
      <w:r>
        <w:instrText xml:space="preserve"> PAGEREF _Toc12113 \h </w:instrText>
      </w:r>
      <w:r>
        <w:fldChar w:fldCharType="separate"/>
      </w:r>
      <w:r>
        <w:t>10</w:t>
      </w:r>
      <w:r>
        <w:fldChar w:fldCharType="end"/>
      </w:r>
      <w:r>
        <w:fldChar w:fldCharType="end"/>
      </w:r>
    </w:p>
    <w:p w14:paraId="1D63B892">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_Toc8936 </w:instrText>
      </w:r>
      <w:r>
        <w:fldChar w:fldCharType="separate"/>
      </w:r>
      <w:r>
        <w:t xml:space="preserve">Figura </w:t>
      </w:r>
      <w:r>
        <w:rPr>
          <w:rFonts w:hint="default"/>
          <w:lang w:val="es-EC"/>
        </w:rPr>
        <w:t>7</w:t>
      </w:r>
      <w:r>
        <w:t xml:space="preserve">. </w:t>
      </w:r>
      <w:r>
        <w:rPr>
          <w:rFonts w:hint="default"/>
          <w:lang w:val="es-EC"/>
        </w:rPr>
        <w:t xml:space="preserve">Ventana para configurar la ubicación de </w:t>
      </w:r>
      <w:r>
        <w:rPr>
          <w:rFonts w:hint="default"/>
          <w:lang w:val="es-ES"/>
        </w:rPr>
        <w:t>ASP.NET Core 9.0</w:t>
      </w:r>
      <w:r>
        <w:tab/>
      </w:r>
      <w:r>
        <w:fldChar w:fldCharType="begin"/>
      </w:r>
      <w:r>
        <w:instrText xml:space="preserve"> PAGEREF _Toc8936 \h </w:instrText>
      </w:r>
      <w:r>
        <w:fldChar w:fldCharType="separate"/>
      </w:r>
      <w:r>
        <w:t>11</w:t>
      </w:r>
      <w:r>
        <w:fldChar w:fldCharType="end"/>
      </w:r>
      <w:r>
        <w:fldChar w:fldCharType="end"/>
      </w:r>
    </w:p>
    <w:p w14:paraId="0C4C8EAE">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_Toc20320 </w:instrText>
      </w:r>
      <w:r>
        <w:fldChar w:fldCharType="separate"/>
      </w:r>
      <w:r>
        <w:t xml:space="preserve">Figura </w:t>
      </w:r>
      <w:r>
        <w:rPr>
          <w:rFonts w:hint="default"/>
          <w:lang w:val="es-EC"/>
        </w:rPr>
        <w:t>8</w:t>
      </w:r>
      <w:r>
        <w:t xml:space="preserve">. Estructura de paquetes - Servidor </w:t>
      </w:r>
      <w:r>
        <w:rPr>
          <w:lang w:val="es-ES"/>
        </w:rPr>
        <w:t>RESTFUL</w:t>
      </w:r>
      <w:r>
        <w:tab/>
      </w:r>
      <w:r>
        <w:fldChar w:fldCharType="begin"/>
      </w:r>
      <w:r>
        <w:instrText xml:space="preserve"> PAGEREF _Toc20320 \h </w:instrText>
      </w:r>
      <w:r>
        <w:fldChar w:fldCharType="separate"/>
      </w:r>
      <w:r>
        <w:t>11</w:t>
      </w:r>
      <w:r>
        <w:fldChar w:fldCharType="end"/>
      </w:r>
      <w:r>
        <w:fldChar w:fldCharType="end"/>
      </w:r>
    </w:p>
    <w:p w14:paraId="62BAD260">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_Toc28662 </w:instrText>
      </w:r>
      <w:r>
        <w:fldChar w:fldCharType="separate"/>
      </w:r>
      <w:r>
        <w:t xml:space="preserve">Figura </w:t>
      </w:r>
      <w:r>
        <w:rPr>
          <w:rFonts w:hint="default"/>
          <w:lang w:val="es-EC"/>
        </w:rPr>
        <w:t>9</w:t>
      </w:r>
      <w:r>
        <w:t>. Estructura de paquetes - servicios</w:t>
      </w:r>
      <w:r>
        <w:tab/>
      </w:r>
      <w:r>
        <w:fldChar w:fldCharType="begin"/>
      </w:r>
      <w:r>
        <w:instrText xml:space="preserve"> PAGEREF _Toc28662 \h </w:instrText>
      </w:r>
      <w:r>
        <w:fldChar w:fldCharType="separate"/>
      </w:r>
      <w:r>
        <w:t>13</w:t>
      </w:r>
      <w:r>
        <w:fldChar w:fldCharType="end"/>
      </w:r>
      <w:r>
        <w:fldChar w:fldCharType="end"/>
      </w:r>
    </w:p>
    <w:p w14:paraId="573E0301">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_Toc10536 </w:instrText>
      </w:r>
      <w:r>
        <w:fldChar w:fldCharType="separate"/>
      </w:r>
      <w:r>
        <w:t xml:space="preserve">Figura </w:t>
      </w:r>
      <w:r>
        <w:rPr>
          <w:rFonts w:hint="default"/>
          <w:lang w:val="es-EC"/>
        </w:rPr>
        <w:t>10</w:t>
      </w:r>
      <w:r>
        <w:t xml:space="preserve">. </w:t>
      </w:r>
      <w:r>
        <w:rPr>
          <w:rFonts w:hint="default"/>
          <w:lang w:val="es-EC"/>
        </w:rPr>
        <w:t>Estructura de Paquetes - Modelos</w:t>
      </w:r>
      <w:r>
        <w:tab/>
      </w:r>
      <w:r>
        <w:fldChar w:fldCharType="begin"/>
      </w:r>
      <w:r>
        <w:instrText xml:space="preserve"> PAGEREF _Toc10536 \h </w:instrText>
      </w:r>
      <w:r>
        <w:fldChar w:fldCharType="separate"/>
      </w:r>
      <w:r>
        <w:t>23</w:t>
      </w:r>
      <w:r>
        <w:fldChar w:fldCharType="end"/>
      </w:r>
      <w:r>
        <w:fldChar w:fldCharType="end"/>
      </w:r>
    </w:p>
    <w:p w14:paraId="6344FF5F">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_Toc17893 </w:instrText>
      </w:r>
      <w:r>
        <w:fldChar w:fldCharType="separate"/>
      </w:r>
      <w:r>
        <w:t xml:space="preserve">Figura </w:t>
      </w:r>
      <w:r>
        <w:rPr>
          <w:rFonts w:hint="default"/>
          <w:lang w:val="es-EC"/>
        </w:rPr>
        <w:t>11</w:t>
      </w:r>
      <w:r>
        <w:t xml:space="preserve">. </w:t>
      </w:r>
      <w:r>
        <w:rPr>
          <w:rFonts w:hint="default"/>
          <w:lang w:val="es-ES"/>
        </w:rPr>
        <w:t>Servicio desplegado</w:t>
      </w:r>
      <w:r>
        <w:tab/>
      </w:r>
      <w:r>
        <w:fldChar w:fldCharType="begin"/>
      </w:r>
      <w:r>
        <w:instrText xml:space="preserve"> PAGEREF _Toc17893 \h </w:instrText>
      </w:r>
      <w:r>
        <w:fldChar w:fldCharType="separate"/>
      </w:r>
      <w:r>
        <w:t>26</w:t>
      </w:r>
      <w:r>
        <w:fldChar w:fldCharType="end"/>
      </w:r>
      <w:r>
        <w:fldChar w:fldCharType="end"/>
      </w:r>
    </w:p>
    <w:p w14:paraId="00B77D39">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_Toc2855 </w:instrText>
      </w:r>
      <w:r>
        <w:fldChar w:fldCharType="separate"/>
      </w:r>
      <w:r>
        <w:t xml:space="preserve">Figura </w:t>
      </w:r>
      <w:r>
        <w:rPr>
          <w:rFonts w:hint="default"/>
          <w:lang w:val="es-ES"/>
        </w:rPr>
        <w:t>1</w:t>
      </w:r>
      <w:r>
        <w:rPr>
          <w:rFonts w:hint="default"/>
          <w:lang w:val="es-EC"/>
        </w:rPr>
        <w:t>2</w:t>
      </w:r>
      <w:r>
        <w:t xml:space="preserve">. Prueba </w:t>
      </w:r>
      <w:r>
        <w:rPr>
          <w:rFonts w:hint="default"/>
          <w:lang w:val="es-EC"/>
        </w:rPr>
        <w:t>1</w:t>
      </w:r>
      <w:r>
        <w:t xml:space="preserve">: </w:t>
      </w:r>
      <w:r>
        <w:rPr>
          <w:rFonts w:hint="default"/>
          <w:lang w:val="es-EC"/>
        </w:rPr>
        <w:t>Login</w:t>
      </w:r>
      <w:r>
        <w:tab/>
      </w:r>
      <w:r>
        <w:fldChar w:fldCharType="begin"/>
      </w:r>
      <w:r>
        <w:instrText xml:space="preserve"> PAGEREF _Toc2855 \h </w:instrText>
      </w:r>
      <w:r>
        <w:fldChar w:fldCharType="separate"/>
      </w:r>
      <w:r>
        <w:t>26</w:t>
      </w:r>
      <w:r>
        <w:fldChar w:fldCharType="end"/>
      </w:r>
      <w:r>
        <w:fldChar w:fldCharType="end"/>
      </w:r>
    </w:p>
    <w:p w14:paraId="23357C0E">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_Toc19365 </w:instrText>
      </w:r>
      <w:r>
        <w:fldChar w:fldCharType="separate"/>
      </w:r>
      <w:r>
        <w:t xml:space="preserve">Figura </w:t>
      </w:r>
      <w:r>
        <w:rPr>
          <w:rFonts w:hint="default"/>
          <w:lang w:val="es-ES"/>
        </w:rPr>
        <w:t>1</w:t>
      </w:r>
      <w:r>
        <w:rPr>
          <w:rFonts w:hint="default"/>
          <w:lang w:val="es-EC"/>
        </w:rPr>
        <w:t>3</w:t>
      </w:r>
      <w:r>
        <w:t xml:space="preserve">. Prueba </w:t>
      </w:r>
      <w:r>
        <w:rPr>
          <w:rFonts w:hint="default"/>
          <w:lang w:val="es-EC"/>
        </w:rPr>
        <w:t>2</w:t>
      </w:r>
      <w:r>
        <w:t xml:space="preserve">: </w:t>
      </w:r>
      <w:r>
        <w:rPr>
          <w:rFonts w:hint="default"/>
          <w:lang w:val="es-EC"/>
        </w:rPr>
        <w:t>Convertir Longitud</w:t>
      </w:r>
      <w:r>
        <w:tab/>
      </w:r>
      <w:r>
        <w:fldChar w:fldCharType="begin"/>
      </w:r>
      <w:r>
        <w:instrText xml:space="preserve"> PAGEREF _Toc19365 \h </w:instrText>
      </w:r>
      <w:r>
        <w:fldChar w:fldCharType="separate"/>
      </w:r>
      <w:r>
        <w:t>26</w:t>
      </w:r>
      <w:r>
        <w:fldChar w:fldCharType="end"/>
      </w:r>
      <w:r>
        <w:fldChar w:fldCharType="end"/>
      </w:r>
    </w:p>
    <w:p w14:paraId="44FC2674">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_Toc29004 </w:instrText>
      </w:r>
      <w:r>
        <w:fldChar w:fldCharType="separate"/>
      </w:r>
      <w:r>
        <w:t xml:space="preserve">Figura </w:t>
      </w:r>
      <w:r>
        <w:rPr>
          <w:rFonts w:hint="default"/>
          <w:lang w:val="es-ES"/>
        </w:rPr>
        <w:t>1</w:t>
      </w:r>
      <w:r>
        <w:rPr>
          <w:rFonts w:hint="default"/>
          <w:lang w:val="es-EC"/>
        </w:rPr>
        <w:t>4</w:t>
      </w:r>
      <w:r>
        <w:t xml:space="preserve">. Prueba </w:t>
      </w:r>
      <w:r>
        <w:rPr>
          <w:rFonts w:hint="default"/>
          <w:lang w:val="es-EC"/>
        </w:rPr>
        <w:t>3</w:t>
      </w:r>
      <w:r>
        <w:t xml:space="preserve">: </w:t>
      </w:r>
      <w:r>
        <w:rPr>
          <w:rFonts w:hint="default"/>
          <w:lang w:val="es-EC"/>
        </w:rPr>
        <w:t>Convertir Masa</w:t>
      </w:r>
      <w:r>
        <w:tab/>
      </w:r>
      <w:r>
        <w:fldChar w:fldCharType="begin"/>
      </w:r>
      <w:r>
        <w:instrText xml:space="preserve"> PAGEREF _Toc29004 \h </w:instrText>
      </w:r>
      <w:r>
        <w:fldChar w:fldCharType="separate"/>
      </w:r>
      <w:r>
        <w:t>27</w:t>
      </w:r>
      <w:r>
        <w:fldChar w:fldCharType="end"/>
      </w:r>
      <w:r>
        <w:fldChar w:fldCharType="end"/>
      </w:r>
    </w:p>
    <w:p w14:paraId="3F6DFA47">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_Toc17190 </w:instrText>
      </w:r>
      <w:r>
        <w:fldChar w:fldCharType="separate"/>
      </w:r>
      <w:r>
        <w:t xml:space="preserve">Figura </w:t>
      </w:r>
      <w:r>
        <w:rPr>
          <w:rFonts w:hint="default"/>
          <w:lang w:val="es-ES"/>
        </w:rPr>
        <w:t>1</w:t>
      </w:r>
      <w:r>
        <w:rPr>
          <w:rFonts w:hint="default"/>
          <w:lang w:val="es-EC"/>
        </w:rPr>
        <w:t>5</w:t>
      </w:r>
      <w:r>
        <w:t xml:space="preserve">. Prueba </w:t>
      </w:r>
      <w:r>
        <w:rPr>
          <w:rFonts w:hint="default"/>
          <w:lang w:val="es-EC"/>
        </w:rPr>
        <w:t>4</w:t>
      </w:r>
      <w:r>
        <w:t xml:space="preserve">: </w:t>
      </w:r>
      <w:r>
        <w:rPr>
          <w:rFonts w:hint="default"/>
          <w:lang w:val="es-EC"/>
        </w:rPr>
        <w:t>Convertir Temperatura</w:t>
      </w:r>
      <w:r>
        <w:tab/>
      </w:r>
      <w:r>
        <w:fldChar w:fldCharType="begin"/>
      </w:r>
      <w:r>
        <w:instrText xml:space="preserve"> PAGEREF _Toc17190 \h </w:instrText>
      </w:r>
      <w:r>
        <w:fldChar w:fldCharType="separate"/>
      </w:r>
      <w:r>
        <w:t>27</w:t>
      </w:r>
      <w:r>
        <w:fldChar w:fldCharType="end"/>
      </w:r>
      <w:r>
        <w:fldChar w:fldCharType="end"/>
      </w:r>
    </w:p>
    <w:p w14:paraId="1D37D4F6">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_Toc23705 </w:instrText>
      </w:r>
      <w:r>
        <w:fldChar w:fldCharType="separate"/>
      </w:r>
      <w:r>
        <w:t xml:space="preserve">Figura </w:t>
      </w:r>
      <w:r>
        <w:rPr>
          <w:rFonts w:hint="default"/>
          <w:lang w:val="es-EC"/>
        </w:rPr>
        <w:t>16</w:t>
      </w:r>
      <w:r>
        <w:t>. Creación del proyecto - Cliente consola</w:t>
      </w:r>
      <w:r>
        <w:tab/>
      </w:r>
      <w:r>
        <w:fldChar w:fldCharType="begin"/>
      </w:r>
      <w:r>
        <w:instrText xml:space="preserve"> PAGEREF _Toc23705 \h </w:instrText>
      </w:r>
      <w:r>
        <w:fldChar w:fldCharType="separate"/>
      </w:r>
      <w:r>
        <w:t>28</w:t>
      </w:r>
      <w:r>
        <w:fldChar w:fldCharType="end"/>
      </w:r>
      <w:r>
        <w:fldChar w:fldCharType="end"/>
      </w:r>
    </w:p>
    <w:p w14:paraId="7BF46C9F">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_Toc7401 </w:instrText>
      </w:r>
      <w:r>
        <w:fldChar w:fldCharType="separate"/>
      </w:r>
      <w:r>
        <w:t xml:space="preserve">Figura </w:t>
      </w:r>
      <w:r>
        <w:rPr>
          <w:rFonts w:hint="default"/>
          <w:lang w:val="es-EC"/>
        </w:rPr>
        <w:t>17</w:t>
      </w:r>
      <w:r>
        <w:t>. Estructura del proyecto - Cliente consola</w:t>
      </w:r>
      <w:r>
        <w:tab/>
      </w:r>
      <w:r>
        <w:fldChar w:fldCharType="begin"/>
      </w:r>
      <w:r>
        <w:instrText xml:space="preserve"> PAGEREF _Toc7401 \h </w:instrText>
      </w:r>
      <w:r>
        <w:fldChar w:fldCharType="separate"/>
      </w:r>
      <w:r>
        <w:t>28</w:t>
      </w:r>
      <w:r>
        <w:fldChar w:fldCharType="end"/>
      </w:r>
      <w:r>
        <w:fldChar w:fldCharType="end"/>
      </w:r>
    </w:p>
    <w:p w14:paraId="6FB8A5D3">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_Toc18673 </w:instrText>
      </w:r>
      <w:r>
        <w:fldChar w:fldCharType="separate"/>
      </w:r>
      <w:r>
        <w:t xml:space="preserve">Figura </w:t>
      </w:r>
      <w:r>
        <w:rPr>
          <w:rFonts w:hint="default"/>
          <w:lang w:val="es-EC"/>
        </w:rPr>
        <w:t>18</w:t>
      </w:r>
      <w:r>
        <w:t>. Creación de modelos- Cliente consola</w:t>
      </w:r>
      <w:r>
        <w:tab/>
      </w:r>
      <w:r>
        <w:fldChar w:fldCharType="begin"/>
      </w:r>
      <w:r>
        <w:instrText xml:space="preserve"> PAGEREF _Toc18673 \h </w:instrText>
      </w:r>
      <w:r>
        <w:fldChar w:fldCharType="separate"/>
      </w:r>
      <w:r>
        <w:t>28</w:t>
      </w:r>
      <w:r>
        <w:fldChar w:fldCharType="end"/>
      </w:r>
      <w:r>
        <w:fldChar w:fldCharType="end"/>
      </w:r>
    </w:p>
    <w:p w14:paraId="148D3B43">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_Toc1312 </w:instrText>
      </w:r>
      <w:r>
        <w:fldChar w:fldCharType="separate"/>
      </w:r>
      <w:r>
        <w:t xml:space="preserve">Figura </w:t>
      </w:r>
      <w:r>
        <w:rPr>
          <w:rFonts w:hint="default"/>
          <w:lang w:val="es-EC"/>
        </w:rPr>
        <w:t>19</w:t>
      </w:r>
      <w:r>
        <w:t xml:space="preserve">. Creación de </w:t>
      </w:r>
      <w:r>
        <w:rPr>
          <w:rFonts w:hint="default"/>
          <w:lang w:val="es-EC"/>
        </w:rPr>
        <w:t>vistas</w:t>
      </w:r>
      <w:r>
        <w:t>- Cliente consol</w:t>
      </w:r>
      <w:r>
        <w:tab/>
      </w:r>
      <w:r>
        <w:fldChar w:fldCharType="begin"/>
      </w:r>
      <w:r>
        <w:instrText xml:space="preserve"> PAGEREF _Toc1312 \h </w:instrText>
      </w:r>
      <w:r>
        <w:fldChar w:fldCharType="separate"/>
      </w:r>
      <w:r>
        <w:t>29</w:t>
      </w:r>
      <w:r>
        <w:fldChar w:fldCharType="end"/>
      </w:r>
      <w:r>
        <w:fldChar w:fldCharType="end"/>
      </w:r>
    </w:p>
    <w:p w14:paraId="49D51E5F">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_Toc14892 </w:instrText>
      </w:r>
      <w:r>
        <w:fldChar w:fldCharType="separate"/>
      </w:r>
      <w:r>
        <w:t xml:space="preserve">Figura </w:t>
      </w:r>
      <w:r>
        <w:rPr>
          <w:rFonts w:hint="default"/>
          <w:lang w:val="en-US"/>
        </w:rPr>
        <w:t>2</w:t>
      </w:r>
      <w:r>
        <w:rPr>
          <w:rFonts w:hint="default"/>
          <w:lang w:val="es-EC"/>
        </w:rPr>
        <w:t>0</w:t>
      </w:r>
      <w:r>
        <w:t xml:space="preserve">. Creación de </w:t>
      </w:r>
      <w:r>
        <w:rPr>
          <w:rFonts w:hint="default"/>
          <w:lang w:val="es-EC"/>
        </w:rPr>
        <w:t>servicios</w:t>
      </w:r>
      <w:r>
        <w:t>- Cliente consola</w:t>
      </w:r>
      <w:r>
        <w:tab/>
      </w:r>
      <w:r>
        <w:fldChar w:fldCharType="begin"/>
      </w:r>
      <w:r>
        <w:instrText xml:space="preserve"> PAGEREF _Toc14892 \h </w:instrText>
      </w:r>
      <w:r>
        <w:fldChar w:fldCharType="separate"/>
      </w:r>
      <w:r>
        <w:t>43</w:t>
      </w:r>
      <w:r>
        <w:fldChar w:fldCharType="end"/>
      </w:r>
      <w:r>
        <w:fldChar w:fldCharType="end"/>
      </w:r>
    </w:p>
    <w:p w14:paraId="5748CA65">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_Toc7919 </w:instrText>
      </w:r>
      <w:r>
        <w:fldChar w:fldCharType="separate"/>
      </w:r>
      <w:r>
        <w:t xml:space="preserve">Figura </w:t>
      </w:r>
      <w:r>
        <w:rPr>
          <w:rFonts w:hint="default"/>
          <w:lang w:val="en-US"/>
        </w:rPr>
        <w:t>2</w:t>
      </w:r>
      <w:r>
        <w:rPr>
          <w:rFonts w:hint="default"/>
          <w:lang w:val="es-EC"/>
        </w:rPr>
        <w:t>1</w:t>
      </w:r>
      <w:r>
        <w:t xml:space="preserve">. Creación de </w:t>
      </w:r>
      <w:r>
        <w:rPr>
          <w:rFonts w:hint="default"/>
          <w:lang w:val="es-EC"/>
        </w:rPr>
        <w:t>configuracion</w:t>
      </w:r>
      <w:r>
        <w:t>- Cliente consola</w:t>
      </w:r>
      <w:r>
        <w:tab/>
      </w:r>
      <w:r>
        <w:fldChar w:fldCharType="begin"/>
      </w:r>
      <w:r>
        <w:instrText xml:space="preserve"> PAGEREF _Toc7919 \h </w:instrText>
      </w:r>
      <w:r>
        <w:fldChar w:fldCharType="separate"/>
      </w:r>
      <w:r>
        <w:t>43</w:t>
      </w:r>
      <w:r>
        <w:fldChar w:fldCharType="end"/>
      </w:r>
      <w:r>
        <w:fldChar w:fldCharType="end"/>
      </w:r>
    </w:p>
    <w:p w14:paraId="597B2916">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_Toc25314 </w:instrText>
      </w:r>
      <w:r>
        <w:fldChar w:fldCharType="separate"/>
      </w:r>
      <w:r>
        <w:t xml:space="preserve">Figura </w:t>
      </w:r>
      <w:r>
        <w:rPr>
          <w:rFonts w:hint="default"/>
          <w:lang w:val="en-US"/>
        </w:rPr>
        <w:t>2</w:t>
      </w:r>
      <w:r>
        <w:rPr>
          <w:rFonts w:hint="default"/>
          <w:lang w:val="es-EC"/>
        </w:rPr>
        <w:t>2</w:t>
      </w:r>
      <w:r>
        <w:t xml:space="preserve">. Creación de </w:t>
      </w:r>
      <w:r>
        <w:rPr>
          <w:rFonts w:hint="default"/>
          <w:lang w:val="es-EC"/>
        </w:rPr>
        <w:t>componentes de seguridad</w:t>
      </w:r>
      <w:r>
        <w:t>- Cliente consola</w:t>
      </w:r>
      <w:r>
        <w:tab/>
      </w:r>
      <w:r>
        <w:fldChar w:fldCharType="begin"/>
      </w:r>
      <w:r>
        <w:instrText xml:space="preserve"> PAGEREF _Toc25314 \h </w:instrText>
      </w:r>
      <w:r>
        <w:fldChar w:fldCharType="separate"/>
      </w:r>
      <w:r>
        <w:t>43</w:t>
      </w:r>
      <w:r>
        <w:fldChar w:fldCharType="end"/>
      </w:r>
      <w:r>
        <w:fldChar w:fldCharType="end"/>
      </w:r>
    </w:p>
    <w:p w14:paraId="62667EF3">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_Toc1669 </w:instrText>
      </w:r>
      <w:r>
        <w:fldChar w:fldCharType="separate"/>
      </w:r>
      <w:r>
        <w:t xml:space="preserve">Figura </w:t>
      </w:r>
      <w:r>
        <w:rPr>
          <w:rFonts w:hint="default"/>
          <w:lang w:val="en-US"/>
        </w:rPr>
        <w:t>2</w:t>
      </w:r>
      <w:r>
        <w:rPr>
          <w:rFonts w:hint="default"/>
          <w:lang w:val="es-EC"/>
        </w:rPr>
        <w:t>3</w:t>
      </w:r>
      <w:r>
        <w:t>. Creación de clase principal - Cliente consola</w:t>
      </w:r>
      <w:r>
        <w:tab/>
      </w:r>
      <w:r>
        <w:fldChar w:fldCharType="begin"/>
      </w:r>
      <w:r>
        <w:instrText xml:space="preserve"> PAGEREF _Toc1669 \h </w:instrText>
      </w:r>
      <w:r>
        <w:fldChar w:fldCharType="separate"/>
      </w:r>
      <w:r>
        <w:t>46</w:t>
      </w:r>
      <w:r>
        <w:fldChar w:fldCharType="end"/>
      </w:r>
      <w:r>
        <w:fldChar w:fldCharType="end"/>
      </w:r>
    </w:p>
    <w:p w14:paraId="3777D356">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_Toc14998 </w:instrText>
      </w:r>
      <w:r>
        <w:fldChar w:fldCharType="separate"/>
      </w:r>
      <w:r>
        <w:t xml:space="preserve">Figura </w:t>
      </w:r>
      <w:r>
        <w:rPr>
          <w:rFonts w:hint="default"/>
          <w:lang w:val="es-EC"/>
        </w:rPr>
        <w:t>24</w:t>
      </w:r>
      <w:r>
        <w:t>. Login - Cliente consola</w:t>
      </w:r>
      <w:r>
        <w:tab/>
      </w:r>
      <w:r>
        <w:fldChar w:fldCharType="begin"/>
      </w:r>
      <w:r>
        <w:instrText xml:space="preserve"> PAGEREF _Toc14998 \h </w:instrText>
      </w:r>
      <w:r>
        <w:fldChar w:fldCharType="separate"/>
      </w:r>
      <w:r>
        <w:t>50</w:t>
      </w:r>
      <w:r>
        <w:fldChar w:fldCharType="end"/>
      </w:r>
      <w:r>
        <w:fldChar w:fldCharType="end"/>
      </w:r>
    </w:p>
    <w:p w14:paraId="23154A8B">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_Toc14630 </w:instrText>
      </w:r>
      <w:r>
        <w:fldChar w:fldCharType="separate"/>
      </w:r>
      <w:r>
        <w:t xml:space="preserve">Figura </w:t>
      </w:r>
      <w:r>
        <w:rPr>
          <w:rFonts w:hint="default"/>
          <w:lang w:val="es-EC"/>
        </w:rPr>
        <w:t>25</w:t>
      </w:r>
      <w:r>
        <w:t xml:space="preserve">. </w:t>
      </w:r>
      <w:r>
        <w:rPr>
          <w:rFonts w:hint="default"/>
          <w:lang w:val="es-EC"/>
        </w:rPr>
        <w:t>Menú Principal</w:t>
      </w:r>
      <w:r>
        <w:t xml:space="preserve"> - Cliente consola</w:t>
      </w:r>
      <w:r>
        <w:tab/>
      </w:r>
      <w:r>
        <w:fldChar w:fldCharType="begin"/>
      </w:r>
      <w:r>
        <w:instrText xml:space="preserve"> PAGEREF _Toc14630 \h </w:instrText>
      </w:r>
      <w:r>
        <w:fldChar w:fldCharType="separate"/>
      </w:r>
      <w:r>
        <w:t>50</w:t>
      </w:r>
      <w:r>
        <w:fldChar w:fldCharType="end"/>
      </w:r>
      <w:r>
        <w:fldChar w:fldCharType="end"/>
      </w:r>
    </w:p>
    <w:p w14:paraId="06252343">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_Toc17953 </w:instrText>
      </w:r>
      <w:r>
        <w:fldChar w:fldCharType="separate"/>
      </w:r>
      <w:r>
        <w:t>Figura</w:t>
      </w:r>
      <w:r>
        <w:rPr>
          <w:rFonts w:hint="default"/>
          <w:lang w:val="es-EC"/>
        </w:rPr>
        <w:t>26</w:t>
      </w:r>
      <w:r>
        <w:t xml:space="preserve">. </w:t>
      </w:r>
      <w:r>
        <w:rPr>
          <w:rFonts w:hint="default"/>
          <w:lang w:val="es-EC"/>
        </w:rPr>
        <w:t>Pantalla de Conversión</w:t>
      </w:r>
      <w:r>
        <w:t xml:space="preserve"> - Cliente consola</w:t>
      </w:r>
      <w:r>
        <w:tab/>
      </w:r>
      <w:r>
        <w:fldChar w:fldCharType="begin"/>
      </w:r>
      <w:r>
        <w:instrText xml:space="preserve"> PAGEREF _Toc17953 \h </w:instrText>
      </w:r>
      <w:r>
        <w:fldChar w:fldCharType="separate"/>
      </w:r>
      <w:r>
        <w:t>50</w:t>
      </w:r>
      <w:r>
        <w:fldChar w:fldCharType="end"/>
      </w:r>
      <w:r>
        <w:fldChar w:fldCharType="end"/>
      </w:r>
    </w:p>
    <w:p w14:paraId="1450A4BB">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_Toc14942 </w:instrText>
      </w:r>
      <w:r>
        <w:fldChar w:fldCharType="separate"/>
      </w:r>
      <w:r>
        <w:t xml:space="preserve">Figura </w:t>
      </w:r>
      <w:r>
        <w:rPr>
          <w:rFonts w:hint="default"/>
          <w:lang w:val="es-EC"/>
        </w:rPr>
        <w:t>27</w:t>
      </w:r>
      <w:r>
        <w:t>. Conversión de Temperatura - Cliente consola</w:t>
      </w:r>
      <w:r>
        <w:tab/>
      </w:r>
      <w:r>
        <w:fldChar w:fldCharType="begin"/>
      </w:r>
      <w:r>
        <w:instrText xml:space="preserve"> PAGEREF _Toc14942 \h </w:instrText>
      </w:r>
      <w:r>
        <w:fldChar w:fldCharType="separate"/>
      </w:r>
      <w:r>
        <w:t>50</w:t>
      </w:r>
      <w:r>
        <w:fldChar w:fldCharType="end"/>
      </w:r>
      <w:r>
        <w:fldChar w:fldCharType="end"/>
      </w:r>
    </w:p>
    <w:p w14:paraId="091ADB69">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_Toc11407 </w:instrText>
      </w:r>
      <w:r>
        <w:fldChar w:fldCharType="separate"/>
      </w:r>
      <w:r>
        <w:t xml:space="preserve">Figura </w:t>
      </w:r>
      <w:r>
        <w:rPr>
          <w:rFonts w:hint="default"/>
          <w:lang w:val="es-EC"/>
        </w:rPr>
        <w:t>28</w:t>
      </w:r>
      <w:r>
        <w:t>. Estructura del proyecto - Cliente escritorio</w:t>
      </w:r>
      <w:r>
        <w:tab/>
      </w:r>
      <w:r>
        <w:fldChar w:fldCharType="begin"/>
      </w:r>
      <w:r>
        <w:instrText xml:space="preserve"> PAGEREF _Toc11407 \h </w:instrText>
      </w:r>
      <w:r>
        <w:fldChar w:fldCharType="separate"/>
      </w:r>
      <w:r>
        <w:t>51</w:t>
      </w:r>
      <w:r>
        <w:fldChar w:fldCharType="end"/>
      </w:r>
      <w:r>
        <w:fldChar w:fldCharType="end"/>
      </w:r>
    </w:p>
    <w:p w14:paraId="76A741B3">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_Toc18419 </w:instrText>
      </w:r>
      <w:r>
        <w:fldChar w:fldCharType="separate"/>
      </w:r>
      <w:r>
        <w:t xml:space="preserve">Figura </w:t>
      </w:r>
      <w:r>
        <w:rPr>
          <w:rFonts w:hint="default"/>
          <w:lang w:val="es-EC"/>
        </w:rPr>
        <w:t>29</w:t>
      </w:r>
      <w:r>
        <w:t xml:space="preserve">. Creación de modelos- Cliente </w:t>
      </w:r>
      <w:r>
        <w:rPr>
          <w:rFonts w:hint="default"/>
          <w:lang w:val="es-EC"/>
        </w:rPr>
        <w:t>escritorio</w:t>
      </w:r>
      <w:r>
        <w:tab/>
      </w:r>
      <w:r>
        <w:fldChar w:fldCharType="begin"/>
      </w:r>
      <w:r>
        <w:instrText xml:space="preserve"> PAGEREF _Toc18419 \h </w:instrText>
      </w:r>
      <w:r>
        <w:fldChar w:fldCharType="separate"/>
      </w:r>
      <w:r>
        <w:t>51</w:t>
      </w:r>
      <w:r>
        <w:fldChar w:fldCharType="end"/>
      </w:r>
      <w:r>
        <w:fldChar w:fldCharType="end"/>
      </w:r>
    </w:p>
    <w:p w14:paraId="788F7A86">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_Toc17357 </w:instrText>
      </w:r>
      <w:r>
        <w:fldChar w:fldCharType="separate"/>
      </w:r>
      <w:r>
        <w:t xml:space="preserve">Figura </w:t>
      </w:r>
      <w:r>
        <w:rPr>
          <w:rFonts w:hint="default"/>
          <w:lang w:val="es-EC"/>
        </w:rPr>
        <w:t>30</w:t>
      </w:r>
      <w:r>
        <w:t xml:space="preserve">. Creación de </w:t>
      </w:r>
      <w:r>
        <w:rPr>
          <w:rFonts w:hint="default"/>
          <w:lang w:val="es-EC"/>
        </w:rPr>
        <w:t>vistas</w:t>
      </w:r>
      <w:r>
        <w:t xml:space="preserve">- Cliente </w:t>
      </w:r>
      <w:r>
        <w:rPr>
          <w:rFonts w:hint="default"/>
          <w:lang w:val="es-EC"/>
        </w:rPr>
        <w:t>escritorio</w:t>
      </w:r>
      <w:r>
        <w:tab/>
      </w:r>
      <w:r>
        <w:fldChar w:fldCharType="begin"/>
      </w:r>
      <w:r>
        <w:instrText xml:space="preserve"> PAGEREF _Toc17357 \h </w:instrText>
      </w:r>
      <w:r>
        <w:fldChar w:fldCharType="separate"/>
      </w:r>
      <w:r>
        <w:t>52</w:t>
      </w:r>
      <w:r>
        <w:fldChar w:fldCharType="end"/>
      </w:r>
      <w:r>
        <w:fldChar w:fldCharType="end"/>
      </w:r>
    </w:p>
    <w:p w14:paraId="73014A6F">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_Toc14937 </w:instrText>
      </w:r>
      <w:r>
        <w:fldChar w:fldCharType="separate"/>
      </w:r>
      <w:r>
        <w:t xml:space="preserve">Figura </w:t>
      </w:r>
      <w:r>
        <w:rPr>
          <w:rFonts w:hint="default"/>
          <w:lang w:val="en-US"/>
        </w:rPr>
        <w:t>3</w:t>
      </w:r>
      <w:r>
        <w:rPr>
          <w:rFonts w:hint="default"/>
          <w:lang w:val="es-EC"/>
        </w:rPr>
        <w:t>6</w:t>
      </w:r>
      <w:r>
        <w:t xml:space="preserve">. Creación de </w:t>
      </w:r>
      <w:r>
        <w:rPr>
          <w:rFonts w:hint="default"/>
          <w:lang w:val="es-EC"/>
        </w:rPr>
        <w:t>servicios</w:t>
      </w:r>
      <w:r>
        <w:t>- Cliente</w:t>
      </w:r>
      <w:r>
        <w:rPr>
          <w:rFonts w:hint="default"/>
          <w:lang w:val="en-US"/>
        </w:rPr>
        <w:t>Escritorio</w:t>
      </w:r>
      <w:r>
        <w:tab/>
      </w:r>
      <w:r>
        <w:fldChar w:fldCharType="begin"/>
      </w:r>
      <w:r>
        <w:instrText xml:space="preserve"> PAGEREF _Toc14937 \h </w:instrText>
      </w:r>
      <w:r>
        <w:fldChar w:fldCharType="separate"/>
      </w:r>
      <w:r>
        <w:t>59</w:t>
      </w:r>
      <w:r>
        <w:fldChar w:fldCharType="end"/>
      </w:r>
      <w:r>
        <w:fldChar w:fldCharType="end"/>
      </w:r>
    </w:p>
    <w:p w14:paraId="5314E986">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_Toc23512 </w:instrText>
      </w:r>
      <w:r>
        <w:fldChar w:fldCharType="separate"/>
      </w:r>
      <w:r>
        <w:t xml:space="preserve">Figura </w:t>
      </w:r>
      <w:r>
        <w:rPr>
          <w:rFonts w:hint="default"/>
          <w:lang w:val="en-US"/>
        </w:rPr>
        <w:t>3</w:t>
      </w:r>
      <w:r>
        <w:rPr>
          <w:rFonts w:hint="default"/>
          <w:lang w:val="es-EC"/>
        </w:rPr>
        <w:t>1</w:t>
      </w:r>
      <w:r>
        <w:t xml:space="preserve">. Creación de </w:t>
      </w:r>
      <w:r>
        <w:rPr>
          <w:rFonts w:hint="default"/>
          <w:lang w:val="es-EC"/>
        </w:rPr>
        <w:t>configuracion</w:t>
      </w:r>
      <w:r>
        <w:t>- Cliente</w:t>
      </w:r>
      <w:r>
        <w:rPr>
          <w:rFonts w:hint="default"/>
          <w:lang w:val="en-US"/>
        </w:rPr>
        <w:t>Escritorio</w:t>
      </w:r>
      <w:r>
        <w:tab/>
      </w:r>
      <w:r>
        <w:fldChar w:fldCharType="begin"/>
      </w:r>
      <w:r>
        <w:instrText xml:space="preserve"> PAGEREF _Toc23512 \h </w:instrText>
      </w:r>
      <w:r>
        <w:fldChar w:fldCharType="separate"/>
      </w:r>
      <w:r>
        <w:t>59</w:t>
      </w:r>
      <w:r>
        <w:fldChar w:fldCharType="end"/>
      </w:r>
      <w:r>
        <w:fldChar w:fldCharType="end"/>
      </w:r>
    </w:p>
    <w:p w14:paraId="165A0F22">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_Toc23975 </w:instrText>
      </w:r>
      <w:r>
        <w:fldChar w:fldCharType="separate"/>
      </w:r>
      <w:r>
        <w:t xml:space="preserve">Figura </w:t>
      </w:r>
      <w:r>
        <w:rPr>
          <w:rFonts w:hint="default"/>
          <w:lang w:val="en-US"/>
        </w:rPr>
        <w:t>3</w:t>
      </w:r>
      <w:r>
        <w:rPr>
          <w:rFonts w:hint="default"/>
          <w:lang w:val="es-EC"/>
        </w:rPr>
        <w:t>2</w:t>
      </w:r>
      <w:r>
        <w:t>. Creación de c</w:t>
      </w:r>
      <w:r>
        <w:rPr>
          <w:rFonts w:hint="default"/>
          <w:lang w:val="es-EC"/>
        </w:rPr>
        <w:t>ontroladores</w:t>
      </w:r>
      <w:r>
        <w:t>- Cliente</w:t>
      </w:r>
      <w:r>
        <w:rPr>
          <w:rFonts w:hint="default"/>
          <w:lang w:val="en-US"/>
        </w:rPr>
        <w:t>Escritorio</w:t>
      </w:r>
      <w:r>
        <w:tab/>
      </w:r>
      <w:r>
        <w:fldChar w:fldCharType="begin"/>
      </w:r>
      <w:r>
        <w:instrText xml:space="preserve"> PAGEREF _Toc23975 \h </w:instrText>
      </w:r>
      <w:r>
        <w:fldChar w:fldCharType="separate"/>
      </w:r>
      <w:r>
        <w:t>63</w:t>
      </w:r>
      <w:r>
        <w:fldChar w:fldCharType="end"/>
      </w:r>
      <w:r>
        <w:fldChar w:fldCharType="end"/>
      </w:r>
    </w:p>
    <w:p w14:paraId="54FF1BAA">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_Toc1097 </w:instrText>
      </w:r>
      <w:r>
        <w:fldChar w:fldCharType="separate"/>
      </w:r>
      <w:r>
        <w:t xml:space="preserve">Figura </w:t>
      </w:r>
      <w:r>
        <w:rPr>
          <w:rFonts w:hint="default"/>
          <w:lang w:val="en-US"/>
        </w:rPr>
        <w:t>3</w:t>
      </w:r>
      <w:r>
        <w:rPr>
          <w:rFonts w:hint="default"/>
          <w:lang w:val="es-EC"/>
        </w:rPr>
        <w:t>3</w:t>
      </w:r>
      <w:r>
        <w:t>. Creación de clase principal - Cliente</w:t>
      </w:r>
      <w:r>
        <w:rPr>
          <w:rFonts w:hint="default"/>
          <w:lang w:val="en-US"/>
        </w:rPr>
        <w:t>Escritorio</w:t>
      </w:r>
      <w:r>
        <w:tab/>
      </w:r>
      <w:r>
        <w:fldChar w:fldCharType="begin"/>
      </w:r>
      <w:r>
        <w:instrText xml:space="preserve"> PAGEREF _Toc1097 \h </w:instrText>
      </w:r>
      <w:r>
        <w:fldChar w:fldCharType="separate"/>
      </w:r>
      <w:r>
        <w:t>69</w:t>
      </w:r>
      <w:r>
        <w:fldChar w:fldCharType="end"/>
      </w:r>
      <w:r>
        <w:fldChar w:fldCharType="end"/>
      </w:r>
    </w:p>
    <w:p w14:paraId="3A95CB7A">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_Toc12132 </w:instrText>
      </w:r>
      <w:r>
        <w:fldChar w:fldCharType="separate"/>
      </w:r>
      <w:r>
        <w:t xml:space="preserve">Figura </w:t>
      </w:r>
      <w:r>
        <w:rPr>
          <w:rFonts w:hint="default"/>
          <w:lang w:val="es-EC"/>
        </w:rPr>
        <w:t>34</w:t>
      </w:r>
      <w:r>
        <w:t xml:space="preserve">. Login - Cliente </w:t>
      </w:r>
      <w:r>
        <w:rPr>
          <w:rFonts w:hint="default"/>
          <w:lang w:val="es-EC"/>
        </w:rPr>
        <w:t>escritorio</w:t>
      </w:r>
      <w:r>
        <w:tab/>
      </w:r>
      <w:r>
        <w:fldChar w:fldCharType="begin"/>
      </w:r>
      <w:r>
        <w:instrText xml:space="preserve"> PAGEREF _Toc12132 \h </w:instrText>
      </w:r>
      <w:r>
        <w:fldChar w:fldCharType="separate"/>
      </w:r>
      <w:r>
        <w:t>71</w:t>
      </w:r>
      <w:r>
        <w:fldChar w:fldCharType="end"/>
      </w:r>
      <w:r>
        <w:fldChar w:fldCharType="end"/>
      </w:r>
    </w:p>
    <w:p w14:paraId="0B13644F">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_Toc10108 </w:instrText>
      </w:r>
      <w:r>
        <w:fldChar w:fldCharType="separate"/>
      </w:r>
      <w:r>
        <w:t xml:space="preserve">Figura </w:t>
      </w:r>
      <w:r>
        <w:rPr>
          <w:rFonts w:hint="default"/>
          <w:lang w:val="es-EC"/>
        </w:rPr>
        <w:t>35</w:t>
      </w:r>
      <w:r>
        <w:t xml:space="preserve">. </w:t>
      </w:r>
      <w:r>
        <w:rPr>
          <w:rFonts w:hint="default"/>
          <w:lang w:val="es-EC"/>
        </w:rPr>
        <w:t>Pantalla de conversión</w:t>
      </w:r>
      <w:r>
        <w:t xml:space="preserve">- Cliente </w:t>
      </w:r>
      <w:r>
        <w:rPr>
          <w:rFonts w:hint="default"/>
          <w:lang w:val="es-EC"/>
        </w:rPr>
        <w:t>escritorio</w:t>
      </w:r>
      <w:r>
        <w:tab/>
      </w:r>
      <w:r>
        <w:fldChar w:fldCharType="begin"/>
      </w:r>
      <w:r>
        <w:instrText xml:space="preserve"> PAGEREF _Toc10108 \h </w:instrText>
      </w:r>
      <w:r>
        <w:fldChar w:fldCharType="separate"/>
      </w:r>
      <w:r>
        <w:t>71</w:t>
      </w:r>
      <w:r>
        <w:fldChar w:fldCharType="end"/>
      </w:r>
      <w:r>
        <w:fldChar w:fldCharType="end"/>
      </w:r>
    </w:p>
    <w:p w14:paraId="1E298891">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_Toc4014 </w:instrText>
      </w:r>
      <w:r>
        <w:fldChar w:fldCharType="separate"/>
      </w:r>
      <w:r>
        <w:t xml:space="preserve">Figura </w:t>
      </w:r>
      <w:r>
        <w:rPr>
          <w:rFonts w:hint="default"/>
          <w:lang w:val="es-EC"/>
        </w:rPr>
        <w:t>36</w:t>
      </w:r>
      <w:r>
        <w:t xml:space="preserve">. </w:t>
      </w:r>
      <w:r>
        <w:rPr>
          <w:rFonts w:hint="default"/>
          <w:lang w:val="es-EC"/>
        </w:rPr>
        <w:t xml:space="preserve">Conversión realizada </w:t>
      </w:r>
      <w:r>
        <w:t xml:space="preserve">- Cliente </w:t>
      </w:r>
      <w:r>
        <w:rPr>
          <w:rFonts w:hint="default"/>
          <w:lang w:val="es-EC"/>
        </w:rPr>
        <w:t>escritorio</w:t>
      </w:r>
      <w:r>
        <w:tab/>
      </w:r>
      <w:r>
        <w:fldChar w:fldCharType="begin"/>
      </w:r>
      <w:r>
        <w:instrText xml:space="preserve"> PAGEREF _Toc4014 \h </w:instrText>
      </w:r>
      <w:r>
        <w:fldChar w:fldCharType="separate"/>
      </w:r>
      <w:r>
        <w:t>72</w:t>
      </w:r>
      <w:r>
        <w:fldChar w:fldCharType="end"/>
      </w:r>
      <w:r>
        <w:fldChar w:fldCharType="end"/>
      </w:r>
    </w:p>
    <w:p w14:paraId="576729C2">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_Toc28571 </w:instrText>
      </w:r>
      <w:r>
        <w:fldChar w:fldCharType="separate"/>
      </w:r>
      <w:r>
        <w:t xml:space="preserve">Figura </w:t>
      </w:r>
      <w:r>
        <w:rPr>
          <w:rFonts w:hint="default"/>
          <w:lang w:val="es-EC"/>
        </w:rPr>
        <w:t>37</w:t>
      </w:r>
      <w:r>
        <w:t xml:space="preserve">. </w:t>
      </w:r>
      <w:r>
        <w:rPr>
          <w:rFonts w:hint="default"/>
          <w:lang w:val="es-EC"/>
        </w:rPr>
        <w:t xml:space="preserve">Creación </w:t>
      </w:r>
      <w:r>
        <w:t>del proyecto - Cliente web</w:t>
      </w:r>
      <w:r>
        <w:tab/>
      </w:r>
      <w:r>
        <w:fldChar w:fldCharType="begin"/>
      </w:r>
      <w:r>
        <w:instrText xml:space="preserve"> PAGEREF _Toc28571 \h </w:instrText>
      </w:r>
      <w:r>
        <w:fldChar w:fldCharType="separate"/>
      </w:r>
      <w:r>
        <w:t>73</w:t>
      </w:r>
      <w:r>
        <w:fldChar w:fldCharType="end"/>
      </w:r>
      <w:r>
        <w:fldChar w:fldCharType="end"/>
      </w:r>
    </w:p>
    <w:p w14:paraId="6808B63E">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_Toc10362 </w:instrText>
      </w:r>
      <w:r>
        <w:fldChar w:fldCharType="separate"/>
      </w:r>
      <w:r>
        <w:t xml:space="preserve">Figura </w:t>
      </w:r>
      <w:r>
        <w:rPr>
          <w:rFonts w:hint="default"/>
          <w:lang w:val="es-EC"/>
        </w:rPr>
        <w:t>38</w:t>
      </w:r>
      <w:r>
        <w:t xml:space="preserve">. </w:t>
      </w:r>
      <w:r>
        <w:rPr>
          <w:rFonts w:hint="default"/>
          <w:lang w:val="es-EC"/>
        </w:rPr>
        <w:t xml:space="preserve">Configuración </w:t>
      </w:r>
      <w:r>
        <w:t>del proyecto - Cliente web</w:t>
      </w:r>
      <w:r>
        <w:tab/>
      </w:r>
      <w:r>
        <w:fldChar w:fldCharType="begin"/>
      </w:r>
      <w:r>
        <w:instrText xml:space="preserve"> PAGEREF _Toc10362 \h </w:instrText>
      </w:r>
      <w:r>
        <w:fldChar w:fldCharType="separate"/>
      </w:r>
      <w:r>
        <w:t>73</w:t>
      </w:r>
      <w:r>
        <w:fldChar w:fldCharType="end"/>
      </w:r>
      <w:r>
        <w:fldChar w:fldCharType="end"/>
      </w:r>
    </w:p>
    <w:p w14:paraId="16F5ECF1">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_Toc19798 </w:instrText>
      </w:r>
      <w:r>
        <w:fldChar w:fldCharType="separate"/>
      </w:r>
      <w:r>
        <w:t xml:space="preserve">Figura </w:t>
      </w:r>
      <w:r>
        <w:rPr>
          <w:rFonts w:hint="default"/>
          <w:lang w:val="es-EC"/>
        </w:rPr>
        <w:t>39</w:t>
      </w:r>
      <w:r>
        <w:t>. Estructura del proyecto - Cliente web</w:t>
      </w:r>
      <w:r>
        <w:tab/>
      </w:r>
      <w:r>
        <w:fldChar w:fldCharType="begin"/>
      </w:r>
      <w:r>
        <w:instrText xml:space="preserve"> PAGEREF _Toc19798 \h </w:instrText>
      </w:r>
      <w:r>
        <w:fldChar w:fldCharType="separate"/>
      </w:r>
      <w:r>
        <w:t>74</w:t>
      </w:r>
      <w:r>
        <w:fldChar w:fldCharType="end"/>
      </w:r>
      <w:r>
        <w:fldChar w:fldCharType="end"/>
      </w:r>
    </w:p>
    <w:p w14:paraId="33F62041">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_Toc9224 </w:instrText>
      </w:r>
      <w:r>
        <w:fldChar w:fldCharType="separate"/>
      </w:r>
      <w:r>
        <w:t xml:space="preserve">Figura </w:t>
      </w:r>
      <w:r>
        <w:rPr>
          <w:rFonts w:hint="default"/>
          <w:lang w:val="es-EC"/>
        </w:rPr>
        <w:t>40</w:t>
      </w:r>
      <w:r>
        <w:t xml:space="preserve">. Creación de </w:t>
      </w:r>
      <w:r>
        <w:rPr>
          <w:rFonts w:hint="default"/>
          <w:lang w:val="es-EC"/>
        </w:rPr>
        <w:t>servicios</w:t>
      </w:r>
      <w:r>
        <w:t>- Cliente web</w:t>
      </w:r>
      <w:r>
        <w:tab/>
      </w:r>
      <w:r>
        <w:fldChar w:fldCharType="begin"/>
      </w:r>
      <w:r>
        <w:instrText xml:space="preserve"> PAGEREF _Toc9224 \h </w:instrText>
      </w:r>
      <w:r>
        <w:fldChar w:fldCharType="separate"/>
      </w:r>
      <w:r>
        <w:t>74</w:t>
      </w:r>
      <w:r>
        <w:fldChar w:fldCharType="end"/>
      </w:r>
      <w:r>
        <w:fldChar w:fldCharType="end"/>
      </w:r>
    </w:p>
    <w:p w14:paraId="00B3D624">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_Toc29970 </w:instrText>
      </w:r>
      <w:r>
        <w:fldChar w:fldCharType="separate"/>
      </w:r>
      <w:r>
        <w:t xml:space="preserve">Figura </w:t>
      </w:r>
      <w:r>
        <w:rPr>
          <w:rFonts w:hint="default"/>
          <w:lang w:val="es-EC"/>
        </w:rPr>
        <w:t>41</w:t>
      </w:r>
      <w:r>
        <w:t xml:space="preserve">. Creación de </w:t>
      </w:r>
      <w:r>
        <w:rPr>
          <w:rFonts w:hint="default"/>
          <w:lang w:val="es-EC"/>
        </w:rPr>
        <w:t>modelos</w:t>
      </w:r>
      <w:r>
        <w:t>- Cliente web</w:t>
      </w:r>
      <w:r>
        <w:tab/>
      </w:r>
      <w:r>
        <w:fldChar w:fldCharType="begin"/>
      </w:r>
      <w:r>
        <w:instrText xml:space="preserve"> PAGEREF _Toc29970 \h </w:instrText>
      </w:r>
      <w:r>
        <w:fldChar w:fldCharType="separate"/>
      </w:r>
      <w:r>
        <w:t>79</w:t>
      </w:r>
      <w:r>
        <w:fldChar w:fldCharType="end"/>
      </w:r>
      <w:r>
        <w:fldChar w:fldCharType="end"/>
      </w:r>
    </w:p>
    <w:p w14:paraId="6491EFB9">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_Toc21437 </w:instrText>
      </w:r>
      <w:r>
        <w:fldChar w:fldCharType="separate"/>
      </w:r>
      <w:r>
        <w:t xml:space="preserve">Figura </w:t>
      </w:r>
      <w:r>
        <w:rPr>
          <w:rFonts w:hint="default"/>
          <w:lang w:val="es-EC"/>
        </w:rPr>
        <w:t>42</w:t>
      </w:r>
      <w:r>
        <w:t>. Creación de vistas - Cliente web</w:t>
      </w:r>
      <w:r>
        <w:tab/>
      </w:r>
      <w:r>
        <w:fldChar w:fldCharType="begin"/>
      </w:r>
      <w:r>
        <w:instrText xml:space="preserve"> PAGEREF _Toc21437 \h </w:instrText>
      </w:r>
      <w:r>
        <w:fldChar w:fldCharType="separate"/>
      </w:r>
      <w:r>
        <w:t>83</w:t>
      </w:r>
      <w:r>
        <w:fldChar w:fldCharType="end"/>
      </w:r>
      <w:r>
        <w:fldChar w:fldCharType="end"/>
      </w:r>
    </w:p>
    <w:p w14:paraId="7FBB91D3">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_Toc3795 </w:instrText>
      </w:r>
      <w:r>
        <w:fldChar w:fldCharType="separate"/>
      </w:r>
      <w:r>
        <w:t xml:space="preserve">Figura </w:t>
      </w:r>
      <w:r>
        <w:rPr>
          <w:rFonts w:hint="default"/>
          <w:lang w:val="es-EC"/>
        </w:rPr>
        <w:t>43</w:t>
      </w:r>
      <w:r>
        <w:t>. Login - Cliente web</w:t>
      </w:r>
      <w:r>
        <w:tab/>
      </w:r>
      <w:r>
        <w:fldChar w:fldCharType="begin"/>
      </w:r>
      <w:r>
        <w:instrText xml:space="preserve"> PAGEREF _Toc3795 \h </w:instrText>
      </w:r>
      <w:r>
        <w:fldChar w:fldCharType="separate"/>
      </w:r>
      <w:r>
        <w:t>86</w:t>
      </w:r>
      <w:r>
        <w:fldChar w:fldCharType="end"/>
      </w:r>
      <w:r>
        <w:fldChar w:fldCharType="end"/>
      </w:r>
    </w:p>
    <w:p w14:paraId="57EC3E26">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_Toc13054 </w:instrText>
      </w:r>
      <w:r>
        <w:fldChar w:fldCharType="separate"/>
      </w:r>
      <w:r>
        <w:t xml:space="preserve">Figura </w:t>
      </w:r>
      <w:r>
        <w:rPr>
          <w:rFonts w:hint="default"/>
          <w:lang w:val="es-EC"/>
        </w:rPr>
        <w:t>44</w:t>
      </w:r>
      <w:r>
        <w:t>. Pantalla de Conversiones - Cliente web</w:t>
      </w:r>
      <w:r>
        <w:tab/>
      </w:r>
      <w:r>
        <w:fldChar w:fldCharType="begin"/>
      </w:r>
      <w:r>
        <w:instrText xml:space="preserve"> PAGEREF _Toc13054 \h </w:instrText>
      </w:r>
      <w:r>
        <w:fldChar w:fldCharType="separate"/>
      </w:r>
      <w:r>
        <w:t>86</w:t>
      </w:r>
      <w:r>
        <w:fldChar w:fldCharType="end"/>
      </w:r>
      <w:r>
        <w:fldChar w:fldCharType="end"/>
      </w:r>
    </w:p>
    <w:p w14:paraId="713AD9FC">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_Toc30252 </w:instrText>
      </w:r>
      <w:r>
        <w:fldChar w:fldCharType="separate"/>
      </w:r>
      <w:r>
        <w:t xml:space="preserve">Figura </w:t>
      </w:r>
      <w:r>
        <w:rPr>
          <w:rFonts w:hint="default"/>
          <w:lang w:val="es-EC"/>
        </w:rPr>
        <w:t>45</w:t>
      </w:r>
      <w:r>
        <w:t xml:space="preserve">. </w:t>
      </w:r>
      <w:r>
        <w:rPr>
          <w:rFonts w:hint="default"/>
          <w:lang w:val="es-EC"/>
        </w:rPr>
        <w:t>Conversión Exitosa</w:t>
      </w:r>
      <w:r>
        <w:t>- Cliente web</w:t>
      </w:r>
      <w:r>
        <w:tab/>
      </w:r>
      <w:r>
        <w:fldChar w:fldCharType="begin"/>
      </w:r>
      <w:r>
        <w:instrText xml:space="preserve"> PAGEREF _Toc30252 \h </w:instrText>
      </w:r>
      <w:r>
        <w:fldChar w:fldCharType="separate"/>
      </w:r>
      <w:r>
        <w:t>87</w:t>
      </w:r>
      <w:r>
        <w:fldChar w:fldCharType="end"/>
      </w:r>
      <w:r>
        <w:fldChar w:fldCharType="end"/>
      </w:r>
    </w:p>
    <w:p w14:paraId="0A33E0D9">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_Toc19910 </w:instrText>
      </w:r>
      <w:r>
        <w:fldChar w:fldCharType="separate"/>
      </w:r>
      <w:r>
        <w:t xml:space="preserve">Figura </w:t>
      </w:r>
      <w:r>
        <w:rPr>
          <w:rFonts w:hint="default"/>
          <w:lang w:val="es-EC"/>
        </w:rPr>
        <w:t>46</w:t>
      </w:r>
      <w:r>
        <w:t xml:space="preserve">. </w:t>
      </w:r>
      <w:r>
        <w:rPr>
          <w:rFonts w:hint="default"/>
          <w:lang w:val="es-EC"/>
        </w:rPr>
        <w:t xml:space="preserve">Eleccion </w:t>
      </w:r>
      <w:r>
        <w:t>del</w:t>
      </w:r>
      <w:r>
        <w:rPr>
          <w:rFonts w:hint="default"/>
          <w:lang w:val="es-EC"/>
        </w:rPr>
        <w:t xml:space="preserve"> tipo de</w:t>
      </w:r>
      <w:r>
        <w:t xml:space="preserve"> proyecto - Cliente móvil</w:t>
      </w:r>
      <w:r>
        <w:tab/>
      </w:r>
      <w:r>
        <w:fldChar w:fldCharType="begin"/>
      </w:r>
      <w:r>
        <w:instrText xml:space="preserve"> PAGEREF _Toc19910 \h </w:instrText>
      </w:r>
      <w:r>
        <w:fldChar w:fldCharType="separate"/>
      </w:r>
      <w:r>
        <w:t>87</w:t>
      </w:r>
      <w:r>
        <w:fldChar w:fldCharType="end"/>
      </w:r>
      <w:r>
        <w:fldChar w:fldCharType="end"/>
      </w:r>
    </w:p>
    <w:p w14:paraId="379D6B40">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_Toc4857 </w:instrText>
      </w:r>
      <w:r>
        <w:fldChar w:fldCharType="separate"/>
      </w:r>
      <w:r>
        <w:t xml:space="preserve">Figura </w:t>
      </w:r>
      <w:r>
        <w:rPr>
          <w:rFonts w:hint="default"/>
          <w:lang w:val="es-EC"/>
        </w:rPr>
        <w:t>47</w:t>
      </w:r>
      <w:r>
        <w:t>. Configuración del proyecto - Cliente móvil</w:t>
      </w:r>
      <w:r>
        <w:tab/>
      </w:r>
      <w:r>
        <w:fldChar w:fldCharType="begin"/>
      </w:r>
      <w:r>
        <w:instrText xml:space="preserve"> PAGEREF _Toc4857 \h </w:instrText>
      </w:r>
      <w:r>
        <w:fldChar w:fldCharType="separate"/>
      </w:r>
      <w:r>
        <w:t>88</w:t>
      </w:r>
      <w:r>
        <w:fldChar w:fldCharType="end"/>
      </w:r>
      <w:r>
        <w:fldChar w:fldCharType="end"/>
      </w:r>
    </w:p>
    <w:p w14:paraId="37B9C8FF">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_Toc4365 </w:instrText>
      </w:r>
      <w:r>
        <w:fldChar w:fldCharType="separate"/>
      </w:r>
      <w:r>
        <w:t xml:space="preserve">Figura </w:t>
      </w:r>
      <w:r>
        <w:rPr>
          <w:rFonts w:hint="default"/>
          <w:lang w:val="es-EC"/>
        </w:rPr>
        <w:t>48</w:t>
      </w:r>
      <w:r>
        <w:t>. Estructura del proyecto - Cliente móvil</w:t>
      </w:r>
      <w:r>
        <w:tab/>
      </w:r>
      <w:r>
        <w:fldChar w:fldCharType="begin"/>
      </w:r>
      <w:r>
        <w:instrText xml:space="preserve"> PAGEREF _Toc4365 \h </w:instrText>
      </w:r>
      <w:r>
        <w:fldChar w:fldCharType="separate"/>
      </w:r>
      <w:r>
        <w:t>88</w:t>
      </w:r>
      <w:r>
        <w:fldChar w:fldCharType="end"/>
      </w:r>
      <w:r>
        <w:fldChar w:fldCharType="end"/>
      </w:r>
    </w:p>
    <w:p w14:paraId="51AD9B19">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_Toc22710 </w:instrText>
      </w:r>
      <w:r>
        <w:fldChar w:fldCharType="separate"/>
      </w:r>
      <w:r>
        <w:t xml:space="preserve">Figura </w:t>
      </w:r>
      <w:r>
        <w:rPr>
          <w:rFonts w:hint="default"/>
          <w:lang w:val="es-EC"/>
        </w:rPr>
        <w:t>49</w:t>
      </w:r>
      <w:r>
        <w:t xml:space="preserve">. Creación de </w:t>
      </w:r>
      <w:r>
        <w:rPr>
          <w:rFonts w:hint="default"/>
          <w:lang w:val="es-EC"/>
        </w:rPr>
        <w:t>servicios</w:t>
      </w:r>
      <w:r>
        <w:t>- Cliente móvil</w:t>
      </w:r>
      <w:r>
        <w:tab/>
      </w:r>
      <w:r>
        <w:fldChar w:fldCharType="begin"/>
      </w:r>
      <w:r>
        <w:instrText xml:space="preserve"> PAGEREF _Toc22710 \h </w:instrText>
      </w:r>
      <w:r>
        <w:fldChar w:fldCharType="separate"/>
      </w:r>
      <w:r>
        <w:t>88</w:t>
      </w:r>
      <w:r>
        <w:fldChar w:fldCharType="end"/>
      </w:r>
      <w:r>
        <w:fldChar w:fldCharType="end"/>
      </w:r>
    </w:p>
    <w:p w14:paraId="2842D79A">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_Toc31545 </w:instrText>
      </w:r>
      <w:r>
        <w:fldChar w:fldCharType="separate"/>
      </w:r>
      <w:r>
        <w:t xml:space="preserve">Figura </w:t>
      </w:r>
      <w:r>
        <w:rPr>
          <w:rFonts w:hint="default"/>
          <w:lang w:val="es-EC"/>
        </w:rPr>
        <w:t>50</w:t>
      </w:r>
      <w:r>
        <w:t xml:space="preserve">. Creación de </w:t>
      </w:r>
      <w:r>
        <w:rPr>
          <w:rFonts w:hint="default"/>
          <w:lang w:val="es-EC"/>
        </w:rPr>
        <w:t>modelos</w:t>
      </w:r>
      <w:r>
        <w:t>- Cliente móvil</w:t>
      </w:r>
      <w:r>
        <w:tab/>
      </w:r>
      <w:r>
        <w:fldChar w:fldCharType="begin"/>
      </w:r>
      <w:r>
        <w:instrText xml:space="preserve"> PAGEREF _Toc31545 \h </w:instrText>
      </w:r>
      <w:r>
        <w:fldChar w:fldCharType="separate"/>
      </w:r>
      <w:r>
        <w:t>92</w:t>
      </w:r>
      <w:r>
        <w:fldChar w:fldCharType="end"/>
      </w:r>
      <w:r>
        <w:fldChar w:fldCharType="end"/>
      </w:r>
    </w:p>
    <w:p w14:paraId="1FA81675">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_Toc10664 </w:instrText>
      </w:r>
      <w:r>
        <w:fldChar w:fldCharType="separate"/>
      </w:r>
      <w:r>
        <w:t xml:space="preserve">Figura </w:t>
      </w:r>
      <w:r>
        <w:rPr>
          <w:rFonts w:hint="default"/>
          <w:lang w:val="es-EC"/>
        </w:rPr>
        <w:t>65</w:t>
      </w:r>
      <w:r>
        <w:t>. Creación de vistas - Cliente móvil</w:t>
      </w:r>
      <w:r>
        <w:tab/>
      </w:r>
      <w:r>
        <w:fldChar w:fldCharType="begin"/>
      </w:r>
      <w:r>
        <w:instrText xml:space="preserve"> PAGEREF _Toc10664 \h </w:instrText>
      </w:r>
      <w:r>
        <w:fldChar w:fldCharType="separate"/>
      </w:r>
      <w:r>
        <w:t>93</w:t>
      </w:r>
      <w:r>
        <w:fldChar w:fldCharType="end"/>
      </w:r>
      <w:r>
        <w:fldChar w:fldCharType="end"/>
      </w:r>
    </w:p>
    <w:p w14:paraId="2984B90B">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_Toc5415 </w:instrText>
      </w:r>
      <w:r>
        <w:fldChar w:fldCharType="separate"/>
      </w:r>
      <w:r>
        <w:t xml:space="preserve">Figura </w:t>
      </w:r>
      <w:r>
        <w:rPr>
          <w:rFonts w:hint="default"/>
          <w:lang w:val="es-EC"/>
        </w:rPr>
        <w:t>66</w:t>
      </w:r>
      <w:r>
        <w:t xml:space="preserve">. </w:t>
      </w:r>
      <w:r>
        <w:rPr>
          <w:rFonts w:hint="default"/>
          <w:lang w:val="es-EC"/>
        </w:rPr>
        <w:t xml:space="preserve">Controladores </w:t>
      </w:r>
      <w:r>
        <w:t>- Cliente móvil</w:t>
      </w:r>
      <w:r>
        <w:tab/>
      </w:r>
      <w:r>
        <w:fldChar w:fldCharType="begin"/>
      </w:r>
      <w:r>
        <w:instrText xml:space="preserve"> PAGEREF _Toc5415 \h </w:instrText>
      </w:r>
      <w:r>
        <w:fldChar w:fldCharType="separate"/>
      </w:r>
      <w:r>
        <w:t>96</w:t>
      </w:r>
      <w:r>
        <w:fldChar w:fldCharType="end"/>
      </w:r>
      <w:r>
        <w:fldChar w:fldCharType="end"/>
      </w:r>
    </w:p>
    <w:p w14:paraId="4F4BE203">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fldChar w:fldCharType="begin"/>
      </w:r>
      <w:r>
        <w:instrText xml:space="preserve"> HYPERLINK \l _Toc1077 </w:instrText>
      </w:r>
      <w:r>
        <w:fldChar w:fldCharType="separate"/>
      </w:r>
      <w:r>
        <w:t xml:space="preserve">Figura </w:t>
      </w:r>
      <w:r>
        <w:rPr>
          <w:rFonts w:hint="default"/>
          <w:lang w:val="es-EC"/>
        </w:rPr>
        <w:t>67</w:t>
      </w:r>
      <w:r>
        <w:t>. Login - Cliente móvil</w:t>
      </w:r>
      <w:r>
        <w:tab/>
      </w:r>
      <w:r>
        <w:fldChar w:fldCharType="begin"/>
      </w:r>
      <w:r>
        <w:instrText xml:space="preserve"> PAGEREF _Toc1077 \h </w:instrText>
      </w:r>
      <w:r>
        <w:fldChar w:fldCharType="separate"/>
      </w:r>
      <w:r>
        <w:t>98</w:t>
      </w:r>
      <w:r>
        <w:fldChar w:fldCharType="end"/>
      </w:r>
      <w:r>
        <w:fldChar w:fldCharType="end"/>
      </w:r>
    </w:p>
    <w:p w14:paraId="116644E2">
      <w:pPr>
        <w:bidi w:val="0"/>
      </w:pPr>
      <w:r>
        <w:fldChar w:fldCharType="end"/>
      </w:r>
    </w:p>
    <w:p w14:paraId="3F4C03C0">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rPr>
          <w:b/>
          <w:bCs/>
          <w:sz w:val="32"/>
          <w:szCs w:val="32"/>
        </w:rPr>
      </w:pPr>
      <w:r>
        <w:br w:type="page"/>
      </w:r>
    </w:p>
    <w:p w14:paraId="6238B77D">
      <w:pPr>
        <w:pStyle w:val="2"/>
      </w:pPr>
      <w:bookmarkStart w:id="5" w:name="_Toc1324"/>
      <w:bookmarkStart w:id="6" w:name="_Toc26815"/>
      <w:bookmarkStart w:id="7" w:name="_Toc7358"/>
      <w:r>
        <w:t>ÍNDICE DE TABLAS</w:t>
      </w:r>
      <w:bookmarkEnd w:id="5"/>
      <w:bookmarkEnd w:id="6"/>
      <w:bookmarkEnd w:id="7"/>
    </w:p>
    <w:p w14:paraId="7D29910D">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color w:val="000000"/>
        </w:rPr>
        <w:instrText xml:space="preserve">TOC \f \t "Heading 5,1" \h \u </w:instrText>
      </w:r>
      <w:r>
        <w:rPr>
          <w:rFonts w:ascii="Arial" w:hAnsi="Arial" w:eastAsia="Arial" w:cs="Arial"/>
          <w:color w:val="000000"/>
        </w:rPr>
        <w:fldChar w:fldCharType="separate"/>
      </w:r>
      <w:r>
        <w:rPr>
          <w:rFonts w:ascii="Arial" w:hAnsi="Arial" w:eastAsia="Arial" w:cs="Arial"/>
          <w:color w:val="000000"/>
        </w:rPr>
        <w:fldChar w:fldCharType="begin"/>
      </w:r>
      <w:r>
        <w:rPr>
          <w:rFonts w:ascii="Arial" w:hAnsi="Arial" w:eastAsia="Arial" w:cs="Arial"/>
        </w:rPr>
        <w:instrText xml:space="preserve"> HYPERLINK \l _Toc23971 </w:instrText>
      </w:r>
      <w:r>
        <w:rPr>
          <w:rFonts w:ascii="Arial" w:hAnsi="Arial" w:eastAsia="Arial" w:cs="Arial"/>
        </w:rPr>
        <w:fldChar w:fldCharType="separate"/>
      </w:r>
      <w:r>
        <w:rPr>
          <w:i/>
        </w:rPr>
        <w:t>Tabla 1. Clase Program - Servidor</w:t>
      </w:r>
      <w:r>
        <w:tab/>
      </w:r>
      <w:r>
        <w:fldChar w:fldCharType="begin"/>
      </w:r>
      <w:r>
        <w:instrText xml:space="preserve"> PAGEREF _Toc23971 \h </w:instrText>
      </w:r>
      <w:r>
        <w:fldChar w:fldCharType="separate"/>
      </w:r>
      <w:r>
        <w:t>13</w:t>
      </w:r>
      <w:r>
        <w:fldChar w:fldCharType="end"/>
      </w:r>
      <w:r>
        <w:rPr>
          <w:rFonts w:ascii="Arial" w:hAnsi="Arial" w:eastAsia="Arial" w:cs="Arial"/>
          <w:color w:val="000000"/>
        </w:rPr>
        <w:fldChar w:fldCharType="end"/>
      </w:r>
    </w:p>
    <w:p w14:paraId="28C8874F">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_Toc9407 </w:instrText>
      </w:r>
      <w:r>
        <w:rPr>
          <w:rFonts w:ascii="Arial" w:hAnsi="Arial" w:eastAsia="Arial" w:cs="Arial"/>
        </w:rPr>
        <w:fldChar w:fldCharType="separate"/>
      </w:r>
      <w:r>
        <w:rPr>
          <w:i/>
        </w:rPr>
        <w:t xml:space="preserve">Tabla </w:t>
      </w:r>
      <w:r>
        <w:rPr>
          <w:rFonts w:hint="default"/>
          <w:i/>
          <w:lang w:val="es-ES"/>
        </w:rPr>
        <w:t>1</w:t>
      </w:r>
      <w:r>
        <w:rPr>
          <w:i/>
        </w:rPr>
        <w:t>. Clase ServicioAutenticacion - Servidor</w:t>
      </w:r>
      <w:r>
        <w:tab/>
      </w:r>
      <w:r>
        <w:fldChar w:fldCharType="begin"/>
      </w:r>
      <w:r>
        <w:instrText xml:space="preserve"> PAGEREF _Toc9407 \h </w:instrText>
      </w:r>
      <w:r>
        <w:fldChar w:fldCharType="separate"/>
      </w:r>
      <w:r>
        <w:t>16</w:t>
      </w:r>
      <w:r>
        <w:fldChar w:fldCharType="end"/>
      </w:r>
      <w:r>
        <w:rPr>
          <w:rFonts w:ascii="Arial" w:hAnsi="Arial" w:eastAsia="Arial" w:cs="Arial"/>
          <w:color w:val="000000"/>
        </w:rPr>
        <w:fldChar w:fldCharType="end"/>
      </w:r>
    </w:p>
    <w:p w14:paraId="3439155F">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_Toc4015 </w:instrText>
      </w:r>
      <w:r>
        <w:rPr>
          <w:rFonts w:ascii="Arial" w:hAnsi="Arial" w:eastAsia="Arial" w:cs="Arial"/>
        </w:rPr>
        <w:fldChar w:fldCharType="separate"/>
      </w:r>
      <w:r>
        <w:rPr>
          <w:i/>
        </w:rPr>
        <w:t xml:space="preserve">Tabla </w:t>
      </w:r>
      <w:r>
        <w:rPr>
          <w:rFonts w:hint="default"/>
          <w:i/>
          <w:lang w:val="es-ES"/>
        </w:rPr>
        <w:t>2</w:t>
      </w:r>
      <w:r>
        <w:rPr>
          <w:i/>
        </w:rPr>
        <w:t>. Clase ServicioConversionLongitud - Servidor</w:t>
      </w:r>
      <w:r>
        <w:tab/>
      </w:r>
      <w:r>
        <w:fldChar w:fldCharType="begin"/>
      </w:r>
      <w:r>
        <w:instrText xml:space="preserve"> PAGEREF _Toc4015 \h </w:instrText>
      </w:r>
      <w:r>
        <w:fldChar w:fldCharType="separate"/>
      </w:r>
      <w:r>
        <w:t>17</w:t>
      </w:r>
      <w:r>
        <w:fldChar w:fldCharType="end"/>
      </w:r>
      <w:r>
        <w:rPr>
          <w:rFonts w:ascii="Arial" w:hAnsi="Arial" w:eastAsia="Arial" w:cs="Arial"/>
          <w:color w:val="000000"/>
        </w:rPr>
        <w:fldChar w:fldCharType="end"/>
      </w:r>
    </w:p>
    <w:p w14:paraId="18F6F52F">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_Toc6341 </w:instrText>
      </w:r>
      <w:r>
        <w:rPr>
          <w:rFonts w:ascii="Arial" w:hAnsi="Arial" w:eastAsia="Arial" w:cs="Arial"/>
        </w:rPr>
        <w:fldChar w:fldCharType="separate"/>
      </w:r>
      <w:r>
        <w:rPr>
          <w:i/>
        </w:rPr>
        <w:t xml:space="preserve">Tabla </w:t>
      </w:r>
      <w:r>
        <w:rPr>
          <w:rFonts w:hint="default"/>
          <w:i/>
          <w:lang w:val="es-ES"/>
        </w:rPr>
        <w:t>3</w:t>
      </w:r>
      <w:r>
        <w:rPr>
          <w:i/>
        </w:rPr>
        <w:t>. Clase ServicioConversionMasa - Servidor</w:t>
      </w:r>
      <w:r>
        <w:tab/>
      </w:r>
      <w:r>
        <w:fldChar w:fldCharType="begin"/>
      </w:r>
      <w:r>
        <w:instrText xml:space="preserve"> PAGEREF _Toc6341 \h </w:instrText>
      </w:r>
      <w:r>
        <w:fldChar w:fldCharType="separate"/>
      </w:r>
      <w:r>
        <w:t>18</w:t>
      </w:r>
      <w:r>
        <w:fldChar w:fldCharType="end"/>
      </w:r>
      <w:r>
        <w:rPr>
          <w:rFonts w:ascii="Arial" w:hAnsi="Arial" w:eastAsia="Arial" w:cs="Arial"/>
          <w:color w:val="000000"/>
        </w:rPr>
        <w:fldChar w:fldCharType="end"/>
      </w:r>
    </w:p>
    <w:p w14:paraId="4C2B8576">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_Toc16318 </w:instrText>
      </w:r>
      <w:r>
        <w:rPr>
          <w:rFonts w:ascii="Arial" w:hAnsi="Arial" w:eastAsia="Arial" w:cs="Arial"/>
        </w:rPr>
        <w:fldChar w:fldCharType="separate"/>
      </w:r>
      <w:r>
        <w:rPr>
          <w:i/>
        </w:rPr>
        <w:t xml:space="preserve">Tabla </w:t>
      </w:r>
      <w:r>
        <w:rPr>
          <w:rFonts w:hint="default"/>
          <w:i/>
          <w:lang w:val="es-ES"/>
        </w:rPr>
        <w:t>4</w:t>
      </w:r>
      <w:r>
        <w:rPr>
          <w:i/>
        </w:rPr>
        <w:t>. Clase ServicioConversionTemperatura - Servidor</w:t>
      </w:r>
      <w:r>
        <w:tab/>
      </w:r>
      <w:r>
        <w:fldChar w:fldCharType="begin"/>
      </w:r>
      <w:r>
        <w:instrText xml:space="preserve"> PAGEREF _Toc16318 \h </w:instrText>
      </w:r>
      <w:r>
        <w:fldChar w:fldCharType="separate"/>
      </w:r>
      <w:r>
        <w:t>19</w:t>
      </w:r>
      <w:r>
        <w:fldChar w:fldCharType="end"/>
      </w:r>
      <w:r>
        <w:rPr>
          <w:rFonts w:ascii="Arial" w:hAnsi="Arial" w:eastAsia="Arial" w:cs="Arial"/>
          <w:color w:val="000000"/>
        </w:rPr>
        <w:fldChar w:fldCharType="end"/>
      </w:r>
    </w:p>
    <w:p w14:paraId="49F4049E">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_Toc25685 </w:instrText>
      </w:r>
      <w:r>
        <w:rPr>
          <w:rFonts w:ascii="Arial" w:hAnsi="Arial" w:eastAsia="Arial" w:cs="Arial"/>
        </w:rPr>
        <w:fldChar w:fldCharType="separate"/>
      </w:r>
      <w:r>
        <w:rPr>
          <w:i/>
        </w:rPr>
        <w:t xml:space="preserve">Tabla </w:t>
      </w:r>
      <w:r>
        <w:rPr>
          <w:rFonts w:hint="default"/>
          <w:i/>
          <w:lang w:val="es-ES"/>
        </w:rPr>
        <w:t>5</w:t>
      </w:r>
      <w:r>
        <w:rPr>
          <w:i/>
        </w:rPr>
        <w:t>. Clase FiltroAutorizacionToken - Servidor</w:t>
      </w:r>
      <w:r>
        <w:tab/>
      </w:r>
      <w:r>
        <w:fldChar w:fldCharType="begin"/>
      </w:r>
      <w:r>
        <w:instrText xml:space="preserve"> PAGEREF _Toc25685 \h </w:instrText>
      </w:r>
      <w:r>
        <w:fldChar w:fldCharType="separate"/>
      </w:r>
      <w:r>
        <w:t>22</w:t>
      </w:r>
      <w:r>
        <w:fldChar w:fldCharType="end"/>
      </w:r>
      <w:r>
        <w:rPr>
          <w:rFonts w:ascii="Arial" w:hAnsi="Arial" w:eastAsia="Arial" w:cs="Arial"/>
          <w:color w:val="000000"/>
        </w:rPr>
        <w:fldChar w:fldCharType="end"/>
      </w:r>
    </w:p>
    <w:p w14:paraId="0A3C169A">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_Toc18813 </w:instrText>
      </w:r>
      <w:r>
        <w:rPr>
          <w:rFonts w:ascii="Arial" w:hAnsi="Arial" w:eastAsia="Arial" w:cs="Arial"/>
        </w:rPr>
        <w:fldChar w:fldCharType="separate"/>
      </w:r>
      <w:r>
        <w:rPr>
          <w:i/>
        </w:rPr>
        <w:t xml:space="preserve">Tabla </w:t>
      </w:r>
      <w:r>
        <w:rPr>
          <w:rFonts w:hint="default"/>
          <w:i/>
          <w:lang w:val="es-ES"/>
        </w:rPr>
        <w:t>6</w:t>
      </w:r>
      <w:r>
        <w:rPr>
          <w:i/>
        </w:rPr>
        <w:t>. Clase GeneradorToken - Servidor</w:t>
      </w:r>
      <w:r>
        <w:tab/>
      </w:r>
      <w:r>
        <w:fldChar w:fldCharType="begin"/>
      </w:r>
      <w:r>
        <w:instrText xml:space="preserve"> PAGEREF _Toc18813 \h </w:instrText>
      </w:r>
      <w:r>
        <w:fldChar w:fldCharType="separate"/>
      </w:r>
      <w:r>
        <w:t>23</w:t>
      </w:r>
      <w:r>
        <w:fldChar w:fldCharType="end"/>
      </w:r>
      <w:r>
        <w:rPr>
          <w:rFonts w:ascii="Arial" w:hAnsi="Arial" w:eastAsia="Arial" w:cs="Arial"/>
          <w:color w:val="000000"/>
        </w:rPr>
        <w:fldChar w:fldCharType="end"/>
      </w:r>
    </w:p>
    <w:p w14:paraId="6D7852F3">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_Toc749 </w:instrText>
      </w:r>
      <w:r>
        <w:rPr>
          <w:rFonts w:ascii="Arial" w:hAnsi="Arial" w:eastAsia="Arial" w:cs="Arial"/>
        </w:rPr>
        <w:fldChar w:fldCharType="separate"/>
      </w:r>
      <w:r>
        <w:rPr>
          <w:i/>
        </w:rPr>
        <w:t>Tabla 7. Clase RespuestaConversion - Servidor</w:t>
      </w:r>
      <w:r>
        <w:tab/>
      </w:r>
      <w:r>
        <w:fldChar w:fldCharType="begin"/>
      </w:r>
      <w:r>
        <w:instrText xml:space="preserve"> PAGEREF _Toc749 \h </w:instrText>
      </w:r>
      <w:r>
        <w:fldChar w:fldCharType="separate"/>
      </w:r>
      <w:r>
        <w:t>25</w:t>
      </w:r>
      <w:r>
        <w:fldChar w:fldCharType="end"/>
      </w:r>
      <w:r>
        <w:rPr>
          <w:rFonts w:ascii="Arial" w:hAnsi="Arial" w:eastAsia="Arial" w:cs="Arial"/>
          <w:color w:val="000000"/>
        </w:rPr>
        <w:fldChar w:fldCharType="end"/>
      </w:r>
    </w:p>
    <w:p w14:paraId="3B7498D0">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_Toc14033 </w:instrText>
      </w:r>
      <w:r>
        <w:rPr>
          <w:rFonts w:ascii="Arial" w:hAnsi="Arial" w:eastAsia="Arial" w:cs="Arial"/>
        </w:rPr>
        <w:fldChar w:fldCharType="separate"/>
      </w:r>
      <w:r>
        <w:rPr>
          <w:i/>
        </w:rPr>
        <w:t>Tabla 8. Clase RespuestaError - Servidor</w:t>
      </w:r>
      <w:r>
        <w:tab/>
      </w:r>
      <w:r>
        <w:fldChar w:fldCharType="begin"/>
      </w:r>
      <w:r>
        <w:instrText xml:space="preserve"> PAGEREF _Toc14033 \h </w:instrText>
      </w:r>
      <w:r>
        <w:fldChar w:fldCharType="separate"/>
      </w:r>
      <w:r>
        <w:t>25</w:t>
      </w:r>
      <w:r>
        <w:fldChar w:fldCharType="end"/>
      </w:r>
      <w:r>
        <w:rPr>
          <w:rFonts w:ascii="Arial" w:hAnsi="Arial" w:eastAsia="Arial" w:cs="Arial"/>
          <w:color w:val="000000"/>
        </w:rPr>
        <w:fldChar w:fldCharType="end"/>
      </w:r>
    </w:p>
    <w:p w14:paraId="597ACBAD">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_Toc27071 </w:instrText>
      </w:r>
      <w:r>
        <w:rPr>
          <w:rFonts w:ascii="Arial" w:hAnsi="Arial" w:eastAsia="Arial" w:cs="Arial"/>
        </w:rPr>
        <w:fldChar w:fldCharType="separate"/>
      </w:r>
      <w:r>
        <w:rPr>
          <w:i/>
        </w:rPr>
        <w:t>Tabla 9. Clase RespuestaLogin - Servidor</w:t>
      </w:r>
      <w:r>
        <w:tab/>
      </w:r>
      <w:r>
        <w:fldChar w:fldCharType="begin"/>
      </w:r>
      <w:r>
        <w:instrText xml:space="preserve"> PAGEREF _Toc27071 \h </w:instrText>
      </w:r>
      <w:r>
        <w:fldChar w:fldCharType="separate"/>
      </w:r>
      <w:r>
        <w:t>25</w:t>
      </w:r>
      <w:r>
        <w:fldChar w:fldCharType="end"/>
      </w:r>
      <w:r>
        <w:rPr>
          <w:rFonts w:ascii="Arial" w:hAnsi="Arial" w:eastAsia="Arial" w:cs="Arial"/>
          <w:color w:val="000000"/>
        </w:rPr>
        <w:fldChar w:fldCharType="end"/>
      </w:r>
    </w:p>
    <w:p w14:paraId="56FECEE0">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_Toc22422 </w:instrText>
      </w:r>
      <w:r>
        <w:rPr>
          <w:rFonts w:ascii="Arial" w:hAnsi="Arial" w:eastAsia="Arial" w:cs="Arial"/>
        </w:rPr>
        <w:fldChar w:fldCharType="separate"/>
      </w:r>
      <w:r>
        <w:rPr>
          <w:i/>
        </w:rPr>
        <w:t>Tabla 10. Clase ResultadoServicio - Servidor</w:t>
      </w:r>
      <w:r>
        <w:tab/>
      </w:r>
      <w:r>
        <w:fldChar w:fldCharType="begin"/>
      </w:r>
      <w:r>
        <w:instrText xml:space="preserve"> PAGEREF _Toc22422 \h </w:instrText>
      </w:r>
      <w:r>
        <w:fldChar w:fldCharType="separate"/>
      </w:r>
      <w:r>
        <w:t>26</w:t>
      </w:r>
      <w:r>
        <w:fldChar w:fldCharType="end"/>
      </w:r>
      <w:r>
        <w:rPr>
          <w:rFonts w:ascii="Arial" w:hAnsi="Arial" w:eastAsia="Arial" w:cs="Arial"/>
          <w:color w:val="000000"/>
        </w:rPr>
        <w:fldChar w:fldCharType="end"/>
      </w:r>
    </w:p>
    <w:p w14:paraId="5D749E1B">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_Toc25306 </w:instrText>
      </w:r>
      <w:r>
        <w:rPr>
          <w:rFonts w:ascii="Arial" w:hAnsi="Arial" w:eastAsia="Arial" w:cs="Arial"/>
        </w:rPr>
        <w:fldChar w:fldCharType="separate"/>
      </w:r>
      <w:r>
        <w:rPr>
          <w:i/>
        </w:rPr>
        <w:t>Tabla 11. Clase SolicitudConversion - Servidor</w:t>
      </w:r>
      <w:r>
        <w:tab/>
      </w:r>
      <w:r>
        <w:fldChar w:fldCharType="begin"/>
      </w:r>
      <w:r>
        <w:instrText xml:space="preserve"> PAGEREF _Toc25306 \h </w:instrText>
      </w:r>
      <w:r>
        <w:fldChar w:fldCharType="separate"/>
      </w:r>
      <w:r>
        <w:t>26</w:t>
      </w:r>
      <w:r>
        <w:fldChar w:fldCharType="end"/>
      </w:r>
      <w:r>
        <w:rPr>
          <w:rFonts w:ascii="Arial" w:hAnsi="Arial" w:eastAsia="Arial" w:cs="Arial"/>
          <w:color w:val="000000"/>
        </w:rPr>
        <w:fldChar w:fldCharType="end"/>
      </w:r>
    </w:p>
    <w:p w14:paraId="0B021250">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_Toc18595 </w:instrText>
      </w:r>
      <w:r>
        <w:rPr>
          <w:rFonts w:ascii="Arial" w:hAnsi="Arial" w:eastAsia="Arial" w:cs="Arial"/>
        </w:rPr>
        <w:fldChar w:fldCharType="separate"/>
      </w:r>
      <w:r>
        <w:rPr>
          <w:i/>
        </w:rPr>
        <w:t>Tabla 12. Clase SolicitudLogin - Servidor</w:t>
      </w:r>
      <w:r>
        <w:tab/>
      </w:r>
      <w:r>
        <w:fldChar w:fldCharType="begin"/>
      </w:r>
      <w:r>
        <w:instrText xml:space="preserve"> PAGEREF _Toc18595 \h </w:instrText>
      </w:r>
      <w:r>
        <w:fldChar w:fldCharType="separate"/>
      </w:r>
      <w:r>
        <w:t>26</w:t>
      </w:r>
      <w:r>
        <w:fldChar w:fldCharType="end"/>
      </w:r>
      <w:r>
        <w:rPr>
          <w:rFonts w:ascii="Arial" w:hAnsi="Arial" w:eastAsia="Arial" w:cs="Arial"/>
          <w:color w:val="000000"/>
        </w:rPr>
        <w:fldChar w:fldCharType="end"/>
      </w:r>
    </w:p>
    <w:p w14:paraId="379CFB46">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_Toc11960 </w:instrText>
      </w:r>
      <w:r>
        <w:rPr>
          <w:rFonts w:ascii="Arial" w:hAnsi="Arial" w:eastAsia="Arial" w:cs="Arial"/>
        </w:rPr>
        <w:fldChar w:fldCharType="separate"/>
      </w:r>
      <w:r>
        <w:rPr>
          <w:i/>
        </w:rPr>
        <w:t>Tabla 13. Clase UnidadLongitud - Servidor</w:t>
      </w:r>
      <w:r>
        <w:tab/>
      </w:r>
      <w:r>
        <w:fldChar w:fldCharType="begin"/>
      </w:r>
      <w:r>
        <w:instrText xml:space="preserve"> PAGEREF _Toc11960 \h </w:instrText>
      </w:r>
      <w:r>
        <w:fldChar w:fldCharType="separate"/>
      </w:r>
      <w:r>
        <w:t>27</w:t>
      </w:r>
      <w:r>
        <w:fldChar w:fldCharType="end"/>
      </w:r>
      <w:r>
        <w:rPr>
          <w:rFonts w:ascii="Arial" w:hAnsi="Arial" w:eastAsia="Arial" w:cs="Arial"/>
          <w:color w:val="000000"/>
        </w:rPr>
        <w:fldChar w:fldCharType="end"/>
      </w:r>
    </w:p>
    <w:p w14:paraId="675D6021">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_Toc27549 </w:instrText>
      </w:r>
      <w:r>
        <w:rPr>
          <w:rFonts w:ascii="Arial" w:hAnsi="Arial" w:eastAsia="Arial" w:cs="Arial"/>
        </w:rPr>
        <w:fldChar w:fldCharType="separate"/>
      </w:r>
      <w:r>
        <w:rPr>
          <w:i/>
        </w:rPr>
        <w:t>Tabla 14. Clase UnidadMasa - Servidor</w:t>
      </w:r>
      <w:r>
        <w:tab/>
      </w:r>
      <w:r>
        <w:fldChar w:fldCharType="begin"/>
      </w:r>
      <w:r>
        <w:instrText xml:space="preserve"> PAGEREF _Toc27549 \h </w:instrText>
      </w:r>
      <w:r>
        <w:fldChar w:fldCharType="separate"/>
      </w:r>
      <w:r>
        <w:t>27</w:t>
      </w:r>
      <w:r>
        <w:fldChar w:fldCharType="end"/>
      </w:r>
      <w:r>
        <w:rPr>
          <w:rFonts w:ascii="Arial" w:hAnsi="Arial" w:eastAsia="Arial" w:cs="Arial"/>
          <w:color w:val="000000"/>
        </w:rPr>
        <w:fldChar w:fldCharType="end"/>
      </w:r>
    </w:p>
    <w:p w14:paraId="6694FB8A">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_Toc1843 </w:instrText>
      </w:r>
      <w:r>
        <w:rPr>
          <w:rFonts w:ascii="Arial" w:hAnsi="Arial" w:eastAsia="Arial" w:cs="Arial"/>
        </w:rPr>
        <w:fldChar w:fldCharType="separate"/>
      </w:r>
      <w:r>
        <w:rPr>
          <w:i/>
        </w:rPr>
        <w:t>Tabla 15. Clase UnidadTemperatura - Servidor</w:t>
      </w:r>
      <w:r>
        <w:tab/>
      </w:r>
      <w:r>
        <w:fldChar w:fldCharType="begin"/>
      </w:r>
      <w:r>
        <w:instrText xml:space="preserve"> PAGEREF _Toc1843 \h </w:instrText>
      </w:r>
      <w:r>
        <w:fldChar w:fldCharType="separate"/>
      </w:r>
      <w:r>
        <w:t>27</w:t>
      </w:r>
      <w:r>
        <w:fldChar w:fldCharType="end"/>
      </w:r>
      <w:r>
        <w:rPr>
          <w:rFonts w:ascii="Arial" w:hAnsi="Arial" w:eastAsia="Arial" w:cs="Arial"/>
          <w:color w:val="000000"/>
        </w:rPr>
        <w:fldChar w:fldCharType="end"/>
      </w:r>
    </w:p>
    <w:p w14:paraId="42A6EB0E">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_Toc7829 </w:instrText>
      </w:r>
      <w:r>
        <w:rPr>
          <w:rFonts w:ascii="Arial" w:hAnsi="Arial" w:eastAsia="Arial" w:cs="Arial"/>
        </w:rPr>
        <w:fldChar w:fldCharType="separate"/>
      </w:r>
      <w:r>
        <w:rPr>
          <w:i/>
        </w:rPr>
        <w:t xml:space="preserve">Tabla </w:t>
      </w:r>
      <w:r>
        <w:rPr>
          <w:rFonts w:hint="default"/>
          <w:i/>
          <w:lang w:val="en-US"/>
        </w:rPr>
        <w:t>1</w:t>
      </w:r>
      <w:r>
        <w:rPr>
          <w:i/>
        </w:rPr>
        <w:t>5. Clase CatalogoUnidades - Cliente C</w:t>
      </w:r>
      <w:bookmarkStart w:id="452" w:name="_GoBack"/>
      <w:bookmarkEnd w:id="452"/>
      <w:r>
        <w:rPr>
          <w:i/>
        </w:rPr>
        <w:t>onsola</w:t>
      </w:r>
      <w:r>
        <w:tab/>
      </w:r>
      <w:r>
        <w:fldChar w:fldCharType="begin"/>
      </w:r>
      <w:r>
        <w:instrText xml:space="preserve"> PAGEREF _Toc7829 \h </w:instrText>
      </w:r>
      <w:r>
        <w:fldChar w:fldCharType="separate"/>
      </w:r>
      <w:r>
        <w:t>32</w:t>
      </w:r>
      <w:r>
        <w:fldChar w:fldCharType="end"/>
      </w:r>
      <w:r>
        <w:rPr>
          <w:rFonts w:ascii="Arial" w:hAnsi="Arial" w:eastAsia="Arial" w:cs="Arial"/>
          <w:color w:val="000000"/>
        </w:rPr>
        <w:fldChar w:fldCharType="end"/>
      </w:r>
    </w:p>
    <w:p w14:paraId="5FD2FF42">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_Toc14125 </w:instrText>
      </w:r>
      <w:r>
        <w:rPr>
          <w:rFonts w:ascii="Arial" w:hAnsi="Arial" w:eastAsia="Arial" w:cs="Arial"/>
        </w:rPr>
        <w:fldChar w:fldCharType="separate"/>
      </w:r>
      <w:r>
        <w:rPr>
          <w:i/>
        </w:rPr>
        <w:t xml:space="preserve">Tabla </w:t>
      </w:r>
      <w:r>
        <w:rPr>
          <w:rFonts w:hint="default"/>
          <w:i/>
          <w:lang w:val="en-US"/>
        </w:rPr>
        <w:t>1</w:t>
      </w:r>
      <w:r>
        <w:rPr>
          <w:i/>
        </w:rPr>
        <w:t>6. Clase EntradaContrasena - Cliente Consola</w:t>
      </w:r>
      <w:r>
        <w:tab/>
      </w:r>
      <w:r>
        <w:fldChar w:fldCharType="begin"/>
      </w:r>
      <w:r>
        <w:instrText xml:space="preserve"> PAGEREF _Toc14125 \h </w:instrText>
      </w:r>
      <w:r>
        <w:fldChar w:fldCharType="separate"/>
      </w:r>
      <w:r>
        <w:t>33</w:t>
      </w:r>
      <w:r>
        <w:fldChar w:fldCharType="end"/>
      </w:r>
      <w:r>
        <w:rPr>
          <w:rFonts w:ascii="Arial" w:hAnsi="Arial" w:eastAsia="Arial" w:cs="Arial"/>
          <w:color w:val="000000"/>
        </w:rPr>
        <w:fldChar w:fldCharType="end"/>
      </w:r>
    </w:p>
    <w:p w14:paraId="3BFD889A">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_Toc14744 </w:instrText>
      </w:r>
      <w:r>
        <w:rPr>
          <w:rFonts w:ascii="Arial" w:hAnsi="Arial" w:eastAsia="Arial" w:cs="Arial"/>
        </w:rPr>
        <w:fldChar w:fldCharType="separate"/>
      </w:r>
      <w:r>
        <w:rPr>
          <w:i/>
        </w:rPr>
        <w:t xml:space="preserve">Tabla </w:t>
      </w:r>
      <w:r>
        <w:rPr>
          <w:rFonts w:hint="default"/>
          <w:i/>
          <w:lang w:val="en-US"/>
        </w:rPr>
        <w:t>1</w:t>
      </w:r>
      <w:r>
        <w:rPr>
          <w:i/>
        </w:rPr>
        <w:t>7. Clase EntradaNumerica - Cliente Consola</w:t>
      </w:r>
      <w:r>
        <w:tab/>
      </w:r>
      <w:r>
        <w:fldChar w:fldCharType="begin"/>
      </w:r>
      <w:r>
        <w:instrText xml:space="preserve"> PAGEREF _Toc14744 \h </w:instrText>
      </w:r>
      <w:r>
        <w:fldChar w:fldCharType="separate"/>
      </w:r>
      <w:r>
        <w:t>34</w:t>
      </w:r>
      <w:r>
        <w:fldChar w:fldCharType="end"/>
      </w:r>
      <w:r>
        <w:rPr>
          <w:rFonts w:ascii="Arial" w:hAnsi="Arial" w:eastAsia="Arial" w:cs="Arial"/>
          <w:color w:val="000000"/>
        </w:rPr>
        <w:fldChar w:fldCharType="end"/>
      </w:r>
    </w:p>
    <w:p w14:paraId="756A7993">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_Toc21617 </w:instrText>
      </w:r>
      <w:r>
        <w:rPr>
          <w:rFonts w:ascii="Arial" w:hAnsi="Arial" w:eastAsia="Arial" w:cs="Arial"/>
        </w:rPr>
        <w:fldChar w:fldCharType="separate"/>
      </w:r>
      <w:r>
        <w:rPr>
          <w:i/>
        </w:rPr>
        <w:t xml:space="preserve">Tabla </w:t>
      </w:r>
      <w:r>
        <w:rPr>
          <w:rFonts w:hint="default"/>
          <w:i/>
          <w:lang w:val="en-US"/>
        </w:rPr>
        <w:t>1</w:t>
      </w:r>
      <w:r>
        <w:rPr>
          <w:i/>
        </w:rPr>
        <w:t>8. Clase MenuSeleccionMultiple - Cliente Consola</w:t>
      </w:r>
      <w:r>
        <w:tab/>
      </w:r>
      <w:r>
        <w:fldChar w:fldCharType="begin"/>
      </w:r>
      <w:r>
        <w:instrText xml:space="preserve"> PAGEREF _Toc21617 \h </w:instrText>
      </w:r>
      <w:r>
        <w:fldChar w:fldCharType="separate"/>
      </w:r>
      <w:r>
        <w:t>35</w:t>
      </w:r>
      <w:r>
        <w:fldChar w:fldCharType="end"/>
      </w:r>
      <w:r>
        <w:rPr>
          <w:rFonts w:ascii="Arial" w:hAnsi="Arial" w:eastAsia="Arial" w:cs="Arial"/>
          <w:color w:val="000000"/>
        </w:rPr>
        <w:fldChar w:fldCharType="end"/>
      </w:r>
    </w:p>
    <w:p w14:paraId="03F0398F">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_Toc18822 </w:instrText>
      </w:r>
      <w:r>
        <w:rPr>
          <w:rFonts w:ascii="Arial" w:hAnsi="Arial" w:eastAsia="Arial" w:cs="Arial"/>
        </w:rPr>
        <w:fldChar w:fldCharType="separate"/>
      </w:r>
      <w:r>
        <w:rPr>
          <w:i/>
        </w:rPr>
        <w:t xml:space="preserve">Tabla </w:t>
      </w:r>
      <w:r>
        <w:rPr>
          <w:rFonts w:hint="default"/>
          <w:i/>
          <w:lang w:val="en-US"/>
        </w:rPr>
        <w:t>1</w:t>
      </w:r>
      <w:r>
        <w:rPr>
          <w:i/>
        </w:rPr>
        <w:t>9. Clase Presentacion - Cliente Consola</w:t>
      </w:r>
      <w:r>
        <w:tab/>
      </w:r>
      <w:r>
        <w:fldChar w:fldCharType="begin"/>
      </w:r>
      <w:r>
        <w:instrText xml:space="preserve"> PAGEREF _Toc18822 \h </w:instrText>
      </w:r>
      <w:r>
        <w:fldChar w:fldCharType="separate"/>
      </w:r>
      <w:r>
        <w:t>38</w:t>
      </w:r>
      <w:r>
        <w:fldChar w:fldCharType="end"/>
      </w:r>
      <w:r>
        <w:rPr>
          <w:rFonts w:ascii="Arial" w:hAnsi="Arial" w:eastAsia="Arial" w:cs="Arial"/>
          <w:color w:val="000000"/>
        </w:rPr>
        <w:fldChar w:fldCharType="end"/>
      </w:r>
    </w:p>
    <w:p w14:paraId="44362497">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_Toc21908 </w:instrText>
      </w:r>
      <w:r>
        <w:rPr>
          <w:rFonts w:ascii="Arial" w:hAnsi="Arial" w:eastAsia="Arial" w:cs="Arial"/>
        </w:rPr>
        <w:fldChar w:fldCharType="separate"/>
      </w:r>
      <w:r>
        <w:rPr>
          <w:i/>
        </w:rPr>
        <w:t xml:space="preserve">Tabla </w:t>
      </w:r>
      <w:r>
        <w:rPr>
          <w:rFonts w:hint="default"/>
          <w:i/>
          <w:lang w:val="en-US"/>
        </w:rPr>
        <w:t>2</w:t>
      </w:r>
      <w:r>
        <w:rPr>
          <w:i/>
        </w:rPr>
        <w:t>0. Clase ZonaTexto - Cliente Consola</w:t>
      </w:r>
      <w:r>
        <w:tab/>
      </w:r>
      <w:r>
        <w:fldChar w:fldCharType="begin"/>
      </w:r>
      <w:r>
        <w:instrText xml:space="preserve"> PAGEREF _Toc21908 \h </w:instrText>
      </w:r>
      <w:r>
        <w:fldChar w:fldCharType="separate"/>
      </w:r>
      <w:r>
        <w:t>42</w:t>
      </w:r>
      <w:r>
        <w:fldChar w:fldCharType="end"/>
      </w:r>
      <w:r>
        <w:rPr>
          <w:rFonts w:ascii="Arial" w:hAnsi="Arial" w:eastAsia="Arial" w:cs="Arial"/>
          <w:color w:val="000000"/>
        </w:rPr>
        <w:fldChar w:fldCharType="end"/>
      </w:r>
    </w:p>
    <w:p w14:paraId="22A3A25E">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_Toc31479 </w:instrText>
      </w:r>
      <w:r>
        <w:rPr>
          <w:rFonts w:ascii="Arial" w:hAnsi="Arial" w:eastAsia="Arial" w:cs="Arial"/>
        </w:rPr>
        <w:fldChar w:fldCharType="separate"/>
      </w:r>
      <w:r>
        <w:rPr>
          <w:i/>
        </w:rPr>
        <w:t xml:space="preserve">Tabla </w:t>
      </w:r>
      <w:r>
        <w:rPr>
          <w:rFonts w:hint="default"/>
          <w:i/>
          <w:lang w:val="es-EC"/>
        </w:rPr>
        <w:t>21</w:t>
      </w:r>
      <w:r>
        <w:rPr>
          <w:i/>
        </w:rPr>
        <w:t>. Clase CargadorEnv - Cliente Escritorio</w:t>
      </w:r>
      <w:r>
        <w:tab/>
      </w:r>
      <w:r>
        <w:fldChar w:fldCharType="begin"/>
      </w:r>
      <w:r>
        <w:instrText xml:space="preserve"> PAGEREF _Toc31479 \h </w:instrText>
      </w:r>
      <w:r>
        <w:fldChar w:fldCharType="separate"/>
      </w:r>
      <w:r>
        <w:t>45</w:t>
      </w:r>
      <w:r>
        <w:fldChar w:fldCharType="end"/>
      </w:r>
      <w:r>
        <w:rPr>
          <w:rFonts w:ascii="Arial" w:hAnsi="Arial" w:eastAsia="Arial" w:cs="Arial"/>
          <w:color w:val="000000"/>
        </w:rPr>
        <w:fldChar w:fldCharType="end"/>
      </w:r>
    </w:p>
    <w:p w14:paraId="3691525E">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_Toc19420 </w:instrText>
      </w:r>
      <w:r>
        <w:rPr>
          <w:rFonts w:ascii="Arial" w:hAnsi="Arial" w:eastAsia="Arial" w:cs="Arial"/>
        </w:rPr>
        <w:fldChar w:fldCharType="separate"/>
      </w:r>
      <w:r>
        <w:rPr>
          <w:i/>
        </w:rPr>
        <w:t xml:space="preserve">Tabla </w:t>
      </w:r>
      <w:r>
        <w:rPr>
          <w:rFonts w:hint="default"/>
          <w:i/>
          <w:lang w:val="es-EC"/>
        </w:rPr>
        <w:t>22</w:t>
      </w:r>
      <w:r>
        <w:rPr>
          <w:i/>
        </w:rPr>
        <w:t>. Clase ConfiguracionCliente - Cliente Escritorio</w:t>
      </w:r>
      <w:r>
        <w:tab/>
      </w:r>
      <w:r>
        <w:fldChar w:fldCharType="begin"/>
      </w:r>
      <w:r>
        <w:instrText xml:space="preserve"> PAGEREF _Toc19420 \h </w:instrText>
      </w:r>
      <w:r>
        <w:fldChar w:fldCharType="separate"/>
      </w:r>
      <w:r>
        <w:t>46</w:t>
      </w:r>
      <w:r>
        <w:fldChar w:fldCharType="end"/>
      </w:r>
      <w:r>
        <w:rPr>
          <w:rFonts w:ascii="Arial" w:hAnsi="Arial" w:eastAsia="Arial" w:cs="Arial"/>
          <w:color w:val="000000"/>
        </w:rPr>
        <w:fldChar w:fldCharType="end"/>
      </w:r>
    </w:p>
    <w:p w14:paraId="6AF464A4">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_Toc31989 </w:instrText>
      </w:r>
      <w:r>
        <w:rPr>
          <w:rFonts w:ascii="Arial" w:hAnsi="Arial" w:eastAsia="Arial" w:cs="Arial"/>
        </w:rPr>
        <w:fldChar w:fldCharType="separate"/>
      </w:r>
      <w:r>
        <w:rPr>
          <w:i/>
        </w:rPr>
        <w:t xml:space="preserve">Tabla </w:t>
      </w:r>
      <w:r>
        <w:rPr>
          <w:rFonts w:hint="default"/>
          <w:i/>
          <w:lang w:val="es-EC"/>
        </w:rPr>
        <w:t>23</w:t>
      </w:r>
      <w:r>
        <w:rPr>
          <w:i/>
        </w:rPr>
        <w:t>. Clase ClienteRestfulConversion - Cliente Consola</w:t>
      </w:r>
      <w:r>
        <w:tab/>
      </w:r>
      <w:r>
        <w:fldChar w:fldCharType="begin"/>
      </w:r>
      <w:r>
        <w:instrText xml:space="preserve"> PAGEREF _Toc31989 \h </w:instrText>
      </w:r>
      <w:r>
        <w:fldChar w:fldCharType="separate"/>
      </w:r>
      <w:r>
        <w:t>49</w:t>
      </w:r>
      <w:r>
        <w:fldChar w:fldCharType="end"/>
      </w:r>
      <w:r>
        <w:rPr>
          <w:rFonts w:ascii="Arial" w:hAnsi="Arial" w:eastAsia="Arial" w:cs="Arial"/>
          <w:color w:val="000000"/>
        </w:rPr>
        <w:fldChar w:fldCharType="end"/>
      </w:r>
    </w:p>
    <w:p w14:paraId="7762F73D">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_Toc2431 </w:instrText>
      </w:r>
      <w:r>
        <w:rPr>
          <w:rFonts w:ascii="Arial" w:hAnsi="Arial" w:eastAsia="Arial" w:cs="Arial"/>
        </w:rPr>
        <w:fldChar w:fldCharType="separate"/>
      </w:r>
      <w:r>
        <w:rPr>
          <w:i/>
        </w:rPr>
        <w:t xml:space="preserve">Tabla </w:t>
      </w:r>
      <w:r>
        <w:rPr>
          <w:rFonts w:hint="default"/>
          <w:i/>
          <w:lang w:val="es-EC"/>
        </w:rPr>
        <w:t>24</w:t>
      </w:r>
      <w:r>
        <w:rPr>
          <w:i/>
        </w:rPr>
        <w:t>. Clase CatalogoUnidades - Cliente Escritorio</w:t>
      </w:r>
      <w:r>
        <w:tab/>
      </w:r>
      <w:r>
        <w:fldChar w:fldCharType="begin"/>
      </w:r>
      <w:r>
        <w:instrText xml:space="preserve"> PAGEREF _Toc2431 \h </w:instrText>
      </w:r>
      <w:r>
        <w:fldChar w:fldCharType="separate"/>
      </w:r>
      <w:r>
        <w:t>55</w:t>
      </w:r>
      <w:r>
        <w:fldChar w:fldCharType="end"/>
      </w:r>
      <w:r>
        <w:rPr>
          <w:rFonts w:ascii="Arial" w:hAnsi="Arial" w:eastAsia="Arial" w:cs="Arial"/>
          <w:color w:val="000000"/>
        </w:rPr>
        <w:fldChar w:fldCharType="end"/>
      </w:r>
    </w:p>
    <w:p w14:paraId="71F3AAEE">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_Toc8914 </w:instrText>
      </w:r>
      <w:r>
        <w:rPr>
          <w:rFonts w:ascii="Arial" w:hAnsi="Arial" w:eastAsia="Arial" w:cs="Arial"/>
        </w:rPr>
        <w:fldChar w:fldCharType="separate"/>
      </w:r>
      <w:r>
        <w:rPr>
          <w:i/>
        </w:rPr>
        <w:t xml:space="preserve">Tabla </w:t>
      </w:r>
      <w:r>
        <w:rPr>
          <w:rFonts w:hint="default"/>
          <w:i/>
          <w:lang w:val="es-EC"/>
        </w:rPr>
        <w:t>25</w:t>
      </w:r>
      <w:r>
        <w:rPr>
          <w:i/>
        </w:rPr>
        <w:t>. Clase CategoriaUnidad - Cliente Escritorio</w:t>
      </w:r>
      <w:r>
        <w:tab/>
      </w:r>
      <w:r>
        <w:fldChar w:fldCharType="begin"/>
      </w:r>
      <w:r>
        <w:instrText xml:space="preserve"> PAGEREF _Toc8914 \h </w:instrText>
      </w:r>
      <w:r>
        <w:fldChar w:fldCharType="separate"/>
      </w:r>
      <w:r>
        <w:t>55</w:t>
      </w:r>
      <w:r>
        <w:fldChar w:fldCharType="end"/>
      </w:r>
      <w:r>
        <w:rPr>
          <w:rFonts w:ascii="Arial" w:hAnsi="Arial" w:eastAsia="Arial" w:cs="Arial"/>
          <w:color w:val="000000"/>
        </w:rPr>
        <w:fldChar w:fldCharType="end"/>
      </w:r>
    </w:p>
    <w:p w14:paraId="71DB74C9">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_Toc32438 </w:instrText>
      </w:r>
      <w:r>
        <w:rPr>
          <w:rFonts w:ascii="Arial" w:hAnsi="Arial" w:eastAsia="Arial" w:cs="Arial"/>
        </w:rPr>
        <w:fldChar w:fldCharType="separate"/>
      </w:r>
      <w:r>
        <w:rPr>
          <w:i/>
        </w:rPr>
        <w:t xml:space="preserve">Tabla </w:t>
      </w:r>
      <w:r>
        <w:rPr>
          <w:rFonts w:hint="default"/>
          <w:i/>
          <w:lang w:val="es-EC"/>
        </w:rPr>
        <w:t>26</w:t>
      </w:r>
      <w:r>
        <w:rPr>
          <w:i/>
        </w:rPr>
        <w:t>. Clase RespuestaConversion - Cliente Escritorio</w:t>
      </w:r>
      <w:r>
        <w:tab/>
      </w:r>
      <w:r>
        <w:fldChar w:fldCharType="begin"/>
      </w:r>
      <w:r>
        <w:instrText xml:space="preserve"> PAGEREF _Toc32438 \h </w:instrText>
      </w:r>
      <w:r>
        <w:fldChar w:fldCharType="separate"/>
      </w:r>
      <w:r>
        <w:t>55</w:t>
      </w:r>
      <w:r>
        <w:fldChar w:fldCharType="end"/>
      </w:r>
      <w:r>
        <w:rPr>
          <w:rFonts w:ascii="Arial" w:hAnsi="Arial" w:eastAsia="Arial" w:cs="Arial"/>
          <w:color w:val="000000"/>
        </w:rPr>
        <w:fldChar w:fldCharType="end"/>
      </w:r>
    </w:p>
    <w:p w14:paraId="453A5F65">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_Toc1381 </w:instrText>
      </w:r>
      <w:r>
        <w:rPr>
          <w:rFonts w:ascii="Arial" w:hAnsi="Arial" w:eastAsia="Arial" w:cs="Arial"/>
        </w:rPr>
        <w:fldChar w:fldCharType="separate"/>
      </w:r>
      <w:r>
        <w:rPr>
          <w:i/>
        </w:rPr>
        <w:t xml:space="preserve">Tabla </w:t>
      </w:r>
      <w:r>
        <w:rPr>
          <w:rFonts w:hint="default"/>
          <w:i/>
          <w:lang w:val="es-EC"/>
        </w:rPr>
        <w:t>27</w:t>
      </w:r>
      <w:r>
        <w:rPr>
          <w:i/>
        </w:rPr>
        <w:t>. Clase RespuestaInicioSesion - Cliente Escritorio</w:t>
      </w:r>
      <w:r>
        <w:tab/>
      </w:r>
      <w:r>
        <w:fldChar w:fldCharType="begin"/>
      </w:r>
      <w:r>
        <w:instrText xml:space="preserve"> PAGEREF _Toc1381 \h </w:instrText>
      </w:r>
      <w:r>
        <w:fldChar w:fldCharType="separate"/>
      </w:r>
      <w:r>
        <w:t>56</w:t>
      </w:r>
      <w:r>
        <w:fldChar w:fldCharType="end"/>
      </w:r>
      <w:r>
        <w:rPr>
          <w:rFonts w:ascii="Arial" w:hAnsi="Arial" w:eastAsia="Arial" w:cs="Arial"/>
          <w:color w:val="000000"/>
        </w:rPr>
        <w:fldChar w:fldCharType="end"/>
      </w:r>
    </w:p>
    <w:p w14:paraId="26E70FF6">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_Toc11377 </w:instrText>
      </w:r>
      <w:r>
        <w:rPr>
          <w:rFonts w:ascii="Arial" w:hAnsi="Arial" w:eastAsia="Arial" w:cs="Arial"/>
        </w:rPr>
        <w:fldChar w:fldCharType="separate"/>
      </w:r>
      <w:r>
        <w:rPr>
          <w:i/>
        </w:rPr>
        <w:t xml:space="preserve">Tabla </w:t>
      </w:r>
      <w:r>
        <w:rPr>
          <w:rFonts w:hint="default"/>
          <w:i/>
          <w:lang w:val="es-EC"/>
        </w:rPr>
        <w:t>28</w:t>
      </w:r>
      <w:r>
        <w:rPr>
          <w:i/>
        </w:rPr>
        <w:t>. Clase SesionActual - Cliente Escritorio</w:t>
      </w:r>
      <w:r>
        <w:tab/>
      </w:r>
      <w:r>
        <w:fldChar w:fldCharType="begin"/>
      </w:r>
      <w:r>
        <w:instrText xml:space="preserve"> PAGEREF _Toc11377 \h </w:instrText>
      </w:r>
      <w:r>
        <w:fldChar w:fldCharType="separate"/>
      </w:r>
      <w:r>
        <w:t>56</w:t>
      </w:r>
      <w:r>
        <w:fldChar w:fldCharType="end"/>
      </w:r>
      <w:r>
        <w:rPr>
          <w:rFonts w:ascii="Arial" w:hAnsi="Arial" w:eastAsia="Arial" w:cs="Arial"/>
          <w:color w:val="000000"/>
        </w:rPr>
        <w:fldChar w:fldCharType="end"/>
      </w:r>
    </w:p>
    <w:p w14:paraId="15B244F8">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_Toc10098 </w:instrText>
      </w:r>
      <w:r>
        <w:rPr>
          <w:rFonts w:ascii="Arial" w:hAnsi="Arial" w:eastAsia="Arial" w:cs="Arial"/>
        </w:rPr>
        <w:fldChar w:fldCharType="separate"/>
      </w:r>
      <w:r>
        <w:rPr>
          <w:i/>
        </w:rPr>
        <w:t xml:space="preserve">Tabla </w:t>
      </w:r>
      <w:r>
        <w:rPr>
          <w:rFonts w:hint="default"/>
          <w:i/>
          <w:lang w:val="es-EC"/>
        </w:rPr>
        <w:t>29</w:t>
      </w:r>
      <w:r>
        <w:rPr>
          <w:i/>
        </w:rPr>
        <w:t>. Clase VistaConversion.xaml - Cliente Escritorio</w:t>
      </w:r>
      <w:r>
        <w:tab/>
      </w:r>
      <w:r>
        <w:fldChar w:fldCharType="begin"/>
      </w:r>
      <w:r>
        <w:instrText xml:space="preserve"> PAGEREF _Toc10098 \h </w:instrText>
      </w:r>
      <w:r>
        <w:fldChar w:fldCharType="separate"/>
      </w:r>
      <w:r>
        <w:t>56</w:t>
      </w:r>
      <w:r>
        <w:fldChar w:fldCharType="end"/>
      </w:r>
      <w:r>
        <w:rPr>
          <w:rFonts w:ascii="Arial" w:hAnsi="Arial" w:eastAsia="Arial" w:cs="Arial"/>
          <w:color w:val="000000"/>
        </w:rPr>
        <w:fldChar w:fldCharType="end"/>
      </w:r>
    </w:p>
    <w:p w14:paraId="623664E6">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_Toc16822 </w:instrText>
      </w:r>
      <w:r>
        <w:rPr>
          <w:rFonts w:ascii="Arial" w:hAnsi="Arial" w:eastAsia="Arial" w:cs="Arial"/>
        </w:rPr>
        <w:fldChar w:fldCharType="separate"/>
      </w:r>
      <w:r>
        <w:rPr>
          <w:i/>
        </w:rPr>
        <w:t xml:space="preserve">Tabla </w:t>
      </w:r>
      <w:r>
        <w:rPr>
          <w:rFonts w:hint="default"/>
          <w:i/>
          <w:lang w:val="es-EC"/>
        </w:rPr>
        <w:t>30</w:t>
      </w:r>
      <w:r>
        <w:rPr>
          <w:i/>
        </w:rPr>
        <w:t>. Clase VistaInicioSesion.xaml - Cliente Escritorio</w:t>
      </w:r>
      <w:r>
        <w:tab/>
      </w:r>
      <w:r>
        <w:fldChar w:fldCharType="begin"/>
      </w:r>
      <w:r>
        <w:instrText xml:space="preserve"> PAGEREF _Toc16822 \h </w:instrText>
      </w:r>
      <w:r>
        <w:fldChar w:fldCharType="separate"/>
      </w:r>
      <w:r>
        <w:t>59</w:t>
      </w:r>
      <w:r>
        <w:fldChar w:fldCharType="end"/>
      </w:r>
      <w:r>
        <w:rPr>
          <w:rFonts w:ascii="Arial" w:hAnsi="Arial" w:eastAsia="Arial" w:cs="Arial"/>
          <w:color w:val="000000"/>
        </w:rPr>
        <w:fldChar w:fldCharType="end"/>
      </w:r>
    </w:p>
    <w:p w14:paraId="51BD1F8D">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_Toc32262 </w:instrText>
      </w:r>
      <w:r>
        <w:rPr>
          <w:rFonts w:ascii="Arial" w:hAnsi="Arial" w:eastAsia="Arial" w:cs="Arial"/>
        </w:rPr>
        <w:fldChar w:fldCharType="separate"/>
      </w:r>
      <w:r>
        <w:rPr>
          <w:i/>
        </w:rPr>
        <w:t xml:space="preserve">Tabla </w:t>
      </w:r>
      <w:r>
        <w:rPr>
          <w:rFonts w:hint="default"/>
          <w:i/>
          <w:lang w:val="es-EC"/>
        </w:rPr>
        <w:t>31</w:t>
      </w:r>
      <w:r>
        <w:rPr>
          <w:i/>
        </w:rPr>
        <w:t>. Clase ClienteSoapConversion - Cliente Escritorio</w:t>
      </w:r>
      <w:r>
        <w:tab/>
      </w:r>
      <w:r>
        <w:fldChar w:fldCharType="begin"/>
      </w:r>
      <w:r>
        <w:instrText xml:space="preserve"> PAGEREF _Toc32262 \h </w:instrText>
      </w:r>
      <w:r>
        <w:fldChar w:fldCharType="separate"/>
      </w:r>
      <w:r>
        <w:t>61</w:t>
      </w:r>
      <w:r>
        <w:fldChar w:fldCharType="end"/>
      </w:r>
      <w:r>
        <w:rPr>
          <w:rFonts w:ascii="Arial" w:hAnsi="Arial" w:eastAsia="Arial" w:cs="Arial"/>
          <w:color w:val="000000"/>
        </w:rPr>
        <w:fldChar w:fldCharType="end"/>
      </w:r>
    </w:p>
    <w:p w14:paraId="4A2E9F64">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_Toc24816 </w:instrText>
      </w:r>
      <w:r>
        <w:rPr>
          <w:rFonts w:ascii="Arial" w:hAnsi="Arial" w:eastAsia="Arial" w:cs="Arial"/>
        </w:rPr>
        <w:fldChar w:fldCharType="separate"/>
      </w:r>
      <w:r>
        <w:rPr>
          <w:i/>
        </w:rPr>
        <w:t xml:space="preserve">Tabla </w:t>
      </w:r>
      <w:r>
        <w:rPr>
          <w:rFonts w:hint="default"/>
          <w:i/>
          <w:lang w:val="es-EC"/>
        </w:rPr>
        <w:t>32</w:t>
      </w:r>
      <w:r>
        <w:rPr>
          <w:i/>
        </w:rPr>
        <w:t>. Clase ControladorAplicacion - Cliente Escritorio</w:t>
      </w:r>
      <w:r>
        <w:tab/>
      </w:r>
      <w:r>
        <w:fldChar w:fldCharType="begin"/>
      </w:r>
      <w:r>
        <w:instrText xml:space="preserve"> PAGEREF _Toc24816 \h </w:instrText>
      </w:r>
      <w:r>
        <w:fldChar w:fldCharType="separate"/>
      </w:r>
      <w:r>
        <w:t>65</w:t>
      </w:r>
      <w:r>
        <w:fldChar w:fldCharType="end"/>
      </w:r>
      <w:r>
        <w:rPr>
          <w:rFonts w:ascii="Arial" w:hAnsi="Arial" w:eastAsia="Arial" w:cs="Arial"/>
          <w:color w:val="000000"/>
        </w:rPr>
        <w:fldChar w:fldCharType="end"/>
      </w:r>
    </w:p>
    <w:p w14:paraId="25E2AE94">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_Toc1299 </w:instrText>
      </w:r>
      <w:r>
        <w:rPr>
          <w:rFonts w:ascii="Arial" w:hAnsi="Arial" w:eastAsia="Arial" w:cs="Arial"/>
        </w:rPr>
        <w:fldChar w:fldCharType="separate"/>
      </w:r>
      <w:r>
        <w:rPr>
          <w:i/>
        </w:rPr>
        <w:t xml:space="preserve">Tabla </w:t>
      </w:r>
      <w:r>
        <w:rPr>
          <w:rFonts w:hint="default"/>
          <w:i/>
          <w:lang w:val="es-EC"/>
        </w:rPr>
        <w:t>33</w:t>
      </w:r>
      <w:r>
        <w:rPr>
          <w:i/>
        </w:rPr>
        <w:t>. Clase ControladorConversion - Cliente Escritorio</w:t>
      </w:r>
      <w:r>
        <w:tab/>
      </w:r>
      <w:r>
        <w:fldChar w:fldCharType="begin"/>
      </w:r>
      <w:r>
        <w:instrText xml:space="preserve"> PAGEREF _Toc1299 \h </w:instrText>
      </w:r>
      <w:r>
        <w:fldChar w:fldCharType="separate"/>
      </w:r>
      <w:r>
        <w:t>66</w:t>
      </w:r>
      <w:r>
        <w:fldChar w:fldCharType="end"/>
      </w:r>
      <w:r>
        <w:rPr>
          <w:rFonts w:ascii="Arial" w:hAnsi="Arial" w:eastAsia="Arial" w:cs="Arial"/>
          <w:color w:val="000000"/>
        </w:rPr>
        <w:fldChar w:fldCharType="end"/>
      </w:r>
    </w:p>
    <w:p w14:paraId="23DBFC5A">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_Toc13496 </w:instrText>
      </w:r>
      <w:r>
        <w:rPr>
          <w:rFonts w:ascii="Arial" w:hAnsi="Arial" w:eastAsia="Arial" w:cs="Arial"/>
        </w:rPr>
        <w:fldChar w:fldCharType="separate"/>
      </w:r>
      <w:r>
        <w:rPr>
          <w:i/>
        </w:rPr>
        <w:t xml:space="preserve">Tabla </w:t>
      </w:r>
      <w:r>
        <w:rPr>
          <w:rFonts w:hint="default"/>
          <w:i/>
          <w:lang w:val="es-EC"/>
        </w:rPr>
        <w:t>34</w:t>
      </w:r>
      <w:r>
        <w:rPr>
          <w:i/>
        </w:rPr>
        <w:t>. Clase ControladorInicioSesion - Cliente Escritorio</w:t>
      </w:r>
      <w:r>
        <w:tab/>
      </w:r>
      <w:r>
        <w:fldChar w:fldCharType="begin"/>
      </w:r>
      <w:r>
        <w:instrText xml:space="preserve"> PAGEREF _Toc13496 \h </w:instrText>
      </w:r>
      <w:r>
        <w:fldChar w:fldCharType="separate"/>
      </w:r>
      <w:r>
        <w:t>69</w:t>
      </w:r>
      <w:r>
        <w:fldChar w:fldCharType="end"/>
      </w:r>
      <w:r>
        <w:rPr>
          <w:rFonts w:ascii="Arial" w:hAnsi="Arial" w:eastAsia="Arial" w:cs="Arial"/>
          <w:color w:val="000000"/>
        </w:rPr>
        <w:fldChar w:fldCharType="end"/>
      </w:r>
    </w:p>
    <w:p w14:paraId="6E959E51">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_Toc2449 </w:instrText>
      </w:r>
      <w:r>
        <w:rPr>
          <w:rFonts w:ascii="Arial" w:hAnsi="Arial" w:eastAsia="Arial" w:cs="Arial"/>
        </w:rPr>
        <w:fldChar w:fldCharType="separate"/>
      </w:r>
      <w:r>
        <w:rPr>
          <w:i/>
        </w:rPr>
        <w:t xml:space="preserve">Tabla </w:t>
      </w:r>
      <w:r>
        <w:rPr>
          <w:rFonts w:hint="default"/>
          <w:i/>
          <w:lang w:val="es-EC"/>
        </w:rPr>
        <w:t>35</w:t>
      </w:r>
      <w:r>
        <w:rPr>
          <w:i/>
        </w:rPr>
        <w:t xml:space="preserve">. </w:t>
      </w:r>
      <w:r>
        <w:rPr>
          <w:rFonts w:hint="default"/>
          <w:i/>
          <w:lang w:val="en-US"/>
        </w:rPr>
        <w:t>MainWindow</w:t>
      </w:r>
      <w:r>
        <w:rPr>
          <w:i/>
        </w:rPr>
        <w:t xml:space="preserve"> - Cliente Escritorio</w:t>
      </w:r>
      <w:r>
        <w:tab/>
      </w:r>
      <w:r>
        <w:fldChar w:fldCharType="begin"/>
      </w:r>
      <w:r>
        <w:instrText xml:space="preserve"> PAGEREF _Toc2449 \h </w:instrText>
      </w:r>
      <w:r>
        <w:fldChar w:fldCharType="separate"/>
      </w:r>
      <w:r>
        <w:t>71</w:t>
      </w:r>
      <w:r>
        <w:fldChar w:fldCharType="end"/>
      </w:r>
      <w:r>
        <w:rPr>
          <w:rFonts w:ascii="Arial" w:hAnsi="Arial" w:eastAsia="Arial" w:cs="Arial"/>
          <w:color w:val="000000"/>
        </w:rPr>
        <w:fldChar w:fldCharType="end"/>
      </w:r>
    </w:p>
    <w:p w14:paraId="02C4FAAA">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_Toc30683 </w:instrText>
      </w:r>
      <w:r>
        <w:rPr>
          <w:rFonts w:ascii="Arial" w:hAnsi="Arial" w:eastAsia="Arial" w:cs="Arial"/>
        </w:rPr>
        <w:fldChar w:fldCharType="separate"/>
      </w:r>
      <w:r>
        <w:rPr>
          <w:i/>
        </w:rPr>
        <w:t xml:space="preserve">Tabla </w:t>
      </w:r>
      <w:r>
        <w:rPr>
          <w:rFonts w:hint="default"/>
          <w:i/>
          <w:lang w:val="es-EC"/>
        </w:rPr>
        <w:t>36</w:t>
      </w:r>
      <w:r>
        <w:rPr>
          <w:i/>
        </w:rPr>
        <w:t>. Clase AutenticacionServicio - cliente web</w:t>
      </w:r>
      <w:r>
        <w:tab/>
      </w:r>
      <w:r>
        <w:fldChar w:fldCharType="begin"/>
      </w:r>
      <w:r>
        <w:instrText xml:space="preserve"> PAGEREF _Toc30683 \h </w:instrText>
      </w:r>
      <w:r>
        <w:fldChar w:fldCharType="separate"/>
      </w:r>
      <w:r>
        <w:t>76</w:t>
      </w:r>
      <w:r>
        <w:fldChar w:fldCharType="end"/>
      </w:r>
      <w:r>
        <w:rPr>
          <w:rFonts w:ascii="Arial" w:hAnsi="Arial" w:eastAsia="Arial" w:cs="Arial"/>
          <w:color w:val="000000"/>
        </w:rPr>
        <w:fldChar w:fldCharType="end"/>
      </w:r>
    </w:p>
    <w:p w14:paraId="79365143">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_Toc24040 </w:instrText>
      </w:r>
      <w:r>
        <w:rPr>
          <w:rFonts w:ascii="Arial" w:hAnsi="Arial" w:eastAsia="Arial" w:cs="Arial"/>
        </w:rPr>
        <w:fldChar w:fldCharType="separate"/>
      </w:r>
      <w:r>
        <w:rPr>
          <w:i/>
        </w:rPr>
        <w:t xml:space="preserve">Tabla </w:t>
      </w:r>
      <w:r>
        <w:rPr>
          <w:rFonts w:hint="default"/>
          <w:i/>
          <w:lang w:val="es-EC"/>
        </w:rPr>
        <w:t>37</w:t>
      </w:r>
      <w:r>
        <w:rPr>
          <w:i/>
        </w:rPr>
        <w:t>. Clase ConversionServicio - cliente web</w:t>
      </w:r>
      <w:r>
        <w:tab/>
      </w:r>
      <w:r>
        <w:fldChar w:fldCharType="begin"/>
      </w:r>
      <w:r>
        <w:instrText xml:space="preserve"> PAGEREF _Toc24040 \h </w:instrText>
      </w:r>
      <w:r>
        <w:fldChar w:fldCharType="separate"/>
      </w:r>
      <w:r>
        <w:t>78</w:t>
      </w:r>
      <w:r>
        <w:fldChar w:fldCharType="end"/>
      </w:r>
      <w:r>
        <w:rPr>
          <w:rFonts w:ascii="Arial" w:hAnsi="Arial" w:eastAsia="Arial" w:cs="Arial"/>
          <w:color w:val="000000"/>
        </w:rPr>
        <w:fldChar w:fldCharType="end"/>
      </w:r>
    </w:p>
    <w:p w14:paraId="621FE0DB">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_Toc29362 </w:instrText>
      </w:r>
      <w:r>
        <w:rPr>
          <w:rFonts w:ascii="Arial" w:hAnsi="Arial" w:eastAsia="Arial" w:cs="Arial"/>
        </w:rPr>
        <w:fldChar w:fldCharType="separate"/>
      </w:r>
      <w:r>
        <w:rPr>
          <w:i/>
        </w:rPr>
        <w:t xml:space="preserve">Tabla </w:t>
      </w:r>
      <w:r>
        <w:rPr>
          <w:rFonts w:hint="default"/>
          <w:i/>
          <w:lang w:val="es-EC"/>
        </w:rPr>
        <w:t>38</w:t>
      </w:r>
      <w:r>
        <w:rPr>
          <w:i/>
        </w:rPr>
        <w:t>. Clase OpcionesApiRest - cliente web</w:t>
      </w:r>
      <w:r>
        <w:tab/>
      </w:r>
      <w:r>
        <w:fldChar w:fldCharType="begin"/>
      </w:r>
      <w:r>
        <w:instrText xml:space="preserve"> PAGEREF _Toc29362 \h </w:instrText>
      </w:r>
      <w:r>
        <w:fldChar w:fldCharType="separate"/>
      </w:r>
      <w:r>
        <w:t>79</w:t>
      </w:r>
      <w:r>
        <w:fldChar w:fldCharType="end"/>
      </w:r>
      <w:r>
        <w:rPr>
          <w:rFonts w:ascii="Arial" w:hAnsi="Arial" w:eastAsia="Arial" w:cs="Arial"/>
          <w:color w:val="000000"/>
        </w:rPr>
        <w:fldChar w:fldCharType="end"/>
      </w:r>
    </w:p>
    <w:p w14:paraId="0D62C667">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_Toc4724 </w:instrText>
      </w:r>
      <w:r>
        <w:rPr>
          <w:rFonts w:ascii="Arial" w:hAnsi="Arial" w:eastAsia="Arial" w:cs="Arial"/>
        </w:rPr>
        <w:fldChar w:fldCharType="separate"/>
      </w:r>
      <w:r>
        <w:rPr>
          <w:i/>
        </w:rPr>
        <w:t xml:space="preserve">Tabla </w:t>
      </w:r>
      <w:r>
        <w:rPr>
          <w:rFonts w:hint="default"/>
          <w:i/>
          <w:lang w:val="es-EC"/>
        </w:rPr>
        <w:t>39</w:t>
      </w:r>
      <w:r>
        <w:rPr>
          <w:i/>
        </w:rPr>
        <w:t>. Clase SesionUsuario - cliente web</w:t>
      </w:r>
      <w:r>
        <w:tab/>
      </w:r>
      <w:r>
        <w:fldChar w:fldCharType="begin"/>
      </w:r>
      <w:r>
        <w:instrText xml:space="preserve"> PAGEREF _Toc4724 \h </w:instrText>
      </w:r>
      <w:r>
        <w:fldChar w:fldCharType="separate"/>
      </w:r>
      <w:r>
        <w:t>80</w:t>
      </w:r>
      <w:r>
        <w:fldChar w:fldCharType="end"/>
      </w:r>
      <w:r>
        <w:rPr>
          <w:rFonts w:ascii="Arial" w:hAnsi="Arial" w:eastAsia="Arial" w:cs="Arial"/>
          <w:color w:val="000000"/>
        </w:rPr>
        <w:fldChar w:fldCharType="end"/>
      </w:r>
    </w:p>
    <w:p w14:paraId="45CF3323">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_Toc16382 </w:instrText>
      </w:r>
      <w:r>
        <w:rPr>
          <w:rFonts w:ascii="Arial" w:hAnsi="Arial" w:eastAsia="Arial" w:cs="Arial"/>
        </w:rPr>
        <w:fldChar w:fldCharType="separate"/>
      </w:r>
      <w:r>
        <w:rPr>
          <w:i/>
        </w:rPr>
        <w:t>Tabla 4</w:t>
      </w:r>
      <w:r>
        <w:rPr>
          <w:rFonts w:hint="default"/>
          <w:i/>
          <w:lang w:val="es-EC"/>
        </w:rPr>
        <w:t>0</w:t>
      </w:r>
      <w:r>
        <w:rPr>
          <w:i/>
        </w:rPr>
        <w:t>. Clase CredencialesLogin - cliente web</w:t>
      </w:r>
      <w:r>
        <w:tab/>
      </w:r>
      <w:r>
        <w:fldChar w:fldCharType="begin"/>
      </w:r>
      <w:r>
        <w:instrText xml:space="preserve"> PAGEREF _Toc16382 \h </w:instrText>
      </w:r>
      <w:r>
        <w:fldChar w:fldCharType="separate"/>
      </w:r>
      <w:r>
        <w:t>81</w:t>
      </w:r>
      <w:r>
        <w:fldChar w:fldCharType="end"/>
      </w:r>
      <w:r>
        <w:rPr>
          <w:rFonts w:ascii="Arial" w:hAnsi="Arial" w:eastAsia="Arial" w:cs="Arial"/>
          <w:color w:val="000000"/>
        </w:rPr>
        <w:fldChar w:fldCharType="end"/>
      </w:r>
    </w:p>
    <w:p w14:paraId="45B27B4A">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_Toc23392 </w:instrText>
      </w:r>
      <w:r>
        <w:rPr>
          <w:rFonts w:ascii="Arial" w:hAnsi="Arial" w:eastAsia="Arial" w:cs="Arial"/>
        </w:rPr>
        <w:fldChar w:fldCharType="separate"/>
      </w:r>
      <w:r>
        <w:rPr>
          <w:i/>
        </w:rPr>
        <w:t xml:space="preserve">Tabla </w:t>
      </w:r>
      <w:r>
        <w:rPr>
          <w:rFonts w:hint="default"/>
          <w:i/>
          <w:lang w:val="es-EC"/>
        </w:rPr>
        <w:t>41</w:t>
      </w:r>
      <w:r>
        <w:rPr>
          <w:i/>
        </w:rPr>
        <w:t>. Clase RespuestaError - cliente web</w:t>
      </w:r>
      <w:r>
        <w:tab/>
      </w:r>
      <w:r>
        <w:fldChar w:fldCharType="begin"/>
      </w:r>
      <w:r>
        <w:instrText xml:space="preserve"> PAGEREF _Toc23392 \h </w:instrText>
      </w:r>
      <w:r>
        <w:fldChar w:fldCharType="separate"/>
      </w:r>
      <w:r>
        <w:t>81</w:t>
      </w:r>
      <w:r>
        <w:fldChar w:fldCharType="end"/>
      </w:r>
      <w:r>
        <w:rPr>
          <w:rFonts w:ascii="Arial" w:hAnsi="Arial" w:eastAsia="Arial" w:cs="Arial"/>
          <w:color w:val="000000"/>
        </w:rPr>
        <w:fldChar w:fldCharType="end"/>
      </w:r>
    </w:p>
    <w:p w14:paraId="25458696">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_Toc32234 </w:instrText>
      </w:r>
      <w:r>
        <w:rPr>
          <w:rFonts w:ascii="Arial" w:hAnsi="Arial" w:eastAsia="Arial" w:cs="Arial"/>
        </w:rPr>
        <w:fldChar w:fldCharType="separate"/>
      </w:r>
      <w:r>
        <w:rPr>
          <w:i/>
        </w:rPr>
        <w:t xml:space="preserve">Tabla </w:t>
      </w:r>
      <w:r>
        <w:rPr>
          <w:rFonts w:hint="default"/>
          <w:i/>
          <w:lang w:val="es-EC"/>
        </w:rPr>
        <w:t>42</w:t>
      </w:r>
      <w:r>
        <w:rPr>
          <w:i/>
        </w:rPr>
        <w:t>. Clase RespuestaLogin - cliente web</w:t>
      </w:r>
      <w:r>
        <w:tab/>
      </w:r>
      <w:r>
        <w:fldChar w:fldCharType="begin"/>
      </w:r>
      <w:r>
        <w:instrText xml:space="preserve"> PAGEREF _Toc32234 \h </w:instrText>
      </w:r>
      <w:r>
        <w:fldChar w:fldCharType="separate"/>
      </w:r>
      <w:r>
        <w:t>81</w:t>
      </w:r>
      <w:r>
        <w:fldChar w:fldCharType="end"/>
      </w:r>
      <w:r>
        <w:rPr>
          <w:rFonts w:ascii="Arial" w:hAnsi="Arial" w:eastAsia="Arial" w:cs="Arial"/>
          <w:color w:val="000000"/>
        </w:rPr>
        <w:fldChar w:fldCharType="end"/>
      </w:r>
    </w:p>
    <w:p w14:paraId="629EC949">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_Toc22063 </w:instrText>
      </w:r>
      <w:r>
        <w:rPr>
          <w:rFonts w:ascii="Arial" w:hAnsi="Arial" w:eastAsia="Arial" w:cs="Arial"/>
        </w:rPr>
        <w:fldChar w:fldCharType="separate"/>
      </w:r>
      <w:r>
        <w:rPr>
          <w:i/>
        </w:rPr>
        <w:t xml:space="preserve">Tabla </w:t>
      </w:r>
      <w:r>
        <w:rPr>
          <w:rFonts w:hint="default"/>
          <w:i/>
          <w:lang w:val="es-EC"/>
        </w:rPr>
        <w:t>43</w:t>
      </w:r>
      <w:r>
        <w:rPr>
          <w:i/>
        </w:rPr>
        <w:t>. Clase ResultadoLogin - cliente web</w:t>
      </w:r>
      <w:r>
        <w:tab/>
      </w:r>
      <w:r>
        <w:fldChar w:fldCharType="begin"/>
      </w:r>
      <w:r>
        <w:instrText xml:space="preserve"> PAGEREF _Toc22063 \h </w:instrText>
      </w:r>
      <w:r>
        <w:fldChar w:fldCharType="separate"/>
      </w:r>
      <w:r>
        <w:t>82</w:t>
      </w:r>
      <w:r>
        <w:fldChar w:fldCharType="end"/>
      </w:r>
      <w:r>
        <w:rPr>
          <w:rFonts w:ascii="Arial" w:hAnsi="Arial" w:eastAsia="Arial" w:cs="Arial"/>
          <w:color w:val="000000"/>
        </w:rPr>
        <w:fldChar w:fldCharType="end"/>
      </w:r>
    </w:p>
    <w:p w14:paraId="7164059C">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_Toc29668 </w:instrText>
      </w:r>
      <w:r>
        <w:rPr>
          <w:rFonts w:ascii="Arial" w:hAnsi="Arial" w:eastAsia="Arial" w:cs="Arial"/>
        </w:rPr>
        <w:fldChar w:fldCharType="separate"/>
      </w:r>
      <w:r>
        <w:rPr>
          <w:i/>
        </w:rPr>
        <w:t xml:space="preserve">Tabla </w:t>
      </w:r>
      <w:r>
        <w:rPr>
          <w:rFonts w:hint="default"/>
          <w:i/>
          <w:lang w:val="es-EC"/>
        </w:rPr>
        <w:t>44</w:t>
      </w:r>
      <w:r>
        <w:rPr>
          <w:i/>
        </w:rPr>
        <w:t>. Clase SolicitudLogin - cliente web</w:t>
      </w:r>
      <w:r>
        <w:tab/>
      </w:r>
      <w:r>
        <w:fldChar w:fldCharType="begin"/>
      </w:r>
      <w:r>
        <w:instrText xml:space="preserve"> PAGEREF _Toc29668 \h </w:instrText>
      </w:r>
      <w:r>
        <w:fldChar w:fldCharType="separate"/>
      </w:r>
      <w:r>
        <w:t>82</w:t>
      </w:r>
      <w:r>
        <w:fldChar w:fldCharType="end"/>
      </w:r>
      <w:r>
        <w:rPr>
          <w:rFonts w:ascii="Arial" w:hAnsi="Arial" w:eastAsia="Arial" w:cs="Arial"/>
          <w:color w:val="000000"/>
        </w:rPr>
        <w:fldChar w:fldCharType="end"/>
      </w:r>
    </w:p>
    <w:p w14:paraId="68201EAB">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_Toc13480 </w:instrText>
      </w:r>
      <w:r>
        <w:rPr>
          <w:rFonts w:ascii="Arial" w:hAnsi="Arial" w:eastAsia="Arial" w:cs="Arial"/>
        </w:rPr>
        <w:fldChar w:fldCharType="separate"/>
      </w:r>
      <w:r>
        <w:rPr>
          <w:i/>
        </w:rPr>
        <w:t xml:space="preserve">Tabla </w:t>
      </w:r>
      <w:r>
        <w:rPr>
          <w:rFonts w:hint="default"/>
          <w:i/>
          <w:lang w:val="es-EC"/>
        </w:rPr>
        <w:t>45</w:t>
      </w:r>
      <w:r>
        <w:rPr>
          <w:i/>
        </w:rPr>
        <w:t>. Clase CatalogoUnidades - cliente web</w:t>
      </w:r>
      <w:r>
        <w:tab/>
      </w:r>
      <w:r>
        <w:fldChar w:fldCharType="begin"/>
      </w:r>
      <w:r>
        <w:instrText xml:space="preserve"> PAGEREF _Toc13480 \h </w:instrText>
      </w:r>
      <w:r>
        <w:fldChar w:fldCharType="separate"/>
      </w:r>
      <w:r>
        <w:t>82</w:t>
      </w:r>
      <w:r>
        <w:fldChar w:fldCharType="end"/>
      </w:r>
      <w:r>
        <w:rPr>
          <w:rFonts w:ascii="Arial" w:hAnsi="Arial" w:eastAsia="Arial" w:cs="Arial"/>
          <w:color w:val="000000"/>
        </w:rPr>
        <w:fldChar w:fldCharType="end"/>
      </w:r>
    </w:p>
    <w:p w14:paraId="1B26A69E">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_Toc15462 </w:instrText>
      </w:r>
      <w:r>
        <w:rPr>
          <w:rFonts w:ascii="Arial" w:hAnsi="Arial" w:eastAsia="Arial" w:cs="Arial"/>
        </w:rPr>
        <w:fldChar w:fldCharType="separate"/>
      </w:r>
      <w:r>
        <w:rPr>
          <w:i/>
        </w:rPr>
        <w:t xml:space="preserve">Tabla </w:t>
      </w:r>
      <w:r>
        <w:rPr>
          <w:rFonts w:hint="default"/>
          <w:i/>
          <w:lang w:val="es-EC"/>
        </w:rPr>
        <w:t>46</w:t>
      </w:r>
      <w:r>
        <w:rPr>
          <w:i/>
        </w:rPr>
        <w:t>. Clase RespuestaConversion - cliente web</w:t>
      </w:r>
      <w:r>
        <w:tab/>
      </w:r>
      <w:r>
        <w:fldChar w:fldCharType="begin"/>
      </w:r>
      <w:r>
        <w:instrText xml:space="preserve"> PAGEREF _Toc15462 \h </w:instrText>
      </w:r>
      <w:r>
        <w:fldChar w:fldCharType="separate"/>
      </w:r>
      <w:r>
        <w:t>82</w:t>
      </w:r>
      <w:r>
        <w:fldChar w:fldCharType="end"/>
      </w:r>
      <w:r>
        <w:rPr>
          <w:rFonts w:ascii="Arial" w:hAnsi="Arial" w:eastAsia="Arial" w:cs="Arial"/>
          <w:color w:val="000000"/>
        </w:rPr>
        <w:fldChar w:fldCharType="end"/>
      </w:r>
    </w:p>
    <w:p w14:paraId="22C07BF4">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_Toc14828 </w:instrText>
      </w:r>
      <w:r>
        <w:rPr>
          <w:rFonts w:ascii="Arial" w:hAnsi="Arial" w:eastAsia="Arial" w:cs="Arial"/>
        </w:rPr>
        <w:fldChar w:fldCharType="separate"/>
      </w:r>
      <w:r>
        <w:rPr>
          <w:i/>
        </w:rPr>
        <w:t xml:space="preserve">Tabla </w:t>
      </w:r>
      <w:r>
        <w:rPr>
          <w:rFonts w:hint="default"/>
          <w:i/>
          <w:lang w:val="es-EC"/>
        </w:rPr>
        <w:t>47</w:t>
      </w:r>
      <w:r>
        <w:rPr>
          <w:i/>
        </w:rPr>
        <w:t>. Clase ResultadoConversionModelo - cliente web</w:t>
      </w:r>
      <w:r>
        <w:tab/>
      </w:r>
      <w:r>
        <w:fldChar w:fldCharType="begin"/>
      </w:r>
      <w:r>
        <w:instrText xml:space="preserve"> PAGEREF _Toc14828 \h </w:instrText>
      </w:r>
      <w:r>
        <w:fldChar w:fldCharType="separate"/>
      </w:r>
      <w:r>
        <w:t>83</w:t>
      </w:r>
      <w:r>
        <w:fldChar w:fldCharType="end"/>
      </w:r>
      <w:r>
        <w:rPr>
          <w:rFonts w:ascii="Arial" w:hAnsi="Arial" w:eastAsia="Arial" w:cs="Arial"/>
          <w:color w:val="000000"/>
        </w:rPr>
        <w:fldChar w:fldCharType="end"/>
      </w:r>
    </w:p>
    <w:p w14:paraId="64B0EEC8">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_Toc32369 </w:instrText>
      </w:r>
      <w:r>
        <w:rPr>
          <w:rFonts w:ascii="Arial" w:hAnsi="Arial" w:eastAsia="Arial" w:cs="Arial"/>
        </w:rPr>
        <w:fldChar w:fldCharType="separate"/>
      </w:r>
      <w:r>
        <w:rPr>
          <w:i/>
        </w:rPr>
        <w:t xml:space="preserve">Tabla </w:t>
      </w:r>
      <w:r>
        <w:rPr>
          <w:rFonts w:hint="default"/>
          <w:i/>
          <w:lang w:val="es-EC"/>
        </w:rPr>
        <w:t>48</w:t>
      </w:r>
      <w:r>
        <w:rPr>
          <w:i/>
        </w:rPr>
        <w:t>. Clase SolicitudConversion - cliente web</w:t>
      </w:r>
      <w:r>
        <w:tab/>
      </w:r>
      <w:r>
        <w:fldChar w:fldCharType="begin"/>
      </w:r>
      <w:r>
        <w:instrText xml:space="preserve"> PAGEREF _Toc32369 \h </w:instrText>
      </w:r>
      <w:r>
        <w:fldChar w:fldCharType="separate"/>
      </w:r>
      <w:r>
        <w:t>83</w:t>
      </w:r>
      <w:r>
        <w:fldChar w:fldCharType="end"/>
      </w:r>
      <w:r>
        <w:rPr>
          <w:rFonts w:ascii="Arial" w:hAnsi="Arial" w:eastAsia="Arial" w:cs="Arial"/>
          <w:color w:val="000000"/>
        </w:rPr>
        <w:fldChar w:fldCharType="end"/>
      </w:r>
    </w:p>
    <w:p w14:paraId="6BE3F99E">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_Toc6308 </w:instrText>
      </w:r>
      <w:r>
        <w:rPr>
          <w:rFonts w:ascii="Arial" w:hAnsi="Arial" w:eastAsia="Arial" w:cs="Arial"/>
        </w:rPr>
        <w:fldChar w:fldCharType="separate"/>
      </w:r>
      <w:r>
        <w:rPr>
          <w:i/>
        </w:rPr>
        <w:t xml:space="preserve">Tabla </w:t>
      </w:r>
      <w:r>
        <w:rPr>
          <w:rFonts w:hint="default"/>
          <w:i/>
          <w:lang w:val="es-EC"/>
        </w:rPr>
        <w:t>49</w:t>
      </w:r>
      <w:r>
        <w:rPr>
          <w:i/>
        </w:rPr>
        <w:t>. Clase SolicitudConversionModelo - cliente web</w:t>
      </w:r>
      <w:r>
        <w:tab/>
      </w:r>
      <w:r>
        <w:fldChar w:fldCharType="begin"/>
      </w:r>
      <w:r>
        <w:instrText xml:space="preserve"> PAGEREF _Toc6308 \h </w:instrText>
      </w:r>
      <w:r>
        <w:fldChar w:fldCharType="separate"/>
      </w:r>
      <w:r>
        <w:t>83</w:t>
      </w:r>
      <w:r>
        <w:fldChar w:fldCharType="end"/>
      </w:r>
      <w:r>
        <w:rPr>
          <w:rFonts w:ascii="Arial" w:hAnsi="Arial" w:eastAsia="Arial" w:cs="Arial"/>
          <w:color w:val="000000"/>
        </w:rPr>
        <w:fldChar w:fldCharType="end"/>
      </w:r>
    </w:p>
    <w:p w14:paraId="3C58A7A1">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_Toc22200 </w:instrText>
      </w:r>
      <w:r>
        <w:rPr>
          <w:rFonts w:ascii="Arial" w:hAnsi="Arial" w:eastAsia="Arial" w:cs="Arial"/>
        </w:rPr>
        <w:fldChar w:fldCharType="separate"/>
      </w:r>
      <w:r>
        <w:rPr>
          <w:i/>
        </w:rPr>
        <w:t xml:space="preserve">Tabla </w:t>
      </w:r>
      <w:r>
        <w:rPr>
          <w:rFonts w:hint="default"/>
          <w:i/>
          <w:lang w:val="es-EC"/>
        </w:rPr>
        <w:t>50</w:t>
      </w:r>
      <w:r>
        <w:rPr>
          <w:i/>
        </w:rPr>
        <w:t>. Clase CargadorEnv - cliente web</w:t>
      </w:r>
      <w:r>
        <w:tab/>
      </w:r>
      <w:r>
        <w:fldChar w:fldCharType="begin"/>
      </w:r>
      <w:r>
        <w:instrText xml:space="preserve"> PAGEREF _Toc22200 \h </w:instrText>
      </w:r>
      <w:r>
        <w:fldChar w:fldCharType="separate"/>
      </w:r>
      <w:r>
        <w:t>83</w:t>
      </w:r>
      <w:r>
        <w:fldChar w:fldCharType="end"/>
      </w:r>
      <w:r>
        <w:rPr>
          <w:rFonts w:ascii="Arial" w:hAnsi="Arial" w:eastAsia="Arial" w:cs="Arial"/>
          <w:color w:val="000000"/>
        </w:rPr>
        <w:fldChar w:fldCharType="end"/>
      </w:r>
    </w:p>
    <w:p w14:paraId="386D6BC2">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_Toc27295 </w:instrText>
      </w:r>
      <w:r>
        <w:rPr>
          <w:rFonts w:ascii="Arial" w:hAnsi="Arial" w:eastAsia="Arial" w:cs="Arial"/>
        </w:rPr>
        <w:fldChar w:fldCharType="separate"/>
      </w:r>
      <w:r>
        <w:rPr>
          <w:i/>
        </w:rPr>
        <w:t xml:space="preserve">Tabla </w:t>
      </w:r>
      <w:r>
        <w:rPr>
          <w:rFonts w:hint="default"/>
          <w:i/>
          <w:lang w:val="es-EC"/>
        </w:rPr>
        <w:t>5</w:t>
      </w:r>
      <w:r>
        <w:rPr>
          <w:i/>
        </w:rPr>
        <w:t>1. Archivo App.razor - cliente web</w:t>
      </w:r>
      <w:r>
        <w:tab/>
      </w:r>
      <w:r>
        <w:fldChar w:fldCharType="begin"/>
      </w:r>
      <w:r>
        <w:instrText xml:space="preserve"> PAGEREF _Toc27295 \h </w:instrText>
      </w:r>
      <w:r>
        <w:fldChar w:fldCharType="separate"/>
      </w:r>
      <w:r>
        <w:t>85</w:t>
      </w:r>
      <w:r>
        <w:fldChar w:fldCharType="end"/>
      </w:r>
      <w:r>
        <w:rPr>
          <w:rFonts w:ascii="Arial" w:hAnsi="Arial" w:eastAsia="Arial" w:cs="Arial"/>
          <w:color w:val="000000"/>
        </w:rPr>
        <w:fldChar w:fldCharType="end"/>
      </w:r>
    </w:p>
    <w:p w14:paraId="3798BFAD">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_Toc10227 </w:instrText>
      </w:r>
      <w:r>
        <w:rPr>
          <w:rFonts w:ascii="Arial" w:hAnsi="Arial" w:eastAsia="Arial" w:cs="Arial"/>
        </w:rPr>
        <w:fldChar w:fldCharType="separate"/>
      </w:r>
      <w:r>
        <w:rPr>
          <w:i/>
        </w:rPr>
        <w:t xml:space="preserve">Tabla </w:t>
      </w:r>
      <w:r>
        <w:rPr>
          <w:rFonts w:hint="default"/>
          <w:i/>
          <w:lang w:val="es-EC"/>
        </w:rPr>
        <w:t>5</w:t>
      </w:r>
      <w:r>
        <w:rPr>
          <w:i/>
        </w:rPr>
        <w:t>2. Archivo Routes.razor - cliente web</w:t>
      </w:r>
      <w:r>
        <w:tab/>
      </w:r>
      <w:r>
        <w:fldChar w:fldCharType="begin"/>
      </w:r>
      <w:r>
        <w:instrText xml:space="preserve"> PAGEREF _Toc10227 \h </w:instrText>
      </w:r>
      <w:r>
        <w:fldChar w:fldCharType="separate"/>
      </w:r>
      <w:r>
        <w:t>85</w:t>
      </w:r>
      <w:r>
        <w:fldChar w:fldCharType="end"/>
      </w:r>
      <w:r>
        <w:rPr>
          <w:rFonts w:ascii="Arial" w:hAnsi="Arial" w:eastAsia="Arial" w:cs="Arial"/>
          <w:color w:val="000000"/>
        </w:rPr>
        <w:fldChar w:fldCharType="end"/>
      </w:r>
    </w:p>
    <w:p w14:paraId="794D1746">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_Toc6796 </w:instrText>
      </w:r>
      <w:r>
        <w:rPr>
          <w:rFonts w:ascii="Arial" w:hAnsi="Arial" w:eastAsia="Arial" w:cs="Arial"/>
        </w:rPr>
        <w:fldChar w:fldCharType="separate"/>
      </w:r>
      <w:r>
        <w:rPr>
          <w:i/>
        </w:rPr>
        <w:t xml:space="preserve">Tabla </w:t>
      </w:r>
      <w:r>
        <w:rPr>
          <w:rFonts w:hint="default"/>
          <w:i/>
          <w:lang w:val="es-EC"/>
        </w:rPr>
        <w:t>5</w:t>
      </w:r>
      <w:r>
        <w:rPr>
          <w:i/>
        </w:rPr>
        <w:t>3. Archivo _Imports.razor - cliente web</w:t>
      </w:r>
      <w:r>
        <w:tab/>
      </w:r>
      <w:r>
        <w:fldChar w:fldCharType="begin"/>
      </w:r>
      <w:r>
        <w:instrText xml:space="preserve"> PAGEREF _Toc6796 \h </w:instrText>
      </w:r>
      <w:r>
        <w:fldChar w:fldCharType="separate"/>
      </w:r>
      <w:r>
        <w:t>85</w:t>
      </w:r>
      <w:r>
        <w:fldChar w:fldCharType="end"/>
      </w:r>
      <w:r>
        <w:rPr>
          <w:rFonts w:ascii="Arial" w:hAnsi="Arial" w:eastAsia="Arial" w:cs="Arial"/>
          <w:color w:val="000000"/>
        </w:rPr>
        <w:fldChar w:fldCharType="end"/>
      </w:r>
    </w:p>
    <w:p w14:paraId="15A2AF13">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_Toc16887 </w:instrText>
      </w:r>
      <w:r>
        <w:rPr>
          <w:rFonts w:ascii="Arial" w:hAnsi="Arial" w:eastAsia="Arial" w:cs="Arial"/>
        </w:rPr>
        <w:fldChar w:fldCharType="separate"/>
      </w:r>
      <w:r>
        <w:rPr>
          <w:i/>
        </w:rPr>
        <w:t xml:space="preserve">Tabla </w:t>
      </w:r>
      <w:r>
        <w:rPr>
          <w:rFonts w:hint="default"/>
          <w:i/>
          <w:lang w:val="es-EC"/>
        </w:rPr>
        <w:t>5</w:t>
      </w:r>
      <w:r>
        <w:rPr>
          <w:i/>
        </w:rPr>
        <w:t>4. Archivo MainLayout.razor - cliente web</w:t>
      </w:r>
      <w:r>
        <w:tab/>
      </w:r>
      <w:r>
        <w:fldChar w:fldCharType="begin"/>
      </w:r>
      <w:r>
        <w:instrText xml:space="preserve"> PAGEREF _Toc16887 \h </w:instrText>
      </w:r>
      <w:r>
        <w:fldChar w:fldCharType="separate"/>
      </w:r>
      <w:r>
        <w:t>86</w:t>
      </w:r>
      <w:r>
        <w:fldChar w:fldCharType="end"/>
      </w:r>
      <w:r>
        <w:rPr>
          <w:rFonts w:ascii="Arial" w:hAnsi="Arial" w:eastAsia="Arial" w:cs="Arial"/>
          <w:color w:val="000000"/>
        </w:rPr>
        <w:fldChar w:fldCharType="end"/>
      </w:r>
    </w:p>
    <w:p w14:paraId="26D8A3A9">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_Toc4417 </w:instrText>
      </w:r>
      <w:r>
        <w:rPr>
          <w:rFonts w:ascii="Arial" w:hAnsi="Arial" w:eastAsia="Arial" w:cs="Arial"/>
        </w:rPr>
        <w:fldChar w:fldCharType="separate"/>
      </w:r>
      <w:r>
        <w:rPr>
          <w:i/>
        </w:rPr>
        <w:t>Tabla 5</w:t>
      </w:r>
      <w:r>
        <w:rPr>
          <w:rFonts w:hint="default"/>
          <w:i/>
          <w:lang w:val="es-EC"/>
        </w:rPr>
        <w:t>5</w:t>
      </w:r>
      <w:r>
        <w:rPr>
          <w:i/>
        </w:rPr>
        <w:t>. Archivo Error.razor - cliente web</w:t>
      </w:r>
      <w:r>
        <w:tab/>
      </w:r>
      <w:r>
        <w:fldChar w:fldCharType="begin"/>
      </w:r>
      <w:r>
        <w:instrText xml:space="preserve"> PAGEREF _Toc4417 \h </w:instrText>
      </w:r>
      <w:r>
        <w:fldChar w:fldCharType="separate"/>
      </w:r>
      <w:r>
        <w:t>86</w:t>
      </w:r>
      <w:r>
        <w:fldChar w:fldCharType="end"/>
      </w:r>
      <w:r>
        <w:rPr>
          <w:rFonts w:ascii="Arial" w:hAnsi="Arial" w:eastAsia="Arial" w:cs="Arial"/>
          <w:color w:val="000000"/>
        </w:rPr>
        <w:fldChar w:fldCharType="end"/>
      </w:r>
    </w:p>
    <w:p w14:paraId="6F44C280">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_Toc18737 </w:instrText>
      </w:r>
      <w:r>
        <w:rPr>
          <w:rFonts w:ascii="Arial" w:hAnsi="Arial" w:eastAsia="Arial" w:cs="Arial"/>
        </w:rPr>
        <w:fldChar w:fldCharType="separate"/>
      </w:r>
      <w:r>
        <w:rPr>
          <w:i/>
        </w:rPr>
        <w:t xml:space="preserve">Tabla </w:t>
      </w:r>
      <w:r>
        <w:rPr>
          <w:rFonts w:hint="default"/>
          <w:i/>
          <w:lang w:val="es-EC"/>
        </w:rPr>
        <w:t>5</w:t>
      </w:r>
      <w:r>
        <w:rPr>
          <w:i/>
        </w:rPr>
        <w:t>6. Archivo Home.razor - cliente web</w:t>
      </w:r>
      <w:r>
        <w:tab/>
      </w:r>
      <w:r>
        <w:fldChar w:fldCharType="begin"/>
      </w:r>
      <w:r>
        <w:instrText xml:space="preserve"> PAGEREF _Toc18737 \h </w:instrText>
      </w:r>
      <w:r>
        <w:fldChar w:fldCharType="separate"/>
      </w:r>
      <w:r>
        <w:t>86</w:t>
      </w:r>
      <w:r>
        <w:fldChar w:fldCharType="end"/>
      </w:r>
      <w:r>
        <w:rPr>
          <w:rFonts w:ascii="Arial" w:hAnsi="Arial" w:eastAsia="Arial" w:cs="Arial"/>
          <w:color w:val="000000"/>
        </w:rPr>
        <w:fldChar w:fldCharType="end"/>
      </w:r>
    </w:p>
    <w:p w14:paraId="6F38BA4C">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_Toc3235 </w:instrText>
      </w:r>
      <w:r>
        <w:rPr>
          <w:rFonts w:ascii="Arial" w:hAnsi="Arial" w:eastAsia="Arial" w:cs="Arial"/>
        </w:rPr>
        <w:fldChar w:fldCharType="separate"/>
      </w:r>
      <w:r>
        <w:rPr>
          <w:i/>
        </w:rPr>
        <w:t xml:space="preserve">Tabla </w:t>
      </w:r>
      <w:r>
        <w:rPr>
          <w:rFonts w:hint="default"/>
          <w:i/>
          <w:lang w:val="es-EC"/>
        </w:rPr>
        <w:t>5</w:t>
      </w:r>
      <w:r>
        <w:rPr>
          <w:i/>
        </w:rPr>
        <w:t>7. Archivo Login.razor - cliente web</w:t>
      </w:r>
      <w:r>
        <w:tab/>
      </w:r>
      <w:r>
        <w:fldChar w:fldCharType="begin"/>
      </w:r>
      <w:r>
        <w:instrText xml:space="preserve"> PAGEREF _Toc3235 \h </w:instrText>
      </w:r>
      <w:r>
        <w:fldChar w:fldCharType="separate"/>
      </w:r>
      <w:r>
        <w:t>87</w:t>
      </w:r>
      <w:r>
        <w:fldChar w:fldCharType="end"/>
      </w:r>
      <w:r>
        <w:rPr>
          <w:rFonts w:ascii="Arial" w:hAnsi="Arial" w:eastAsia="Arial" w:cs="Arial"/>
          <w:color w:val="000000"/>
        </w:rPr>
        <w:fldChar w:fldCharType="end"/>
      </w:r>
    </w:p>
    <w:p w14:paraId="142CD6C6">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_Toc10873 </w:instrText>
      </w:r>
      <w:r>
        <w:rPr>
          <w:rFonts w:ascii="Arial" w:hAnsi="Arial" w:eastAsia="Arial" w:cs="Arial"/>
        </w:rPr>
        <w:fldChar w:fldCharType="separate"/>
      </w:r>
      <w:r>
        <w:rPr>
          <w:i/>
        </w:rPr>
        <w:t xml:space="preserve">Tabla </w:t>
      </w:r>
      <w:r>
        <w:rPr>
          <w:rFonts w:hint="default"/>
          <w:i/>
          <w:lang w:val="es-EC"/>
        </w:rPr>
        <w:t>5</w:t>
      </w:r>
      <w:r>
        <w:rPr>
          <w:i/>
        </w:rPr>
        <w:t>8. Archivo NotFound.razor - cliente web</w:t>
      </w:r>
      <w:r>
        <w:tab/>
      </w:r>
      <w:r>
        <w:fldChar w:fldCharType="begin"/>
      </w:r>
      <w:r>
        <w:instrText xml:space="preserve"> PAGEREF _Toc10873 \h </w:instrText>
      </w:r>
      <w:r>
        <w:fldChar w:fldCharType="separate"/>
      </w:r>
      <w:r>
        <w:t>87</w:t>
      </w:r>
      <w:r>
        <w:fldChar w:fldCharType="end"/>
      </w:r>
      <w:r>
        <w:rPr>
          <w:rFonts w:ascii="Arial" w:hAnsi="Arial" w:eastAsia="Arial" w:cs="Arial"/>
          <w:color w:val="000000"/>
        </w:rPr>
        <w:fldChar w:fldCharType="end"/>
      </w:r>
    </w:p>
    <w:p w14:paraId="6CFC97D1">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_Toc23206 </w:instrText>
      </w:r>
      <w:r>
        <w:rPr>
          <w:rFonts w:ascii="Arial" w:hAnsi="Arial" w:eastAsia="Arial" w:cs="Arial"/>
        </w:rPr>
        <w:fldChar w:fldCharType="separate"/>
      </w:r>
      <w:r>
        <w:rPr>
          <w:i/>
        </w:rPr>
        <w:t xml:space="preserve">Tabla </w:t>
      </w:r>
      <w:r>
        <w:rPr>
          <w:rFonts w:hint="default"/>
          <w:i/>
          <w:lang w:val="es-EC"/>
        </w:rPr>
        <w:t>59</w:t>
      </w:r>
      <w:r>
        <w:rPr>
          <w:i/>
        </w:rPr>
        <w:t>. Clase AppSession - cliente móvil</w:t>
      </w:r>
      <w:r>
        <w:tab/>
      </w:r>
      <w:r>
        <w:fldChar w:fldCharType="begin"/>
      </w:r>
      <w:r>
        <w:instrText xml:space="preserve"> PAGEREF _Toc23206 \h </w:instrText>
      </w:r>
      <w:r>
        <w:fldChar w:fldCharType="separate"/>
      </w:r>
      <w:r>
        <w:t>90</w:t>
      </w:r>
      <w:r>
        <w:fldChar w:fldCharType="end"/>
      </w:r>
      <w:r>
        <w:rPr>
          <w:rFonts w:ascii="Arial" w:hAnsi="Arial" w:eastAsia="Arial" w:cs="Arial"/>
          <w:color w:val="000000"/>
        </w:rPr>
        <w:fldChar w:fldCharType="end"/>
      </w:r>
    </w:p>
    <w:p w14:paraId="74CA5AA8">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_Toc9855 </w:instrText>
      </w:r>
      <w:r>
        <w:rPr>
          <w:rFonts w:ascii="Arial" w:hAnsi="Arial" w:eastAsia="Arial" w:cs="Arial"/>
        </w:rPr>
        <w:fldChar w:fldCharType="separate"/>
      </w:r>
      <w:r>
        <w:rPr>
          <w:i/>
        </w:rPr>
        <w:t xml:space="preserve">Tabla </w:t>
      </w:r>
      <w:r>
        <w:rPr>
          <w:rFonts w:hint="default"/>
          <w:i/>
          <w:lang w:val="es-EC"/>
        </w:rPr>
        <w:t>60</w:t>
      </w:r>
      <w:r>
        <w:rPr>
          <w:i/>
        </w:rPr>
        <w:t>. Clase ConfiguracionServicio - cliente móvil</w:t>
      </w:r>
      <w:r>
        <w:tab/>
      </w:r>
      <w:r>
        <w:fldChar w:fldCharType="begin"/>
      </w:r>
      <w:r>
        <w:instrText xml:space="preserve"> PAGEREF _Toc9855 \h </w:instrText>
      </w:r>
      <w:r>
        <w:fldChar w:fldCharType="separate"/>
      </w:r>
      <w:r>
        <w:t>91</w:t>
      </w:r>
      <w:r>
        <w:fldChar w:fldCharType="end"/>
      </w:r>
      <w:r>
        <w:rPr>
          <w:rFonts w:ascii="Arial" w:hAnsi="Arial" w:eastAsia="Arial" w:cs="Arial"/>
          <w:color w:val="000000"/>
        </w:rPr>
        <w:fldChar w:fldCharType="end"/>
      </w:r>
    </w:p>
    <w:p w14:paraId="2F6EA77A">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_Toc385 </w:instrText>
      </w:r>
      <w:r>
        <w:rPr>
          <w:rFonts w:ascii="Arial" w:hAnsi="Arial" w:eastAsia="Arial" w:cs="Arial"/>
        </w:rPr>
        <w:fldChar w:fldCharType="separate"/>
      </w:r>
      <w:r>
        <w:rPr>
          <w:i/>
        </w:rPr>
        <w:t xml:space="preserve">Tabla </w:t>
      </w:r>
      <w:r>
        <w:rPr>
          <w:rFonts w:hint="default"/>
          <w:i/>
          <w:lang w:val="es-EC"/>
        </w:rPr>
        <w:t>61</w:t>
      </w:r>
      <w:r>
        <w:rPr>
          <w:i/>
        </w:rPr>
        <w:t>. Clase IRestConversionService - cliente móvil</w:t>
      </w:r>
      <w:r>
        <w:tab/>
      </w:r>
      <w:r>
        <w:fldChar w:fldCharType="begin"/>
      </w:r>
      <w:r>
        <w:instrText xml:space="preserve"> PAGEREF _Toc385 \h </w:instrText>
      </w:r>
      <w:r>
        <w:fldChar w:fldCharType="separate"/>
      </w:r>
      <w:r>
        <w:t>92</w:t>
      </w:r>
      <w:r>
        <w:fldChar w:fldCharType="end"/>
      </w:r>
      <w:r>
        <w:rPr>
          <w:rFonts w:ascii="Arial" w:hAnsi="Arial" w:eastAsia="Arial" w:cs="Arial"/>
          <w:color w:val="000000"/>
        </w:rPr>
        <w:fldChar w:fldCharType="end"/>
      </w:r>
    </w:p>
    <w:p w14:paraId="58B995A5">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_Toc31174 </w:instrText>
      </w:r>
      <w:r>
        <w:rPr>
          <w:rFonts w:ascii="Arial" w:hAnsi="Arial" w:eastAsia="Arial" w:cs="Arial"/>
        </w:rPr>
        <w:fldChar w:fldCharType="separate"/>
      </w:r>
      <w:r>
        <w:rPr>
          <w:i/>
        </w:rPr>
        <w:t xml:space="preserve">Tabla </w:t>
      </w:r>
      <w:r>
        <w:rPr>
          <w:rFonts w:hint="default"/>
          <w:i/>
          <w:lang w:val="es-EC"/>
        </w:rPr>
        <w:t>62</w:t>
      </w:r>
      <w:r>
        <w:rPr>
          <w:i/>
        </w:rPr>
        <w:t>. Clase RestConversionService - cliente móvil</w:t>
      </w:r>
      <w:r>
        <w:tab/>
      </w:r>
      <w:r>
        <w:fldChar w:fldCharType="begin"/>
      </w:r>
      <w:r>
        <w:instrText xml:space="preserve"> PAGEREF _Toc31174 \h </w:instrText>
      </w:r>
      <w:r>
        <w:fldChar w:fldCharType="separate"/>
      </w:r>
      <w:r>
        <w:t>92</w:t>
      </w:r>
      <w:r>
        <w:fldChar w:fldCharType="end"/>
      </w:r>
      <w:r>
        <w:rPr>
          <w:rFonts w:ascii="Arial" w:hAnsi="Arial" w:eastAsia="Arial" w:cs="Arial"/>
          <w:color w:val="000000"/>
        </w:rPr>
        <w:fldChar w:fldCharType="end"/>
      </w:r>
    </w:p>
    <w:p w14:paraId="0FA2CDFC">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_Toc26184 </w:instrText>
      </w:r>
      <w:r>
        <w:rPr>
          <w:rFonts w:ascii="Arial" w:hAnsi="Arial" w:eastAsia="Arial" w:cs="Arial"/>
        </w:rPr>
        <w:fldChar w:fldCharType="separate"/>
      </w:r>
      <w:r>
        <w:rPr>
          <w:i/>
        </w:rPr>
        <w:t>Tabla 6</w:t>
      </w:r>
      <w:r>
        <w:rPr>
          <w:rFonts w:hint="default"/>
          <w:i/>
          <w:lang w:val="es-EC"/>
        </w:rPr>
        <w:t>3</w:t>
      </w:r>
      <w:r>
        <w:rPr>
          <w:i/>
        </w:rPr>
        <w:t>. Clase Contracts - cliente móvil</w:t>
      </w:r>
      <w:r>
        <w:tab/>
      </w:r>
      <w:r>
        <w:fldChar w:fldCharType="begin"/>
      </w:r>
      <w:r>
        <w:instrText xml:space="preserve"> PAGEREF _Toc26184 \h </w:instrText>
      </w:r>
      <w:r>
        <w:fldChar w:fldCharType="separate"/>
      </w:r>
      <w:r>
        <w:t>94</w:t>
      </w:r>
      <w:r>
        <w:fldChar w:fldCharType="end"/>
      </w:r>
      <w:r>
        <w:rPr>
          <w:rFonts w:ascii="Arial" w:hAnsi="Arial" w:eastAsia="Arial" w:cs="Arial"/>
          <w:color w:val="000000"/>
        </w:rPr>
        <w:fldChar w:fldCharType="end"/>
      </w:r>
    </w:p>
    <w:p w14:paraId="4C20AED6">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_Toc3394 </w:instrText>
      </w:r>
      <w:r>
        <w:rPr>
          <w:rFonts w:ascii="Arial" w:hAnsi="Arial" w:eastAsia="Arial" w:cs="Arial"/>
        </w:rPr>
        <w:fldChar w:fldCharType="separate"/>
      </w:r>
      <w:r>
        <w:rPr>
          <w:i/>
        </w:rPr>
        <w:t>Tabla 6</w:t>
      </w:r>
      <w:r>
        <w:rPr>
          <w:rFonts w:hint="default"/>
          <w:i/>
          <w:lang w:val="es-EC"/>
        </w:rPr>
        <w:t>4</w:t>
      </w:r>
      <w:r>
        <w:rPr>
          <w:i/>
        </w:rPr>
        <w:t>. Archivo ConverterPage.xaml - cliente móvil</w:t>
      </w:r>
      <w:r>
        <w:tab/>
      </w:r>
      <w:r>
        <w:fldChar w:fldCharType="begin"/>
      </w:r>
      <w:r>
        <w:instrText xml:space="preserve"> PAGEREF _Toc3394 \h </w:instrText>
      </w:r>
      <w:r>
        <w:fldChar w:fldCharType="separate"/>
      </w:r>
      <w:r>
        <w:t>95</w:t>
      </w:r>
      <w:r>
        <w:fldChar w:fldCharType="end"/>
      </w:r>
      <w:r>
        <w:rPr>
          <w:rFonts w:ascii="Arial" w:hAnsi="Arial" w:eastAsia="Arial" w:cs="Arial"/>
          <w:color w:val="000000"/>
        </w:rPr>
        <w:fldChar w:fldCharType="end"/>
      </w:r>
    </w:p>
    <w:p w14:paraId="2004B60D">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_Toc19845 </w:instrText>
      </w:r>
      <w:r>
        <w:rPr>
          <w:rFonts w:ascii="Arial" w:hAnsi="Arial" w:eastAsia="Arial" w:cs="Arial"/>
        </w:rPr>
        <w:fldChar w:fldCharType="separate"/>
      </w:r>
      <w:r>
        <w:rPr>
          <w:i/>
        </w:rPr>
        <w:t xml:space="preserve">Tabla </w:t>
      </w:r>
      <w:r>
        <w:rPr>
          <w:rFonts w:hint="default"/>
          <w:i/>
          <w:lang w:val="es-EC"/>
        </w:rPr>
        <w:t>65</w:t>
      </w:r>
      <w:r>
        <w:rPr>
          <w:i/>
        </w:rPr>
        <w:t>. Archivo LoginPage.xaml - cliente móvil</w:t>
      </w:r>
      <w:r>
        <w:tab/>
      </w:r>
      <w:r>
        <w:fldChar w:fldCharType="begin"/>
      </w:r>
      <w:r>
        <w:instrText xml:space="preserve"> PAGEREF _Toc19845 \h </w:instrText>
      </w:r>
      <w:r>
        <w:fldChar w:fldCharType="separate"/>
      </w:r>
      <w:r>
        <w:t>96</w:t>
      </w:r>
      <w:r>
        <w:fldChar w:fldCharType="end"/>
      </w:r>
      <w:r>
        <w:rPr>
          <w:rFonts w:ascii="Arial" w:hAnsi="Arial" w:eastAsia="Arial" w:cs="Arial"/>
          <w:color w:val="000000"/>
        </w:rPr>
        <w:fldChar w:fldCharType="end"/>
      </w:r>
    </w:p>
    <w:p w14:paraId="699285D7">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_Toc15635 </w:instrText>
      </w:r>
      <w:r>
        <w:rPr>
          <w:rFonts w:ascii="Arial" w:hAnsi="Arial" w:eastAsia="Arial" w:cs="Arial"/>
        </w:rPr>
        <w:fldChar w:fldCharType="separate"/>
      </w:r>
      <w:r>
        <w:rPr>
          <w:i/>
        </w:rPr>
        <w:t xml:space="preserve">Tabla </w:t>
      </w:r>
      <w:r>
        <w:rPr>
          <w:rFonts w:hint="default"/>
          <w:i/>
          <w:lang w:val="es-EC"/>
        </w:rPr>
        <w:t>66</w:t>
      </w:r>
      <w:r>
        <w:rPr>
          <w:i/>
        </w:rPr>
        <w:t>. Clase AccountController - cliente móvil</w:t>
      </w:r>
      <w:r>
        <w:tab/>
      </w:r>
      <w:r>
        <w:fldChar w:fldCharType="begin"/>
      </w:r>
      <w:r>
        <w:instrText xml:space="preserve"> PAGEREF _Toc15635 \h </w:instrText>
      </w:r>
      <w:r>
        <w:fldChar w:fldCharType="separate"/>
      </w:r>
      <w:r>
        <w:t>98</w:t>
      </w:r>
      <w:r>
        <w:fldChar w:fldCharType="end"/>
      </w:r>
      <w:r>
        <w:rPr>
          <w:rFonts w:ascii="Arial" w:hAnsi="Arial" w:eastAsia="Arial" w:cs="Arial"/>
          <w:color w:val="000000"/>
        </w:rPr>
        <w:fldChar w:fldCharType="end"/>
      </w:r>
    </w:p>
    <w:p w14:paraId="64452C40">
      <w:pPr>
        <w:pStyle w:val="19"/>
        <w:keepNext w:val="0"/>
        <w:keepLines w:val="0"/>
        <w:pageBreakBefore w:val="0"/>
        <w:widowControl/>
        <w:tabs>
          <w:tab w:val="right" w:leader="dot" w:pos="8504"/>
        </w:tabs>
        <w:kinsoku/>
        <w:wordWrap/>
        <w:overflowPunct/>
        <w:topLinePunct w:val="0"/>
        <w:autoSpaceDE/>
        <w:autoSpaceDN/>
        <w:bidi w:val="0"/>
        <w:adjustRightInd/>
        <w:snapToGrid/>
        <w:spacing w:before="0" w:after="0" w:line="240" w:lineRule="auto"/>
        <w:textAlignment w:val="auto"/>
      </w:pPr>
      <w:r>
        <w:rPr>
          <w:rFonts w:ascii="Arial" w:hAnsi="Arial" w:eastAsia="Arial" w:cs="Arial"/>
          <w:color w:val="000000"/>
        </w:rPr>
        <w:fldChar w:fldCharType="begin"/>
      </w:r>
      <w:r>
        <w:rPr>
          <w:rFonts w:ascii="Arial" w:hAnsi="Arial" w:eastAsia="Arial" w:cs="Arial"/>
        </w:rPr>
        <w:instrText xml:space="preserve"> HYPERLINK \l _Toc11670 </w:instrText>
      </w:r>
      <w:r>
        <w:rPr>
          <w:rFonts w:ascii="Arial" w:hAnsi="Arial" w:eastAsia="Arial" w:cs="Arial"/>
        </w:rPr>
        <w:fldChar w:fldCharType="separate"/>
      </w:r>
      <w:r>
        <w:rPr>
          <w:i/>
        </w:rPr>
        <w:t xml:space="preserve">Tabla </w:t>
      </w:r>
      <w:r>
        <w:rPr>
          <w:rFonts w:hint="default"/>
          <w:i/>
          <w:lang w:val="es-EC"/>
        </w:rPr>
        <w:t>67</w:t>
      </w:r>
      <w:r>
        <w:rPr>
          <w:i/>
        </w:rPr>
        <w:t>. Clase ConversionController - cliente móvil</w:t>
      </w:r>
      <w:r>
        <w:tab/>
      </w:r>
      <w:r>
        <w:fldChar w:fldCharType="begin"/>
      </w:r>
      <w:r>
        <w:instrText xml:space="preserve"> PAGEREF _Toc11670 \h </w:instrText>
      </w:r>
      <w:r>
        <w:fldChar w:fldCharType="separate"/>
      </w:r>
      <w:r>
        <w:t>98</w:t>
      </w:r>
      <w:r>
        <w:fldChar w:fldCharType="end"/>
      </w:r>
      <w:r>
        <w:rPr>
          <w:rFonts w:ascii="Arial" w:hAnsi="Arial" w:eastAsia="Arial" w:cs="Arial"/>
          <w:color w:val="000000"/>
        </w:rPr>
        <w:fldChar w:fldCharType="end"/>
      </w:r>
    </w:p>
    <w:p w14:paraId="569F6021">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outlineLvl w:val="4"/>
        <w:rPr>
          <w:rFonts w:ascii="Arial" w:hAnsi="Arial" w:eastAsia="Arial" w:cs="Arial"/>
          <w:color w:val="000000"/>
        </w:rPr>
      </w:pPr>
      <w:r>
        <w:rPr>
          <w:rFonts w:ascii="Arial" w:hAnsi="Arial" w:eastAsia="Arial" w:cs="Arial"/>
          <w:color w:val="000000"/>
        </w:rPr>
        <w:fldChar w:fldCharType="end"/>
      </w:r>
    </w:p>
    <w:p w14:paraId="3B37B4BF">
      <w:pPr>
        <w:rPr>
          <w:b/>
          <w:bCs/>
          <w:sz w:val="32"/>
          <w:szCs w:val="32"/>
        </w:rPr>
      </w:pPr>
    </w:p>
    <w:p w14:paraId="631DC64C">
      <w:pPr>
        <w:rPr>
          <w:b/>
          <w:bCs/>
          <w:sz w:val="32"/>
          <w:szCs w:val="32"/>
        </w:rPr>
      </w:pPr>
    </w:p>
    <w:p w14:paraId="084D3352">
      <w:pPr>
        <w:rPr>
          <w:b/>
          <w:bCs/>
          <w:sz w:val="32"/>
          <w:szCs w:val="32"/>
        </w:rPr>
      </w:pPr>
    </w:p>
    <w:p w14:paraId="14B67EDF">
      <w:pPr>
        <w:rPr>
          <w:b/>
          <w:bCs/>
          <w:sz w:val="32"/>
          <w:szCs w:val="32"/>
        </w:rPr>
      </w:pPr>
    </w:p>
    <w:p w14:paraId="382DFFB0">
      <w:pPr>
        <w:rPr>
          <w:b/>
          <w:bCs/>
          <w:sz w:val="32"/>
          <w:szCs w:val="32"/>
        </w:rPr>
      </w:pPr>
    </w:p>
    <w:p w14:paraId="57B6D223">
      <w:pPr>
        <w:rPr>
          <w:b/>
          <w:bCs/>
          <w:sz w:val="32"/>
          <w:szCs w:val="32"/>
        </w:rPr>
      </w:pPr>
    </w:p>
    <w:p w14:paraId="1BA86255">
      <w:pPr>
        <w:rPr>
          <w:b/>
          <w:bCs/>
          <w:sz w:val="32"/>
          <w:szCs w:val="32"/>
        </w:rPr>
      </w:pPr>
    </w:p>
    <w:p w14:paraId="25D113A6">
      <w:pPr>
        <w:rPr>
          <w:b/>
          <w:bCs/>
          <w:sz w:val="32"/>
          <w:szCs w:val="32"/>
        </w:rPr>
      </w:pPr>
    </w:p>
    <w:p w14:paraId="19C732AB">
      <w:pPr>
        <w:rPr>
          <w:b/>
          <w:bCs/>
          <w:color w:val="10253F" w:themeColor="text2" w:themeShade="80"/>
          <w:sz w:val="40"/>
          <w:szCs w:val="40"/>
        </w:rPr>
      </w:pPr>
      <w:r>
        <w:br w:type="page"/>
      </w:r>
    </w:p>
    <w:p w14:paraId="60EB86B1">
      <w:pPr>
        <w:pStyle w:val="2"/>
      </w:pPr>
      <w:bookmarkStart w:id="8" w:name="_Toc14342"/>
      <w:bookmarkStart w:id="9" w:name="_Toc12951"/>
      <w:bookmarkStart w:id="10" w:name="_Toc17832"/>
      <w:r>
        <w:t>PARTE PRÁCTICA</w:t>
      </w:r>
      <w:bookmarkEnd w:id="8"/>
      <w:bookmarkEnd w:id="9"/>
      <w:bookmarkEnd w:id="10"/>
    </w:p>
    <w:p w14:paraId="09EF9833">
      <w:pPr>
        <w:pStyle w:val="3"/>
      </w:pPr>
      <w:bookmarkStart w:id="11" w:name="_Toc15752"/>
      <w:bookmarkStart w:id="12" w:name="_Toc22274"/>
      <w:bookmarkStart w:id="13" w:name="_Toc19257"/>
      <w:r>
        <w:t>INTRODUCCIÓN</w:t>
      </w:r>
      <w:bookmarkEnd w:id="11"/>
      <w:bookmarkEnd w:id="12"/>
      <w:bookmarkEnd w:id="13"/>
    </w:p>
    <w:p w14:paraId="1063F631">
      <w:pPr>
        <w:spacing w:after="160" w:line="259" w:lineRule="auto"/>
        <w:rPr>
          <w:b/>
          <w:bCs/>
        </w:rPr>
      </w:pPr>
      <w:r>
        <w:t xml:space="preserve">Un Web Service </w:t>
      </w:r>
      <w:r>
        <w:rPr>
          <w:lang w:val="es-ES"/>
        </w:rPr>
        <w:t>RESTFUL</w:t>
      </w:r>
      <w:r>
        <w:t xml:space="preserve"> es una interfaz de comunicación basada en protocolos estandarizados que permite el intercambio de información estructurada entre sistemas computacionales. A diferencia de otros enfoques, </w:t>
      </w:r>
      <w:r>
        <w:rPr>
          <w:lang w:val="es-ES"/>
        </w:rPr>
        <w:t>RESTFUL</w:t>
      </w:r>
      <w:r>
        <w:t xml:space="preserve"> se fundamenta estrictamente en el uso de </w:t>
      </w:r>
      <w:r>
        <w:rPr>
          <w:lang w:val="es-ES"/>
        </w:rPr>
        <w:t>JSON</w:t>
      </w:r>
      <w:r>
        <w:t xml:space="preserve"> como lenguaje para el envío de mensajes. Esta arquitectura es esencial en entornos empresariales donde la seguridad, la transaccionalidad y el cumplimiento estricto de protocolos son prioritarios.</w:t>
      </w:r>
    </w:p>
    <w:p w14:paraId="65E86F92">
      <w:pPr>
        <w:spacing w:after="160" w:line="259" w:lineRule="auto"/>
        <w:rPr>
          <w:b/>
          <w:bCs/>
        </w:rPr>
      </w:pPr>
      <w:r>
        <w:t xml:space="preserve">En el desarrollo de servicios </w:t>
      </w:r>
      <w:r>
        <w:rPr>
          <w:lang w:val="es-ES"/>
        </w:rPr>
        <w:t>RESTFUL</w:t>
      </w:r>
      <w:r>
        <w:t xml:space="preserve"> con </w:t>
      </w:r>
      <w:r>
        <w:rPr>
          <w:lang w:val="es-ES"/>
        </w:rPr>
        <w:t>.NET</w:t>
      </w:r>
      <w:r>
        <w:t xml:space="preserve">, la lógica suele organizarse mediante la exposición de Endpoints (puntos de acceso). A diferencia del patrón MVC tradicional de aplicaciones web, </w:t>
      </w:r>
      <w:r>
        <w:rPr>
          <w:lang w:val="es-ES"/>
        </w:rPr>
        <w:t>RESTFUL</w:t>
      </w:r>
      <w:r>
        <w:t xml:space="preserve"> se centra en la Orientación a Servicios (SOA), donde el servidor actúa como un proveedor de funciones específicas que el cliente consume tras conocer la definición del servicio. El intercambio de datos en la red se realiza a través del protocolo HTTP</w:t>
      </w:r>
      <w:r>
        <w:rPr>
          <w:rFonts w:hint="default"/>
          <w:lang w:val="es-ES"/>
        </w:rPr>
        <w:t xml:space="preserve"> o HTTPS</w:t>
      </w:r>
      <w:r>
        <w:t>.</w:t>
      </w:r>
    </w:p>
    <w:p w14:paraId="210D0F9B">
      <w:pPr>
        <w:spacing w:after="160" w:line="259" w:lineRule="auto"/>
      </w:pPr>
      <w:r>
        <w:t>Para el despliegue de estos servicios, se utiliza , un servidor de aplicaciones de alto rendimiento. Esto permite gestionar servicios web complejos con herramientas avanzadas de administración, monitoreo y escalabilidad, asegurando una integración fluida en ecosistemas empresariales heterogéneos.</w:t>
      </w:r>
    </w:p>
    <w:p w14:paraId="46D53631">
      <w:pPr>
        <w:spacing w:after="160" w:line="259" w:lineRule="auto"/>
        <w:rPr>
          <w:b/>
          <w:bCs/>
        </w:rPr>
      </w:pPr>
    </w:p>
    <w:p w14:paraId="0D1C5F70">
      <w:pPr>
        <w:pStyle w:val="3"/>
        <w:rPr>
          <w:sz w:val="40"/>
          <w:szCs w:val="40"/>
        </w:rPr>
      </w:pPr>
      <w:bookmarkStart w:id="14" w:name="_n4wiyupmss05" w:colFirst="0" w:colLast="0"/>
      <w:bookmarkEnd w:id="14"/>
      <w:bookmarkStart w:id="15" w:name="_Toc2118"/>
      <w:bookmarkStart w:id="16" w:name="_Toc29978"/>
      <w:bookmarkStart w:id="17" w:name="_Toc8335"/>
      <w:r>
        <w:t>OBJETIVOS</w:t>
      </w:r>
      <w:r>
        <w:rPr>
          <w:sz w:val="40"/>
          <w:szCs w:val="40"/>
        </w:rPr>
        <w:br w:type="textWrapping"/>
      </w:r>
      <w:bookmarkEnd w:id="15"/>
      <w:bookmarkEnd w:id="16"/>
      <w:bookmarkEnd w:id="17"/>
    </w:p>
    <w:p w14:paraId="14861306">
      <w:pPr>
        <w:pStyle w:val="4"/>
      </w:pPr>
      <w:bookmarkStart w:id="18" w:name="_ye4u95lrlp3o" w:colFirst="0" w:colLast="0"/>
      <w:bookmarkEnd w:id="18"/>
      <w:bookmarkStart w:id="19" w:name="_Toc13805"/>
      <w:bookmarkStart w:id="20" w:name="_Toc1338"/>
      <w:bookmarkStart w:id="21" w:name="_Toc31137"/>
      <w:r>
        <w:t>OBJETIVO GENERAL</w:t>
      </w:r>
      <w:bookmarkEnd w:id="19"/>
      <w:bookmarkEnd w:id="20"/>
      <w:bookmarkEnd w:id="21"/>
    </w:p>
    <w:p w14:paraId="76947DA8">
      <w:pPr>
        <w:spacing w:after="200"/>
        <w:rPr>
          <w:rFonts w:hint="default"/>
          <w:lang w:val="es-EC"/>
        </w:rPr>
      </w:pPr>
      <w:r>
        <w:t xml:space="preserve">Desarrollar un manual de </w:t>
      </w:r>
      <w:r>
        <w:rPr>
          <w:rFonts w:hint="default"/>
          <w:lang w:val="es-EC"/>
        </w:rPr>
        <w:t xml:space="preserve">desarrollo </w:t>
      </w:r>
      <w:r>
        <w:t>que explique</w:t>
      </w:r>
      <w:r>
        <w:rPr>
          <w:rFonts w:hint="default"/>
          <w:lang w:val="es-EC"/>
        </w:rPr>
        <w:t xml:space="preserve"> paso a paso la creación de un sistema de conversión de unidades (longitud, masa y temperatura), conformado por un conjunto de clientes, de consola, de escritorio, de aplicación web y de aplicación móvil, que se comunican mediante </w:t>
      </w:r>
      <w:r>
        <w:rPr>
          <w:rFonts w:hint="default"/>
          <w:lang w:val="es-ES"/>
        </w:rPr>
        <w:t>RESTFUL</w:t>
      </w:r>
      <w:r>
        <w:rPr>
          <w:rFonts w:hint="default"/>
          <w:lang w:val="es-EC"/>
        </w:rPr>
        <w:t xml:space="preserve"> a un servidor alojado en </w:t>
      </w:r>
      <w:r>
        <w:rPr>
          <w:rFonts w:hint="default"/>
          <w:lang w:val="es-ES"/>
        </w:rPr>
        <w:t>ASP.NET Core 9.0</w:t>
      </w:r>
      <w:r>
        <w:rPr>
          <w:rFonts w:hint="default"/>
          <w:lang w:val="es-EC"/>
        </w:rPr>
        <w:t>.</w:t>
      </w:r>
    </w:p>
    <w:p w14:paraId="7419113A">
      <w:pPr>
        <w:pStyle w:val="4"/>
      </w:pPr>
      <w:bookmarkStart w:id="22" w:name="_zwebupxksi1" w:colFirst="0" w:colLast="0"/>
      <w:bookmarkEnd w:id="22"/>
      <w:bookmarkStart w:id="23" w:name="_Toc25662"/>
      <w:bookmarkStart w:id="24" w:name="_Toc12373"/>
      <w:bookmarkStart w:id="25" w:name="_Toc411"/>
      <w:bookmarkStart w:id="26" w:name="_Toc20652"/>
      <w:r>
        <w:t>OBJETIVOS ESPECÍFICOS</w:t>
      </w:r>
      <w:bookmarkEnd w:id="23"/>
      <w:bookmarkEnd w:id="24"/>
      <w:bookmarkEnd w:id="25"/>
      <w:r>
        <w:t xml:space="preserve"> </w:t>
      </w:r>
    </w:p>
    <w:p w14:paraId="3D33A0EA">
      <w:pPr>
        <w:numPr>
          <w:ilvl w:val="0"/>
          <w:numId w:val="1"/>
        </w:numPr>
        <w:spacing w:before="0" w:after="0" w:line="240" w:lineRule="auto"/>
        <w:rPr>
          <w:b/>
          <w:bCs/>
        </w:rPr>
      </w:pPr>
      <w:r>
        <w:t xml:space="preserve">Describir detalladamente el diseño e implementación del servicio </w:t>
      </w:r>
      <w:r>
        <w:rPr>
          <w:lang w:val="es-ES"/>
        </w:rPr>
        <w:t>RESTFUL</w:t>
      </w:r>
      <w:r>
        <w:t xml:space="preserve"> utilizando la </w:t>
      </w:r>
      <w:r>
        <w:rPr>
          <w:rFonts w:hint="default"/>
          <w:lang w:val="es-ES"/>
        </w:rPr>
        <w:t>JSON</w:t>
      </w:r>
      <w:r>
        <w:t xml:space="preserve"> integrada en un servidor </w:t>
      </w:r>
      <w:r>
        <w:rPr>
          <w:lang w:val="es-ES"/>
        </w:rPr>
        <w:t>ASP.NET Core 9.0</w:t>
      </w:r>
    </w:p>
    <w:p w14:paraId="3C0CBE50">
      <w:pPr>
        <w:numPr>
          <w:ilvl w:val="0"/>
          <w:numId w:val="1"/>
        </w:numPr>
        <w:spacing w:before="0" w:after="0" w:line="240" w:lineRule="auto"/>
        <w:rPr>
          <w:b/>
          <w:bCs/>
        </w:rPr>
      </w:pPr>
      <w:r>
        <w:t>Proporcionar guías para el desarrollo de aplicaciones cliente en múltiples plataformas (escritorio, consola, web y móvil), detallando el proceso de consumo del servicio y comunicación con el servidor.</w:t>
      </w:r>
    </w:p>
    <w:p w14:paraId="4648E165">
      <w:pPr>
        <w:numPr>
          <w:ilvl w:val="0"/>
          <w:numId w:val="1"/>
        </w:numPr>
        <w:spacing w:before="0" w:after="0" w:line="240" w:lineRule="auto"/>
        <w:rPr>
          <w:rFonts w:hint="default"/>
          <w:lang w:val="es-EC"/>
        </w:rPr>
      </w:pPr>
      <w:r>
        <w:t xml:space="preserve">Explicar los fundamentos de la arquitectura SOA y las ventajas de utilizar un servidor </w:t>
      </w:r>
      <w:r>
        <w:rPr>
          <w:lang w:val="es-ES"/>
        </w:rPr>
        <w:t>ASP.NET Core 9.0</w:t>
      </w:r>
      <w:r>
        <w:t>, destacando su capacidad para gestionar la interoperabilidad, la seguridad y el intercambio de datos estructurados entre sistemas heterogéneos.</w:t>
      </w:r>
    </w:p>
    <w:p w14:paraId="66DC65F5">
      <w:pPr>
        <w:numPr>
          <w:numId w:val="0"/>
        </w:numPr>
        <w:spacing w:before="0" w:after="0" w:line="240" w:lineRule="auto"/>
        <w:jc w:val="both"/>
      </w:pPr>
    </w:p>
    <w:p w14:paraId="71266846">
      <w:pPr>
        <w:numPr>
          <w:numId w:val="0"/>
        </w:numPr>
        <w:spacing w:before="0" w:after="0" w:line="240" w:lineRule="auto"/>
        <w:jc w:val="both"/>
      </w:pPr>
    </w:p>
    <w:p w14:paraId="3F51C180">
      <w:pPr>
        <w:numPr>
          <w:numId w:val="0"/>
        </w:numPr>
        <w:spacing w:before="0" w:after="0" w:line="240" w:lineRule="auto"/>
        <w:jc w:val="both"/>
      </w:pPr>
    </w:p>
    <w:p w14:paraId="125D3067">
      <w:pPr>
        <w:numPr>
          <w:numId w:val="0"/>
        </w:numPr>
        <w:spacing w:before="0" w:after="0" w:line="240" w:lineRule="auto"/>
        <w:jc w:val="both"/>
      </w:pPr>
    </w:p>
    <w:p w14:paraId="64357CDB">
      <w:pPr>
        <w:numPr>
          <w:numId w:val="0"/>
        </w:numPr>
        <w:spacing w:before="0" w:after="0" w:line="240" w:lineRule="auto"/>
        <w:jc w:val="both"/>
        <w:rPr>
          <w:rFonts w:hint="default"/>
          <w:lang w:val="es-EC"/>
        </w:rPr>
      </w:pPr>
    </w:p>
    <w:p w14:paraId="49516085">
      <w:pPr>
        <w:pStyle w:val="3"/>
        <w:rPr>
          <w:rFonts w:hint="default"/>
          <w:lang w:val="es-EC"/>
        </w:rPr>
      </w:pPr>
      <w:bookmarkStart w:id="27" w:name="_Toc3200"/>
      <w:bookmarkStart w:id="28" w:name="_Toc5320"/>
      <w:r>
        <w:rPr>
          <w:rFonts w:hint="default"/>
          <w:lang w:val="es-EC"/>
        </w:rPr>
        <w:t>HERRAMIENTAS DE DESARROLLO</w:t>
      </w:r>
      <w:bookmarkEnd w:id="26"/>
      <w:bookmarkEnd w:id="27"/>
      <w:bookmarkEnd w:id="28"/>
    </w:p>
    <w:p w14:paraId="008A495E">
      <w:pPr>
        <w:rPr>
          <w:rFonts w:hint="default"/>
          <w:lang w:val="es-EC"/>
        </w:rPr>
      </w:pPr>
      <w:r>
        <w:t xml:space="preserve">Para dar inicio al desarrollo de la práctica, primero se deben instalar y configurar las herramientas esenciales. </w:t>
      </w:r>
      <w:r>
        <w:rPr>
          <w:rFonts w:hint="default"/>
          <w:lang w:val="es-EC"/>
        </w:rPr>
        <w:t>Este proyecto fue desarrollado en el sistema operativo Windows 11, y se usaron las siguientes herramientas de software.</w:t>
      </w:r>
    </w:p>
    <w:p w14:paraId="537BE745">
      <w:pPr>
        <w:pStyle w:val="4"/>
        <w:rPr>
          <w:rFonts w:hint="default"/>
          <w:lang w:val="es-EC"/>
        </w:rPr>
      </w:pPr>
      <w:bookmarkStart w:id="29" w:name="_Toc20405"/>
      <w:bookmarkStart w:id="30" w:name="_Toc27614"/>
      <w:r>
        <w:rPr>
          <w:rFonts w:hint="default"/>
          <w:lang w:val="es-ES"/>
        </w:rPr>
        <w:t>KIT DE</w:t>
      </w:r>
      <w:r>
        <w:rPr>
          <w:rFonts w:hint="default"/>
          <w:lang w:val="es-EC"/>
        </w:rPr>
        <w:t xml:space="preserve"> DESARROLLO </w:t>
      </w:r>
      <w:r>
        <w:rPr>
          <w:rFonts w:hint="default"/>
          <w:lang w:val="es-ES"/>
        </w:rPr>
        <w:t>DE</w:t>
      </w:r>
      <w:r>
        <w:rPr>
          <w:rFonts w:hint="default"/>
          <w:lang w:val="es-EC"/>
        </w:rPr>
        <w:t xml:space="preserve"> </w:t>
      </w:r>
      <w:r>
        <w:rPr>
          <w:rFonts w:hint="default"/>
          <w:lang w:val="es-ES"/>
        </w:rPr>
        <w:t>.NET</w:t>
      </w:r>
      <w:bookmarkEnd w:id="29"/>
      <w:bookmarkEnd w:id="30"/>
      <w:r>
        <w:rPr>
          <w:rFonts w:hint="default"/>
          <w:lang w:val="es-EC"/>
        </w:rPr>
        <w:t xml:space="preserve"> </w:t>
      </w:r>
    </w:p>
    <w:p w14:paraId="010D0746">
      <w:pPr>
        <w:rPr>
          <w:rFonts w:hint="default"/>
          <w:lang w:val="es-ES"/>
        </w:rPr>
      </w:pPr>
      <w:r>
        <w:rPr>
          <w:rFonts w:hint="default"/>
          <w:lang w:val="es-ES"/>
        </w:rPr>
        <w:t>Para el desarrollo en .NET es necesario instalar SDK que permita compilar código en .Net, para ello en:</w:t>
      </w:r>
    </w:p>
    <w:p w14:paraId="271EDC1A">
      <w:pPr>
        <w:rPr>
          <w:rFonts w:hint="default"/>
          <w:lang w:val="es-ES"/>
        </w:rPr>
      </w:pPr>
      <w:r>
        <w:rPr>
          <w:rFonts w:hint="default"/>
          <w:lang w:val="es-EC"/>
        </w:rPr>
        <w:fldChar w:fldCharType="begin"/>
      </w:r>
      <w:r>
        <w:rPr>
          <w:rFonts w:hint="default"/>
          <w:lang w:val="es-EC"/>
        </w:rPr>
        <w:instrText xml:space="preserve"> HYPERLINK "https://dotnet.microsoft.com/es-es/download" </w:instrText>
      </w:r>
      <w:r>
        <w:rPr>
          <w:rFonts w:hint="default"/>
          <w:lang w:val="es-EC"/>
        </w:rPr>
        <w:fldChar w:fldCharType="separate"/>
      </w:r>
      <w:r>
        <w:rPr>
          <w:rStyle w:val="13"/>
          <w:rFonts w:hint="default"/>
          <w:lang w:val="es-EC"/>
        </w:rPr>
        <w:t>https://dotnet.microsoft.com/es-es/download</w:t>
      </w:r>
      <w:r>
        <w:rPr>
          <w:rFonts w:hint="default"/>
          <w:lang w:val="es-EC"/>
        </w:rPr>
        <w:fldChar w:fldCharType="end"/>
      </w:r>
      <w:r>
        <w:rPr>
          <w:rFonts w:hint="default"/>
          <w:lang w:val="es-ES"/>
        </w:rPr>
        <w:t xml:space="preserve"> </w:t>
      </w:r>
    </w:p>
    <w:p w14:paraId="42DC1617">
      <w:pPr>
        <w:rPr>
          <w:rFonts w:hint="default"/>
          <w:lang w:val="es-ES"/>
        </w:rPr>
      </w:pPr>
      <w:r>
        <w:rPr>
          <w:rFonts w:hint="default"/>
          <w:lang w:val="es-ES"/>
        </w:rPr>
        <w:t>Se puede obtener la versión mas reciente de .NET para contar con versiones estables y herramientas utilies para el desarrollo en .NET</w:t>
      </w:r>
    </w:p>
    <w:p w14:paraId="38599196">
      <w:pPr>
        <w:rPr>
          <w:rFonts w:hint="default"/>
          <w:lang w:val="en-US"/>
        </w:rPr>
      </w:pPr>
      <w:r>
        <w:rPr>
          <w:rFonts w:hint="default"/>
          <w:lang w:val="es-ES"/>
        </w:rPr>
        <w:t xml:space="preserve">En Windows, se obtiene un .exe el cual automáticamente instalara el compilador y librerías para que el computador puede generar y entender el codigo para .NET, sea </w:t>
      </w:r>
      <w:r>
        <w:rPr>
          <w:rFonts w:hint="default"/>
          <w:lang w:val="en-US"/>
        </w:rPr>
        <w:t xml:space="preserve">archivos </w:t>
      </w:r>
      <w:r>
        <w:rPr>
          <w:rFonts w:hint="default"/>
          <w:lang w:val="es-ES"/>
        </w:rPr>
        <w:t>C</w:t>
      </w:r>
      <w:r>
        <w:rPr>
          <w:rFonts w:hint="default"/>
          <w:lang w:val="en-US"/>
        </w:rPr>
        <w:t>#, F# y .NET.</w:t>
      </w:r>
    </w:p>
    <w:p w14:paraId="542D542B">
      <w:pPr>
        <w:pStyle w:val="4"/>
        <w:rPr>
          <w:rFonts w:hint="default"/>
          <w:lang w:val="es-EC"/>
        </w:rPr>
      </w:pPr>
      <w:bookmarkStart w:id="31" w:name="_Toc28264"/>
      <w:bookmarkStart w:id="32" w:name="_Toc16119"/>
      <w:bookmarkStart w:id="33" w:name="_Toc3506"/>
      <w:r>
        <w:rPr>
          <w:rFonts w:hint="default"/>
          <w:lang w:val="es-ES"/>
        </w:rPr>
        <w:t>VISUAL STUDIO PARA</w:t>
      </w:r>
      <w:r>
        <w:rPr>
          <w:rFonts w:hint="default"/>
          <w:lang w:val="es-EC"/>
        </w:rPr>
        <w:t xml:space="preserve"> DESARROLLO </w:t>
      </w:r>
      <w:r>
        <w:rPr>
          <w:rFonts w:hint="default"/>
          <w:lang w:val="es-ES"/>
        </w:rPr>
        <w:t>EN</w:t>
      </w:r>
      <w:r>
        <w:rPr>
          <w:rFonts w:hint="default"/>
          <w:lang w:val="es-EC"/>
        </w:rPr>
        <w:t xml:space="preserve"> </w:t>
      </w:r>
      <w:r>
        <w:rPr>
          <w:rFonts w:hint="default"/>
          <w:lang w:val="es-ES"/>
        </w:rPr>
        <w:t>.NET</w:t>
      </w:r>
      <w:bookmarkEnd w:id="31"/>
      <w:bookmarkEnd w:id="32"/>
      <w:r>
        <w:rPr>
          <w:rFonts w:hint="default"/>
          <w:lang w:val="es-EC"/>
        </w:rPr>
        <w:t xml:space="preserve"> </w:t>
      </w:r>
      <w:bookmarkEnd w:id="33"/>
    </w:p>
    <w:p w14:paraId="2C1E687C">
      <w:pPr>
        <w:jc w:val="left"/>
        <w:outlineLvl w:val="9"/>
        <w:rPr>
          <w:rFonts w:hint="default"/>
          <w:lang w:val="es-ES"/>
        </w:rPr>
      </w:pPr>
      <w:r>
        <w:rPr>
          <w:rFonts w:hint="default"/>
          <w:lang w:val="es-EC"/>
        </w:rPr>
        <w:t xml:space="preserve">Antes de instalar cualquier otra herramienta, al desarrollar proyectos en </w:t>
      </w:r>
      <w:r>
        <w:rPr>
          <w:rFonts w:hint="default"/>
          <w:lang w:val="es-ES"/>
        </w:rPr>
        <w:t>.NET</w:t>
      </w:r>
      <w:r>
        <w:rPr>
          <w:rFonts w:hint="default"/>
          <w:lang w:val="es-EC"/>
        </w:rPr>
        <w:t xml:space="preserve">, es necesario contar con </w:t>
      </w:r>
      <w:r>
        <w:rPr>
          <w:rFonts w:hint="default"/>
          <w:lang w:val="es-ES"/>
        </w:rPr>
        <w:t>Visual Studio</w:t>
      </w:r>
      <w:r>
        <w:rPr>
          <w:rFonts w:hint="default"/>
          <w:lang w:val="es-EC"/>
        </w:rPr>
        <w:t xml:space="preserve"> q</w:t>
      </w:r>
      <w:r>
        <w:rPr>
          <w:rFonts w:hint="default"/>
          <w:lang w:val="es-ES"/>
        </w:rPr>
        <w:t>ue permitira compilar servicios .NET tanto en consola como del servidor.</w:t>
      </w:r>
    </w:p>
    <w:p w14:paraId="3EA31CC4">
      <w:pPr>
        <w:jc w:val="left"/>
        <w:outlineLvl w:val="9"/>
        <w:rPr>
          <w:rFonts w:hint="default"/>
          <w:lang w:val="es-ES"/>
        </w:rPr>
      </w:pPr>
      <w:r>
        <w:rPr>
          <w:rFonts w:hint="default"/>
          <w:lang w:val="es-EC"/>
        </w:rPr>
        <w:t xml:space="preserve">La versión más reciente al momento, es la versión Microsoft Visual Studio es Visual Studio 2026 que se puede descargar desde el enlace: </w:t>
      </w:r>
      <w:r>
        <w:rPr>
          <w:rFonts w:hint="default"/>
          <w:lang w:val="es-EC"/>
        </w:rPr>
        <w:fldChar w:fldCharType="begin"/>
      </w:r>
      <w:r>
        <w:rPr>
          <w:rFonts w:hint="default"/>
          <w:lang w:val="es-EC"/>
        </w:rPr>
        <w:instrText xml:space="preserve"> HYPERLINK "https://visualstudio.microsoft.com/es/downloads/" </w:instrText>
      </w:r>
      <w:r>
        <w:rPr>
          <w:rFonts w:hint="default"/>
          <w:lang w:val="es-EC"/>
        </w:rPr>
        <w:fldChar w:fldCharType="separate"/>
      </w:r>
      <w:r>
        <w:rPr>
          <w:rStyle w:val="13"/>
          <w:rFonts w:hint="default"/>
          <w:lang w:val="es-EC"/>
        </w:rPr>
        <w:t>https://visualstudio.microsoft.com/es/downloads/</w:t>
      </w:r>
      <w:r>
        <w:rPr>
          <w:rFonts w:hint="default"/>
          <w:lang w:val="es-EC"/>
        </w:rPr>
        <w:fldChar w:fldCharType="end"/>
      </w:r>
      <w:r>
        <w:rPr>
          <w:rFonts w:hint="default"/>
          <w:lang w:val="es-ES"/>
        </w:rPr>
        <w:t>.</w:t>
      </w:r>
    </w:p>
    <w:p w14:paraId="2199801B">
      <w:pPr>
        <w:jc w:val="left"/>
        <w:outlineLvl w:val="9"/>
        <w:rPr>
          <w:rFonts w:hint="default"/>
          <w:lang w:val="es-ES"/>
        </w:rPr>
      </w:pPr>
      <w:r>
        <w:rPr>
          <w:rFonts w:hint="default"/>
          <w:lang w:val="es-EC"/>
        </w:rPr>
        <w:t>Se recomienda usar la versión más reciente para tener acceso a las últimas versiones de herramienta</w:t>
      </w:r>
      <w:r>
        <w:rPr>
          <w:rFonts w:hint="default"/>
          <w:lang w:val="es-ES"/>
        </w:rPr>
        <w:t>s.</w:t>
      </w:r>
    </w:p>
    <w:p w14:paraId="3C6AE166">
      <w:pPr>
        <w:jc w:val="left"/>
        <w:outlineLvl w:val="9"/>
        <w:rPr>
          <w:rFonts w:hint="default"/>
          <w:lang w:val="en-US"/>
        </w:rPr>
      </w:pPr>
      <w:r>
        <w:rPr>
          <w:rFonts w:hint="default"/>
          <w:lang w:val="es-EC"/>
        </w:rPr>
        <w:t>Para Windows, la instalación se realiza mediante un instalador (.</w:t>
      </w:r>
      <w:r>
        <w:rPr>
          <w:rFonts w:hint="default"/>
          <w:lang w:val="es-ES"/>
        </w:rPr>
        <w:t>wsl</w:t>
      </w:r>
      <w:r>
        <w:rPr>
          <w:rFonts w:hint="default"/>
          <w:lang w:val="es-EC"/>
        </w:rPr>
        <w:t xml:space="preserve">), y tras terminar la instalación, se </w:t>
      </w:r>
      <w:r>
        <w:rPr>
          <w:rFonts w:hint="default"/>
          <w:lang w:val="es-ES"/>
        </w:rPr>
        <w:t>abrira un instalador en el que se podrán instalar características necesarias para compilar .Net, entre ellas se accede por</w:t>
      </w:r>
      <w:r>
        <w:rPr>
          <w:rFonts w:hint="default"/>
          <w:lang w:val="en-US"/>
        </w:rPr>
        <w:t xml:space="preserve"> modificar y finalmente se selecciona en cargas de trabajo:</w:t>
      </w:r>
    </w:p>
    <w:p w14:paraId="6623D5D9">
      <w:pPr>
        <w:numPr>
          <w:ilvl w:val="0"/>
          <w:numId w:val="2"/>
        </w:numPr>
        <w:spacing w:line="240" w:lineRule="auto"/>
        <w:ind w:left="420" w:leftChars="0" w:hanging="420" w:firstLineChars="0"/>
        <w:jc w:val="left"/>
        <w:outlineLvl w:val="9"/>
        <w:rPr>
          <w:rFonts w:hint="default"/>
          <w:lang w:val="en-US"/>
        </w:rPr>
      </w:pPr>
      <w:r>
        <w:rPr>
          <w:rFonts w:hint="default"/>
          <w:lang w:val="en-US"/>
        </w:rPr>
        <w:t>Desarrollo de ASP.NET y Web</w:t>
      </w:r>
    </w:p>
    <w:p w14:paraId="601FC6BC">
      <w:pPr>
        <w:numPr>
          <w:ilvl w:val="0"/>
          <w:numId w:val="2"/>
        </w:numPr>
        <w:spacing w:line="240" w:lineRule="auto"/>
        <w:ind w:left="420" w:leftChars="0" w:hanging="420" w:firstLineChars="0"/>
        <w:jc w:val="left"/>
        <w:outlineLvl w:val="9"/>
        <w:rPr>
          <w:rFonts w:hint="default"/>
          <w:lang w:val="en-US"/>
        </w:rPr>
      </w:pPr>
      <w:r>
        <w:rPr>
          <w:rFonts w:hint="default"/>
          <w:lang w:val="en-US"/>
        </w:rPr>
        <w:t>Desarrollo de escritorio .NET</w:t>
      </w:r>
    </w:p>
    <w:p w14:paraId="378A131F">
      <w:pPr>
        <w:numPr>
          <w:ilvl w:val="0"/>
          <w:numId w:val="0"/>
        </w:numPr>
        <w:spacing w:before="120" w:after="320" w:line="240" w:lineRule="auto"/>
        <w:jc w:val="left"/>
        <w:outlineLvl w:val="9"/>
        <w:rPr>
          <w:rFonts w:hint="default"/>
          <w:lang w:val="en-US"/>
        </w:rPr>
      </w:pPr>
      <w:r>
        <w:rPr>
          <w:rFonts w:hint="default"/>
          <w:lang w:val="en-US"/>
        </w:rPr>
        <w:t>Y en caso de que no funcione o no se haya instalado anteriormente, seleccionar en componentes inividuales el SDK para .NET</w:t>
      </w:r>
    </w:p>
    <w:p w14:paraId="4EEC4C32">
      <w:pPr>
        <w:numPr>
          <w:ilvl w:val="0"/>
          <w:numId w:val="2"/>
        </w:numPr>
        <w:spacing w:line="240" w:lineRule="auto"/>
        <w:ind w:left="420" w:leftChars="0" w:hanging="420" w:firstLineChars="0"/>
        <w:jc w:val="left"/>
        <w:outlineLvl w:val="9"/>
        <w:rPr>
          <w:rFonts w:hint="default"/>
          <w:lang w:val="en-US"/>
        </w:rPr>
      </w:pPr>
      <w:r>
        <w:rPr>
          <w:rFonts w:hint="default"/>
          <w:lang w:val="en-US"/>
        </w:rPr>
        <w:t>Compilador de .net</w:t>
      </w:r>
    </w:p>
    <w:p w14:paraId="49A5EFB9">
      <w:pPr>
        <w:numPr>
          <w:ilvl w:val="0"/>
          <w:numId w:val="2"/>
        </w:numPr>
        <w:spacing w:line="240" w:lineRule="auto"/>
        <w:ind w:left="420" w:leftChars="0" w:hanging="420" w:firstLineChars="0"/>
        <w:jc w:val="left"/>
        <w:outlineLvl w:val="9"/>
        <w:rPr>
          <w:rFonts w:hint="default"/>
          <w:lang w:val="en-US"/>
        </w:rPr>
      </w:pPr>
      <w:r>
        <w:rPr>
          <w:rFonts w:hint="default"/>
          <w:lang w:val="en-US"/>
        </w:rPr>
        <w:t>SDK .NET Framework V.v</w:t>
      </w:r>
    </w:p>
    <w:p w14:paraId="0A8769E7">
      <w:pPr>
        <w:jc w:val="left"/>
        <w:outlineLvl w:val="9"/>
      </w:pPr>
      <w:r>
        <w:rPr>
          <w:rFonts w:hint="default"/>
          <w:lang w:val="es-ES"/>
        </w:rPr>
        <w:t xml:space="preserve">  </w:t>
      </w:r>
      <w:r>
        <w:drawing>
          <wp:inline distT="0" distB="0" distL="114300" distR="114300">
            <wp:extent cx="5391785" cy="3027680"/>
            <wp:effectExtent l="0" t="0" r="3175" b="5080"/>
            <wp:docPr id="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1"/>
                    <pic:cNvPicPr>
                      <a:picLocks noChangeAspect="1"/>
                    </pic:cNvPicPr>
                  </pic:nvPicPr>
                  <pic:blipFill>
                    <a:blip r:embed="rId9"/>
                    <a:stretch>
                      <a:fillRect/>
                    </a:stretch>
                  </pic:blipFill>
                  <pic:spPr>
                    <a:xfrm>
                      <a:off x="0" y="0"/>
                      <a:ext cx="5391785" cy="3027680"/>
                    </a:xfrm>
                    <a:prstGeom prst="rect">
                      <a:avLst/>
                    </a:prstGeom>
                    <a:noFill/>
                    <a:ln>
                      <a:noFill/>
                    </a:ln>
                  </pic:spPr>
                </pic:pic>
              </a:graphicData>
            </a:graphic>
          </wp:inline>
        </w:drawing>
      </w:r>
    </w:p>
    <w:p w14:paraId="07F6853C">
      <w:pPr>
        <w:pStyle w:val="5"/>
      </w:pPr>
      <w:bookmarkStart w:id="34" w:name="_Toc24080"/>
      <w:bookmarkStart w:id="35" w:name="_Toc16247"/>
      <w:bookmarkStart w:id="36" w:name="_Toc22107"/>
      <w:r>
        <w:t xml:space="preserve">Figura </w:t>
      </w:r>
      <w:r>
        <w:rPr>
          <w:rFonts w:hint="default"/>
          <w:lang w:val="es-ES"/>
        </w:rPr>
        <w:t>1</w:t>
      </w:r>
      <w:r>
        <w:t xml:space="preserve">. </w:t>
      </w:r>
      <w:r>
        <w:rPr>
          <w:rFonts w:hint="default"/>
          <w:lang w:val="es-ES"/>
        </w:rPr>
        <w:t>Instalador VIsual Studio</w:t>
      </w:r>
      <w:bookmarkEnd w:id="34"/>
      <w:bookmarkEnd w:id="35"/>
      <w:r>
        <w:t xml:space="preserve"> </w:t>
      </w:r>
      <w:bookmarkEnd w:id="36"/>
    </w:p>
    <w:p w14:paraId="5D67DF11">
      <w:r>
        <w:drawing>
          <wp:inline distT="0" distB="0" distL="114300" distR="114300">
            <wp:extent cx="5391785" cy="2505710"/>
            <wp:effectExtent l="0" t="0" r="3175" b="8890"/>
            <wp:docPr id="4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2"/>
                    <pic:cNvPicPr>
                      <a:picLocks noChangeAspect="1"/>
                    </pic:cNvPicPr>
                  </pic:nvPicPr>
                  <pic:blipFill>
                    <a:blip r:embed="rId10"/>
                    <a:stretch>
                      <a:fillRect/>
                    </a:stretch>
                  </pic:blipFill>
                  <pic:spPr>
                    <a:xfrm>
                      <a:off x="0" y="0"/>
                      <a:ext cx="5391785" cy="2505710"/>
                    </a:xfrm>
                    <a:prstGeom prst="rect">
                      <a:avLst/>
                    </a:prstGeom>
                    <a:noFill/>
                    <a:ln>
                      <a:noFill/>
                    </a:ln>
                  </pic:spPr>
                </pic:pic>
              </a:graphicData>
            </a:graphic>
          </wp:inline>
        </w:drawing>
      </w:r>
    </w:p>
    <w:p w14:paraId="4768F2F3">
      <w:pPr>
        <w:pStyle w:val="5"/>
        <w:rPr>
          <w:rFonts w:hint="default"/>
          <w:lang w:val="en-US"/>
        </w:rPr>
      </w:pPr>
      <w:bookmarkStart w:id="37" w:name="_Toc4938"/>
      <w:bookmarkStart w:id="38" w:name="_Toc8389"/>
      <w:r>
        <w:t xml:space="preserve">Figura </w:t>
      </w:r>
      <w:r>
        <w:rPr>
          <w:rFonts w:hint="default"/>
          <w:lang w:val="en-US"/>
        </w:rPr>
        <w:t>2</w:t>
      </w:r>
      <w:r>
        <w:t xml:space="preserve">. </w:t>
      </w:r>
      <w:r>
        <w:rPr>
          <w:lang w:val="en-US"/>
        </w:rPr>
        <w:t>Selección</w:t>
      </w:r>
      <w:r>
        <w:rPr>
          <w:rFonts w:hint="default"/>
          <w:lang w:val="en-US"/>
        </w:rPr>
        <w:t xml:space="preserve"> de servicios para .NET en Visual Studio en Carga de Trabajo</w:t>
      </w:r>
      <w:bookmarkEnd w:id="37"/>
      <w:bookmarkEnd w:id="38"/>
    </w:p>
    <w:p w14:paraId="4BD41D04">
      <w:r>
        <w:drawing>
          <wp:inline distT="0" distB="0" distL="114300" distR="114300">
            <wp:extent cx="5397500" cy="2296795"/>
            <wp:effectExtent l="0" t="0" r="12700" b="4445"/>
            <wp:docPr id="5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3"/>
                    <pic:cNvPicPr>
                      <a:picLocks noChangeAspect="1"/>
                    </pic:cNvPicPr>
                  </pic:nvPicPr>
                  <pic:blipFill>
                    <a:blip r:embed="rId11"/>
                    <a:stretch>
                      <a:fillRect/>
                    </a:stretch>
                  </pic:blipFill>
                  <pic:spPr>
                    <a:xfrm>
                      <a:off x="0" y="0"/>
                      <a:ext cx="5397500" cy="2296795"/>
                    </a:xfrm>
                    <a:prstGeom prst="rect">
                      <a:avLst/>
                    </a:prstGeom>
                    <a:noFill/>
                    <a:ln>
                      <a:noFill/>
                    </a:ln>
                  </pic:spPr>
                </pic:pic>
              </a:graphicData>
            </a:graphic>
          </wp:inline>
        </w:drawing>
      </w:r>
    </w:p>
    <w:p w14:paraId="2AA091CC">
      <w:pPr>
        <w:pStyle w:val="5"/>
        <w:rPr>
          <w:rFonts w:hint="default"/>
          <w:lang w:val="es-EC"/>
        </w:rPr>
      </w:pPr>
      <w:bookmarkStart w:id="39" w:name="_Toc26873"/>
      <w:bookmarkStart w:id="40" w:name="_Toc10792"/>
      <w:r>
        <w:t xml:space="preserve">Figura </w:t>
      </w:r>
      <w:r>
        <w:rPr>
          <w:rFonts w:hint="default"/>
          <w:lang w:val="en-US"/>
        </w:rPr>
        <w:t>3</w:t>
      </w:r>
      <w:r>
        <w:t xml:space="preserve">. </w:t>
      </w:r>
      <w:r>
        <w:rPr>
          <w:lang w:val="en-US"/>
        </w:rPr>
        <w:t>Selección</w:t>
      </w:r>
      <w:r>
        <w:rPr>
          <w:rFonts w:hint="default"/>
          <w:lang w:val="en-US"/>
        </w:rPr>
        <w:t xml:space="preserve"> de servicios para .NET en Visual Studio en Componentes individuale</w:t>
      </w:r>
      <w:r>
        <w:rPr>
          <w:rFonts w:hint="default"/>
          <w:lang w:val="es-EC"/>
        </w:rPr>
        <w:t>s</w:t>
      </w:r>
      <w:bookmarkEnd w:id="39"/>
      <w:bookmarkEnd w:id="40"/>
    </w:p>
    <w:p w14:paraId="5F772F30"/>
    <w:p w14:paraId="30A68E36">
      <w:pPr>
        <w:pStyle w:val="3"/>
      </w:pPr>
      <w:bookmarkStart w:id="41" w:name="_Toc18639"/>
      <w:bookmarkStart w:id="42" w:name="_Toc19213"/>
      <w:bookmarkStart w:id="43" w:name="_Toc16645"/>
      <w:r>
        <w:t>ESTRUCTURA DE PROYECTO</w:t>
      </w:r>
      <w:bookmarkEnd w:id="41"/>
      <w:bookmarkEnd w:id="42"/>
      <w:bookmarkEnd w:id="43"/>
    </w:p>
    <w:p w14:paraId="00AA728E">
      <w:r>
        <w:t xml:space="preserve">Para la elaboración del proyecto, en primer lugar, es necesario crear una carpeta en la cual se alojarán los archivos necesarios para su funcionamiento. </w:t>
      </w:r>
    </w:p>
    <w:p w14:paraId="25F96942">
      <w:pPr>
        <w:keepNext/>
        <w:spacing w:before="0" w:after="0"/>
        <w:jc w:val="center"/>
      </w:pPr>
      <w:r>
        <w:drawing>
          <wp:inline distT="0" distB="0" distL="114300" distR="114300">
            <wp:extent cx="4610100" cy="952500"/>
            <wp:effectExtent l="0" t="0" r="7620" b="7620"/>
            <wp:docPr id="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1"/>
                    <pic:cNvPicPr>
                      <a:picLocks noChangeAspect="1"/>
                    </pic:cNvPicPr>
                  </pic:nvPicPr>
                  <pic:blipFill>
                    <a:blip r:embed="rId12"/>
                    <a:stretch>
                      <a:fillRect/>
                    </a:stretch>
                  </pic:blipFill>
                  <pic:spPr>
                    <a:xfrm>
                      <a:off x="0" y="0"/>
                      <a:ext cx="4610100" cy="952500"/>
                    </a:xfrm>
                    <a:prstGeom prst="rect">
                      <a:avLst/>
                    </a:prstGeom>
                    <a:noFill/>
                    <a:ln>
                      <a:noFill/>
                    </a:ln>
                  </pic:spPr>
                </pic:pic>
              </a:graphicData>
            </a:graphic>
          </wp:inline>
        </w:drawing>
      </w:r>
    </w:p>
    <w:p w14:paraId="6C47E13E">
      <w:pPr>
        <w:pStyle w:val="5"/>
        <w:spacing w:before="0"/>
        <w:ind w:left="2124" w:firstLine="707"/>
        <w:jc w:val="left"/>
      </w:pPr>
      <w:bookmarkStart w:id="44" w:name="_Toc31602"/>
      <w:bookmarkStart w:id="45" w:name="_Toc16898"/>
      <w:bookmarkStart w:id="46" w:name="_Toc1160"/>
      <w:r>
        <w:t xml:space="preserve">Figura </w:t>
      </w:r>
      <w:r>
        <w:rPr>
          <w:rFonts w:hint="default"/>
          <w:lang w:val="es-EC"/>
        </w:rPr>
        <w:t>4</w:t>
      </w:r>
      <w:r>
        <w:t>. Creación de la carpeta raíz</w:t>
      </w:r>
      <w:bookmarkEnd w:id="44"/>
      <w:bookmarkEnd w:id="45"/>
      <w:bookmarkEnd w:id="46"/>
    </w:p>
    <w:p w14:paraId="1C98EBD1">
      <w:r>
        <w:t>Dentro de la carpeta principal del proyecto, se debe ubicar la siguiente subestructura.</w:t>
      </w:r>
    </w:p>
    <w:p w14:paraId="319B7C88">
      <w:pPr>
        <w:keepNext/>
        <w:spacing w:before="0" w:after="0"/>
        <w:jc w:val="center"/>
      </w:pPr>
      <w:r>
        <w:drawing>
          <wp:inline distT="0" distB="0" distL="114300" distR="114300">
            <wp:extent cx="4617720" cy="2362200"/>
            <wp:effectExtent l="0" t="0" r="0" b="0"/>
            <wp:docPr id="8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n 2"/>
                    <pic:cNvPicPr>
                      <a:picLocks noChangeAspect="1"/>
                    </pic:cNvPicPr>
                  </pic:nvPicPr>
                  <pic:blipFill>
                    <a:blip r:embed="rId13"/>
                    <a:stretch>
                      <a:fillRect/>
                    </a:stretch>
                  </pic:blipFill>
                  <pic:spPr>
                    <a:xfrm>
                      <a:off x="0" y="0"/>
                      <a:ext cx="4617720" cy="2362200"/>
                    </a:xfrm>
                    <a:prstGeom prst="rect">
                      <a:avLst/>
                    </a:prstGeom>
                    <a:noFill/>
                    <a:ln>
                      <a:noFill/>
                    </a:ln>
                  </pic:spPr>
                </pic:pic>
              </a:graphicData>
            </a:graphic>
          </wp:inline>
        </w:drawing>
      </w:r>
    </w:p>
    <w:p w14:paraId="35052B73">
      <w:pPr>
        <w:pStyle w:val="5"/>
        <w:spacing w:before="0"/>
      </w:pPr>
      <w:bookmarkStart w:id="47" w:name="_Toc11588"/>
      <w:bookmarkStart w:id="48" w:name="_Toc9818"/>
      <w:bookmarkStart w:id="49" w:name="_Toc22141"/>
      <w:r>
        <w:t xml:space="preserve">Figura </w:t>
      </w:r>
      <w:r>
        <w:rPr>
          <w:rFonts w:hint="default"/>
          <w:lang w:val="es-EC"/>
        </w:rPr>
        <w:t>5</w:t>
      </w:r>
      <w:r>
        <w:t>. Estructura inicial del proyecto</w:t>
      </w:r>
      <w:bookmarkEnd w:id="47"/>
      <w:bookmarkEnd w:id="48"/>
      <w:bookmarkEnd w:id="49"/>
    </w:p>
    <w:p w14:paraId="5774A338">
      <w:r>
        <w:t>Todo esto con la finalidad de llevar buenas prácticas y mantener organizado el proyecto.</w:t>
      </w:r>
    </w:p>
    <w:p w14:paraId="56B9DD25">
      <w:bookmarkStart w:id="50" w:name="_Toc23569"/>
      <w:r>
        <w:br w:type="page"/>
      </w:r>
    </w:p>
    <w:p w14:paraId="7E0E41AA">
      <w:pPr>
        <w:pStyle w:val="2"/>
      </w:pPr>
      <w:bookmarkStart w:id="51" w:name="_Toc30162"/>
      <w:bookmarkStart w:id="52" w:name="_Toc31580"/>
      <w:r>
        <w:t>APLICACIONES SERVIDOR</w:t>
      </w:r>
      <w:bookmarkEnd w:id="50"/>
      <w:bookmarkEnd w:id="51"/>
      <w:bookmarkEnd w:id="52"/>
    </w:p>
    <w:p w14:paraId="49069E3C">
      <w:pPr>
        <w:pStyle w:val="3"/>
        <w:rPr>
          <w:rFonts w:hint="default"/>
          <w:lang w:val="es-ES"/>
        </w:rPr>
      </w:pPr>
      <w:bookmarkStart w:id="53" w:name="_Toc24208"/>
      <w:bookmarkStart w:id="54" w:name="_Toc12946"/>
      <w:bookmarkStart w:id="55" w:name="_Toc3693"/>
      <w:r>
        <w:t xml:space="preserve">CREACIÓN DEL </w:t>
      </w:r>
      <w:r>
        <w:rPr>
          <w:rFonts w:hint="default"/>
          <w:lang w:val="es-EC"/>
        </w:rPr>
        <w:t xml:space="preserve">SERVIDOR </w:t>
      </w:r>
      <w:bookmarkEnd w:id="53"/>
      <w:r>
        <w:rPr>
          <w:rFonts w:hint="default"/>
          <w:lang w:val="es-ES"/>
        </w:rPr>
        <w:t>ASP.NET Core 9.0</w:t>
      </w:r>
      <w:bookmarkEnd w:id="54"/>
      <w:bookmarkEnd w:id="55"/>
    </w:p>
    <w:p w14:paraId="0CC7512E">
      <w:pPr>
        <w:rPr>
          <w:rFonts w:hint="default"/>
          <w:lang w:val="es-EC"/>
        </w:rPr>
      </w:pPr>
      <w:r>
        <w:rPr>
          <w:rFonts w:hint="default"/>
          <w:lang w:val="es-EC"/>
        </w:rPr>
        <w:t xml:space="preserve">Antes de escribir el código del servidor, se necesita de un espacio que pueda alojar ese servidor. En el caso de este proyecto se usa </w:t>
      </w:r>
      <w:r>
        <w:rPr>
          <w:rFonts w:hint="default"/>
          <w:lang w:val="es-ES"/>
        </w:rPr>
        <w:t>ASP.NET Core 9.0</w:t>
      </w:r>
      <w:r>
        <w:rPr>
          <w:rFonts w:hint="default"/>
          <w:lang w:val="es-EC"/>
        </w:rPr>
        <w:t>.</w:t>
      </w:r>
    </w:p>
    <w:p w14:paraId="6F06D02B">
      <w:pPr>
        <w:rPr>
          <w:rFonts w:hint="default"/>
          <w:lang w:val="es-EC"/>
        </w:rPr>
      </w:pPr>
      <w:r>
        <w:rPr>
          <w:rFonts w:hint="default"/>
          <w:lang w:val="es-EC"/>
        </w:rPr>
        <w:t xml:space="preserve">Para crear o conectarse a un servidor </w:t>
      </w:r>
      <w:r>
        <w:rPr>
          <w:rFonts w:hint="default"/>
          <w:lang w:val="es-ES"/>
        </w:rPr>
        <w:t>ASP.NET Core 9.0</w:t>
      </w:r>
      <w:r>
        <w:rPr>
          <w:rFonts w:hint="default"/>
          <w:lang w:val="es-EC"/>
        </w:rPr>
        <w:t xml:space="preserve"> existente, se abre </w:t>
      </w:r>
      <w:r>
        <w:rPr>
          <w:rFonts w:hint="default"/>
          <w:lang w:val="es-ES"/>
        </w:rPr>
        <w:t>Visual Studio</w:t>
      </w:r>
      <w:r>
        <w:rPr>
          <w:rFonts w:hint="default"/>
          <w:lang w:val="es-EC"/>
        </w:rPr>
        <w:t>, se da click en la pestaña “Tools” o “Herramientas”, y se escoge la opción “Servers” o “Servidores”. A continuación se abre una pantalla con las posibles opciones de servidores a los cuales conectarse.</w:t>
      </w:r>
    </w:p>
    <w:p w14:paraId="015EDF8D">
      <w:pPr>
        <w:pStyle w:val="5"/>
        <w:jc w:val="center"/>
        <w:rPr>
          <w:ins w:id="1" w:author="marpa" w:date="2026-10-25T13:17:13Z"/>
          <w:rFonts w:hint="default"/>
          <w:lang w:val="es-EC"/>
        </w:rPr>
        <w:pPrChange w:id="0" w:author="marpa" w:date="2026-10-25T13:15:50Z">
          <w:pPr/>
        </w:pPrChange>
      </w:pPr>
      <w:bookmarkStart w:id="56" w:name="_Toc22352"/>
      <w:bookmarkStart w:id="57" w:name="_Toc5732"/>
      <w:bookmarkStart w:id="58" w:name="_Toc12113"/>
      <w:r>
        <w:drawing>
          <wp:inline distT="0" distB="0" distL="114300" distR="114300">
            <wp:extent cx="5392420" cy="3028315"/>
            <wp:effectExtent l="0" t="0" r="2540" b="4445"/>
            <wp:docPr id="8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n 4"/>
                    <pic:cNvPicPr>
                      <a:picLocks noChangeAspect="1"/>
                    </pic:cNvPicPr>
                  </pic:nvPicPr>
                  <pic:blipFill>
                    <a:blip r:embed="rId14"/>
                    <a:stretch>
                      <a:fillRect/>
                    </a:stretch>
                  </pic:blipFill>
                  <pic:spPr>
                    <a:xfrm>
                      <a:off x="0" y="0"/>
                      <a:ext cx="5392420" cy="3028315"/>
                    </a:xfrm>
                    <a:prstGeom prst="rect">
                      <a:avLst/>
                    </a:prstGeom>
                    <a:noFill/>
                    <a:ln>
                      <a:noFill/>
                    </a:ln>
                  </pic:spPr>
                </pic:pic>
              </a:graphicData>
            </a:graphic>
          </wp:inline>
        </w:drawing>
      </w:r>
      <w:ins w:id="2" w:author="marpa" w:date="2026-10-25T13:16:55Z">
        <w:r>
          <w:rPr/>
          <w:t xml:space="preserve">Figura </w:t>
        </w:r>
      </w:ins>
      <w:r>
        <w:rPr>
          <w:rFonts w:hint="default"/>
          <w:lang w:val="es-EC"/>
        </w:rPr>
        <w:t>6</w:t>
      </w:r>
      <w:ins w:id="3" w:author="marpa" w:date="2026-10-25T13:16:55Z">
        <w:r>
          <w:rPr/>
          <w:t xml:space="preserve">. </w:t>
        </w:r>
      </w:ins>
      <w:ins w:id="4" w:author="marpa" w:date="2026-10-25T13:17:07Z">
        <w:r>
          <w:rPr>
            <w:rFonts w:hint="default"/>
            <w:lang w:val="es-EC"/>
          </w:rPr>
          <w:t>Venta</w:t>
        </w:r>
      </w:ins>
      <w:ins w:id="5" w:author="marpa" w:date="2026-10-25T13:17:08Z">
        <w:r>
          <w:rPr>
            <w:rFonts w:hint="default"/>
            <w:lang w:val="es-EC"/>
          </w:rPr>
          <w:t xml:space="preserve">na de </w:t>
        </w:r>
      </w:ins>
      <w:ins w:id="6" w:author="marpa" w:date="2026-10-25T13:17:09Z">
        <w:r>
          <w:rPr>
            <w:rFonts w:hint="default"/>
            <w:lang w:val="es-EC"/>
          </w:rPr>
          <w:t>se</w:t>
        </w:r>
      </w:ins>
      <w:ins w:id="7" w:author="marpa" w:date="2026-10-25T13:17:10Z">
        <w:r>
          <w:rPr>
            <w:rFonts w:hint="default"/>
            <w:lang w:val="es-EC"/>
          </w:rPr>
          <w:t>lecci</w:t>
        </w:r>
      </w:ins>
      <w:ins w:id="8" w:author="marpa" w:date="2026-10-25T13:17:11Z">
        <w:r>
          <w:rPr>
            <w:rFonts w:hint="default"/>
            <w:lang w:val="es-EC"/>
          </w:rPr>
          <w:t>ón del s</w:t>
        </w:r>
      </w:ins>
      <w:ins w:id="9" w:author="marpa" w:date="2026-10-25T13:17:12Z">
        <w:r>
          <w:rPr>
            <w:rFonts w:hint="default"/>
            <w:lang w:val="es-EC"/>
          </w:rPr>
          <w:t>ervidor</w:t>
        </w:r>
        <w:bookmarkEnd w:id="56"/>
        <w:bookmarkEnd w:id="57"/>
        <w:bookmarkEnd w:id="58"/>
      </w:ins>
    </w:p>
    <w:p w14:paraId="7EA6AC72">
      <w:pPr>
        <w:rPr>
          <w:ins w:id="10" w:author="marpa" w:date="2026-10-25T13:20:31Z"/>
          <w:rFonts w:hint="default"/>
          <w:lang w:val="es-EC"/>
        </w:rPr>
      </w:pPr>
      <w:ins w:id="11" w:author="marpa" w:date="2026-10-25T13:17:19Z">
        <w:r>
          <w:rPr>
            <w:rFonts w:hint="default"/>
            <w:lang w:val="es-EC"/>
          </w:rPr>
          <w:t>Se es</w:t>
        </w:r>
      </w:ins>
      <w:ins w:id="12" w:author="marpa" w:date="2026-10-25T13:17:20Z">
        <w:r>
          <w:rPr>
            <w:rFonts w:hint="default"/>
            <w:lang w:val="es-EC"/>
          </w:rPr>
          <w:t xml:space="preserve">coge </w:t>
        </w:r>
      </w:ins>
      <w:ins w:id="13" w:author="marpa" w:date="2026-10-25T13:17:21Z">
        <w:r>
          <w:rPr>
            <w:rFonts w:hint="default"/>
            <w:lang w:val="es-EC"/>
          </w:rPr>
          <w:t>la opció</w:t>
        </w:r>
      </w:ins>
      <w:ins w:id="14" w:author="marpa" w:date="2026-10-25T13:17:22Z">
        <w:r>
          <w:rPr>
            <w:rFonts w:hint="default"/>
            <w:lang w:val="es-EC"/>
          </w:rPr>
          <w:t xml:space="preserve">n </w:t>
        </w:r>
      </w:ins>
      <w:ins w:id="15" w:author="marpa" w:date="2026-10-25T13:17:26Z">
        <w:r>
          <w:rPr>
            <w:rFonts w:hint="default"/>
            <w:lang w:val="es-EC"/>
          </w:rPr>
          <w:t>“</w:t>
        </w:r>
      </w:ins>
      <w:r>
        <w:rPr>
          <w:rFonts w:hint="default"/>
          <w:lang w:val="es-ES"/>
        </w:rPr>
        <w:t>ASP.NET Core Web</w:t>
      </w:r>
      <w:ins w:id="16" w:author="marpa" w:date="2026-10-25T13:17:29Z">
        <w:r>
          <w:rPr>
            <w:rFonts w:hint="default"/>
            <w:lang w:val="es-EC"/>
          </w:rPr>
          <w:t>”</w:t>
        </w:r>
      </w:ins>
      <w:ins w:id="17" w:author="marpa" w:date="2026-10-25T13:17:30Z">
        <w:r>
          <w:rPr>
            <w:rFonts w:hint="default"/>
            <w:lang w:val="es-EC"/>
          </w:rPr>
          <w:t xml:space="preserve">, y </w:t>
        </w:r>
      </w:ins>
      <w:ins w:id="18" w:author="marpa" w:date="2026-10-25T13:18:13Z">
        <w:r>
          <w:rPr>
            <w:rFonts w:hint="default"/>
            <w:lang w:val="es-EC"/>
          </w:rPr>
          <w:t>se pa</w:t>
        </w:r>
      </w:ins>
      <w:ins w:id="19" w:author="marpa" w:date="2026-10-25T13:18:14Z">
        <w:r>
          <w:rPr>
            <w:rFonts w:hint="default"/>
            <w:lang w:val="es-EC"/>
          </w:rPr>
          <w:t>sa a la</w:t>
        </w:r>
      </w:ins>
      <w:ins w:id="20" w:author="marpa" w:date="2026-10-25T13:18:15Z">
        <w:r>
          <w:rPr>
            <w:rFonts w:hint="default"/>
            <w:lang w:val="es-EC"/>
          </w:rPr>
          <w:t xml:space="preserve"> siguiente</w:t>
        </w:r>
      </w:ins>
      <w:ins w:id="21" w:author="marpa" w:date="2026-10-25T13:18:16Z">
        <w:r>
          <w:rPr>
            <w:rFonts w:hint="default"/>
            <w:lang w:val="es-EC"/>
          </w:rPr>
          <w:t xml:space="preserve"> pantal</w:t>
        </w:r>
      </w:ins>
      <w:ins w:id="22" w:author="marpa" w:date="2026-10-25T13:18:17Z">
        <w:r>
          <w:rPr>
            <w:rFonts w:hint="default"/>
            <w:lang w:val="es-EC"/>
          </w:rPr>
          <w:t>la p</w:t>
        </w:r>
      </w:ins>
      <w:ins w:id="23" w:author="marpa" w:date="2026-10-25T13:18:18Z">
        <w:r>
          <w:rPr>
            <w:rFonts w:hint="default"/>
            <w:lang w:val="es-EC"/>
          </w:rPr>
          <w:t>ar</w:t>
        </w:r>
      </w:ins>
      <w:ins w:id="24" w:author="marpa" w:date="2026-10-25T13:18:19Z">
        <w:r>
          <w:rPr>
            <w:rFonts w:hint="default"/>
            <w:lang w:val="es-EC"/>
          </w:rPr>
          <w:t xml:space="preserve">a </w:t>
        </w:r>
      </w:ins>
      <w:ins w:id="25" w:author="marpa" w:date="2026-10-25T13:18:27Z">
        <w:r>
          <w:rPr>
            <w:rFonts w:hint="default"/>
            <w:lang w:val="es-EC"/>
          </w:rPr>
          <w:t>c</w:t>
        </w:r>
      </w:ins>
      <w:ins w:id="26" w:author="marpa" w:date="2026-10-25T13:18:31Z">
        <w:r>
          <w:rPr>
            <w:rFonts w:hint="default"/>
            <w:lang w:val="es-EC"/>
          </w:rPr>
          <w:t>onfigur</w:t>
        </w:r>
      </w:ins>
      <w:ins w:id="27" w:author="marpa" w:date="2026-10-25T13:18:32Z">
        <w:r>
          <w:rPr>
            <w:rFonts w:hint="default"/>
            <w:lang w:val="es-EC"/>
          </w:rPr>
          <w:t>ar la</w:t>
        </w:r>
      </w:ins>
      <w:ins w:id="28" w:author="marpa" w:date="2026-10-25T13:18:33Z">
        <w:r>
          <w:rPr>
            <w:rFonts w:hint="default"/>
            <w:lang w:val="es-EC"/>
          </w:rPr>
          <w:t xml:space="preserve"> </w:t>
        </w:r>
      </w:ins>
      <w:ins w:id="29" w:author="marpa" w:date="2026-10-25T13:18:39Z">
        <w:r>
          <w:rPr>
            <w:rFonts w:hint="default"/>
            <w:lang w:val="es-EC"/>
          </w:rPr>
          <w:t>u</w:t>
        </w:r>
      </w:ins>
      <w:ins w:id="30" w:author="marpa" w:date="2026-10-25T13:18:40Z">
        <w:r>
          <w:rPr>
            <w:rFonts w:hint="default"/>
            <w:lang w:val="es-EC"/>
          </w:rPr>
          <w:t>bicació</w:t>
        </w:r>
      </w:ins>
      <w:ins w:id="31" w:author="marpa" w:date="2026-10-25T13:18:41Z">
        <w:r>
          <w:rPr>
            <w:rFonts w:hint="default"/>
            <w:lang w:val="es-EC"/>
          </w:rPr>
          <w:t xml:space="preserve">n </w:t>
        </w:r>
      </w:ins>
      <w:ins w:id="32" w:author="marpa" w:date="2026-10-25T13:18:35Z">
        <w:r>
          <w:rPr>
            <w:rFonts w:hint="default"/>
            <w:lang w:val="es-EC"/>
          </w:rPr>
          <w:t>del ser</w:t>
        </w:r>
      </w:ins>
      <w:ins w:id="33" w:author="marpa" w:date="2026-10-25T13:18:36Z">
        <w:r>
          <w:rPr>
            <w:rFonts w:hint="default"/>
            <w:lang w:val="es-EC"/>
          </w:rPr>
          <w:t xml:space="preserve">vidor. </w:t>
        </w:r>
      </w:ins>
    </w:p>
    <w:p w14:paraId="77FA6C9D">
      <w:pPr>
        <w:jc w:val="center"/>
        <w:rPr>
          <w:ins w:id="35" w:author="marpa" w:date="2026-10-25T13:20:55Z"/>
        </w:rPr>
        <w:pPrChange w:id="34" w:author="marpa" w:date="2026-10-25T13:20:35Z">
          <w:pPr/>
        </w:pPrChange>
      </w:pPr>
      <w:r>
        <w:drawing>
          <wp:inline distT="0" distB="0" distL="114300" distR="114300">
            <wp:extent cx="4272915" cy="2399665"/>
            <wp:effectExtent l="0" t="0" r="9525" b="8255"/>
            <wp:docPr id="8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n 5"/>
                    <pic:cNvPicPr>
                      <a:picLocks noChangeAspect="1"/>
                    </pic:cNvPicPr>
                  </pic:nvPicPr>
                  <pic:blipFill>
                    <a:blip r:embed="rId15"/>
                    <a:stretch>
                      <a:fillRect/>
                    </a:stretch>
                  </pic:blipFill>
                  <pic:spPr>
                    <a:xfrm>
                      <a:off x="0" y="0"/>
                      <a:ext cx="4272915" cy="2399665"/>
                    </a:xfrm>
                    <a:prstGeom prst="rect">
                      <a:avLst/>
                    </a:prstGeom>
                    <a:noFill/>
                    <a:ln>
                      <a:noFill/>
                    </a:ln>
                  </pic:spPr>
                </pic:pic>
              </a:graphicData>
            </a:graphic>
          </wp:inline>
        </w:drawing>
      </w:r>
    </w:p>
    <w:p w14:paraId="3D9D173B">
      <w:pPr>
        <w:pStyle w:val="5"/>
        <w:jc w:val="center"/>
        <w:rPr>
          <w:ins w:id="36" w:author="marpa" w:date="2026-10-25T13:20:56Z"/>
          <w:rFonts w:hint="default"/>
          <w:lang w:val="es-ES"/>
        </w:rPr>
      </w:pPr>
      <w:ins w:id="37" w:author="marpa" w:date="2026-10-25T13:20:56Z">
        <w:bookmarkStart w:id="59" w:name="_Toc9611"/>
        <w:bookmarkStart w:id="60" w:name="_Toc5294"/>
        <w:bookmarkStart w:id="61" w:name="_Toc8936"/>
        <w:r>
          <w:rPr/>
          <w:t xml:space="preserve">Figura </w:t>
        </w:r>
      </w:ins>
      <w:r>
        <w:rPr>
          <w:rFonts w:hint="default"/>
          <w:lang w:val="es-EC"/>
        </w:rPr>
        <w:t>7</w:t>
      </w:r>
      <w:ins w:id="38" w:author="marpa" w:date="2026-10-25T13:20:56Z">
        <w:r>
          <w:rPr/>
          <w:t xml:space="preserve">. </w:t>
        </w:r>
      </w:ins>
      <w:ins w:id="39" w:author="marpa" w:date="2026-10-25T13:20:56Z">
        <w:r>
          <w:rPr>
            <w:rFonts w:hint="default"/>
            <w:lang w:val="es-EC"/>
          </w:rPr>
          <w:t xml:space="preserve">Ventana </w:t>
        </w:r>
      </w:ins>
      <w:ins w:id="40" w:author="marpa" w:date="2026-10-25T13:20:59Z">
        <w:r>
          <w:rPr>
            <w:rFonts w:hint="default"/>
            <w:lang w:val="es-EC"/>
          </w:rPr>
          <w:t>para con</w:t>
        </w:r>
      </w:ins>
      <w:ins w:id="41" w:author="marpa" w:date="2026-10-25T13:21:00Z">
        <w:r>
          <w:rPr>
            <w:rFonts w:hint="default"/>
            <w:lang w:val="es-EC"/>
          </w:rPr>
          <w:t>figura</w:t>
        </w:r>
      </w:ins>
      <w:ins w:id="42" w:author="marpa" w:date="2026-10-25T13:21:01Z">
        <w:r>
          <w:rPr>
            <w:rFonts w:hint="default"/>
            <w:lang w:val="es-EC"/>
          </w:rPr>
          <w:t>r l</w:t>
        </w:r>
      </w:ins>
      <w:ins w:id="43" w:author="marpa" w:date="2026-10-25T13:21:02Z">
        <w:r>
          <w:rPr>
            <w:rFonts w:hint="default"/>
            <w:lang w:val="es-EC"/>
          </w:rPr>
          <w:t xml:space="preserve">a </w:t>
        </w:r>
      </w:ins>
      <w:ins w:id="44" w:author="marpa" w:date="2026-10-25T13:21:03Z">
        <w:r>
          <w:rPr>
            <w:rFonts w:hint="default"/>
            <w:lang w:val="es-EC"/>
          </w:rPr>
          <w:t>ub</w:t>
        </w:r>
      </w:ins>
      <w:ins w:id="45" w:author="marpa" w:date="2026-10-25T13:21:04Z">
        <w:r>
          <w:rPr>
            <w:rFonts w:hint="default"/>
            <w:lang w:val="es-EC"/>
          </w:rPr>
          <w:t>icaci</w:t>
        </w:r>
      </w:ins>
      <w:ins w:id="46" w:author="marpa" w:date="2026-10-25T13:21:05Z">
        <w:r>
          <w:rPr>
            <w:rFonts w:hint="default"/>
            <w:lang w:val="es-EC"/>
          </w:rPr>
          <w:t xml:space="preserve">ón de </w:t>
        </w:r>
        <w:bookmarkEnd w:id="59"/>
      </w:ins>
      <w:r>
        <w:rPr>
          <w:rFonts w:hint="default"/>
          <w:lang w:val="es-ES"/>
        </w:rPr>
        <w:t>ASP.NET Core 9.0</w:t>
      </w:r>
      <w:bookmarkEnd w:id="60"/>
      <w:bookmarkEnd w:id="61"/>
    </w:p>
    <w:p w14:paraId="2132BD34">
      <w:pPr>
        <w:jc w:val="center"/>
        <w:rPr>
          <w:ins w:id="48" w:author="marpa" w:date="2026-10-25T13:20:32Z"/>
          <w:rFonts w:hint="default"/>
          <w:lang w:val="es-EC"/>
        </w:rPr>
        <w:pPrChange w:id="47" w:author="marpa" w:date="2026-10-25T13:20:35Z">
          <w:pPr/>
        </w:pPrChange>
      </w:pPr>
    </w:p>
    <w:p w14:paraId="719FA840">
      <w:pPr>
        <w:pStyle w:val="3"/>
      </w:pPr>
      <w:bookmarkStart w:id="62" w:name="_Toc4544"/>
      <w:bookmarkStart w:id="63" w:name="_Toc1946"/>
      <w:bookmarkStart w:id="64" w:name="_Toc2609"/>
      <w:r>
        <w:t>CODIFICACIÓN DEL PROYECTO SERVIDOR</w:t>
      </w:r>
      <w:bookmarkEnd w:id="62"/>
      <w:bookmarkEnd w:id="63"/>
      <w:bookmarkEnd w:id="64"/>
    </w:p>
    <w:p w14:paraId="15069DCF">
      <w:pPr>
        <w:pStyle w:val="4"/>
      </w:pPr>
      <w:bookmarkStart w:id="65" w:name="_Toc25634"/>
      <w:bookmarkStart w:id="66" w:name="_Toc24414"/>
      <w:bookmarkStart w:id="67" w:name="_Toc32695"/>
      <w:r>
        <w:t>CREACIÓN DE PAQUETES</w:t>
      </w:r>
      <w:bookmarkEnd w:id="65"/>
      <w:bookmarkEnd w:id="66"/>
      <w:bookmarkEnd w:id="67"/>
    </w:p>
    <w:p w14:paraId="39E0B9BC">
      <w:pPr>
        <w:rPr>
          <w:ins w:id="49" w:author="marpa" w:date="2026-10-25T13:33:50Z"/>
          <w:rFonts w:hint="default"/>
          <w:lang w:val="es-EC"/>
        </w:rPr>
      </w:pPr>
      <w:r>
        <w:t xml:space="preserve">Al tratarse de una arquitectura orientada a servicios (SOA) sin conexión a base de datos, se crea la estructura del proyecto enfocada en las dos divisiones funcionales principales. Se incluyen los paquetes: </w:t>
      </w:r>
      <w:r>
        <w:rPr>
          <w:rFonts w:hint="default"/>
        </w:rPr>
        <w:t>ServidorConversionesDotnet</w:t>
      </w:r>
      <w:r>
        <w:t>, modelo</w:t>
      </w:r>
      <w:ins w:id="50" w:author="marpa" w:date="2026-10-25T13:30:40Z">
        <w:r>
          <w:rPr>
            <w:rFonts w:hint="default"/>
            <w:lang w:val="es-EC"/>
          </w:rPr>
          <w:t>s</w:t>
        </w:r>
      </w:ins>
      <w:r>
        <w:t xml:space="preserve">, </w:t>
      </w:r>
      <w:ins w:id="51" w:author="marpa" w:date="2026-10-25T13:30:34Z">
        <w:r>
          <w:rPr>
            <w:rFonts w:hint="default"/>
            <w:lang w:val="es-EC"/>
          </w:rPr>
          <w:t>controla</w:t>
        </w:r>
      </w:ins>
      <w:ins w:id="52" w:author="marpa" w:date="2026-10-25T13:30:35Z">
        <w:r>
          <w:rPr>
            <w:rFonts w:hint="default"/>
            <w:lang w:val="es-EC"/>
          </w:rPr>
          <w:t>dor</w:t>
        </w:r>
      </w:ins>
      <w:ins w:id="53" w:author="marpa" w:date="2026-10-25T13:30:43Z">
        <w:r>
          <w:rPr>
            <w:rFonts w:hint="default"/>
            <w:lang w:val="es-EC"/>
          </w:rPr>
          <w:t>es</w:t>
        </w:r>
      </w:ins>
      <w:del w:id="54" w:author="marpa" w:date="2026-10-25T13:30:33Z">
        <w:r>
          <w:rPr/>
          <w:delText>pruebas</w:delText>
        </w:r>
      </w:del>
      <w:r>
        <w:t>, servicios y vistas, siguiendo el patrón arquitectónico MVC.</w:t>
      </w:r>
      <w:ins w:id="55" w:author="marpa" w:date="2026-10-25T13:31:38Z">
        <w:r>
          <w:rPr>
            <w:rFonts w:hint="default"/>
            <w:lang w:val="es-EC"/>
          </w:rPr>
          <w:t xml:space="preserve"> </w:t>
        </w:r>
      </w:ins>
      <w:ins w:id="56" w:author="marpa" w:date="2026-10-25T13:31:39Z">
        <w:r>
          <w:rPr>
            <w:rFonts w:hint="default"/>
            <w:lang w:val="es-EC"/>
          </w:rPr>
          <w:t>Adiciona</w:t>
        </w:r>
      </w:ins>
      <w:ins w:id="57" w:author="marpa" w:date="2026-10-25T13:31:40Z">
        <w:r>
          <w:rPr>
            <w:rFonts w:hint="default"/>
            <w:lang w:val="es-EC"/>
          </w:rPr>
          <w:t>lmente s</w:t>
        </w:r>
      </w:ins>
      <w:ins w:id="58" w:author="marpa" w:date="2026-10-25T13:31:41Z">
        <w:r>
          <w:rPr>
            <w:rFonts w:hint="default"/>
            <w:lang w:val="es-EC"/>
          </w:rPr>
          <w:t>e crean p</w:t>
        </w:r>
      </w:ins>
      <w:ins w:id="59" w:author="marpa" w:date="2026-10-25T13:31:42Z">
        <w:r>
          <w:rPr>
            <w:rFonts w:hint="default"/>
            <w:lang w:val="es-EC"/>
          </w:rPr>
          <w:t>aq</w:t>
        </w:r>
      </w:ins>
      <w:ins w:id="60" w:author="marpa" w:date="2026-10-25T13:31:43Z">
        <w:r>
          <w:rPr>
            <w:rFonts w:hint="default"/>
            <w:lang w:val="es-EC"/>
          </w:rPr>
          <w:t>uetes pa</w:t>
        </w:r>
      </w:ins>
      <w:ins w:id="61" w:author="marpa" w:date="2026-10-25T13:31:44Z">
        <w:r>
          <w:rPr>
            <w:rFonts w:hint="default"/>
            <w:lang w:val="es-EC"/>
          </w:rPr>
          <w:t xml:space="preserve">ra </w:t>
        </w:r>
      </w:ins>
      <w:ins w:id="62" w:author="marpa" w:date="2026-10-25T13:31:48Z">
        <w:r>
          <w:rPr>
            <w:rFonts w:hint="default"/>
            <w:lang w:val="es-EC"/>
          </w:rPr>
          <w:t>se</w:t>
        </w:r>
      </w:ins>
      <w:ins w:id="63" w:author="marpa" w:date="2026-10-25T13:31:49Z">
        <w:r>
          <w:rPr>
            <w:rFonts w:hint="default"/>
            <w:lang w:val="es-EC"/>
          </w:rPr>
          <w:t>gurid</w:t>
        </w:r>
      </w:ins>
      <w:ins w:id="64" w:author="marpa" w:date="2026-10-25T13:31:50Z">
        <w:r>
          <w:rPr>
            <w:rFonts w:hint="default"/>
            <w:lang w:val="es-EC"/>
          </w:rPr>
          <w:t>ad</w:t>
        </w:r>
      </w:ins>
      <w:r>
        <w:rPr>
          <w:rFonts w:hint="default"/>
          <w:lang w:val="es-ES"/>
        </w:rPr>
        <w:t xml:space="preserve"> </w:t>
      </w:r>
      <w:ins w:id="65" w:author="marpa" w:date="2026-10-25T13:33:50Z">
        <w:r>
          <w:rPr>
            <w:rFonts w:hint="default"/>
            <w:lang w:val="es-EC"/>
          </w:rPr>
          <w:t>.</w:t>
        </w:r>
      </w:ins>
    </w:p>
    <w:p w14:paraId="1A45A7BA">
      <w:pPr>
        <w:jc w:val="center"/>
        <w:rPr>
          <w:del w:id="67" w:author="marpa" w:date="2026-10-25T13:34:40Z"/>
          <w:rFonts w:hint="default"/>
          <w:lang w:val="es-EC"/>
        </w:rPr>
        <w:pPrChange w:id="66" w:author="marpa" w:date="2026-10-25T13:33:51Z">
          <w:pPr/>
        </w:pPrChange>
      </w:pPr>
      <w:r>
        <w:drawing>
          <wp:inline distT="0" distB="0" distL="114300" distR="114300">
            <wp:extent cx="5398135" cy="2198370"/>
            <wp:effectExtent l="0" t="0" r="12065" b="11430"/>
            <wp:docPr id="8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n 6"/>
                    <pic:cNvPicPr>
                      <a:picLocks noChangeAspect="1"/>
                    </pic:cNvPicPr>
                  </pic:nvPicPr>
                  <pic:blipFill>
                    <a:blip r:embed="rId16"/>
                    <a:stretch>
                      <a:fillRect/>
                    </a:stretch>
                  </pic:blipFill>
                  <pic:spPr>
                    <a:xfrm>
                      <a:off x="0" y="0"/>
                      <a:ext cx="5398135" cy="2198370"/>
                    </a:xfrm>
                    <a:prstGeom prst="rect">
                      <a:avLst/>
                    </a:prstGeom>
                    <a:noFill/>
                    <a:ln>
                      <a:noFill/>
                    </a:ln>
                  </pic:spPr>
                </pic:pic>
              </a:graphicData>
            </a:graphic>
          </wp:inline>
        </w:drawing>
      </w:r>
    </w:p>
    <w:p w14:paraId="4D934139">
      <w:pPr>
        <w:keepNext w:val="0"/>
        <w:spacing w:after="0"/>
        <w:jc w:val="center"/>
        <w:pPrChange w:id="68" w:author="marpa" w:date="2026-10-25T13:34:40Z">
          <w:pPr>
            <w:keepNext/>
            <w:spacing w:after="0"/>
            <w:jc w:val="center"/>
          </w:pPr>
        </w:pPrChange>
      </w:pPr>
      <w:del w:id="69" w:author="marpa" w:date="2026-10-25T13:31:26Z">
        <w:r>
          <w:rPr/>
          <w:drawing>
            <wp:inline distT="114300" distB="114300" distL="114300" distR="114300">
              <wp:extent cx="2695575" cy="1476375"/>
              <wp:effectExtent l="0" t="0" r="0" b="0"/>
              <wp:docPr id="61" name="image5.png"/>
              <wp:cNvGraphicFramePr/>
              <a:graphic xmlns:a="http://schemas.openxmlformats.org/drawingml/2006/main">
                <a:graphicData uri="http://schemas.openxmlformats.org/drawingml/2006/picture">
                  <pic:pic xmlns:pic="http://schemas.openxmlformats.org/drawingml/2006/picture">
                    <pic:nvPicPr>
                      <pic:cNvPr id="61" name="image5.png"/>
                      <pic:cNvPicPr preferRelativeResize="0"/>
                    </pic:nvPicPr>
                    <pic:blipFill>
                      <a:blip r:embed="rId17"/>
                      <a:srcRect/>
                      <a:stretch>
                        <a:fillRect/>
                      </a:stretch>
                    </pic:blipFill>
                    <pic:spPr>
                      <a:xfrm>
                        <a:off x="0" y="0"/>
                        <a:ext cx="2695575" cy="1476375"/>
                      </a:xfrm>
                      <a:prstGeom prst="rect">
                        <a:avLst/>
                      </a:prstGeom>
                    </pic:spPr>
                  </pic:pic>
                </a:graphicData>
              </a:graphic>
            </wp:inline>
          </w:drawing>
        </w:r>
      </w:del>
    </w:p>
    <w:p w14:paraId="6E347E4B">
      <w:pPr>
        <w:pStyle w:val="5"/>
        <w:bidi w:val="0"/>
        <w:rPr>
          <w:rFonts w:hint="default"/>
          <w:lang w:val="es-ES"/>
        </w:rPr>
      </w:pPr>
      <w:bookmarkStart w:id="68" w:name="_Toc7787"/>
      <w:bookmarkStart w:id="69" w:name="_Toc26469"/>
      <w:bookmarkStart w:id="70" w:name="_Toc20320"/>
      <w:r>
        <w:t xml:space="preserve">Figura </w:t>
      </w:r>
      <w:r>
        <w:rPr>
          <w:rFonts w:hint="default"/>
          <w:lang w:val="es-EC"/>
        </w:rPr>
        <w:t>8</w:t>
      </w:r>
      <w:del w:id="71" w:author="marpa" w:date="2026-10-25T13:34:51Z">
        <w:r>
          <w:rPr/>
          <w:delText>5</w:delText>
        </w:r>
      </w:del>
      <w:r>
        <w:t xml:space="preserve">. Estructura de paquetes - Servidor </w:t>
      </w:r>
      <w:bookmarkEnd w:id="68"/>
      <w:r>
        <w:rPr>
          <w:lang w:val="es-ES"/>
        </w:rPr>
        <w:t>RESTFUL</w:t>
      </w:r>
      <w:bookmarkEnd w:id="69"/>
      <w:bookmarkEnd w:id="70"/>
    </w:p>
    <w:p w14:paraId="6EDDF68F">
      <w:pPr>
        <w:pStyle w:val="4"/>
      </w:pPr>
      <w:bookmarkStart w:id="71" w:name="_Toc9650"/>
      <w:bookmarkStart w:id="72" w:name="_Toc10603"/>
      <w:bookmarkStart w:id="73" w:name="_Toc14411"/>
      <w:r>
        <w:t>CREACIÓN DE WEBSERVICES</w:t>
      </w:r>
      <w:bookmarkEnd w:id="71"/>
      <w:bookmarkEnd w:id="72"/>
      <w:bookmarkEnd w:id="73"/>
    </w:p>
    <w:p w14:paraId="5448BAC4">
      <w:pPr>
        <w:spacing w:before="240" w:after="240"/>
      </w:pPr>
      <w:r>
        <w:t xml:space="preserve">En esta capa se definen los Endpoints que transforman las peticiones </w:t>
      </w:r>
      <w:r>
        <w:rPr>
          <w:lang w:val="es-ES"/>
        </w:rPr>
        <w:t>JSON</w:t>
      </w:r>
      <w:r>
        <w:t xml:space="preserve"> en llamadas a los servicios de lógica de negocio anteriormente creados.</w:t>
      </w:r>
    </w:p>
    <w:p w14:paraId="0531E3EC">
      <w:pPr>
        <w:spacing w:before="240" w:after="240"/>
        <w:rPr>
          <w:rFonts w:hint="default"/>
          <w:lang w:val="es-ES"/>
        </w:rPr>
      </w:pPr>
      <w:r>
        <w:t xml:space="preserve">Se utilizan anotaciones de </w:t>
      </w:r>
      <w:r>
        <w:rPr>
          <w:rFonts w:hint="default"/>
          <w:lang w:val="es-ES"/>
        </w:rPr>
        <w:t>.NET</w:t>
      </w:r>
      <w:r>
        <w:t xml:space="preserve"> como</w:t>
      </w:r>
      <w:r>
        <w:rPr>
          <w:rFonts w:hint="default"/>
          <w:lang w:val="es-ES"/>
        </w:rPr>
        <w:t xml:space="preserve"> </w:t>
      </w:r>
      <w:r>
        <w:rPr>
          <w:rFonts w:hint="default"/>
          <w:lang w:val="en-US" w:eastAsia="zh-CN"/>
        </w:rPr>
        <w:t>[ApiController]</w:t>
      </w:r>
      <w:r>
        <w:t xml:space="preserve"> para marcar la clase como un servicio web y </w:t>
      </w:r>
      <w:r>
        <w:rPr>
          <w:rFonts w:hint="default"/>
          <w:lang w:val="es-ES" w:eastAsia="zh-CN"/>
        </w:rPr>
        <w:t>[Route("")]</w:t>
      </w:r>
      <w:r>
        <w:t xml:space="preserve"> para exponer cada función específica (Login y Conversiones). Esta estructura permite que el servidor </w:t>
      </w:r>
      <w:r>
        <w:rPr>
          <w:lang w:val="es-ES"/>
        </w:rPr>
        <w:t>ASP.NET Core 9.0</w:t>
      </w:r>
      <w:r>
        <w:rPr>
          <w:rFonts w:hint="default"/>
          <w:lang w:val="es-ES"/>
        </w:rPr>
        <w:t xml:space="preserve"> generar el servidor web.</w:t>
      </w:r>
    </w:p>
    <w:p w14:paraId="179D34C9">
      <w:pPr>
        <w:pStyle w:val="6"/>
        <w:spacing w:after="60"/>
      </w:pPr>
      <w:bookmarkStart w:id="74" w:name="_Toc19387"/>
      <w:bookmarkStart w:id="75" w:name="_Toc23971"/>
      <w:r>
        <w:rPr>
          <w:i/>
          <w:color w:val="1F497D"/>
          <w:sz w:val="18"/>
        </w:rPr>
        <w:t>Tabla 1. Clase Program - Servidor</w:t>
      </w:r>
      <w:bookmarkEnd w:id="74"/>
      <w:bookmarkEnd w:id="75"/>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695C7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3F837736">
            <w:pPr>
              <w:spacing w:after="0" w:line="240" w:lineRule="auto"/>
            </w:pPr>
            <w:r>
              <w:rPr>
                <w:rFonts w:ascii="Courier New" w:hAnsi="Courier New"/>
                <w:color w:val="000000"/>
                <w:sz w:val="16"/>
              </w:rPr>
              <w:t>using Microsoft.AspNetCore.Mvc;</w:t>
            </w:r>
            <w:r>
              <w:rPr>
                <w:rFonts w:ascii="Courier New" w:hAnsi="Courier New"/>
                <w:color w:val="000000"/>
                <w:sz w:val="16"/>
              </w:rPr>
              <w:br w:type="textWrapping"/>
            </w:r>
            <w:r>
              <w:rPr>
                <w:rFonts w:ascii="Courier New" w:hAnsi="Courier New"/>
                <w:color w:val="000000"/>
                <w:sz w:val="16"/>
              </w:rPr>
              <w:t>using Microsoft.OpenApi.Models;</w:t>
            </w:r>
            <w:r>
              <w:rPr>
                <w:rFonts w:ascii="Courier New" w:hAnsi="Courier New"/>
                <w:color w:val="000000"/>
                <w:sz w:val="16"/>
              </w:rPr>
              <w:br w:type="textWrapping"/>
            </w:r>
            <w:r>
              <w:rPr>
                <w:rFonts w:ascii="Courier New" w:hAnsi="Courier New"/>
                <w:color w:val="000000"/>
                <w:sz w:val="16"/>
              </w:rPr>
              <w:t>using ServidorConversionesDotnet.Controladores;</w:t>
            </w:r>
            <w:r>
              <w:rPr>
                <w:rFonts w:ascii="Courier New" w:hAnsi="Courier New"/>
                <w:color w:val="000000"/>
                <w:sz w:val="16"/>
              </w:rPr>
              <w:br w:type="textWrapping"/>
            </w:r>
            <w:r>
              <w:rPr>
                <w:rFonts w:ascii="Courier New" w:hAnsi="Courier New"/>
                <w:color w:val="000000"/>
                <w:sz w:val="16"/>
              </w:rPr>
              <w:t>using ServidorConversionesDotnet.Filtros;</w:t>
            </w:r>
            <w:r>
              <w:rPr>
                <w:rFonts w:ascii="Courier New" w:hAnsi="Courier New"/>
                <w:color w:val="000000"/>
                <w:sz w:val="16"/>
              </w:rPr>
              <w:br w:type="textWrapping"/>
            </w:r>
            <w:r>
              <w:rPr>
                <w:rFonts w:ascii="Courier New" w:hAnsi="Courier New"/>
                <w:color w:val="000000"/>
                <w:sz w:val="16"/>
              </w:rPr>
              <w:t>using ServidorConversionesDotnet.Modelos;</w:t>
            </w:r>
            <w:r>
              <w:rPr>
                <w:rFonts w:ascii="Courier New" w:hAnsi="Courier New"/>
                <w:color w:val="000000"/>
                <w:sz w:val="16"/>
              </w:rPr>
              <w:br w:type="textWrapping"/>
            </w:r>
            <w:r>
              <w:rPr>
                <w:rFonts w:ascii="Courier New" w:hAnsi="Courier New"/>
                <w:color w:val="000000"/>
                <w:sz w:val="16"/>
              </w:rPr>
              <w:t>using ServidorConversionesDotnet.Servicios;</w:t>
            </w:r>
            <w:r>
              <w:rPr>
                <w:rFonts w:ascii="Courier New" w:hAnsi="Courier New"/>
                <w:color w:val="000000"/>
                <w:sz w:val="16"/>
              </w:rPr>
              <w:br w:type="textWrapping"/>
            </w:r>
            <w:r>
              <w:rPr>
                <w:rFonts w:ascii="Courier New" w:hAnsi="Courier New"/>
                <w:color w:val="000000"/>
                <w:sz w:val="16"/>
              </w:rPr>
              <w:t>using ServidorConversionesDotnet.Utilidades;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var configurador = WebApplication.CreateBuilder(args);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1. Cargar las variables del archivo .development.env (tienen prioridad</w:t>
            </w:r>
            <w:r>
              <w:rPr>
                <w:rFonts w:ascii="Courier New" w:hAnsi="Courier New"/>
                <w:color w:val="000000"/>
                <w:sz w:val="16"/>
              </w:rPr>
              <w:br w:type="textWrapping"/>
            </w:r>
            <w:r>
              <w:rPr>
                <w:rFonts w:ascii="Courier New" w:hAnsi="Courier New"/>
                <w:color w:val="000000"/>
                <w:sz w:val="16"/>
              </w:rPr>
              <w:t>//    sobre los valores de appsettings.json).</w:t>
            </w:r>
            <w:r>
              <w:rPr>
                <w:rFonts w:ascii="Courier New" w:hAnsi="Courier New"/>
                <w:color w:val="000000"/>
                <w:sz w:val="16"/>
              </w:rPr>
              <w:br w:type="textWrapping"/>
            </w:r>
            <w:r>
              <w:rPr>
                <w:rFonts w:ascii="Courier New" w:hAnsi="Courier New"/>
                <w:color w:val="000000"/>
                <w:sz w:val="16"/>
              </w:rPr>
              <w:t>var variablesDesarrollo = CargadorEnv.Cargar(configurador.Environment.ContentRootPath);</w:t>
            </w:r>
            <w:r>
              <w:rPr>
                <w:rFonts w:ascii="Courier New" w:hAnsi="Courier New"/>
                <w:color w:val="000000"/>
                <w:sz w:val="16"/>
              </w:rPr>
              <w:br w:type="textWrapping"/>
            </w:r>
            <w:r>
              <w:rPr>
                <w:rFonts w:ascii="Courier New" w:hAnsi="Courier New"/>
                <w:color w:val="000000"/>
                <w:sz w:val="16"/>
              </w:rPr>
              <w:t>configurador.Configuration.AddInMemoryCollection(variablesDesarrollo);</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2. Configurar la dirección del servidor con URL_BASE / PUERTO del .env.</w:t>
            </w:r>
            <w:r>
              <w:rPr>
                <w:rFonts w:ascii="Courier New" w:hAnsi="Courier New"/>
                <w:color w:val="000000"/>
                <w:sz w:val="16"/>
              </w:rPr>
              <w:br w:type="textWrapping"/>
            </w:r>
            <w:r>
              <w:rPr>
                <w:rFonts w:ascii="Courier New" w:hAnsi="Courier New"/>
                <w:color w:val="000000"/>
                <w:sz w:val="16"/>
              </w:rPr>
              <w:t>var urlBase = configurador.Configuration["URL_BASE"];</w:t>
            </w:r>
            <w:r>
              <w:rPr>
                <w:rFonts w:ascii="Courier New" w:hAnsi="Courier New"/>
                <w:color w:val="000000"/>
                <w:sz w:val="16"/>
              </w:rPr>
              <w:br w:type="textWrapping"/>
            </w:r>
            <w:r>
              <w:rPr>
                <w:rFonts w:ascii="Courier New" w:hAnsi="Courier New"/>
                <w:color w:val="000000"/>
                <w:sz w:val="16"/>
              </w:rPr>
              <w:t>var puerto = configurador.Configuration["PUERTO"];</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if (!string.IsNullOrWhiteSpace(urlBase))</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configurador.WebHost.UseUrls(urlBase);</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else if (!string.IsNullOrWhiteSpace(puerto))</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configurador.WebHost.UseUrls($"http://localhost:{puerto}");</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if (string.IsNullOrWhiteSpace(configurador.Configuration["CLAVE_SECRETA"]))</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throw new InvalidOperationException(</w:t>
            </w:r>
            <w:r>
              <w:rPr>
                <w:rFonts w:ascii="Courier New" w:hAnsi="Courier New"/>
                <w:color w:val="000000"/>
                <w:sz w:val="16"/>
              </w:rPr>
              <w:br w:type="textWrapping"/>
            </w:r>
            <w:r>
              <w:rPr>
                <w:rFonts w:ascii="Courier New" w:hAnsi="Courier New"/>
                <w:color w:val="000000"/>
                <w:sz w:val="16"/>
              </w:rPr>
              <w:t xml:space="preserve">        "Falta la variable CLAVE_SECRETA en el archivo .development.env.");</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3. Servicios de la aplicación.</w:t>
            </w:r>
            <w:r>
              <w:rPr>
                <w:rFonts w:ascii="Courier New" w:hAnsi="Courier New"/>
                <w:color w:val="000000"/>
                <w:sz w:val="16"/>
              </w:rPr>
              <w:br w:type="textWrapping"/>
            </w:r>
            <w:r>
              <w:rPr>
                <w:rFonts w:ascii="Courier New" w:hAnsi="Courier New"/>
                <w:color w:val="000000"/>
                <w:sz w:val="16"/>
              </w:rPr>
              <w:t>configurador.Services.AddSingleton&lt;GeneradorToken&gt;();</w:t>
            </w:r>
            <w:r>
              <w:rPr>
                <w:rFonts w:ascii="Courier New" w:hAnsi="Courier New"/>
                <w:color w:val="000000"/>
                <w:sz w:val="16"/>
              </w:rPr>
              <w:br w:type="textWrapping"/>
            </w:r>
            <w:r>
              <w:rPr>
                <w:rFonts w:ascii="Courier New" w:hAnsi="Courier New"/>
                <w:color w:val="000000"/>
                <w:sz w:val="16"/>
              </w:rPr>
              <w:t>configurador.Services.AddSingleton&lt;ServicioAutenticacion&gt;();</w:t>
            </w:r>
            <w:r>
              <w:rPr>
                <w:rFonts w:ascii="Courier New" w:hAnsi="Courier New"/>
                <w:color w:val="000000"/>
                <w:sz w:val="16"/>
              </w:rPr>
              <w:br w:type="textWrapping"/>
            </w:r>
            <w:r>
              <w:rPr>
                <w:rFonts w:ascii="Courier New" w:hAnsi="Courier New"/>
                <w:color w:val="000000"/>
                <w:sz w:val="16"/>
              </w:rPr>
              <w:t>configurador.Services.AddSingleton&lt;ServicioConversionMasa&gt;();</w:t>
            </w:r>
            <w:r>
              <w:rPr>
                <w:rFonts w:ascii="Courier New" w:hAnsi="Courier New"/>
                <w:color w:val="000000"/>
                <w:sz w:val="16"/>
              </w:rPr>
              <w:br w:type="textWrapping"/>
            </w:r>
            <w:r>
              <w:rPr>
                <w:rFonts w:ascii="Courier New" w:hAnsi="Courier New"/>
                <w:color w:val="000000"/>
                <w:sz w:val="16"/>
              </w:rPr>
              <w:t>configurador.Services.AddSingleton&lt;ServicioConversionLongitud&gt;();</w:t>
            </w:r>
            <w:r>
              <w:rPr>
                <w:rFonts w:ascii="Courier New" w:hAnsi="Courier New"/>
                <w:color w:val="000000"/>
                <w:sz w:val="16"/>
              </w:rPr>
              <w:br w:type="textWrapping"/>
            </w:r>
            <w:r>
              <w:rPr>
                <w:rFonts w:ascii="Courier New" w:hAnsi="Courier New"/>
                <w:color w:val="000000"/>
                <w:sz w:val="16"/>
              </w:rPr>
              <w:t>configurador.Services.AddSingleton&lt;ServicioConversionTemperatura&gt;();</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4. Controladores con el filtro de autorización de token global</w:t>
            </w:r>
            <w:r>
              <w:rPr>
                <w:rFonts w:ascii="Courier New" w:hAnsi="Courier New"/>
                <w:color w:val="000000"/>
                <w:sz w:val="16"/>
              </w:rPr>
              <w:br w:type="textWrapping"/>
            </w:r>
            <w:r>
              <w:rPr>
                <w:rFonts w:ascii="Courier New" w:hAnsi="Courier New"/>
                <w:color w:val="000000"/>
                <w:sz w:val="16"/>
              </w:rPr>
              <w:t>//    (el login se exenta con [AllowAnonymous]).</w:t>
            </w:r>
            <w:r>
              <w:rPr>
                <w:rFonts w:ascii="Courier New" w:hAnsi="Courier New"/>
                <w:color w:val="000000"/>
                <w:sz w:val="16"/>
              </w:rPr>
              <w:br w:type="textWrapping"/>
            </w:r>
            <w:r>
              <w:rPr>
                <w:rFonts w:ascii="Courier New" w:hAnsi="Courier New"/>
                <w:color w:val="000000"/>
                <w:sz w:val="16"/>
              </w:rPr>
              <w:t>configurador.Services.AddControllers(options =&gt;</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options.Filters.Add&lt;FiltroAutorizacionToken&gt;();</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Documentación interactiva de las rutas REST y configuración del token JWT.</w:t>
            </w:r>
            <w:r>
              <w:rPr>
                <w:rFonts w:ascii="Courier New" w:hAnsi="Courier New"/>
                <w:color w:val="000000"/>
                <w:sz w:val="16"/>
              </w:rPr>
              <w:br w:type="textWrapping"/>
            </w:r>
            <w:r>
              <w:rPr>
                <w:rFonts w:ascii="Courier New" w:hAnsi="Courier New"/>
                <w:color w:val="000000"/>
                <w:sz w:val="16"/>
              </w:rPr>
              <w:t>configurador.Services.AddEndpointsApiExplorer();</w:t>
            </w:r>
            <w:r>
              <w:rPr>
                <w:rFonts w:ascii="Courier New" w:hAnsi="Courier New"/>
                <w:color w:val="000000"/>
                <w:sz w:val="16"/>
              </w:rPr>
              <w:br w:type="textWrapping"/>
            </w:r>
            <w:r>
              <w:rPr>
                <w:rFonts w:ascii="Courier New" w:hAnsi="Courier New"/>
                <w:color w:val="000000"/>
                <w:sz w:val="16"/>
              </w:rPr>
              <w:t>configurador.Services.AddSwaggerGen(opciones =&gt;</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opciones.SwaggerDoc("v1", new OpenApiInfo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Title = "API de Conversión de Unidades",</w:t>
            </w:r>
            <w:r>
              <w:rPr>
                <w:rFonts w:ascii="Courier New" w:hAnsi="Courier New"/>
                <w:color w:val="000000"/>
                <w:sz w:val="16"/>
              </w:rPr>
              <w:br w:type="textWrapping"/>
            </w:r>
            <w:r>
              <w:rPr>
                <w:rFonts w:ascii="Courier New" w:hAnsi="Courier New"/>
                <w:color w:val="000000"/>
                <w:sz w:val="16"/>
              </w:rPr>
              <w:t xml:space="preserve">        Version = "v1",</w:t>
            </w:r>
            <w:r>
              <w:rPr>
                <w:rFonts w:ascii="Courier New" w:hAnsi="Courier New"/>
                <w:color w:val="000000"/>
                <w:sz w:val="16"/>
              </w:rPr>
              <w:br w:type="textWrapping"/>
            </w:r>
            <w:r>
              <w:rPr>
                <w:rFonts w:ascii="Courier New" w:hAnsi="Courier New"/>
                <w:color w:val="000000"/>
                <w:sz w:val="16"/>
              </w:rPr>
              <w:t xml:space="preserve">        Description = "API REST para autenticar usuarios y convertir unidades de longitud, masa y temperatura."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opciones.AddSecurityDefinition("Bearer", new OpenApiSecurityScheme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Name = "Authorization",</w:t>
            </w:r>
            <w:r>
              <w:rPr>
                <w:rFonts w:ascii="Courier New" w:hAnsi="Courier New"/>
                <w:color w:val="000000"/>
                <w:sz w:val="16"/>
              </w:rPr>
              <w:br w:type="textWrapping"/>
            </w:r>
            <w:r>
              <w:rPr>
                <w:rFonts w:ascii="Courier New" w:hAnsi="Courier New"/>
                <w:color w:val="000000"/>
                <w:sz w:val="16"/>
              </w:rPr>
              <w:t xml:space="preserve">        Type = SecuritySchemeType.Http,</w:t>
            </w:r>
            <w:r>
              <w:rPr>
                <w:rFonts w:ascii="Courier New" w:hAnsi="Courier New"/>
                <w:color w:val="000000"/>
                <w:sz w:val="16"/>
              </w:rPr>
              <w:br w:type="textWrapping"/>
            </w:r>
            <w:r>
              <w:rPr>
                <w:rFonts w:ascii="Courier New" w:hAnsi="Courier New"/>
                <w:color w:val="000000"/>
                <w:sz w:val="16"/>
              </w:rPr>
              <w:t xml:space="preserve">        Scheme = "bearer",</w:t>
            </w:r>
            <w:r>
              <w:rPr>
                <w:rFonts w:ascii="Courier New" w:hAnsi="Courier New"/>
                <w:color w:val="000000"/>
                <w:sz w:val="16"/>
              </w:rPr>
              <w:br w:type="textWrapping"/>
            </w:r>
            <w:r>
              <w:rPr>
                <w:rFonts w:ascii="Courier New" w:hAnsi="Courier New"/>
                <w:color w:val="000000"/>
                <w:sz w:val="16"/>
              </w:rPr>
              <w:t xml:space="preserve">        BearerFormat = "JWT",</w:t>
            </w:r>
            <w:r>
              <w:rPr>
                <w:rFonts w:ascii="Courier New" w:hAnsi="Courier New"/>
                <w:color w:val="000000"/>
                <w:sz w:val="16"/>
              </w:rPr>
              <w:br w:type="textWrapping"/>
            </w:r>
            <w:r>
              <w:rPr>
                <w:rFonts w:ascii="Courier New" w:hAnsi="Courier New"/>
                <w:color w:val="000000"/>
                <w:sz w:val="16"/>
              </w:rPr>
              <w:t xml:space="preserve">        In = ParameterLocation.Header,</w:t>
            </w:r>
            <w:r>
              <w:rPr>
                <w:rFonts w:ascii="Courier New" w:hAnsi="Courier New"/>
                <w:color w:val="000000"/>
                <w:sz w:val="16"/>
              </w:rPr>
              <w:br w:type="textWrapping"/>
            </w:r>
            <w:r>
              <w:rPr>
                <w:rFonts w:ascii="Courier New" w:hAnsi="Courier New"/>
                <w:color w:val="000000"/>
                <w:sz w:val="16"/>
              </w:rPr>
              <w:t xml:space="preserve">        Description = "Pegue el token JWT obtenido en /api/autenticacion/login."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opciones.AddSecurityRequirement(new OpenApiSecurityRequirement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new OpenApiSecurityScheme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Reference = new OpenApiReference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Type = ReferenceType.SecurityScheme,</w:t>
            </w:r>
            <w:r>
              <w:rPr>
                <w:rFonts w:ascii="Courier New" w:hAnsi="Courier New"/>
                <w:color w:val="000000"/>
                <w:sz w:val="16"/>
              </w:rPr>
              <w:br w:type="textWrapping"/>
            </w:r>
            <w:r>
              <w:rPr>
                <w:rFonts w:ascii="Courier New" w:hAnsi="Courier New"/>
                <w:color w:val="000000"/>
                <w:sz w:val="16"/>
              </w:rPr>
              <w:t xml:space="preserve">                    Id = "Bearer"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Array.Empty&lt;string&gt;()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5. Todas las respuestas de validación usan el formato RespuestaError.</w:t>
            </w:r>
            <w:r>
              <w:rPr>
                <w:rFonts w:ascii="Courier New" w:hAnsi="Courier New"/>
                <w:color w:val="000000"/>
                <w:sz w:val="16"/>
              </w:rPr>
              <w:br w:type="textWrapping"/>
            </w:r>
            <w:r>
              <w:rPr>
                <w:rFonts w:ascii="Courier New" w:hAnsi="Courier New"/>
                <w:color w:val="000000"/>
                <w:sz w:val="16"/>
              </w:rPr>
              <w:t>configurador.Services.Configure&lt;ApiBehaviorOptions&gt;(opciones =&gt;</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opciones.InvalidModelStateResponseFactory = contexto =&gt;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var error = new RespuestaError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Codigo = StatusCodes.Status400BadRequest,</w:t>
            </w:r>
            <w:r>
              <w:rPr>
                <w:rFonts w:ascii="Courier New" w:hAnsi="Courier New"/>
                <w:color w:val="000000"/>
                <w:sz w:val="16"/>
              </w:rPr>
              <w:br w:type="textWrapping"/>
            </w:r>
            <w:r>
              <w:rPr>
                <w:rFonts w:ascii="Courier New" w:hAnsi="Courier New"/>
                <w:color w:val="000000"/>
                <w:sz w:val="16"/>
              </w:rPr>
              <w:t xml:space="preserve">            Mensaje = "Debe ingresar el valor, la unidad de origen y la unidad de destino.",</w:t>
            </w:r>
            <w:r>
              <w:rPr>
                <w:rFonts w:ascii="Courier New" w:hAnsi="Courier New"/>
                <w:color w:val="000000"/>
                <w:sz w:val="16"/>
              </w:rPr>
              <w:br w:type="textWrapping"/>
            </w:r>
            <w:r>
              <w:rPr>
                <w:rFonts w:ascii="Courier New" w:hAnsi="Courier New"/>
                <w:color w:val="000000"/>
                <w:sz w:val="16"/>
              </w:rPr>
              <w:t xml:space="preserve">            Detalle = "El cuerpo de la solicitud no contiene valores válidos o está incompleto."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return new BadRequestObjectResult(error);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var aplicacion = configurador.Build();</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aplicacion.UseSwagger();</w:t>
            </w:r>
            <w:r>
              <w:rPr>
                <w:rFonts w:ascii="Courier New" w:hAnsi="Courier New"/>
                <w:color w:val="000000"/>
                <w:sz w:val="16"/>
              </w:rPr>
              <w:br w:type="textWrapping"/>
            </w:r>
            <w:r>
              <w:rPr>
                <w:rFonts w:ascii="Courier New" w:hAnsi="Courier New"/>
                <w:color w:val="000000"/>
                <w:sz w:val="16"/>
              </w:rPr>
              <w:t>aplicacion.UseSwaggerUI(opciones =&gt;</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opciones.SwaggerEndpoint("/swagger/v1/swagger.json", "API de Conversión de Unidades v1");</w:t>
            </w:r>
            <w:r>
              <w:rPr>
                <w:rFonts w:ascii="Courier New" w:hAnsi="Courier New"/>
                <w:color w:val="000000"/>
                <w:sz w:val="16"/>
              </w:rPr>
              <w:br w:type="textWrapping"/>
            </w:r>
            <w:r>
              <w:rPr>
                <w:rFonts w:ascii="Courier New" w:hAnsi="Courier New"/>
                <w:color w:val="000000"/>
                <w:sz w:val="16"/>
              </w:rPr>
              <w:t xml:space="preserve">    opciones.DocumentTitle = "Documentación API de Conversión";</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aplicacion.MapControllers();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aplicacion.Run();</w:t>
            </w:r>
            <w:r>
              <w:rPr>
                <w:rFonts w:ascii="Courier New" w:hAnsi="Courier New"/>
                <w:color w:val="000000"/>
                <w:sz w:val="16"/>
              </w:rPr>
              <w:br w:type="textWrapping"/>
            </w:r>
          </w:p>
        </w:tc>
      </w:tr>
    </w:tbl>
    <w:p w14:paraId="0CB05F12">
      <w:pPr>
        <w:spacing w:before="240" w:after="240"/>
        <w:rPr>
          <w:ins w:id="72" w:author="marpa" w:date="2026-10-25T13:36:09Z"/>
          <w:rFonts w:hint="default"/>
          <w:lang w:val="en-US"/>
        </w:rPr>
      </w:pPr>
    </w:p>
    <w:p w14:paraId="6542A4D2">
      <w:pPr>
        <w:pStyle w:val="6"/>
        <w:spacing w:before="0" w:after="0"/>
        <w:rPr>
          <w:del w:id="73" w:author="marpa" w:date="2026-10-25T13:45:44Z"/>
          <w:b/>
          <w:bCs/>
          <w:i w:val="0"/>
          <w:iCs w:val="0"/>
          <w:sz w:val="24"/>
          <w:szCs w:val="24"/>
        </w:rPr>
      </w:pPr>
      <w:del w:id="74" w:author="marpa" w:date="2026-10-25T13:45:44Z">
        <w:r>
          <w:rPr>
            <w:b/>
            <w:bCs/>
            <w:i w:val="0"/>
            <w:iCs w:val="0"/>
            <w:sz w:val="24"/>
            <w:szCs w:val="24"/>
          </w:rPr>
          <w:delText xml:space="preserve">Tabla 2. Clase WSLongitud </w:delText>
        </w:r>
      </w:del>
    </w:p>
    <w:p w14:paraId="47E2737D">
      <w:pPr>
        <w:spacing w:before="0" w:after="0" w:line="240" w:lineRule="auto"/>
        <w:rPr>
          <w:del w:id="75" w:author="marpa" w:date="2026-10-25T13:45:44Z"/>
          <w:rFonts w:ascii="Arial" w:hAnsi="Arial" w:eastAsia="Courier New" w:cs="Arial"/>
          <w:color w:val="000000"/>
          <w:sz w:val="24"/>
          <w:szCs w:val="24"/>
        </w:rPr>
      </w:pPr>
      <w:del w:id="76" w:author="marpa" w:date="2026-10-25T13:45:44Z">
        <w:r>
          <w:rPr>
            <w:rFonts w:ascii="Arial" w:hAnsi="Arial" w:eastAsia="Courier New" w:cs="Arial"/>
            <w:color w:val="000000"/>
            <w:sz w:val="24"/>
            <w:szCs w:val="24"/>
          </w:rPr>
          <w:delText>package ec.edu.monster.WebServices;</w:delText>
        </w:r>
      </w:del>
    </w:p>
    <w:p w14:paraId="55755EB9">
      <w:pPr>
        <w:spacing w:before="0" w:after="0" w:line="240" w:lineRule="auto"/>
        <w:rPr>
          <w:del w:id="77" w:author="marpa" w:date="2026-10-25T13:45:44Z"/>
          <w:rFonts w:ascii="Arial" w:hAnsi="Arial" w:eastAsia="Courier New" w:cs="Arial"/>
          <w:color w:val="000000"/>
          <w:sz w:val="24"/>
          <w:szCs w:val="24"/>
        </w:rPr>
      </w:pPr>
    </w:p>
    <w:p w14:paraId="12BFB0A8">
      <w:pPr>
        <w:spacing w:before="0" w:after="0" w:line="240" w:lineRule="auto"/>
        <w:rPr>
          <w:del w:id="78" w:author="marpa" w:date="2026-10-25T13:45:44Z"/>
          <w:rFonts w:ascii="Arial" w:hAnsi="Arial" w:eastAsia="Courier New" w:cs="Arial"/>
          <w:color w:val="000000"/>
          <w:sz w:val="24"/>
          <w:szCs w:val="24"/>
        </w:rPr>
      </w:pPr>
      <w:del w:id="79" w:author="marpa" w:date="2026-10-25T13:45:44Z">
        <w:r>
          <w:rPr>
            <w:rFonts w:ascii="Arial" w:hAnsi="Arial" w:eastAsia="Courier New" w:cs="Arial"/>
            <w:color w:val="000000"/>
            <w:sz w:val="24"/>
            <w:szCs w:val="24"/>
          </w:rPr>
          <w:delText>import ec.edu.monster.servicios.ConversorLongitud; // Importas tu lógica movida</w:delText>
        </w:r>
      </w:del>
    </w:p>
    <w:p w14:paraId="5EE8E184">
      <w:pPr>
        <w:spacing w:before="0" w:after="0" w:line="240" w:lineRule="auto"/>
        <w:rPr>
          <w:del w:id="80" w:author="marpa" w:date="2026-10-25T13:45:44Z"/>
          <w:rFonts w:ascii="Arial" w:hAnsi="Arial" w:eastAsia="Courier New" w:cs="Arial"/>
          <w:color w:val="000000"/>
          <w:sz w:val="24"/>
          <w:szCs w:val="24"/>
        </w:rPr>
      </w:pPr>
      <w:del w:id="81" w:author="marpa" w:date="2026-10-25T13:45:44Z">
        <w:r>
          <w:rPr>
            <w:rFonts w:ascii="Arial" w:hAnsi="Arial" w:eastAsia="Courier New" w:cs="Arial"/>
            <w:color w:val="000000"/>
            <w:sz w:val="24"/>
            <w:szCs w:val="24"/>
          </w:rPr>
          <w:delText>import jakarta.jws.WebService;</w:delText>
        </w:r>
      </w:del>
    </w:p>
    <w:p w14:paraId="27205F8B">
      <w:pPr>
        <w:spacing w:before="0" w:after="0" w:line="240" w:lineRule="auto"/>
        <w:rPr>
          <w:del w:id="82" w:author="marpa" w:date="2026-10-25T13:45:44Z"/>
          <w:rFonts w:ascii="Arial" w:hAnsi="Arial" w:eastAsia="Courier New" w:cs="Arial"/>
          <w:color w:val="000000"/>
          <w:sz w:val="24"/>
          <w:szCs w:val="24"/>
        </w:rPr>
      </w:pPr>
      <w:del w:id="83" w:author="marpa" w:date="2026-10-25T13:45:44Z">
        <w:r>
          <w:rPr>
            <w:rFonts w:ascii="Arial" w:hAnsi="Arial" w:eastAsia="Courier New" w:cs="Arial"/>
            <w:color w:val="000000"/>
            <w:sz w:val="24"/>
            <w:szCs w:val="24"/>
          </w:rPr>
          <w:delText>import jakarta.jws.WebMethod;</w:delText>
        </w:r>
      </w:del>
    </w:p>
    <w:p w14:paraId="1FFE2221">
      <w:pPr>
        <w:spacing w:before="0" w:after="0" w:line="240" w:lineRule="auto"/>
        <w:rPr>
          <w:del w:id="84" w:author="marpa" w:date="2026-10-25T13:45:44Z"/>
          <w:rFonts w:ascii="Arial" w:hAnsi="Arial" w:eastAsia="Courier New" w:cs="Arial"/>
          <w:color w:val="000000"/>
          <w:sz w:val="24"/>
          <w:szCs w:val="24"/>
        </w:rPr>
      </w:pPr>
      <w:del w:id="85" w:author="marpa" w:date="2026-10-25T13:45:44Z">
        <w:r>
          <w:rPr>
            <w:rFonts w:ascii="Arial" w:hAnsi="Arial" w:eastAsia="Courier New" w:cs="Arial"/>
            <w:color w:val="000000"/>
            <w:sz w:val="24"/>
            <w:szCs w:val="24"/>
          </w:rPr>
          <w:delText>import jakarta.jws.WebParam;</w:delText>
        </w:r>
      </w:del>
    </w:p>
    <w:p w14:paraId="736FFC2A">
      <w:pPr>
        <w:spacing w:before="0" w:after="0" w:line="240" w:lineRule="auto"/>
        <w:rPr>
          <w:del w:id="86" w:author="marpa" w:date="2026-10-25T13:45:44Z"/>
          <w:rFonts w:ascii="Arial" w:hAnsi="Arial" w:eastAsia="Courier New" w:cs="Arial"/>
          <w:color w:val="000000"/>
          <w:sz w:val="24"/>
          <w:szCs w:val="24"/>
        </w:rPr>
      </w:pPr>
    </w:p>
    <w:p w14:paraId="2A29CF98">
      <w:pPr>
        <w:spacing w:before="0" w:after="0" w:line="240" w:lineRule="auto"/>
        <w:rPr>
          <w:del w:id="87" w:author="marpa" w:date="2026-10-25T13:45:44Z"/>
          <w:rFonts w:ascii="Arial" w:hAnsi="Arial" w:eastAsia="Courier New" w:cs="Arial"/>
          <w:color w:val="000000"/>
          <w:sz w:val="24"/>
          <w:szCs w:val="24"/>
        </w:rPr>
      </w:pPr>
      <w:del w:id="88" w:author="marpa" w:date="2026-10-25T13:45:44Z">
        <w:r>
          <w:rPr>
            <w:rFonts w:ascii="Arial" w:hAnsi="Arial" w:eastAsia="Courier New" w:cs="Arial"/>
            <w:color w:val="000000"/>
            <w:sz w:val="24"/>
            <w:szCs w:val="24"/>
          </w:rPr>
          <w:delText>/**</w:delText>
        </w:r>
      </w:del>
    </w:p>
    <w:p w14:paraId="28EF27BF">
      <w:pPr>
        <w:spacing w:before="0" w:after="0" w:line="240" w:lineRule="auto"/>
        <w:rPr>
          <w:del w:id="89" w:author="marpa" w:date="2026-10-25T13:45:44Z"/>
          <w:rFonts w:ascii="Arial" w:hAnsi="Arial" w:eastAsia="Courier New" w:cs="Arial"/>
          <w:color w:val="000000"/>
          <w:sz w:val="24"/>
          <w:szCs w:val="24"/>
        </w:rPr>
      </w:pPr>
      <w:del w:id="90" w:author="marpa" w:date="2026-10-25T13:45:44Z">
        <w:r>
          <w:rPr>
            <w:rFonts w:ascii="Arial" w:hAnsi="Arial" w:eastAsia="Courier New" w:cs="Arial"/>
            <w:color w:val="000000"/>
            <w:sz w:val="24"/>
            <w:szCs w:val="24"/>
          </w:rPr>
          <w:delText xml:space="preserve"> * @author Monster</w:delText>
        </w:r>
      </w:del>
    </w:p>
    <w:p w14:paraId="79D48F64">
      <w:pPr>
        <w:spacing w:before="0" w:after="0" w:line="240" w:lineRule="auto"/>
        <w:rPr>
          <w:del w:id="91" w:author="marpa" w:date="2026-10-25T13:45:44Z"/>
          <w:rFonts w:ascii="Arial" w:hAnsi="Arial" w:eastAsia="Courier New" w:cs="Arial"/>
          <w:color w:val="000000"/>
          <w:sz w:val="24"/>
          <w:szCs w:val="24"/>
        </w:rPr>
      </w:pPr>
      <w:del w:id="92" w:author="marpa" w:date="2026-10-25T13:45:44Z">
        <w:r>
          <w:rPr>
            <w:rFonts w:ascii="Arial" w:hAnsi="Arial" w:eastAsia="Courier New" w:cs="Arial"/>
            <w:color w:val="000000"/>
            <w:sz w:val="24"/>
            <w:szCs w:val="24"/>
          </w:rPr>
          <w:delText xml:space="preserve"> */</w:delText>
        </w:r>
      </w:del>
    </w:p>
    <w:p w14:paraId="6A8DFAB1">
      <w:pPr>
        <w:spacing w:before="0" w:after="0" w:line="240" w:lineRule="auto"/>
        <w:rPr>
          <w:del w:id="93" w:author="marpa" w:date="2026-10-25T13:45:44Z"/>
          <w:rFonts w:ascii="Arial" w:hAnsi="Arial" w:eastAsia="Courier New" w:cs="Arial"/>
          <w:color w:val="000000"/>
          <w:sz w:val="24"/>
          <w:szCs w:val="24"/>
        </w:rPr>
      </w:pPr>
      <w:del w:id="94" w:author="marpa" w:date="2026-10-25T13:45:44Z">
        <w:r>
          <w:rPr>
            <w:rFonts w:ascii="Arial" w:hAnsi="Arial" w:eastAsia="Courier New" w:cs="Arial"/>
            <w:color w:val="000000"/>
            <w:sz w:val="24"/>
            <w:szCs w:val="24"/>
          </w:rPr>
          <w:delText>@WebService(serviceName = "WSLongitud")</w:delText>
        </w:r>
      </w:del>
    </w:p>
    <w:p w14:paraId="63D752CF">
      <w:pPr>
        <w:spacing w:before="0" w:after="0" w:line="240" w:lineRule="auto"/>
        <w:rPr>
          <w:del w:id="95" w:author="marpa" w:date="2026-10-25T13:45:44Z"/>
          <w:rFonts w:ascii="Arial" w:hAnsi="Arial" w:eastAsia="Courier New" w:cs="Arial"/>
          <w:color w:val="000000"/>
          <w:sz w:val="24"/>
          <w:szCs w:val="24"/>
        </w:rPr>
      </w:pPr>
      <w:del w:id="96" w:author="marpa" w:date="2026-10-25T13:45:44Z">
        <w:r>
          <w:rPr>
            <w:rFonts w:ascii="Arial" w:hAnsi="Arial" w:eastAsia="Courier New" w:cs="Arial"/>
            <w:color w:val="000000"/>
            <w:sz w:val="24"/>
            <w:szCs w:val="24"/>
          </w:rPr>
          <w:delText>public class WSLongitud {</w:delText>
        </w:r>
      </w:del>
    </w:p>
    <w:p w14:paraId="5690A85D">
      <w:pPr>
        <w:spacing w:before="0" w:after="0" w:line="240" w:lineRule="auto"/>
        <w:rPr>
          <w:del w:id="97" w:author="marpa" w:date="2026-10-25T13:45:44Z"/>
          <w:rFonts w:ascii="Arial" w:hAnsi="Arial" w:eastAsia="Courier New" w:cs="Arial"/>
          <w:color w:val="000000"/>
          <w:sz w:val="24"/>
          <w:szCs w:val="24"/>
        </w:rPr>
      </w:pPr>
    </w:p>
    <w:p w14:paraId="0697D779">
      <w:pPr>
        <w:spacing w:before="0" w:after="0" w:line="240" w:lineRule="auto"/>
        <w:rPr>
          <w:del w:id="98" w:author="marpa" w:date="2026-10-25T13:45:44Z"/>
          <w:rFonts w:ascii="Arial" w:hAnsi="Arial" w:eastAsia="Courier New" w:cs="Arial"/>
          <w:color w:val="000000"/>
          <w:sz w:val="24"/>
          <w:szCs w:val="24"/>
        </w:rPr>
      </w:pPr>
      <w:del w:id="99" w:author="marpa" w:date="2026-10-25T13:45:44Z">
        <w:r>
          <w:rPr>
            <w:rFonts w:ascii="Arial" w:hAnsi="Arial" w:eastAsia="Courier New" w:cs="Arial"/>
            <w:color w:val="000000"/>
            <w:sz w:val="24"/>
            <w:szCs w:val="24"/>
          </w:rPr>
          <w:delText xml:space="preserve">    ConversorLongitud servicio = new ConversorLongitud();</w:delText>
        </w:r>
      </w:del>
    </w:p>
    <w:p w14:paraId="0A31EEB7">
      <w:pPr>
        <w:spacing w:before="0" w:after="0" w:line="240" w:lineRule="auto"/>
        <w:rPr>
          <w:del w:id="100" w:author="marpa" w:date="2026-10-25T13:45:44Z"/>
          <w:rFonts w:ascii="Arial" w:hAnsi="Arial" w:eastAsia="Courier New" w:cs="Arial"/>
          <w:color w:val="000000"/>
          <w:sz w:val="24"/>
          <w:szCs w:val="24"/>
        </w:rPr>
      </w:pPr>
    </w:p>
    <w:p w14:paraId="389F86F9">
      <w:pPr>
        <w:spacing w:before="0" w:after="0" w:line="240" w:lineRule="auto"/>
        <w:rPr>
          <w:del w:id="101" w:author="marpa" w:date="2026-10-25T13:45:44Z"/>
          <w:rFonts w:ascii="Arial" w:hAnsi="Arial" w:eastAsia="Courier New" w:cs="Arial"/>
          <w:color w:val="000000"/>
          <w:sz w:val="24"/>
          <w:szCs w:val="24"/>
        </w:rPr>
      </w:pPr>
      <w:del w:id="102" w:author="marpa" w:date="2026-10-25T13:45:44Z">
        <w:r>
          <w:rPr>
            <w:rFonts w:ascii="Arial" w:hAnsi="Arial" w:eastAsia="Courier New" w:cs="Arial"/>
            <w:color w:val="000000"/>
            <w:sz w:val="24"/>
            <w:szCs w:val="24"/>
          </w:rPr>
          <w:delText xml:space="preserve">    @WebMethod(operationName = "convertirLongitud")</w:delText>
        </w:r>
      </w:del>
    </w:p>
    <w:p w14:paraId="5B09C38A">
      <w:pPr>
        <w:spacing w:before="0" w:after="0" w:line="240" w:lineRule="auto"/>
        <w:rPr>
          <w:del w:id="103" w:author="marpa" w:date="2026-10-25T13:45:44Z"/>
          <w:rFonts w:ascii="Arial" w:hAnsi="Arial" w:eastAsia="Courier New" w:cs="Arial"/>
          <w:color w:val="000000"/>
          <w:sz w:val="24"/>
          <w:szCs w:val="24"/>
        </w:rPr>
      </w:pPr>
      <w:del w:id="104" w:author="marpa" w:date="2026-10-25T13:45:44Z">
        <w:r>
          <w:rPr>
            <w:rFonts w:ascii="Arial" w:hAnsi="Arial" w:eastAsia="Courier New" w:cs="Arial"/>
            <w:color w:val="000000"/>
            <w:sz w:val="24"/>
            <w:szCs w:val="24"/>
          </w:rPr>
          <w:delText xml:space="preserve">    public double convertirLongitud(</w:delText>
        </w:r>
      </w:del>
    </w:p>
    <w:p w14:paraId="209F711B">
      <w:pPr>
        <w:spacing w:before="0" w:after="0" w:line="240" w:lineRule="auto"/>
        <w:rPr>
          <w:del w:id="105" w:author="marpa" w:date="2026-10-25T13:45:44Z"/>
          <w:rFonts w:ascii="Arial" w:hAnsi="Arial" w:eastAsia="Courier New" w:cs="Arial"/>
          <w:color w:val="000000"/>
          <w:sz w:val="24"/>
          <w:szCs w:val="24"/>
        </w:rPr>
      </w:pPr>
      <w:del w:id="106" w:author="marpa" w:date="2026-10-25T13:45:44Z">
        <w:r>
          <w:rPr>
            <w:rFonts w:ascii="Arial" w:hAnsi="Arial" w:eastAsia="Courier New" w:cs="Arial"/>
            <w:color w:val="000000"/>
            <w:sz w:val="24"/>
            <w:szCs w:val="24"/>
          </w:rPr>
          <w:delText xml:space="preserve">            @WebParam(name = "valor") double valor, </w:delText>
        </w:r>
      </w:del>
    </w:p>
    <w:p w14:paraId="1FC2E8D6">
      <w:pPr>
        <w:spacing w:before="0" w:after="0" w:line="240" w:lineRule="auto"/>
        <w:rPr>
          <w:del w:id="107" w:author="marpa" w:date="2026-10-25T13:45:44Z"/>
          <w:rFonts w:ascii="Arial" w:hAnsi="Arial" w:eastAsia="Courier New" w:cs="Arial"/>
          <w:color w:val="000000"/>
          <w:sz w:val="24"/>
          <w:szCs w:val="24"/>
        </w:rPr>
      </w:pPr>
      <w:del w:id="108" w:author="marpa" w:date="2026-10-25T13:45:44Z">
        <w:r>
          <w:rPr>
            <w:rFonts w:ascii="Arial" w:hAnsi="Arial" w:eastAsia="Courier New" w:cs="Arial"/>
            <w:color w:val="000000"/>
            <w:sz w:val="24"/>
            <w:szCs w:val="24"/>
          </w:rPr>
          <w:delText xml:space="preserve">            @WebParam(name = "unidadOrigen") String unidadOrigen, </w:delText>
        </w:r>
      </w:del>
    </w:p>
    <w:p w14:paraId="136B0CEC">
      <w:pPr>
        <w:spacing w:before="0" w:after="0" w:line="240" w:lineRule="auto"/>
        <w:rPr>
          <w:del w:id="109" w:author="marpa" w:date="2026-10-25T13:45:44Z"/>
          <w:rFonts w:ascii="Arial" w:hAnsi="Arial" w:eastAsia="Courier New" w:cs="Arial"/>
          <w:color w:val="000000"/>
          <w:sz w:val="24"/>
          <w:szCs w:val="24"/>
        </w:rPr>
      </w:pPr>
      <w:del w:id="110" w:author="marpa" w:date="2026-10-25T13:45:44Z">
        <w:r>
          <w:rPr>
            <w:rFonts w:ascii="Arial" w:hAnsi="Arial" w:eastAsia="Courier New" w:cs="Arial"/>
            <w:color w:val="000000"/>
            <w:sz w:val="24"/>
            <w:szCs w:val="24"/>
          </w:rPr>
          <w:delText xml:space="preserve">            @WebParam(name = "unidadDestino") String unidadDestino,</w:delText>
        </w:r>
      </w:del>
    </w:p>
    <w:p w14:paraId="0CDB6F89">
      <w:pPr>
        <w:spacing w:before="0" w:after="0" w:line="240" w:lineRule="auto"/>
        <w:rPr>
          <w:del w:id="111" w:author="marpa" w:date="2026-10-25T13:45:44Z"/>
          <w:rFonts w:ascii="Arial" w:hAnsi="Arial" w:eastAsia="Courier New" w:cs="Arial"/>
          <w:color w:val="000000"/>
          <w:sz w:val="24"/>
          <w:szCs w:val="24"/>
        </w:rPr>
      </w:pPr>
      <w:del w:id="112" w:author="marpa" w:date="2026-10-25T13:45:44Z">
        <w:r>
          <w:rPr>
            <w:rFonts w:ascii="Arial" w:hAnsi="Arial" w:eastAsia="Courier New" w:cs="Arial"/>
            <w:color w:val="000000"/>
            <w:sz w:val="24"/>
            <w:szCs w:val="24"/>
          </w:rPr>
          <w:delText xml:space="preserve">            @WebParam(name = "token") String token) {</w:delText>
        </w:r>
      </w:del>
    </w:p>
    <w:p w14:paraId="59529E47">
      <w:pPr>
        <w:spacing w:before="0" w:after="0" w:line="240" w:lineRule="auto"/>
        <w:rPr>
          <w:del w:id="113" w:author="marpa" w:date="2026-10-25T13:45:44Z"/>
          <w:rFonts w:ascii="Arial" w:hAnsi="Arial" w:eastAsia="Courier New" w:cs="Arial"/>
          <w:color w:val="000000"/>
          <w:sz w:val="24"/>
          <w:szCs w:val="24"/>
        </w:rPr>
      </w:pPr>
      <w:del w:id="114" w:author="marpa" w:date="2026-10-25T13:45:44Z">
        <w:r>
          <w:rPr>
            <w:rFonts w:ascii="Arial" w:hAnsi="Arial" w:eastAsia="Courier New" w:cs="Arial"/>
            <w:color w:val="000000"/>
            <w:sz w:val="24"/>
            <w:szCs w:val="24"/>
          </w:rPr>
          <w:delText xml:space="preserve">        </w:delText>
        </w:r>
      </w:del>
    </w:p>
    <w:p w14:paraId="518EFCE2">
      <w:pPr>
        <w:spacing w:before="0" w:after="0" w:line="240" w:lineRule="auto"/>
        <w:rPr>
          <w:del w:id="115" w:author="marpa" w:date="2026-10-25T13:45:44Z"/>
          <w:rFonts w:ascii="Arial" w:hAnsi="Arial" w:eastAsia="Courier New" w:cs="Arial"/>
          <w:color w:val="000000"/>
          <w:sz w:val="24"/>
          <w:szCs w:val="24"/>
        </w:rPr>
      </w:pPr>
      <w:del w:id="116" w:author="marpa" w:date="2026-10-25T13:45:44Z">
        <w:r>
          <w:rPr>
            <w:rFonts w:ascii="Arial" w:hAnsi="Arial" w:eastAsia="Courier New" w:cs="Arial"/>
            <w:color w:val="000000"/>
            <w:sz w:val="24"/>
            <w:szCs w:val="24"/>
          </w:rPr>
          <w:delText xml:space="preserve">        // Validación de seguridad obligatoria</w:delText>
        </w:r>
      </w:del>
    </w:p>
    <w:p w14:paraId="758843F0">
      <w:pPr>
        <w:spacing w:before="0" w:after="0" w:line="240" w:lineRule="auto"/>
        <w:rPr>
          <w:del w:id="117" w:author="marpa" w:date="2026-10-25T13:45:44Z"/>
          <w:rFonts w:ascii="Arial" w:hAnsi="Arial" w:eastAsia="Courier New" w:cs="Arial"/>
          <w:color w:val="000000"/>
          <w:sz w:val="24"/>
          <w:szCs w:val="24"/>
        </w:rPr>
      </w:pPr>
      <w:del w:id="118" w:author="marpa" w:date="2026-10-25T13:45:44Z">
        <w:r>
          <w:rPr>
            <w:rFonts w:ascii="Arial" w:hAnsi="Arial" w:eastAsia="Courier New" w:cs="Arial"/>
            <w:color w:val="000000"/>
            <w:sz w:val="24"/>
            <w:szCs w:val="24"/>
          </w:rPr>
          <w:delText xml:space="preserve">        if (WSLogin.tokensValidos.containsKey(token)) {</w:delText>
        </w:r>
      </w:del>
    </w:p>
    <w:p w14:paraId="07A3463A">
      <w:pPr>
        <w:spacing w:before="0" w:after="0" w:line="240" w:lineRule="auto"/>
        <w:rPr>
          <w:del w:id="119" w:author="marpa" w:date="2026-10-25T13:45:44Z"/>
          <w:rFonts w:ascii="Arial" w:hAnsi="Arial" w:eastAsia="Courier New" w:cs="Arial"/>
          <w:color w:val="000000"/>
          <w:sz w:val="24"/>
          <w:szCs w:val="24"/>
        </w:rPr>
      </w:pPr>
      <w:del w:id="120" w:author="marpa" w:date="2026-10-25T13:45:44Z">
        <w:r>
          <w:rPr>
            <w:rFonts w:ascii="Arial" w:hAnsi="Arial" w:eastAsia="Courier New" w:cs="Arial"/>
            <w:color w:val="000000"/>
            <w:sz w:val="24"/>
            <w:szCs w:val="24"/>
          </w:rPr>
          <w:delText xml:space="preserve">            return servicio.convertirLongitud(valor, unidadOrigen, unidadDestino);</w:delText>
        </w:r>
      </w:del>
    </w:p>
    <w:p w14:paraId="1DC9D240">
      <w:pPr>
        <w:spacing w:before="0" w:after="0" w:line="240" w:lineRule="auto"/>
        <w:rPr>
          <w:del w:id="121" w:author="marpa" w:date="2026-10-25T13:45:44Z"/>
          <w:rFonts w:ascii="Arial" w:hAnsi="Arial" w:eastAsia="Courier New" w:cs="Arial"/>
          <w:color w:val="000000"/>
          <w:sz w:val="24"/>
          <w:szCs w:val="24"/>
        </w:rPr>
      </w:pPr>
      <w:del w:id="122" w:author="marpa" w:date="2026-10-25T13:45:44Z">
        <w:r>
          <w:rPr>
            <w:rFonts w:ascii="Arial" w:hAnsi="Arial" w:eastAsia="Courier New" w:cs="Arial"/>
            <w:color w:val="000000"/>
            <w:sz w:val="24"/>
            <w:szCs w:val="24"/>
          </w:rPr>
          <w:delText xml:space="preserve">        } else {</w:delText>
        </w:r>
      </w:del>
    </w:p>
    <w:p w14:paraId="6293970C">
      <w:pPr>
        <w:spacing w:before="0" w:after="0" w:line="240" w:lineRule="auto"/>
        <w:rPr>
          <w:del w:id="123" w:author="marpa" w:date="2026-10-25T13:45:44Z"/>
          <w:rFonts w:ascii="Arial" w:hAnsi="Arial" w:eastAsia="Courier New" w:cs="Arial"/>
          <w:color w:val="000000"/>
          <w:sz w:val="24"/>
          <w:szCs w:val="24"/>
        </w:rPr>
      </w:pPr>
      <w:del w:id="124" w:author="marpa" w:date="2026-10-25T13:45:44Z">
        <w:r>
          <w:rPr>
            <w:rFonts w:ascii="Arial" w:hAnsi="Arial" w:eastAsia="Courier New" w:cs="Arial"/>
            <w:color w:val="000000"/>
            <w:sz w:val="24"/>
            <w:szCs w:val="24"/>
          </w:rPr>
          <w:delText xml:space="preserve">            return -999999.401; </w:delText>
        </w:r>
      </w:del>
    </w:p>
    <w:p w14:paraId="5316913B">
      <w:pPr>
        <w:spacing w:before="0" w:after="0" w:line="240" w:lineRule="auto"/>
        <w:rPr>
          <w:del w:id="125" w:author="marpa" w:date="2026-10-25T13:45:44Z"/>
          <w:rFonts w:ascii="Arial" w:hAnsi="Arial" w:eastAsia="Courier New" w:cs="Arial"/>
          <w:color w:val="000000"/>
          <w:sz w:val="24"/>
          <w:szCs w:val="24"/>
        </w:rPr>
      </w:pPr>
      <w:del w:id="126" w:author="marpa" w:date="2026-10-25T13:45:44Z">
        <w:r>
          <w:rPr>
            <w:rFonts w:ascii="Arial" w:hAnsi="Arial" w:eastAsia="Courier New" w:cs="Arial"/>
            <w:color w:val="000000"/>
            <w:sz w:val="24"/>
            <w:szCs w:val="24"/>
          </w:rPr>
          <w:delText xml:space="preserve">        }</w:delText>
        </w:r>
      </w:del>
    </w:p>
    <w:p w14:paraId="23CE7787">
      <w:pPr>
        <w:spacing w:before="0" w:after="0" w:line="240" w:lineRule="auto"/>
        <w:rPr>
          <w:del w:id="127" w:author="marpa" w:date="2026-10-25T13:45:44Z"/>
          <w:rFonts w:ascii="Arial" w:hAnsi="Arial" w:eastAsia="Courier New" w:cs="Arial"/>
          <w:color w:val="000000"/>
          <w:sz w:val="24"/>
          <w:szCs w:val="24"/>
        </w:rPr>
      </w:pPr>
      <w:del w:id="128" w:author="marpa" w:date="2026-10-25T13:45:44Z">
        <w:r>
          <w:rPr>
            <w:rFonts w:ascii="Arial" w:hAnsi="Arial" w:eastAsia="Courier New" w:cs="Arial"/>
            <w:color w:val="000000"/>
            <w:sz w:val="24"/>
            <w:szCs w:val="24"/>
          </w:rPr>
          <w:delText xml:space="preserve">    }</w:delText>
        </w:r>
      </w:del>
    </w:p>
    <w:p w14:paraId="48C97775">
      <w:pPr>
        <w:spacing w:before="0" w:after="0" w:line="240" w:lineRule="auto"/>
        <w:rPr>
          <w:del w:id="129" w:author="marpa" w:date="2026-10-25T13:45:44Z"/>
          <w:rFonts w:ascii="Arial" w:hAnsi="Arial" w:eastAsia="Courier New" w:cs="Arial"/>
          <w:color w:val="000000"/>
          <w:sz w:val="24"/>
          <w:szCs w:val="24"/>
        </w:rPr>
      </w:pPr>
      <w:del w:id="130" w:author="marpa" w:date="2026-10-25T13:45:44Z">
        <w:r>
          <w:rPr>
            <w:rFonts w:ascii="Arial" w:hAnsi="Arial" w:eastAsia="Courier New" w:cs="Arial"/>
            <w:color w:val="000000"/>
            <w:sz w:val="24"/>
            <w:szCs w:val="24"/>
          </w:rPr>
          <w:delText>}</w:delText>
        </w:r>
      </w:del>
    </w:p>
    <w:p w14:paraId="208F0451">
      <w:pPr>
        <w:rPr>
          <w:del w:id="131" w:author="marpa" w:date="2026-10-25T13:45:44Z"/>
        </w:rPr>
      </w:pPr>
    </w:p>
    <w:p w14:paraId="032044D0">
      <w:pPr>
        <w:pStyle w:val="6"/>
        <w:spacing w:before="0" w:after="0"/>
        <w:rPr>
          <w:del w:id="132" w:author="marpa" w:date="2026-10-25T13:45:44Z"/>
          <w:b/>
          <w:bCs/>
          <w:i w:val="0"/>
          <w:iCs w:val="0"/>
          <w:sz w:val="24"/>
          <w:szCs w:val="24"/>
        </w:rPr>
      </w:pPr>
      <w:del w:id="133" w:author="marpa" w:date="2026-10-25T13:45:44Z">
        <w:r>
          <w:rPr>
            <w:b/>
            <w:bCs/>
            <w:i w:val="0"/>
            <w:iCs w:val="0"/>
            <w:sz w:val="24"/>
            <w:szCs w:val="24"/>
          </w:rPr>
          <w:delText xml:space="preserve">Tabla 3. Clase WSMasa </w:delText>
        </w:r>
      </w:del>
    </w:p>
    <w:p w14:paraId="689BFEF5">
      <w:pPr>
        <w:spacing w:before="0" w:after="0" w:line="240" w:lineRule="auto"/>
        <w:rPr>
          <w:del w:id="134" w:author="marpa" w:date="2026-10-25T13:45:44Z"/>
          <w:rFonts w:ascii="Arial" w:hAnsi="Arial" w:eastAsia="Courier New" w:cs="Arial"/>
          <w:color w:val="000000"/>
          <w:sz w:val="24"/>
          <w:szCs w:val="24"/>
        </w:rPr>
      </w:pPr>
      <w:del w:id="135" w:author="marpa" w:date="2026-10-25T13:45:44Z">
        <w:r>
          <w:rPr>
            <w:rFonts w:ascii="Arial" w:hAnsi="Arial" w:eastAsia="Courier New" w:cs="Arial"/>
            <w:color w:val="000000"/>
            <w:sz w:val="24"/>
            <w:szCs w:val="24"/>
          </w:rPr>
          <w:delText>package ec.edu.monster.WebServices;</w:delText>
        </w:r>
      </w:del>
    </w:p>
    <w:p w14:paraId="4390F7D0">
      <w:pPr>
        <w:spacing w:before="0" w:after="0" w:line="240" w:lineRule="auto"/>
        <w:rPr>
          <w:del w:id="136" w:author="marpa" w:date="2026-10-25T13:45:44Z"/>
          <w:rFonts w:ascii="Arial" w:hAnsi="Arial" w:eastAsia="Courier New" w:cs="Arial"/>
          <w:color w:val="000000"/>
          <w:sz w:val="24"/>
          <w:szCs w:val="24"/>
        </w:rPr>
      </w:pPr>
    </w:p>
    <w:p w14:paraId="2B7FB53D">
      <w:pPr>
        <w:spacing w:before="0" w:after="0" w:line="240" w:lineRule="auto"/>
        <w:rPr>
          <w:del w:id="137" w:author="marpa" w:date="2026-10-25T13:45:44Z"/>
          <w:rFonts w:ascii="Arial" w:hAnsi="Arial" w:eastAsia="Courier New" w:cs="Arial"/>
          <w:color w:val="000000"/>
          <w:sz w:val="24"/>
          <w:szCs w:val="24"/>
        </w:rPr>
      </w:pPr>
      <w:del w:id="138" w:author="marpa" w:date="2026-10-25T13:45:44Z">
        <w:r>
          <w:rPr>
            <w:rFonts w:ascii="Arial" w:hAnsi="Arial" w:eastAsia="Courier New" w:cs="Arial"/>
            <w:color w:val="000000"/>
            <w:sz w:val="24"/>
            <w:szCs w:val="24"/>
          </w:rPr>
          <w:delText>import ec.edu.monster.servicios.ConversorMasa;</w:delText>
        </w:r>
      </w:del>
    </w:p>
    <w:p w14:paraId="5D58B45C">
      <w:pPr>
        <w:spacing w:before="0" w:after="0" w:line="240" w:lineRule="auto"/>
        <w:rPr>
          <w:del w:id="139" w:author="marpa" w:date="2026-10-25T13:45:44Z"/>
          <w:rFonts w:ascii="Arial" w:hAnsi="Arial" w:eastAsia="Courier New" w:cs="Arial"/>
          <w:color w:val="000000"/>
          <w:sz w:val="24"/>
          <w:szCs w:val="24"/>
        </w:rPr>
      </w:pPr>
      <w:del w:id="140" w:author="marpa" w:date="2026-10-25T13:45:44Z">
        <w:r>
          <w:rPr>
            <w:rFonts w:ascii="Arial" w:hAnsi="Arial" w:eastAsia="Courier New" w:cs="Arial"/>
            <w:color w:val="000000"/>
            <w:sz w:val="24"/>
            <w:szCs w:val="24"/>
          </w:rPr>
          <w:delText>import jakarta.jws.WebService;</w:delText>
        </w:r>
      </w:del>
    </w:p>
    <w:p w14:paraId="2F0C070A">
      <w:pPr>
        <w:spacing w:before="0" w:after="0" w:line="240" w:lineRule="auto"/>
        <w:rPr>
          <w:del w:id="141" w:author="marpa" w:date="2026-10-25T13:45:44Z"/>
          <w:rFonts w:ascii="Arial" w:hAnsi="Arial" w:eastAsia="Courier New" w:cs="Arial"/>
          <w:color w:val="000000"/>
          <w:sz w:val="24"/>
          <w:szCs w:val="24"/>
        </w:rPr>
      </w:pPr>
      <w:del w:id="142" w:author="marpa" w:date="2026-10-25T13:45:44Z">
        <w:r>
          <w:rPr>
            <w:rFonts w:ascii="Arial" w:hAnsi="Arial" w:eastAsia="Courier New" w:cs="Arial"/>
            <w:color w:val="000000"/>
            <w:sz w:val="24"/>
            <w:szCs w:val="24"/>
          </w:rPr>
          <w:delText>import jakarta.jws.WebMethod;</w:delText>
        </w:r>
      </w:del>
    </w:p>
    <w:p w14:paraId="7B76C765">
      <w:pPr>
        <w:spacing w:before="0" w:after="0" w:line="240" w:lineRule="auto"/>
        <w:rPr>
          <w:del w:id="143" w:author="marpa" w:date="2026-10-25T13:45:44Z"/>
          <w:rFonts w:ascii="Arial" w:hAnsi="Arial" w:eastAsia="Courier New" w:cs="Arial"/>
          <w:color w:val="000000"/>
          <w:sz w:val="24"/>
          <w:szCs w:val="24"/>
        </w:rPr>
      </w:pPr>
      <w:del w:id="144" w:author="marpa" w:date="2026-10-25T13:45:44Z">
        <w:r>
          <w:rPr>
            <w:rFonts w:ascii="Arial" w:hAnsi="Arial" w:eastAsia="Courier New" w:cs="Arial"/>
            <w:color w:val="000000"/>
            <w:sz w:val="24"/>
            <w:szCs w:val="24"/>
          </w:rPr>
          <w:delText>import jakarta.jws.WebParam;</w:delText>
        </w:r>
      </w:del>
    </w:p>
    <w:p w14:paraId="16CC79CF">
      <w:pPr>
        <w:spacing w:before="0" w:after="0" w:line="240" w:lineRule="auto"/>
        <w:rPr>
          <w:del w:id="145" w:author="marpa" w:date="2026-10-25T13:45:44Z"/>
          <w:rFonts w:ascii="Arial" w:hAnsi="Arial" w:eastAsia="Courier New" w:cs="Arial"/>
          <w:color w:val="000000"/>
          <w:sz w:val="24"/>
          <w:szCs w:val="24"/>
        </w:rPr>
      </w:pPr>
    </w:p>
    <w:p w14:paraId="3D69C773">
      <w:pPr>
        <w:spacing w:before="0" w:after="0" w:line="240" w:lineRule="auto"/>
        <w:rPr>
          <w:del w:id="146" w:author="marpa" w:date="2026-10-25T13:45:44Z"/>
          <w:rFonts w:ascii="Arial" w:hAnsi="Arial" w:eastAsia="Courier New" w:cs="Arial"/>
          <w:color w:val="000000"/>
          <w:sz w:val="24"/>
          <w:szCs w:val="24"/>
        </w:rPr>
      </w:pPr>
      <w:del w:id="147" w:author="marpa" w:date="2026-10-25T13:45:44Z">
        <w:r>
          <w:rPr>
            <w:rFonts w:ascii="Arial" w:hAnsi="Arial" w:eastAsia="Courier New" w:cs="Arial"/>
            <w:color w:val="000000"/>
            <w:sz w:val="24"/>
            <w:szCs w:val="24"/>
          </w:rPr>
          <w:delText>/**</w:delText>
        </w:r>
      </w:del>
    </w:p>
    <w:p w14:paraId="36B7ED18">
      <w:pPr>
        <w:spacing w:before="0" w:after="0" w:line="240" w:lineRule="auto"/>
        <w:rPr>
          <w:del w:id="148" w:author="marpa" w:date="2026-10-25T13:45:44Z"/>
          <w:rFonts w:ascii="Arial" w:hAnsi="Arial" w:eastAsia="Courier New" w:cs="Arial"/>
          <w:color w:val="000000"/>
          <w:sz w:val="24"/>
          <w:szCs w:val="24"/>
        </w:rPr>
      </w:pPr>
      <w:del w:id="149" w:author="marpa" w:date="2026-10-25T13:45:44Z">
        <w:r>
          <w:rPr>
            <w:rFonts w:ascii="Arial" w:hAnsi="Arial" w:eastAsia="Courier New" w:cs="Arial"/>
            <w:color w:val="000000"/>
            <w:sz w:val="24"/>
            <w:szCs w:val="24"/>
          </w:rPr>
          <w:delText xml:space="preserve"> * @author Monster</w:delText>
        </w:r>
      </w:del>
    </w:p>
    <w:p w14:paraId="490F8DBB">
      <w:pPr>
        <w:spacing w:before="0" w:after="0" w:line="240" w:lineRule="auto"/>
        <w:rPr>
          <w:del w:id="150" w:author="marpa" w:date="2026-10-25T13:45:44Z"/>
          <w:rFonts w:ascii="Arial" w:hAnsi="Arial" w:eastAsia="Courier New" w:cs="Arial"/>
          <w:color w:val="000000"/>
          <w:sz w:val="24"/>
          <w:szCs w:val="24"/>
        </w:rPr>
      </w:pPr>
      <w:del w:id="151" w:author="marpa" w:date="2026-10-25T13:45:44Z">
        <w:r>
          <w:rPr>
            <w:rFonts w:ascii="Arial" w:hAnsi="Arial" w:eastAsia="Courier New" w:cs="Arial"/>
            <w:color w:val="000000"/>
            <w:sz w:val="24"/>
            <w:szCs w:val="24"/>
          </w:rPr>
          <w:delText xml:space="preserve"> */</w:delText>
        </w:r>
      </w:del>
    </w:p>
    <w:p w14:paraId="74BD1ADE">
      <w:pPr>
        <w:spacing w:before="0" w:after="0" w:line="240" w:lineRule="auto"/>
        <w:rPr>
          <w:del w:id="152" w:author="marpa" w:date="2026-10-25T13:45:44Z"/>
          <w:rFonts w:ascii="Arial" w:hAnsi="Arial" w:eastAsia="Courier New" w:cs="Arial"/>
          <w:color w:val="000000"/>
          <w:sz w:val="24"/>
          <w:szCs w:val="24"/>
        </w:rPr>
      </w:pPr>
      <w:del w:id="153" w:author="marpa" w:date="2026-10-25T13:45:44Z">
        <w:r>
          <w:rPr>
            <w:rFonts w:ascii="Arial" w:hAnsi="Arial" w:eastAsia="Courier New" w:cs="Arial"/>
            <w:color w:val="000000"/>
            <w:sz w:val="24"/>
            <w:szCs w:val="24"/>
          </w:rPr>
          <w:delText>@WebService(serviceName = "WSMasa")</w:delText>
        </w:r>
      </w:del>
    </w:p>
    <w:p w14:paraId="15BCB1FC">
      <w:pPr>
        <w:spacing w:before="0" w:after="0" w:line="240" w:lineRule="auto"/>
        <w:rPr>
          <w:del w:id="154" w:author="marpa" w:date="2026-10-25T13:45:44Z"/>
          <w:rFonts w:ascii="Arial" w:hAnsi="Arial" w:eastAsia="Courier New" w:cs="Arial"/>
          <w:color w:val="000000"/>
          <w:sz w:val="24"/>
          <w:szCs w:val="24"/>
        </w:rPr>
      </w:pPr>
      <w:del w:id="155" w:author="marpa" w:date="2026-10-25T13:45:44Z">
        <w:r>
          <w:rPr>
            <w:rFonts w:ascii="Arial" w:hAnsi="Arial" w:eastAsia="Courier New" w:cs="Arial"/>
            <w:color w:val="000000"/>
            <w:sz w:val="24"/>
            <w:szCs w:val="24"/>
          </w:rPr>
          <w:delText>public class WSMasa {</w:delText>
        </w:r>
      </w:del>
    </w:p>
    <w:p w14:paraId="0304C36D">
      <w:pPr>
        <w:spacing w:before="0" w:after="0" w:line="240" w:lineRule="auto"/>
        <w:rPr>
          <w:del w:id="156" w:author="marpa" w:date="2026-10-25T13:45:44Z"/>
          <w:rFonts w:ascii="Arial" w:hAnsi="Arial" w:eastAsia="Courier New" w:cs="Arial"/>
          <w:color w:val="000000"/>
          <w:sz w:val="24"/>
          <w:szCs w:val="24"/>
        </w:rPr>
      </w:pPr>
    </w:p>
    <w:p w14:paraId="68C9ECE2">
      <w:pPr>
        <w:spacing w:before="0" w:after="0" w:line="240" w:lineRule="auto"/>
        <w:rPr>
          <w:del w:id="157" w:author="marpa" w:date="2026-10-25T13:45:44Z"/>
          <w:rFonts w:ascii="Arial" w:hAnsi="Arial" w:eastAsia="Courier New" w:cs="Arial"/>
          <w:color w:val="000000"/>
          <w:sz w:val="24"/>
          <w:szCs w:val="24"/>
        </w:rPr>
      </w:pPr>
      <w:del w:id="158" w:author="marpa" w:date="2026-10-25T13:45:44Z">
        <w:r>
          <w:rPr>
            <w:rFonts w:ascii="Arial" w:hAnsi="Arial" w:eastAsia="Courier New" w:cs="Arial"/>
            <w:color w:val="000000"/>
            <w:sz w:val="24"/>
            <w:szCs w:val="24"/>
          </w:rPr>
          <w:delText>ConversorMasa servicio = new ConversorMasa();</w:delText>
        </w:r>
      </w:del>
    </w:p>
    <w:p w14:paraId="25919477">
      <w:pPr>
        <w:spacing w:before="0" w:after="0" w:line="240" w:lineRule="auto"/>
        <w:rPr>
          <w:del w:id="159" w:author="marpa" w:date="2026-10-25T13:45:44Z"/>
          <w:rFonts w:ascii="Arial" w:hAnsi="Arial" w:eastAsia="Courier New" w:cs="Arial"/>
          <w:color w:val="000000"/>
          <w:sz w:val="24"/>
          <w:szCs w:val="24"/>
        </w:rPr>
      </w:pPr>
    </w:p>
    <w:p w14:paraId="5CF95519">
      <w:pPr>
        <w:spacing w:before="0" w:after="0" w:line="240" w:lineRule="auto"/>
        <w:rPr>
          <w:del w:id="160" w:author="marpa" w:date="2026-10-25T13:45:44Z"/>
          <w:rFonts w:ascii="Arial" w:hAnsi="Arial" w:eastAsia="Courier New" w:cs="Arial"/>
          <w:color w:val="000000"/>
          <w:sz w:val="24"/>
          <w:szCs w:val="24"/>
        </w:rPr>
      </w:pPr>
      <w:del w:id="161" w:author="marpa" w:date="2026-10-25T13:45:44Z">
        <w:r>
          <w:rPr>
            <w:rFonts w:ascii="Arial" w:hAnsi="Arial" w:eastAsia="Courier New" w:cs="Arial"/>
            <w:color w:val="000000"/>
            <w:sz w:val="24"/>
            <w:szCs w:val="24"/>
          </w:rPr>
          <w:delText xml:space="preserve">    @WebMethod(operationName = "convertirMasa")</w:delText>
        </w:r>
      </w:del>
    </w:p>
    <w:p w14:paraId="64427EF0">
      <w:pPr>
        <w:spacing w:before="0" w:after="0" w:line="240" w:lineRule="auto"/>
        <w:rPr>
          <w:del w:id="162" w:author="marpa" w:date="2026-10-25T13:45:44Z"/>
          <w:rFonts w:ascii="Arial" w:hAnsi="Arial" w:eastAsia="Courier New" w:cs="Arial"/>
          <w:color w:val="000000"/>
          <w:sz w:val="24"/>
          <w:szCs w:val="24"/>
        </w:rPr>
      </w:pPr>
      <w:del w:id="163" w:author="marpa" w:date="2026-10-25T13:45:44Z">
        <w:r>
          <w:rPr>
            <w:rFonts w:ascii="Arial" w:hAnsi="Arial" w:eastAsia="Courier New" w:cs="Arial"/>
            <w:color w:val="000000"/>
            <w:sz w:val="24"/>
            <w:szCs w:val="24"/>
          </w:rPr>
          <w:delText xml:space="preserve">    public double convertirMasa(</w:delText>
        </w:r>
      </w:del>
    </w:p>
    <w:p w14:paraId="660CBBBD">
      <w:pPr>
        <w:spacing w:before="0" w:after="0" w:line="240" w:lineRule="auto"/>
        <w:rPr>
          <w:del w:id="164" w:author="marpa" w:date="2026-10-25T13:45:44Z"/>
          <w:rFonts w:ascii="Arial" w:hAnsi="Arial" w:eastAsia="Courier New" w:cs="Arial"/>
          <w:color w:val="000000"/>
          <w:sz w:val="24"/>
          <w:szCs w:val="24"/>
        </w:rPr>
      </w:pPr>
      <w:del w:id="165" w:author="marpa" w:date="2026-10-25T13:45:44Z">
        <w:r>
          <w:rPr>
            <w:rFonts w:ascii="Arial" w:hAnsi="Arial" w:eastAsia="Courier New" w:cs="Arial"/>
            <w:color w:val="000000"/>
            <w:sz w:val="24"/>
            <w:szCs w:val="24"/>
          </w:rPr>
          <w:delText xml:space="preserve">            @WebParam(name = "valor") double valor, </w:delText>
        </w:r>
      </w:del>
    </w:p>
    <w:p w14:paraId="118B39D9">
      <w:pPr>
        <w:spacing w:before="0" w:after="0" w:line="240" w:lineRule="auto"/>
        <w:rPr>
          <w:del w:id="166" w:author="marpa" w:date="2026-10-25T13:45:44Z"/>
          <w:rFonts w:ascii="Arial" w:hAnsi="Arial" w:eastAsia="Courier New" w:cs="Arial"/>
          <w:color w:val="000000"/>
          <w:sz w:val="24"/>
          <w:szCs w:val="24"/>
        </w:rPr>
      </w:pPr>
      <w:del w:id="167" w:author="marpa" w:date="2026-10-25T13:45:44Z">
        <w:r>
          <w:rPr>
            <w:rFonts w:ascii="Arial" w:hAnsi="Arial" w:eastAsia="Courier New" w:cs="Arial"/>
            <w:color w:val="000000"/>
            <w:sz w:val="24"/>
            <w:szCs w:val="24"/>
          </w:rPr>
          <w:delText xml:space="preserve">            @WebParam(name = "unidadOrigen") String unidadOrigen, </w:delText>
        </w:r>
      </w:del>
    </w:p>
    <w:p w14:paraId="2536FACC">
      <w:pPr>
        <w:spacing w:before="0" w:after="0" w:line="240" w:lineRule="auto"/>
        <w:rPr>
          <w:del w:id="168" w:author="marpa" w:date="2026-10-25T13:45:44Z"/>
          <w:rFonts w:ascii="Arial" w:hAnsi="Arial" w:eastAsia="Courier New" w:cs="Arial"/>
          <w:color w:val="000000"/>
          <w:sz w:val="24"/>
          <w:szCs w:val="24"/>
        </w:rPr>
      </w:pPr>
      <w:del w:id="169" w:author="marpa" w:date="2026-10-25T13:45:44Z">
        <w:r>
          <w:rPr>
            <w:rFonts w:ascii="Arial" w:hAnsi="Arial" w:eastAsia="Courier New" w:cs="Arial"/>
            <w:color w:val="000000"/>
            <w:sz w:val="24"/>
            <w:szCs w:val="24"/>
          </w:rPr>
          <w:delText xml:space="preserve">            @WebParam(name = "unidadDestino") String unidadDestino,</w:delText>
        </w:r>
      </w:del>
    </w:p>
    <w:p w14:paraId="49402A18">
      <w:pPr>
        <w:spacing w:before="0" w:after="0" w:line="240" w:lineRule="auto"/>
        <w:rPr>
          <w:del w:id="170" w:author="marpa" w:date="2026-10-25T13:45:44Z"/>
          <w:rFonts w:ascii="Arial" w:hAnsi="Arial" w:eastAsia="Courier New" w:cs="Arial"/>
          <w:color w:val="000000"/>
          <w:sz w:val="24"/>
          <w:szCs w:val="24"/>
        </w:rPr>
      </w:pPr>
      <w:del w:id="171" w:author="marpa" w:date="2026-10-25T13:45:44Z">
        <w:r>
          <w:rPr>
            <w:rFonts w:ascii="Arial" w:hAnsi="Arial" w:eastAsia="Courier New" w:cs="Arial"/>
            <w:color w:val="000000"/>
            <w:sz w:val="24"/>
            <w:szCs w:val="24"/>
          </w:rPr>
          <w:delText xml:space="preserve">            @WebParam(name = "token") String token) {</w:delText>
        </w:r>
      </w:del>
    </w:p>
    <w:p w14:paraId="3D9BA739">
      <w:pPr>
        <w:spacing w:before="0" w:after="0" w:line="240" w:lineRule="auto"/>
        <w:rPr>
          <w:del w:id="172" w:author="marpa" w:date="2026-10-25T13:45:44Z"/>
          <w:rFonts w:ascii="Arial" w:hAnsi="Arial" w:eastAsia="Courier New" w:cs="Arial"/>
          <w:color w:val="000000"/>
          <w:sz w:val="24"/>
          <w:szCs w:val="24"/>
        </w:rPr>
      </w:pPr>
      <w:del w:id="173" w:author="marpa" w:date="2026-10-25T13:45:44Z">
        <w:r>
          <w:rPr>
            <w:rFonts w:ascii="Arial" w:hAnsi="Arial" w:eastAsia="Courier New" w:cs="Arial"/>
            <w:color w:val="000000"/>
            <w:sz w:val="24"/>
            <w:szCs w:val="24"/>
          </w:rPr>
          <w:delText xml:space="preserve">        </w:delText>
        </w:r>
      </w:del>
    </w:p>
    <w:p w14:paraId="176AFAA5">
      <w:pPr>
        <w:spacing w:before="0" w:after="0" w:line="240" w:lineRule="auto"/>
        <w:rPr>
          <w:del w:id="174" w:author="marpa" w:date="2026-10-25T13:45:44Z"/>
          <w:rFonts w:ascii="Arial" w:hAnsi="Arial" w:eastAsia="Courier New" w:cs="Arial"/>
          <w:color w:val="000000"/>
          <w:sz w:val="24"/>
          <w:szCs w:val="24"/>
        </w:rPr>
      </w:pPr>
      <w:del w:id="175" w:author="marpa" w:date="2026-10-25T13:45:44Z">
        <w:r>
          <w:rPr>
            <w:rFonts w:ascii="Arial" w:hAnsi="Arial" w:eastAsia="Courier New" w:cs="Arial"/>
            <w:color w:val="000000"/>
            <w:sz w:val="24"/>
            <w:szCs w:val="24"/>
          </w:rPr>
          <w:delText xml:space="preserve">        if (WSLogin.tokensValidos.containsKey(token)) {</w:delText>
        </w:r>
      </w:del>
    </w:p>
    <w:p w14:paraId="7E1E439C">
      <w:pPr>
        <w:spacing w:before="0" w:after="0" w:line="240" w:lineRule="auto"/>
        <w:rPr>
          <w:del w:id="176" w:author="marpa" w:date="2026-10-25T13:45:44Z"/>
          <w:rFonts w:ascii="Arial" w:hAnsi="Arial" w:eastAsia="Courier New" w:cs="Arial"/>
          <w:color w:val="000000"/>
          <w:sz w:val="24"/>
          <w:szCs w:val="24"/>
        </w:rPr>
      </w:pPr>
      <w:del w:id="177" w:author="marpa" w:date="2026-10-25T13:45:44Z">
        <w:r>
          <w:rPr>
            <w:rFonts w:ascii="Arial" w:hAnsi="Arial" w:eastAsia="Courier New" w:cs="Arial"/>
            <w:color w:val="000000"/>
            <w:sz w:val="24"/>
            <w:szCs w:val="24"/>
          </w:rPr>
          <w:delText xml:space="preserve">            return servicio.convertirMasa(valor, unidadOrigen, unidadDestino);</w:delText>
        </w:r>
      </w:del>
    </w:p>
    <w:p w14:paraId="6A14B64C">
      <w:pPr>
        <w:spacing w:before="0" w:after="0" w:line="240" w:lineRule="auto"/>
        <w:rPr>
          <w:del w:id="178" w:author="marpa" w:date="2026-10-25T13:45:44Z"/>
          <w:rFonts w:ascii="Arial" w:hAnsi="Arial" w:eastAsia="Courier New" w:cs="Arial"/>
          <w:color w:val="000000"/>
          <w:sz w:val="24"/>
          <w:szCs w:val="24"/>
        </w:rPr>
      </w:pPr>
      <w:del w:id="179" w:author="marpa" w:date="2026-10-25T13:45:44Z">
        <w:r>
          <w:rPr>
            <w:rFonts w:ascii="Arial" w:hAnsi="Arial" w:eastAsia="Courier New" w:cs="Arial"/>
            <w:color w:val="000000"/>
            <w:sz w:val="24"/>
            <w:szCs w:val="24"/>
          </w:rPr>
          <w:delText xml:space="preserve">        } else {</w:delText>
        </w:r>
      </w:del>
    </w:p>
    <w:p w14:paraId="37A280EA">
      <w:pPr>
        <w:spacing w:before="0" w:after="0" w:line="240" w:lineRule="auto"/>
        <w:rPr>
          <w:del w:id="180" w:author="marpa" w:date="2026-10-25T13:45:44Z"/>
          <w:rFonts w:ascii="Arial" w:hAnsi="Arial" w:eastAsia="Courier New" w:cs="Arial"/>
          <w:color w:val="000000"/>
          <w:sz w:val="24"/>
          <w:szCs w:val="24"/>
        </w:rPr>
      </w:pPr>
      <w:del w:id="181" w:author="marpa" w:date="2026-10-25T13:45:44Z">
        <w:r>
          <w:rPr>
            <w:rFonts w:ascii="Arial" w:hAnsi="Arial" w:eastAsia="Courier New" w:cs="Arial"/>
            <w:color w:val="000000"/>
            <w:sz w:val="24"/>
            <w:szCs w:val="24"/>
          </w:rPr>
          <w:delText xml:space="preserve">            return -9999999.401; </w:delText>
        </w:r>
      </w:del>
    </w:p>
    <w:p w14:paraId="70385BC9">
      <w:pPr>
        <w:spacing w:before="0" w:after="0" w:line="240" w:lineRule="auto"/>
        <w:rPr>
          <w:del w:id="182" w:author="marpa" w:date="2026-10-25T13:45:44Z"/>
          <w:rFonts w:ascii="Arial" w:hAnsi="Arial" w:eastAsia="Courier New" w:cs="Arial"/>
          <w:color w:val="000000"/>
          <w:sz w:val="24"/>
          <w:szCs w:val="24"/>
        </w:rPr>
      </w:pPr>
      <w:del w:id="183" w:author="marpa" w:date="2026-10-25T13:45:44Z">
        <w:r>
          <w:rPr>
            <w:rFonts w:ascii="Arial" w:hAnsi="Arial" w:eastAsia="Courier New" w:cs="Arial"/>
            <w:color w:val="000000"/>
            <w:sz w:val="24"/>
            <w:szCs w:val="24"/>
          </w:rPr>
          <w:delText xml:space="preserve">        }</w:delText>
        </w:r>
      </w:del>
    </w:p>
    <w:p w14:paraId="3D261280">
      <w:pPr>
        <w:spacing w:before="0" w:after="0" w:line="240" w:lineRule="auto"/>
        <w:rPr>
          <w:del w:id="184" w:author="marpa" w:date="2026-10-25T13:45:44Z"/>
          <w:rFonts w:ascii="Arial" w:hAnsi="Arial" w:eastAsia="Courier New" w:cs="Arial"/>
          <w:color w:val="000000"/>
          <w:sz w:val="24"/>
          <w:szCs w:val="24"/>
        </w:rPr>
      </w:pPr>
      <w:del w:id="185" w:author="marpa" w:date="2026-10-25T13:45:44Z">
        <w:r>
          <w:rPr>
            <w:rFonts w:ascii="Arial" w:hAnsi="Arial" w:eastAsia="Courier New" w:cs="Arial"/>
            <w:color w:val="000000"/>
            <w:sz w:val="24"/>
            <w:szCs w:val="24"/>
          </w:rPr>
          <w:delText xml:space="preserve">    }</w:delText>
        </w:r>
      </w:del>
    </w:p>
    <w:p w14:paraId="52972B98">
      <w:pPr>
        <w:spacing w:before="0" w:after="0" w:line="240" w:lineRule="auto"/>
        <w:rPr>
          <w:del w:id="186" w:author="marpa" w:date="2026-10-25T13:45:44Z"/>
          <w:rFonts w:ascii="Arial" w:hAnsi="Arial" w:eastAsia="Courier New" w:cs="Arial"/>
          <w:color w:val="000000"/>
          <w:sz w:val="24"/>
          <w:szCs w:val="24"/>
        </w:rPr>
      </w:pPr>
      <w:del w:id="187" w:author="marpa" w:date="2026-10-25T13:45:44Z">
        <w:r>
          <w:rPr>
            <w:rFonts w:ascii="Arial" w:hAnsi="Arial" w:eastAsia="Courier New" w:cs="Arial"/>
            <w:color w:val="000000"/>
            <w:sz w:val="24"/>
            <w:szCs w:val="24"/>
          </w:rPr>
          <w:delText>}</w:delText>
        </w:r>
      </w:del>
    </w:p>
    <w:p w14:paraId="083F2894">
      <w:pPr>
        <w:rPr>
          <w:del w:id="188" w:author="marpa" w:date="2026-10-25T13:45:44Z"/>
          <w:b/>
          <w:bCs/>
          <w:color w:val="1F497D"/>
          <w:sz w:val="24"/>
          <w:szCs w:val="24"/>
        </w:rPr>
      </w:pPr>
      <w:del w:id="189" w:author="marpa" w:date="2026-10-25T13:45:44Z">
        <w:bookmarkStart w:id="76" w:name="_9nojaws72i58" w:colFirst="0" w:colLast="0"/>
        <w:bookmarkEnd w:id="76"/>
        <w:r>
          <w:rPr>
            <w:b/>
            <w:bCs/>
            <w:i/>
            <w:iCs/>
            <w:sz w:val="24"/>
            <w:szCs w:val="24"/>
          </w:rPr>
          <w:br w:type="page"/>
        </w:r>
      </w:del>
    </w:p>
    <w:p w14:paraId="229D2E2A">
      <w:pPr>
        <w:pStyle w:val="6"/>
        <w:spacing w:before="0" w:after="0"/>
        <w:rPr>
          <w:del w:id="190" w:author="marpa" w:date="2026-10-25T13:45:44Z"/>
          <w:b/>
          <w:bCs/>
          <w:i w:val="0"/>
          <w:iCs w:val="0"/>
          <w:sz w:val="24"/>
          <w:szCs w:val="24"/>
        </w:rPr>
      </w:pPr>
      <w:del w:id="191" w:author="marpa" w:date="2026-10-25T13:45:44Z">
        <w:r>
          <w:rPr>
            <w:b/>
            <w:bCs/>
            <w:i w:val="0"/>
            <w:iCs w:val="0"/>
            <w:sz w:val="24"/>
            <w:szCs w:val="24"/>
          </w:rPr>
          <w:delText>Tabla 4. Clase WSTemperatura</w:delText>
        </w:r>
      </w:del>
    </w:p>
    <w:p w14:paraId="1D541803">
      <w:pPr>
        <w:spacing w:before="0" w:after="0" w:line="240" w:lineRule="auto"/>
        <w:rPr>
          <w:del w:id="192" w:author="marpa" w:date="2026-10-25T13:45:44Z"/>
          <w:rFonts w:ascii="Arial" w:hAnsi="Arial" w:eastAsia="Courier New" w:cs="Arial"/>
          <w:color w:val="000000"/>
          <w:sz w:val="24"/>
          <w:szCs w:val="24"/>
        </w:rPr>
      </w:pPr>
      <w:del w:id="193" w:author="marpa" w:date="2026-10-25T13:45:44Z">
        <w:r>
          <w:rPr>
            <w:rFonts w:ascii="Arial" w:hAnsi="Arial" w:eastAsia="Courier New" w:cs="Arial"/>
            <w:color w:val="000000"/>
            <w:sz w:val="24"/>
            <w:szCs w:val="24"/>
          </w:rPr>
          <w:delText>package ec.edu.monster.WebServices;</w:delText>
        </w:r>
      </w:del>
    </w:p>
    <w:p w14:paraId="3E29ECA7">
      <w:pPr>
        <w:spacing w:before="0" w:after="0" w:line="240" w:lineRule="auto"/>
        <w:rPr>
          <w:del w:id="194" w:author="marpa" w:date="2026-10-25T13:45:44Z"/>
          <w:rFonts w:ascii="Arial" w:hAnsi="Arial" w:eastAsia="Courier New" w:cs="Arial"/>
          <w:color w:val="000000"/>
          <w:sz w:val="24"/>
          <w:szCs w:val="24"/>
        </w:rPr>
      </w:pPr>
    </w:p>
    <w:p w14:paraId="69689A08">
      <w:pPr>
        <w:spacing w:before="0" w:after="0" w:line="240" w:lineRule="auto"/>
        <w:rPr>
          <w:del w:id="195" w:author="marpa" w:date="2026-10-25T13:45:44Z"/>
          <w:rFonts w:ascii="Arial" w:hAnsi="Arial" w:eastAsia="Courier New" w:cs="Arial"/>
          <w:color w:val="000000"/>
          <w:sz w:val="24"/>
          <w:szCs w:val="24"/>
        </w:rPr>
      </w:pPr>
      <w:del w:id="196" w:author="marpa" w:date="2026-10-25T13:45:44Z">
        <w:r>
          <w:rPr>
            <w:rFonts w:ascii="Arial" w:hAnsi="Arial" w:eastAsia="Courier New" w:cs="Arial"/>
            <w:color w:val="000000"/>
            <w:sz w:val="24"/>
            <w:szCs w:val="24"/>
          </w:rPr>
          <w:delText>import ec.edu.monster.servicios.ConversorTemperatura;</w:delText>
        </w:r>
      </w:del>
    </w:p>
    <w:p w14:paraId="6CEA1D2A">
      <w:pPr>
        <w:spacing w:before="0" w:after="0" w:line="240" w:lineRule="auto"/>
        <w:rPr>
          <w:del w:id="197" w:author="marpa" w:date="2026-10-25T13:45:44Z"/>
          <w:rFonts w:ascii="Arial" w:hAnsi="Arial" w:eastAsia="Courier New" w:cs="Arial"/>
          <w:color w:val="000000"/>
          <w:sz w:val="24"/>
          <w:szCs w:val="24"/>
        </w:rPr>
      </w:pPr>
      <w:del w:id="198" w:author="marpa" w:date="2026-10-25T13:45:44Z">
        <w:r>
          <w:rPr>
            <w:rFonts w:ascii="Arial" w:hAnsi="Arial" w:eastAsia="Courier New" w:cs="Arial"/>
            <w:color w:val="000000"/>
            <w:sz w:val="24"/>
            <w:szCs w:val="24"/>
          </w:rPr>
          <w:delText>import jakarta.jws.WebService;</w:delText>
        </w:r>
      </w:del>
    </w:p>
    <w:p w14:paraId="6C6DC28D">
      <w:pPr>
        <w:spacing w:before="0" w:after="0" w:line="240" w:lineRule="auto"/>
        <w:rPr>
          <w:del w:id="199" w:author="marpa" w:date="2026-10-25T13:45:44Z"/>
          <w:rFonts w:ascii="Arial" w:hAnsi="Arial" w:eastAsia="Courier New" w:cs="Arial"/>
          <w:color w:val="000000"/>
          <w:sz w:val="24"/>
          <w:szCs w:val="24"/>
        </w:rPr>
      </w:pPr>
      <w:del w:id="200" w:author="marpa" w:date="2026-10-25T13:45:44Z">
        <w:r>
          <w:rPr>
            <w:rFonts w:ascii="Arial" w:hAnsi="Arial" w:eastAsia="Courier New" w:cs="Arial"/>
            <w:color w:val="000000"/>
            <w:sz w:val="24"/>
            <w:szCs w:val="24"/>
          </w:rPr>
          <w:delText>import jakarta.jws.WebMethod;</w:delText>
        </w:r>
      </w:del>
    </w:p>
    <w:p w14:paraId="49CD8373">
      <w:pPr>
        <w:spacing w:before="0" w:after="0" w:line="240" w:lineRule="auto"/>
        <w:rPr>
          <w:del w:id="201" w:author="marpa" w:date="2026-10-25T13:45:44Z"/>
          <w:rFonts w:ascii="Arial" w:hAnsi="Arial" w:eastAsia="Courier New" w:cs="Arial"/>
          <w:color w:val="000000"/>
          <w:sz w:val="24"/>
          <w:szCs w:val="24"/>
        </w:rPr>
      </w:pPr>
      <w:del w:id="202" w:author="marpa" w:date="2026-10-25T13:45:44Z">
        <w:r>
          <w:rPr>
            <w:rFonts w:ascii="Arial" w:hAnsi="Arial" w:eastAsia="Courier New" w:cs="Arial"/>
            <w:color w:val="000000"/>
            <w:sz w:val="24"/>
            <w:szCs w:val="24"/>
          </w:rPr>
          <w:delText>import jakarta.jws.WebParam;</w:delText>
        </w:r>
      </w:del>
    </w:p>
    <w:p w14:paraId="6C389FBA">
      <w:pPr>
        <w:spacing w:before="0" w:after="0" w:line="240" w:lineRule="auto"/>
        <w:rPr>
          <w:del w:id="203" w:author="marpa" w:date="2026-10-25T13:45:44Z"/>
          <w:rFonts w:ascii="Arial" w:hAnsi="Arial" w:eastAsia="Courier New" w:cs="Arial"/>
          <w:color w:val="000000"/>
          <w:sz w:val="24"/>
          <w:szCs w:val="24"/>
        </w:rPr>
      </w:pPr>
    </w:p>
    <w:p w14:paraId="53549150">
      <w:pPr>
        <w:spacing w:before="0" w:after="0" w:line="240" w:lineRule="auto"/>
        <w:rPr>
          <w:del w:id="204" w:author="marpa" w:date="2026-10-25T13:45:44Z"/>
          <w:rFonts w:ascii="Arial" w:hAnsi="Arial" w:eastAsia="Courier New" w:cs="Arial"/>
          <w:color w:val="000000"/>
          <w:sz w:val="24"/>
          <w:szCs w:val="24"/>
        </w:rPr>
      </w:pPr>
      <w:del w:id="205" w:author="marpa" w:date="2026-10-25T13:45:44Z">
        <w:r>
          <w:rPr>
            <w:rFonts w:ascii="Arial" w:hAnsi="Arial" w:eastAsia="Courier New" w:cs="Arial"/>
            <w:color w:val="000000"/>
            <w:sz w:val="24"/>
            <w:szCs w:val="24"/>
          </w:rPr>
          <w:delText>/**</w:delText>
        </w:r>
      </w:del>
    </w:p>
    <w:p w14:paraId="311DE78E">
      <w:pPr>
        <w:spacing w:before="0" w:after="0" w:line="240" w:lineRule="auto"/>
        <w:rPr>
          <w:del w:id="206" w:author="marpa" w:date="2026-10-25T13:45:44Z"/>
          <w:rFonts w:ascii="Arial" w:hAnsi="Arial" w:eastAsia="Courier New" w:cs="Arial"/>
          <w:color w:val="000000"/>
          <w:sz w:val="24"/>
          <w:szCs w:val="24"/>
        </w:rPr>
      </w:pPr>
      <w:del w:id="207" w:author="marpa" w:date="2026-10-25T13:45:44Z">
        <w:r>
          <w:rPr>
            <w:rFonts w:ascii="Arial" w:hAnsi="Arial" w:eastAsia="Courier New" w:cs="Arial"/>
            <w:color w:val="000000"/>
            <w:sz w:val="24"/>
            <w:szCs w:val="24"/>
          </w:rPr>
          <w:delText xml:space="preserve"> * @author Monster</w:delText>
        </w:r>
      </w:del>
    </w:p>
    <w:p w14:paraId="6348EE27">
      <w:pPr>
        <w:spacing w:before="0" w:after="0" w:line="240" w:lineRule="auto"/>
        <w:rPr>
          <w:del w:id="208" w:author="marpa" w:date="2026-10-25T13:45:44Z"/>
          <w:rFonts w:ascii="Arial" w:hAnsi="Arial" w:eastAsia="Courier New" w:cs="Arial"/>
          <w:color w:val="000000"/>
          <w:sz w:val="24"/>
          <w:szCs w:val="24"/>
        </w:rPr>
      </w:pPr>
      <w:del w:id="209" w:author="marpa" w:date="2026-10-25T13:45:44Z">
        <w:r>
          <w:rPr>
            <w:rFonts w:ascii="Arial" w:hAnsi="Arial" w:eastAsia="Courier New" w:cs="Arial"/>
            <w:color w:val="000000"/>
            <w:sz w:val="24"/>
            <w:szCs w:val="24"/>
          </w:rPr>
          <w:delText xml:space="preserve"> */</w:delText>
        </w:r>
      </w:del>
    </w:p>
    <w:p w14:paraId="7FE53783">
      <w:pPr>
        <w:spacing w:before="0" w:after="0" w:line="240" w:lineRule="auto"/>
        <w:rPr>
          <w:del w:id="210" w:author="marpa" w:date="2026-10-25T13:45:44Z"/>
          <w:rFonts w:ascii="Arial" w:hAnsi="Arial" w:eastAsia="Courier New" w:cs="Arial"/>
          <w:color w:val="000000"/>
          <w:sz w:val="24"/>
          <w:szCs w:val="24"/>
        </w:rPr>
      </w:pPr>
      <w:del w:id="211" w:author="marpa" w:date="2026-10-25T13:45:44Z">
        <w:r>
          <w:rPr>
            <w:rFonts w:ascii="Arial" w:hAnsi="Arial" w:eastAsia="Courier New" w:cs="Arial"/>
            <w:color w:val="000000"/>
            <w:sz w:val="24"/>
            <w:szCs w:val="24"/>
          </w:rPr>
          <w:delText>@WebService(serviceName = "WSTemperatura")</w:delText>
        </w:r>
      </w:del>
    </w:p>
    <w:p w14:paraId="178FABA1">
      <w:pPr>
        <w:spacing w:before="0" w:after="0" w:line="240" w:lineRule="auto"/>
        <w:rPr>
          <w:del w:id="212" w:author="marpa" w:date="2026-10-25T13:45:44Z"/>
          <w:rFonts w:ascii="Arial" w:hAnsi="Arial" w:eastAsia="Courier New" w:cs="Arial"/>
          <w:color w:val="000000"/>
          <w:sz w:val="24"/>
          <w:szCs w:val="24"/>
        </w:rPr>
      </w:pPr>
      <w:del w:id="213" w:author="marpa" w:date="2026-10-25T13:45:44Z">
        <w:r>
          <w:rPr>
            <w:rFonts w:ascii="Arial" w:hAnsi="Arial" w:eastAsia="Courier New" w:cs="Arial"/>
            <w:color w:val="000000"/>
            <w:sz w:val="24"/>
            <w:szCs w:val="24"/>
          </w:rPr>
          <w:delText>public class WSTemperatura {</w:delText>
        </w:r>
      </w:del>
    </w:p>
    <w:p w14:paraId="7DB80FE2">
      <w:pPr>
        <w:spacing w:before="0" w:after="0" w:line="240" w:lineRule="auto"/>
        <w:rPr>
          <w:del w:id="214" w:author="marpa" w:date="2026-10-25T13:45:44Z"/>
          <w:rFonts w:ascii="Arial" w:hAnsi="Arial" w:eastAsia="Courier New" w:cs="Arial"/>
          <w:color w:val="000000"/>
          <w:sz w:val="24"/>
          <w:szCs w:val="24"/>
        </w:rPr>
      </w:pPr>
    </w:p>
    <w:p w14:paraId="19464D7C">
      <w:pPr>
        <w:spacing w:before="0" w:after="0" w:line="240" w:lineRule="auto"/>
        <w:rPr>
          <w:del w:id="215" w:author="marpa" w:date="2026-10-25T13:45:44Z"/>
          <w:rFonts w:ascii="Arial" w:hAnsi="Arial" w:eastAsia="Courier New" w:cs="Arial"/>
          <w:color w:val="000000"/>
          <w:sz w:val="24"/>
          <w:szCs w:val="24"/>
        </w:rPr>
      </w:pPr>
      <w:del w:id="216" w:author="marpa" w:date="2026-10-25T13:45:44Z">
        <w:r>
          <w:rPr>
            <w:rFonts w:ascii="Arial" w:hAnsi="Arial" w:eastAsia="Courier New" w:cs="Arial"/>
            <w:color w:val="000000"/>
            <w:sz w:val="24"/>
            <w:szCs w:val="24"/>
          </w:rPr>
          <w:delText xml:space="preserve">    ConversorTemperatura servicio = new ConversorTemperatura(); </w:delText>
        </w:r>
      </w:del>
    </w:p>
    <w:p w14:paraId="3917559B">
      <w:pPr>
        <w:spacing w:before="0" w:after="0" w:line="240" w:lineRule="auto"/>
        <w:rPr>
          <w:del w:id="217" w:author="marpa" w:date="2026-10-25T13:45:44Z"/>
          <w:rFonts w:ascii="Arial" w:hAnsi="Arial" w:eastAsia="Courier New" w:cs="Arial"/>
          <w:color w:val="000000"/>
          <w:sz w:val="24"/>
          <w:szCs w:val="24"/>
        </w:rPr>
      </w:pPr>
      <w:del w:id="218" w:author="marpa" w:date="2026-10-25T13:45:44Z">
        <w:r>
          <w:rPr>
            <w:rFonts w:ascii="Arial" w:hAnsi="Arial" w:eastAsia="Courier New" w:cs="Arial"/>
            <w:color w:val="000000"/>
            <w:sz w:val="24"/>
            <w:szCs w:val="24"/>
          </w:rPr>
          <w:delText xml:space="preserve">    </w:delText>
        </w:r>
      </w:del>
    </w:p>
    <w:p w14:paraId="4F3BE0B1">
      <w:pPr>
        <w:spacing w:before="0" w:after="0" w:line="240" w:lineRule="auto"/>
        <w:rPr>
          <w:del w:id="219" w:author="marpa" w:date="2026-10-25T13:45:44Z"/>
          <w:rFonts w:ascii="Arial" w:hAnsi="Arial" w:eastAsia="Courier New" w:cs="Arial"/>
          <w:color w:val="000000"/>
          <w:sz w:val="24"/>
          <w:szCs w:val="24"/>
        </w:rPr>
      </w:pPr>
      <w:del w:id="220" w:author="marpa" w:date="2026-10-25T13:45:44Z">
        <w:r>
          <w:rPr>
            <w:rFonts w:ascii="Arial" w:hAnsi="Arial" w:eastAsia="Courier New" w:cs="Arial"/>
            <w:color w:val="000000"/>
            <w:sz w:val="24"/>
            <w:szCs w:val="24"/>
          </w:rPr>
          <w:delText xml:space="preserve">    @WebMethod(operationName = "convertirTemperatura")</w:delText>
        </w:r>
      </w:del>
    </w:p>
    <w:p w14:paraId="4727C7C8">
      <w:pPr>
        <w:spacing w:before="0" w:after="0" w:line="240" w:lineRule="auto"/>
        <w:rPr>
          <w:del w:id="221" w:author="marpa" w:date="2026-10-25T13:45:44Z"/>
          <w:rFonts w:ascii="Arial" w:hAnsi="Arial" w:eastAsia="Courier New" w:cs="Arial"/>
          <w:color w:val="000000"/>
          <w:sz w:val="24"/>
          <w:szCs w:val="24"/>
        </w:rPr>
      </w:pPr>
      <w:del w:id="222" w:author="marpa" w:date="2026-10-25T13:45:44Z">
        <w:r>
          <w:rPr>
            <w:rFonts w:ascii="Arial" w:hAnsi="Arial" w:eastAsia="Courier New" w:cs="Arial"/>
            <w:color w:val="000000"/>
            <w:sz w:val="24"/>
            <w:szCs w:val="24"/>
          </w:rPr>
          <w:delText xml:space="preserve">    public double convertirTemperatura(</w:delText>
        </w:r>
      </w:del>
    </w:p>
    <w:p w14:paraId="5C28298F">
      <w:pPr>
        <w:spacing w:before="0" w:after="0" w:line="240" w:lineRule="auto"/>
        <w:rPr>
          <w:del w:id="223" w:author="marpa" w:date="2026-10-25T13:45:44Z"/>
          <w:rFonts w:ascii="Arial" w:hAnsi="Arial" w:eastAsia="Courier New" w:cs="Arial"/>
          <w:color w:val="000000"/>
          <w:sz w:val="24"/>
          <w:szCs w:val="24"/>
        </w:rPr>
      </w:pPr>
      <w:del w:id="224" w:author="marpa" w:date="2026-10-25T13:45:44Z">
        <w:r>
          <w:rPr>
            <w:rFonts w:ascii="Arial" w:hAnsi="Arial" w:eastAsia="Courier New" w:cs="Arial"/>
            <w:color w:val="000000"/>
            <w:sz w:val="24"/>
            <w:szCs w:val="24"/>
          </w:rPr>
          <w:delText xml:space="preserve">            @WebParam(name = "valor") double valor, </w:delText>
        </w:r>
      </w:del>
    </w:p>
    <w:p w14:paraId="0BCF2DFE">
      <w:pPr>
        <w:spacing w:before="0" w:after="0" w:line="240" w:lineRule="auto"/>
        <w:rPr>
          <w:del w:id="225" w:author="marpa" w:date="2026-10-25T13:45:44Z"/>
          <w:rFonts w:ascii="Arial" w:hAnsi="Arial" w:eastAsia="Courier New" w:cs="Arial"/>
          <w:color w:val="000000"/>
          <w:sz w:val="24"/>
          <w:szCs w:val="24"/>
        </w:rPr>
      </w:pPr>
      <w:del w:id="226" w:author="marpa" w:date="2026-10-25T13:45:44Z">
        <w:r>
          <w:rPr>
            <w:rFonts w:ascii="Arial" w:hAnsi="Arial" w:eastAsia="Courier New" w:cs="Arial"/>
            <w:color w:val="000000"/>
            <w:sz w:val="24"/>
            <w:szCs w:val="24"/>
          </w:rPr>
          <w:delText xml:space="preserve">            @WebParam(name = "opcionOrigen") String opcionOrigen, </w:delText>
        </w:r>
      </w:del>
    </w:p>
    <w:p w14:paraId="262410FD">
      <w:pPr>
        <w:spacing w:before="0" w:after="0" w:line="240" w:lineRule="auto"/>
        <w:rPr>
          <w:del w:id="227" w:author="marpa" w:date="2026-10-25T13:45:44Z"/>
          <w:rFonts w:ascii="Arial" w:hAnsi="Arial" w:eastAsia="Courier New" w:cs="Arial"/>
          <w:color w:val="000000"/>
          <w:sz w:val="24"/>
          <w:szCs w:val="24"/>
        </w:rPr>
      </w:pPr>
      <w:del w:id="228" w:author="marpa" w:date="2026-10-25T13:45:44Z">
        <w:r>
          <w:rPr>
            <w:rFonts w:ascii="Arial" w:hAnsi="Arial" w:eastAsia="Courier New" w:cs="Arial"/>
            <w:color w:val="000000"/>
            <w:sz w:val="24"/>
            <w:szCs w:val="24"/>
          </w:rPr>
          <w:delText xml:space="preserve">            @WebParam(name = "opcionDestino") String opcionDestino,</w:delText>
        </w:r>
      </w:del>
    </w:p>
    <w:p w14:paraId="50AC77BA">
      <w:pPr>
        <w:spacing w:before="0" w:after="0" w:line="240" w:lineRule="auto"/>
        <w:rPr>
          <w:del w:id="229" w:author="marpa" w:date="2026-10-25T13:45:44Z"/>
          <w:rFonts w:ascii="Arial" w:hAnsi="Arial" w:eastAsia="Courier New" w:cs="Arial"/>
          <w:color w:val="000000"/>
          <w:sz w:val="24"/>
          <w:szCs w:val="24"/>
        </w:rPr>
      </w:pPr>
      <w:del w:id="230" w:author="marpa" w:date="2026-10-25T13:45:44Z">
        <w:r>
          <w:rPr>
            <w:rFonts w:ascii="Arial" w:hAnsi="Arial" w:eastAsia="Courier New" w:cs="Arial"/>
            <w:color w:val="000000"/>
            <w:sz w:val="24"/>
            <w:szCs w:val="24"/>
          </w:rPr>
          <w:delText xml:space="preserve">            @WebParam(name = "token") String token) {</w:delText>
        </w:r>
      </w:del>
    </w:p>
    <w:p w14:paraId="0379EECB">
      <w:pPr>
        <w:spacing w:before="0" w:after="0" w:line="240" w:lineRule="auto"/>
        <w:rPr>
          <w:del w:id="231" w:author="marpa" w:date="2026-10-25T13:45:44Z"/>
          <w:rFonts w:ascii="Arial" w:hAnsi="Arial" w:eastAsia="Courier New" w:cs="Arial"/>
          <w:color w:val="000000"/>
          <w:sz w:val="24"/>
          <w:szCs w:val="24"/>
        </w:rPr>
      </w:pPr>
      <w:del w:id="232" w:author="marpa" w:date="2026-10-25T13:45:44Z">
        <w:r>
          <w:rPr>
            <w:rFonts w:ascii="Arial" w:hAnsi="Arial" w:eastAsia="Courier New" w:cs="Arial"/>
            <w:color w:val="000000"/>
            <w:sz w:val="24"/>
            <w:szCs w:val="24"/>
          </w:rPr>
          <w:delText xml:space="preserve">        </w:delText>
        </w:r>
      </w:del>
    </w:p>
    <w:p w14:paraId="77CA9B83">
      <w:pPr>
        <w:spacing w:before="0" w:after="0" w:line="240" w:lineRule="auto"/>
        <w:rPr>
          <w:del w:id="233" w:author="marpa" w:date="2026-10-25T13:45:44Z"/>
          <w:rFonts w:ascii="Arial" w:hAnsi="Arial" w:eastAsia="Courier New" w:cs="Arial"/>
          <w:color w:val="000000"/>
          <w:sz w:val="24"/>
          <w:szCs w:val="24"/>
        </w:rPr>
      </w:pPr>
      <w:del w:id="234" w:author="marpa" w:date="2026-10-25T13:45:44Z">
        <w:r>
          <w:rPr>
            <w:rFonts w:ascii="Arial" w:hAnsi="Arial" w:eastAsia="Courier New" w:cs="Arial"/>
            <w:color w:val="000000"/>
            <w:sz w:val="24"/>
            <w:szCs w:val="24"/>
          </w:rPr>
          <w:delText xml:space="preserve">        if (WSLogin.tokensValidos.containsKey(token)) {</w:delText>
        </w:r>
      </w:del>
    </w:p>
    <w:p w14:paraId="32BCF284">
      <w:pPr>
        <w:spacing w:before="0" w:after="0" w:line="240" w:lineRule="auto"/>
        <w:rPr>
          <w:del w:id="235" w:author="marpa" w:date="2026-10-25T13:45:44Z"/>
          <w:rFonts w:ascii="Arial" w:hAnsi="Arial" w:eastAsia="Courier New" w:cs="Arial"/>
          <w:color w:val="000000"/>
          <w:sz w:val="24"/>
          <w:szCs w:val="24"/>
        </w:rPr>
      </w:pPr>
      <w:del w:id="236" w:author="marpa" w:date="2026-10-25T13:45:44Z">
        <w:r>
          <w:rPr>
            <w:rFonts w:ascii="Arial" w:hAnsi="Arial" w:eastAsia="Courier New" w:cs="Arial"/>
            <w:color w:val="000000"/>
            <w:sz w:val="24"/>
            <w:szCs w:val="24"/>
          </w:rPr>
          <w:delText xml:space="preserve">            return servicio.convertirTemperatura(valor, opcionOrigen, opcionDestino);</w:delText>
        </w:r>
      </w:del>
    </w:p>
    <w:p w14:paraId="15B08A99">
      <w:pPr>
        <w:spacing w:before="0" w:after="0" w:line="240" w:lineRule="auto"/>
        <w:rPr>
          <w:del w:id="237" w:author="marpa" w:date="2026-10-25T13:45:44Z"/>
          <w:rFonts w:ascii="Arial" w:hAnsi="Arial" w:eastAsia="Courier New" w:cs="Arial"/>
          <w:color w:val="000000"/>
          <w:sz w:val="24"/>
          <w:szCs w:val="24"/>
        </w:rPr>
      </w:pPr>
      <w:del w:id="238" w:author="marpa" w:date="2026-10-25T13:45:44Z">
        <w:r>
          <w:rPr>
            <w:rFonts w:ascii="Arial" w:hAnsi="Arial" w:eastAsia="Courier New" w:cs="Arial"/>
            <w:color w:val="000000"/>
            <w:sz w:val="24"/>
            <w:szCs w:val="24"/>
          </w:rPr>
          <w:delText xml:space="preserve">        } else {</w:delText>
        </w:r>
      </w:del>
    </w:p>
    <w:p w14:paraId="30C1BE7D">
      <w:pPr>
        <w:spacing w:before="0" w:after="0" w:line="240" w:lineRule="auto"/>
        <w:rPr>
          <w:del w:id="239" w:author="marpa" w:date="2026-10-25T13:45:44Z"/>
          <w:rFonts w:ascii="Arial" w:hAnsi="Arial" w:eastAsia="Courier New" w:cs="Arial"/>
          <w:color w:val="000000"/>
          <w:sz w:val="24"/>
          <w:szCs w:val="24"/>
        </w:rPr>
      </w:pPr>
      <w:del w:id="240" w:author="marpa" w:date="2026-10-25T13:45:44Z">
        <w:r>
          <w:rPr>
            <w:rFonts w:ascii="Arial" w:hAnsi="Arial" w:eastAsia="Courier New" w:cs="Arial"/>
            <w:color w:val="000000"/>
            <w:sz w:val="24"/>
            <w:szCs w:val="24"/>
          </w:rPr>
          <w:delText xml:space="preserve">            return -9999999.401; </w:delText>
        </w:r>
      </w:del>
    </w:p>
    <w:p w14:paraId="13B59003">
      <w:pPr>
        <w:spacing w:before="0" w:after="0" w:line="240" w:lineRule="auto"/>
        <w:rPr>
          <w:del w:id="241" w:author="marpa" w:date="2026-10-25T13:45:44Z"/>
          <w:rFonts w:ascii="Arial" w:hAnsi="Arial" w:eastAsia="Courier New" w:cs="Arial"/>
          <w:color w:val="000000"/>
          <w:sz w:val="24"/>
          <w:szCs w:val="24"/>
        </w:rPr>
      </w:pPr>
      <w:del w:id="242" w:author="marpa" w:date="2026-10-25T13:45:44Z">
        <w:r>
          <w:rPr>
            <w:rFonts w:ascii="Arial" w:hAnsi="Arial" w:eastAsia="Courier New" w:cs="Arial"/>
            <w:color w:val="000000"/>
            <w:sz w:val="24"/>
            <w:szCs w:val="24"/>
          </w:rPr>
          <w:delText xml:space="preserve">        }</w:delText>
        </w:r>
      </w:del>
    </w:p>
    <w:p w14:paraId="37628B52">
      <w:pPr>
        <w:spacing w:before="0" w:after="0" w:line="240" w:lineRule="auto"/>
        <w:rPr>
          <w:del w:id="243" w:author="marpa" w:date="2026-10-25T13:45:44Z"/>
          <w:rFonts w:ascii="Arial" w:hAnsi="Arial" w:eastAsia="Courier New" w:cs="Arial"/>
          <w:color w:val="000000"/>
          <w:sz w:val="24"/>
          <w:szCs w:val="24"/>
        </w:rPr>
      </w:pPr>
      <w:del w:id="244" w:author="marpa" w:date="2026-10-25T13:45:44Z">
        <w:r>
          <w:rPr>
            <w:rFonts w:ascii="Arial" w:hAnsi="Arial" w:eastAsia="Courier New" w:cs="Arial"/>
            <w:color w:val="000000"/>
            <w:sz w:val="24"/>
            <w:szCs w:val="24"/>
          </w:rPr>
          <w:delText xml:space="preserve">    }</w:delText>
        </w:r>
      </w:del>
    </w:p>
    <w:p w14:paraId="2C258D8D">
      <w:pPr>
        <w:spacing w:before="0" w:after="0" w:line="240" w:lineRule="auto"/>
        <w:rPr>
          <w:del w:id="245" w:author="marpa" w:date="2026-10-25T13:45:44Z"/>
        </w:rPr>
        <w:sectPr>
          <w:footerReference r:id="rId6" w:type="default"/>
          <w:pgSz w:w="16838" w:h="11906" w:orient="landscape"/>
          <w:pgMar w:top="1417" w:right="1701" w:bottom="1417"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docGrid w:linePitch="299" w:charSpace="0"/>
        </w:sectPr>
      </w:pPr>
      <w:del w:id="246" w:author="marpa" w:date="2026-10-25T13:45:44Z">
        <w:r>
          <w:rPr>
            <w:rFonts w:ascii="Arial" w:hAnsi="Arial" w:eastAsia="Courier New" w:cs="Arial"/>
            <w:color w:val="000000"/>
            <w:sz w:val="24"/>
            <w:szCs w:val="24"/>
          </w:rPr>
          <w:delText>}</w:delText>
        </w:r>
      </w:del>
    </w:p>
    <w:p w14:paraId="75BCCD9D">
      <w:pPr>
        <w:pStyle w:val="4"/>
        <w:rPr>
          <w:rFonts w:hint="default"/>
          <w:lang w:val="es-EC"/>
        </w:rPr>
      </w:pPr>
      <w:bookmarkStart w:id="77" w:name="_Toc14362"/>
      <w:bookmarkStart w:id="78" w:name="_Toc5477"/>
      <w:bookmarkStart w:id="79" w:name="_Toc25905"/>
      <w:r>
        <w:t>CREACIÓN DE SERVICIO</w:t>
      </w:r>
      <w:ins w:id="247" w:author="marpa" w:date="2026-10-25T14:05:01Z">
        <w:r>
          <w:rPr>
            <w:rFonts w:hint="default"/>
            <w:lang w:val="es-EC"/>
          </w:rPr>
          <w:t>S</w:t>
        </w:r>
        <w:bookmarkEnd w:id="77"/>
        <w:bookmarkEnd w:id="78"/>
        <w:bookmarkEnd w:id="79"/>
      </w:ins>
    </w:p>
    <w:p w14:paraId="6728E8EF">
      <w:pPr>
        <w:spacing w:before="240" w:after="240"/>
        <w:rPr>
          <w:rFonts w:hint="default"/>
          <w:lang w:val="es-EC"/>
        </w:rPr>
      </w:pPr>
      <w:r>
        <w:t xml:space="preserve">En esta sección se implementa la "capa de servicio", que es el cerebro de la aplicación. Aquí se separa </w:t>
      </w:r>
      <w:del w:id="248" w:author="marpa" w:date="2026-10-25T14:06:50Z">
        <w:r>
          <w:rPr>
            <w:rFonts w:hint="default"/>
            <w:lang w:val="en-US"/>
          </w:rPr>
          <w:delText>la lógica matemática y de seguridad del protocolo de comunicación. Al no contar con una base de datos, toda la gestión de datos se realiza en memoria, optimizando la velocidad de respuesta.</w:delText>
        </w:r>
      </w:del>
      <w:ins w:id="249" w:author="marpa" w:date="2026-10-25T14:06:50Z">
        <w:r>
          <w:rPr>
            <w:rFonts w:hint="default"/>
            <w:lang w:val="es-EC"/>
          </w:rPr>
          <w:t>mane</w:t>
        </w:r>
      </w:ins>
      <w:ins w:id="250" w:author="marpa" w:date="2026-10-25T14:06:51Z">
        <w:r>
          <w:rPr>
            <w:rFonts w:hint="default"/>
            <w:lang w:val="es-EC"/>
          </w:rPr>
          <w:t>ja la l</w:t>
        </w:r>
      </w:ins>
      <w:ins w:id="251" w:author="marpa" w:date="2026-10-25T14:06:52Z">
        <w:r>
          <w:rPr>
            <w:rFonts w:hint="default"/>
            <w:lang w:val="es-EC"/>
          </w:rPr>
          <w:t>ógic</w:t>
        </w:r>
      </w:ins>
      <w:ins w:id="252" w:author="marpa" w:date="2026-10-25T14:06:53Z">
        <w:r>
          <w:rPr>
            <w:rFonts w:hint="default"/>
            <w:lang w:val="es-EC"/>
          </w:rPr>
          <w:t>a de</w:t>
        </w:r>
      </w:ins>
      <w:ins w:id="253" w:author="marpa" w:date="2026-10-25T14:06:56Z">
        <w:r>
          <w:rPr>
            <w:rFonts w:hint="default"/>
            <w:lang w:val="es-EC"/>
          </w:rPr>
          <w:t>trás d</w:t>
        </w:r>
      </w:ins>
      <w:ins w:id="254" w:author="marpa" w:date="2026-10-25T14:06:57Z">
        <w:r>
          <w:rPr>
            <w:rFonts w:hint="default"/>
            <w:lang w:val="es-EC"/>
          </w:rPr>
          <w:t>e las op</w:t>
        </w:r>
      </w:ins>
      <w:ins w:id="255" w:author="marpa" w:date="2026-10-25T14:06:58Z">
        <w:r>
          <w:rPr>
            <w:rFonts w:hint="default"/>
            <w:lang w:val="es-EC"/>
          </w:rPr>
          <w:t>eraciones</w:t>
        </w:r>
      </w:ins>
      <w:ins w:id="256" w:author="marpa" w:date="2026-10-25T14:06:59Z">
        <w:r>
          <w:rPr>
            <w:rFonts w:hint="default"/>
            <w:lang w:val="es-EC"/>
          </w:rPr>
          <w:t>. En e</w:t>
        </w:r>
      </w:ins>
      <w:ins w:id="257" w:author="marpa" w:date="2026-10-25T14:07:00Z">
        <w:r>
          <w:rPr>
            <w:rFonts w:hint="default"/>
            <w:lang w:val="es-EC"/>
          </w:rPr>
          <w:t>ste ca</w:t>
        </w:r>
      </w:ins>
      <w:ins w:id="258" w:author="marpa" w:date="2026-10-25T14:07:01Z">
        <w:r>
          <w:rPr>
            <w:rFonts w:hint="default"/>
            <w:lang w:val="es-EC"/>
          </w:rPr>
          <w:t xml:space="preserve">so, </w:t>
        </w:r>
      </w:ins>
      <w:ins w:id="259" w:author="marpa" w:date="2026-10-25T14:07:02Z">
        <w:r>
          <w:rPr>
            <w:rFonts w:hint="default"/>
            <w:lang w:val="es-EC"/>
          </w:rPr>
          <w:t xml:space="preserve">se </w:t>
        </w:r>
      </w:ins>
      <w:ins w:id="260" w:author="marpa" w:date="2026-10-25T14:07:03Z">
        <w:r>
          <w:rPr>
            <w:rFonts w:hint="default"/>
            <w:lang w:val="es-EC"/>
          </w:rPr>
          <w:t>trabaj</w:t>
        </w:r>
      </w:ins>
      <w:ins w:id="261" w:author="marpa" w:date="2026-10-25T14:07:04Z">
        <w:r>
          <w:rPr>
            <w:rFonts w:hint="default"/>
            <w:lang w:val="es-EC"/>
          </w:rPr>
          <w:t>a ún</w:t>
        </w:r>
      </w:ins>
      <w:ins w:id="262" w:author="marpa" w:date="2026-10-25T14:07:05Z">
        <w:r>
          <w:rPr>
            <w:rFonts w:hint="default"/>
            <w:lang w:val="es-EC"/>
          </w:rPr>
          <w:t xml:space="preserve">icamente </w:t>
        </w:r>
      </w:ins>
      <w:ins w:id="263" w:author="marpa" w:date="2026-10-25T14:07:06Z">
        <w:r>
          <w:rPr>
            <w:rFonts w:hint="default"/>
            <w:lang w:val="es-EC"/>
          </w:rPr>
          <w:t>con un se</w:t>
        </w:r>
      </w:ins>
      <w:ins w:id="264" w:author="marpa" w:date="2026-10-25T14:07:07Z">
        <w:r>
          <w:rPr>
            <w:rFonts w:hint="default"/>
            <w:lang w:val="es-EC"/>
          </w:rPr>
          <w:t>rvicio</w:t>
        </w:r>
      </w:ins>
      <w:ins w:id="265" w:author="marpa" w:date="2026-10-25T14:07:08Z">
        <w:r>
          <w:rPr>
            <w:rFonts w:hint="default"/>
            <w:lang w:val="es-EC"/>
          </w:rPr>
          <w:t xml:space="preserve"> de con</w:t>
        </w:r>
      </w:ins>
      <w:ins w:id="266" w:author="marpa" w:date="2026-10-25T14:07:09Z">
        <w:r>
          <w:rPr>
            <w:rFonts w:hint="default"/>
            <w:lang w:val="es-EC"/>
          </w:rPr>
          <w:t>versiones</w:t>
        </w:r>
      </w:ins>
    </w:p>
    <w:p w14:paraId="277CFE0E">
      <w:pPr>
        <w:spacing w:before="240" w:after="240"/>
        <w:rPr>
          <w:del w:id="267" w:author="marpa" w:date="2026-10-25T14:07:16Z"/>
        </w:rPr>
      </w:pPr>
      <w:del w:id="268" w:author="marpa" w:date="2026-10-25T14:07:16Z">
        <w:r>
          <w:rPr>
            <w:b/>
            <w:bCs/>
          </w:rPr>
          <w:delText>Servicio de Seguridad:</w:delText>
        </w:r>
      </w:del>
      <w:del w:id="269" w:author="marpa" w:date="2026-10-25T14:07:16Z">
        <w:r>
          <w:rPr/>
          <w:delText xml:space="preserve"> Encargado de la validación de credenciales "hardcoded" y la generación/verificación de tokens de sesión para proteger los puntos de entrada del servidor.</w:delText>
        </w:r>
      </w:del>
    </w:p>
    <w:p w14:paraId="012B21C7">
      <w:pPr>
        <w:spacing w:before="240" w:after="240"/>
        <w:rPr>
          <w:del w:id="270" w:author="marpa" w:date="2026-10-25T14:07:16Z"/>
        </w:rPr>
      </w:pPr>
      <w:del w:id="271" w:author="marpa" w:date="2026-10-25T14:07:16Z">
        <w:r>
          <w:rPr>
            <w:b/>
            <w:bCs/>
          </w:rPr>
          <w:delText>Servicio de Conversiones:</w:delText>
        </w:r>
      </w:del>
      <w:del w:id="272" w:author="marpa" w:date="2026-10-25T14:07:16Z">
        <w:r>
          <w:rPr/>
          <w:delText xml:space="preserve"> Contiene los algoritmos y factores de conversión para las magnitudes de longitud, masa y temperatura. Está diseñado para ser escalable, permitiendo añadir nuevas unidades sin afectar la estructura principal.</w:delText>
        </w:r>
      </w:del>
    </w:p>
    <w:p w14:paraId="6EBB75BB">
      <w:pPr>
        <w:keepNext/>
        <w:pBdr>
          <w:top w:val="none" w:color="auto" w:sz="0" w:space="0"/>
          <w:left w:val="none" w:color="auto" w:sz="0" w:space="0"/>
          <w:bottom w:val="none" w:color="auto" w:sz="0" w:space="0"/>
          <w:right w:val="none" w:color="auto" w:sz="0" w:space="0"/>
          <w:between w:val="none" w:color="auto" w:sz="0" w:space="0"/>
        </w:pBdr>
        <w:spacing w:line="240" w:lineRule="auto"/>
        <w:jc w:val="center"/>
        <w:rPr>
          <w:i/>
          <w:iCs/>
          <w:color w:val="1F497D"/>
          <w:sz w:val="18"/>
          <w:szCs w:val="18"/>
        </w:rPr>
      </w:pPr>
      <w:bookmarkStart w:id="80" w:name="_wwo2lfpw13yx" w:colFirst="0" w:colLast="0"/>
      <w:bookmarkEnd w:id="80"/>
      <w:r>
        <w:drawing>
          <wp:inline distT="0" distB="0" distL="114300" distR="114300">
            <wp:extent cx="2179320" cy="739140"/>
            <wp:effectExtent l="0" t="0" r="0" b="7620"/>
            <wp:docPr id="8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n 7"/>
                    <pic:cNvPicPr>
                      <a:picLocks noChangeAspect="1"/>
                    </pic:cNvPicPr>
                  </pic:nvPicPr>
                  <pic:blipFill>
                    <a:blip r:embed="rId18"/>
                    <a:stretch>
                      <a:fillRect/>
                    </a:stretch>
                  </pic:blipFill>
                  <pic:spPr>
                    <a:xfrm>
                      <a:off x="0" y="0"/>
                      <a:ext cx="2179320" cy="739140"/>
                    </a:xfrm>
                    <a:prstGeom prst="rect">
                      <a:avLst/>
                    </a:prstGeom>
                    <a:noFill/>
                    <a:ln>
                      <a:noFill/>
                    </a:ln>
                  </pic:spPr>
                </pic:pic>
              </a:graphicData>
            </a:graphic>
          </wp:inline>
        </w:drawing>
      </w:r>
      <w:del w:id="273" w:author="marpa" w:date="2026-10-25T14:07:19Z">
        <w:r>
          <w:rPr>
            <w:i/>
            <w:iCs/>
            <w:color w:val="1F497D"/>
            <w:sz w:val="18"/>
            <w:szCs w:val="18"/>
          </w:rPr>
          <w:drawing>
            <wp:inline distT="114300" distB="114300" distL="114300" distR="114300">
              <wp:extent cx="2209800" cy="695325"/>
              <wp:effectExtent l="0" t="0" r="0" b="0"/>
              <wp:docPr id="42" name="image34.png"/>
              <wp:cNvGraphicFramePr/>
              <a:graphic xmlns:a="http://schemas.openxmlformats.org/drawingml/2006/main">
                <a:graphicData uri="http://schemas.openxmlformats.org/drawingml/2006/picture">
                  <pic:pic xmlns:pic="http://schemas.openxmlformats.org/drawingml/2006/picture">
                    <pic:nvPicPr>
                      <pic:cNvPr id="42" name="image34.png"/>
                      <pic:cNvPicPr preferRelativeResize="0"/>
                    </pic:nvPicPr>
                    <pic:blipFill>
                      <a:blip r:embed="rId19"/>
                      <a:srcRect/>
                      <a:stretch>
                        <a:fillRect/>
                      </a:stretch>
                    </pic:blipFill>
                    <pic:spPr>
                      <a:xfrm>
                        <a:off x="0" y="0"/>
                        <a:ext cx="2209800" cy="695325"/>
                      </a:xfrm>
                      <a:prstGeom prst="rect">
                        <a:avLst/>
                      </a:prstGeom>
                    </pic:spPr>
                  </pic:pic>
                </a:graphicData>
              </a:graphic>
            </wp:inline>
          </w:drawing>
        </w:r>
      </w:del>
    </w:p>
    <w:p w14:paraId="28A067BE">
      <w:pPr>
        <w:pStyle w:val="5"/>
      </w:pPr>
      <w:bookmarkStart w:id="81" w:name="_Toc3356"/>
      <w:bookmarkStart w:id="82" w:name="_Toc10993"/>
      <w:bookmarkStart w:id="83" w:name="_Toc28662"/>
      <w:r>
        <w:t xml:space="preserve">Figura </w:t>
      </w:r>
      <w:r>
        <w:rPr>
          <w:rFonts w:hint="default"/>
          <w:lang w:val="es-EC"/>
        </w:rPr>
        <w:t>9</w:t>
      </w:r>
      <w:del w:id="275" w:author="marpa" w:date="2026-10-25T14:24:38Z">
        <w:r>
          <w:rPr/>
          <w:delText>17</w:delText>
        </w:r>
      </w:del>
      <w:r>
        <w:t>. Estructura de paquetes - servicios</w:t>
      </w:r>
      <w:bookmarkEnd w:id="81"/>
      <w:bookmarkEnd w:id="82"/>
      <w:bookmarkEnd w:id="83"/>
    </w:p>
    <w:p w14:paraId="64AED911">
      <w:pPr>
        <w:pStyle w:val="6"/>
        <w:sectPr>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pPr>
    </w:p>
    <w:p w14:paraId="267B8A88">
      <w:pPr>
        <w:pStyle w:val="6"/>
        <w:spacing w:after="60"/>
      </w:pPr>
      <w:bookmarkStart w:id="84" w:name="_Toc15097"/>
      <w:bookmarkStart w:id="85" w:name="_Toc9407"/>
      <w:r>
        <w:rPr>
          <w:i/>
          <w:color w:val="1F497D"/>
          <w:sz w:val="18"/>
        </w:rPr>
        <w:t xml:space="preserve">Tabla </w:t>
      </w:r>
      <w:r>
        <w:rPr>
          <w:rFonts w:hint="default"/>
          <w:i/>
          <w:color w:val="1F497D"/>
          <w:sz w:val="18"/>
          <w:lang w:val="es-ES"/>
        </w:rPr>
        <w:t>1</w:t>
      </w:r>
      <w:r>
        <w:rPr>
          <w:i/>
          <w:color w:val="1F497D"/>
          <w:sz w:val="18"/>
        </w:rPr>
        <w:t>. Clase ServicioAutenticacion - Servidor</w:t>
      </w:r>
      <w:bookmarkEnd w:id="84"/>
      <w:bookmarkEnd w:id="85"/>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181AC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1959352A">
            <w:pPr>
              <w:spacing w:after="0" w:line="240" w:lineRule="auto"/>
            </w:pPr>
            <w:r>
              <w:rPr>
                <w:rFonts w:ascii="Courier New" w:hAnsi="Courier New"/>
                <w:color w:val="000000"/>
                <w:sz w:val="16"/>
              </w:rPr>
              <w:t>using ServidorConversionesDotnet.Modelos;</w:t>
            </w:r>
            <w:r>
              <w:rPr>
                <w:rFonts w:ascii="Courier New" w:hAnsi="Courier New"/>
                <w:color w:val="000000"/>
                <w:sz w:val="16"/>
              </w:rPr>
              <w:br w:type="textWrapping"/>
            </w:r>
            <w:r>
              <w:rPr>
                <w:rFonts w:ascii="Courier New" w:hAnsi="Courier New"/>
                <w:color w:val="000000"/>
                <w:sz w:val="16"/>
              </w:rPr>
              <w:t>using ServidorConversionesDotnet.Utilidades;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namespace ServidorConversionesDotnet.Servicios;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 Valida las credenciales del login y solicita la generación del token JWT.</w:t>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public sealed class ServicioAutenticacion</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private readonly IConfiguration _configuracion;</w:t>
            </w:r>
            <w:r>
              <w:rPr>
                <w:rFonts w:ascii="Courier New" w:hAnsi="Courier New"/>
                <w:color w:val="000000"/>
                <w:sz w:val="16"/>
              </w:rPr>
              <w:br w:type="textWrapping"/>
            </w:r>
            <w:r>
              <w:rPr>
                <w:rFonts w:ascii="Courier New" w:hAnsi="Courier New"/>
                <w:color w:val="000000"/>
                <w:sz w:val="16"/>
              </w:rPr>
              <w:t xml:space="preserve">    private readonly GeneradorToken _generadorToken;</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ServicioAutenticacion(IConfiguration configuracion, GeneradorToken generadorToken)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_configuracion = configuracion;</w:t>
            </w:r>
            <w:r>
              <w:rPr>
                <w:rFonts w:ascii="Courier New" w:hAnsi="Courier New"/>
                <w:color w:val="000000"/>
                <w:sz w:val="16"/>
              </w:rPr>
              <w:br w:type="textWrapping"/>
            </w:r>
            <w:r>
              <w:rPr>
                <w:rFonts w:ascii="Courier New" w:hAnsi="Courier New"/>
                <w:color w:val="000000"/>
                <w:sz w:val="16"/>
              </w:rPr>
              <w:t xml:space="preserve">        _generadorToken = generadorToken;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w:t>
            </w:r>
            <w:r>
              <w:rPr>
                <w:rFonts w:ascii="Courier New" w:hAnsi="Courier New"/>
                <w:color w:val="000000"/>
                <w:sz w:val="16"/>
              </w:rPr>
              <w:br w:type="textWrapping"/>
            </w:r>
            <w:r>
              <w:rPr>
                <w:rFonts w:ascii="Courier New" w:hAnsi="Courier New"/>
                <w:color w:val="000000"/>
                <w:sz w:val="16"/>
              </w:rPr>
              <w:t xml:space="preserve">    /// Valida la solicitud de login y, si las credenciales son correctas,</w:t>
            </w:r>
            <w:r>
              <w:rPr>
                <w:rFonts w:ascii="Courier New" w:hAnsi="Courier New"/>
                <w:color w:val="000000"/>
                <w:sz w:val="16"/>
              </w:rPr>
              <w:br w:type="textWrapping"/>
            </w:r>
            <w:r>
              <w:rPr>
                <w:rFonts w:ascii="Courier New" w:hAnsi="Courier New"/>
                <w:color w:val="000000"/>
                <w:sz w:val="16"/>
              </w:rPr>
              <w:t xml:space="preserve">    /// devuelve el token JWT con su fecha de expiración.</w:t>
            </w:r>
            <w:r>
              <w:rPr>
                <w:rFonts w:ascii="Courier New" w:hAnsi="Courier New"/>
                <w:color w:val="000000"/>
                <w:sz w:val="16"/>
              </w:rPr>
              <w:br w:type="textWrapping"/>
            </w:r>
            <w:r>
              <w:rPr>
                <w:rFonts w:ascii="Courier New" w:hAnsi="Courier New"/>
                <w:color w:val="000000"/>
                <w:sz w:val="16"/>
              </w:rPr>
              <w:t xml:space="preserve">    /// &lt;/summary&gt;</w:t>
            </w:r>
            <w:r>
              <w:rPr>
                <w:rFonts w:ascii="Courier New" w:hAnsi="Courier New"/>
                <w:color w:val="000000"/>
                <w:sz w:val="16"/>
              </w:rPr>
              <w:br w:type="textWrapping"/>
            </w:r>
            <w:r>
              <w:rPr>
                <w:rFonts w:ascii="Courier New" w:hAnsi="Courier New"/>
                <w:color w:val="000000"/>
                <w:sz w:val="16"/>
              </w:rPr>
              <w:t xml:space="preserve">    public ResultadoServicio&lt;RespuestaLogin&gt; IniciarSesion(SolicitudLogin solicitud)</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if (string.IsNullOrWhiteSpace(solicitud.Usuario) ||</w:t>
            </w:r>
            <w:r>
              <w:rPr>
                <w:rFonts w:ascii="Courier New" w:hAnsi="Courier New"/>
                <w:color w:val="000000"/>
                <w:sz w:val="16"/>
              </w:rPr>
              <w:br w:type="textWrapping"/>
            </w:r>
            <w:r>
              <w:rPr>
                <w:rFonts w:ascii="Courier New" w:hAnsi="Courier New"/>
                <w:color w:val="000000"/>
                <w:sz w:val="16"/>
              </w:rPr>
              <w:t xml:space="preserve">            string.IsNullOrWhiteSpace(solicitud.Contrasena))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ResultadoServicio&lt;RespuestaLogin&gt;.ConError(new RespuestaError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Codigo = 400,</w:t>
            </w:r>
            <w:r>
              <w:rPr>
                <w:rFonts w:ascii="Courier New" w:hAnsi="Courier New"/>
                <w:color w:val="000000"/>
                <w:sz w:val="16"/>
              </w:rPr>
              <w:br w:type="textWrapping"/>
            </w:r>
            <w:r>
              <w:rPr>
                <w:rFonts w:ascii="Courier New" w:hAnsi="Courier New"/>
                <w:color w:val="000000"/>
                <w:sz w:val="16"/>
              </w:rPr>
              <w:t xml:space="preserve">                Mensaje = "El usuario y la contraseña son obligatorios.",</w:t>
            </w:r>
            <w:r>
              <w:rPr>
                <w:rFonts w:ascii="Courier New" w:hAnsi="Courier New"/>
                <w:color w:val="000000"/>
                <w:sz w:val="16"/>
              </w:rPr>
              <w:br w:type="textWrapping"/>
            </w:r>
            <w:r>
              <w:rPr>
                <w:rFonts w:ascii="Courier New" w:hAnsi="Courier New"/>
                <w:color w:val="000000"/>
                <w:sz w:val="16"/>
              </w:rPr>
              <w:t xml:space="preserve">                Detalle = "Los campos 'usuario' y 'contrasena' no pueden estar vacíos."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var usuarioDemo = _configuracion["USUARIO_DEMO"];</w:t>
            </w:r>
            <w:r>
              <w:rPr>
                <w:rFonts w:ascii="Courier New" w:hAnsi="Courier New"/>
                <w:color w:val="000000"/>
                <w:sz w:val="16"/>
              </w:rPr>
              <w:br w:type="textWrapping"/>
            </w:r>
            <w:r>
              <w:rPr>
                <w:rFonts w:ascii="Courier New" w:hAnsi="Courier New"/>
                <w:color w:val="000000"/>
                <w:sz w:val="16"/>
              </w:rPr>
              <w:t xml:space="preserve">        var contrasenaDemo = _configuracion["CONTRASENA_DEMO"];</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var credencialesCorrectas =</w:t>
            </w:r>
            <w:r>
              <w:rPr>
                <w:rFonts w:ascii="Courier New" w:hAnsi="Courier New"/>
                <w:color w:val="000000"/>
                <w:sz w:val="16"/>
              </w:rPr>
              <w:br w:type="textWrapping"/>
            </w:r>
            <w:r>
              <w:rPr>
                <w:rFonts w:ascii="Courier New" w:hAnsi="Courier New"/>
                <w:color w:val="000000"/>
                <w:sz w:val="16"/>
              </w:rPr>
              <w:t xml:space="preserve">            !string.IsNullOrWhiteSpace(usuarioDemo) &amp;&amp;</w:t>
            </w:r>
            <w:r>
              <w:rPr>
                <w:rFonts w:ascii="Courier New" w:hAnsi="Courier New"/>
                <w:color w:val="000000"/>
                <w:sz w:val="16"/>
              </w:rPr>
              <w:br w:type="textWrapping"/>
            </w:r>
            <w:r>
              <w:rPr>
                <w:rFonts w:ascii="Courier New" w:hAnsi="Courier New"/>
                <w:color w:val="000000"/>
                <w:sz w:val="16"/>
              </w:rPr>
              <w:t xml:space="preserve">            !string.IsNullOrWhiteSpace(contrasenaDemo) &amp;&amp;</w:t>
            </w:r>
            <w:r>
              <w:rPr>
                <w:rFonts w:ascii="Courier New" w:hAnsi="Courier New"/>
                <w:color w:val="000000"/>
                <w:sz w:val="16"/>
              </w:rPr>
              <w:br w:type="textWrapping"/>
            </w:r>
            <w:r>
              <w:rPr>
                <w:rFonts w:ascii="Courier New" w:hAnsi="Courier New"/>
                <w:color w:val="000000"/>
                <w:sz w:val="16"/>
              </w:rPr>
              <w:t xml:space="preserve">            string.Equals(solicitud.Usuario.Trim(), usuarioDemo, StringComparison.Ordinal) &amp;&amp;</w:t>
            </w:r>
            <w:r>
              <w:rPr>
                <w:rFonts w:ascii="Courier New" w:hAnsi="Courier New"/>
                <w:color w:val="000000"/>
                <w:sz w:val="16"/>
              </w:rPr>
              <w:br w:type="textWrapping"/>
            </w:r>
            <w:r>
              <w:rPr>
                <w:rFonts w:ascii="Courier New" w:hAnsi="Courier New"/>
                <w:color w:val="000000"/>
                <w:sz w:val="16"/>
              </w:rPr>
              <w:t xml:space="preserve">            string.Equals(solicitud.Contrasena, contrasenaDemo, StringComparison.Ordinal);</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(!credencialesCorrectas)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ResultadoServicio&lt;RespuestaLogin&gt;.ConError(new RespuestaError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Codigo = 401,</w:t>
            </w:r>
            <w:r>
              <w:rPr>
                <w:rFonts w:ascii="Courier New" w:hAnsi="Courier New"/>
                <w:color w:val="000000"/>
                <w:sz w:val="16"/>
              </w:rPr>
              <w:br w:type="textWrapping"/>
            </w:r>
            <w:r>
              <w:rPr>
                <w:rFonts w:ascii="Courier New" w:hAnsi="Courier New"/>
                <w:color w:val="000000"/>
                <w:sz w:val="16"/>
              </w:rPr>
              <w:t xml:space="preserve">                Mensaje = "Usuario o contraseña incorrectos.",</w:t>
            </w:r>
            <w:r>
              <w:rPr>
                <w:rFonts w:ascii="Courier New" w:hAnsi="Courier New"/>
                <w:color w:val="000000"/>
                <w:sz w:val="16"/>
              </w:rPr>
              <w:br w:type="textWrapping"/>
            </w:r>
            <w:r>
              <w:rPr>
                <w:rFonts w:ascii="Courier New" w:hAnsi="Courier New"/>
                <w:color w:val="000000"/>
                <w:sz w:val="16"/>
              </w:rPr>
              <w:t xml:space="preserve">                Detalle = "Las credenciales enviadas no coinciden con las registradas."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try</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ResultadoServicio&lt;RespuestaLogin&gt;.ConExito(</w:t>
            </w:r>
            <w:r>
              <w:rPr>
                <w:rFonts w:ascii="Courier New" w:hAnsi="Courier New"/>
                <w:color w:val="000000"/>
                <w:sz w:val="16"/>
              </w:rPr>
              <w:br w:type="textWrapping"/>
            </w:r>
            <w:r>
              <w:rPr>
                <w:rFonts w:ascii="Courier New" w:hAnsi="Courier New"/>
                <w:color w:val="000000"/>
                <w:sz w:val="16"/>
              </w:rPr>
              <w:t xml:space="preserve">                _generadorToken.Crear(solicitud.Usuario.Trim()));</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catch (Exception excepcion)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ResultadoServicio&lt;RespuestaLogin&gt;.ConError(new RespuestaError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Codigo = 500,</w:t>
            </w:r>
            <w:r>
              <w:rPr>
                <w:rFonts w:ascii="Courier New" w:hAnsi="Courier New"/>
                <w:color w:val="000000"/>
                <w:sz w:val="16"/>
              </w:rPr>
              <w:br w:type="textWrapping"/>
            </w:r>
            <w:r>
              <w:rPr>
                <w:rFonts w:ascii="Courier New" w:hAnsi="Courier New"/>
                <w:color w:val="000000"/>
                <w:sz w:val="16"/>
              </w:rPr>
              <w:t xml:space="preserve">                Mensaje = "No fue posible generar el token de acceso. Intente nuevamente más tarde.",</w:t>
            </w:r>
            <w:r>
              <w:rPr>
                <w:rFonts w:ascii="Courier New" w:hAnsi="Courier New"/>
                <w:color w:val="000000"/>
                <w:sz w:val="16"/>
              </w:rPr>
              <w:br w:type="textWrapping"/>
            </w:r>
            <w:r>
              <w:rPr>
                <w:rFonts w:ascii="Courier New" w:hAnsi="Courier New"/>
                <w:color w:val="000000"/>
                <w:sz w:val="16"/>
              </w:rPr>
              <w:t xml:space="preserve">                Detalle = excepcion.Message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525AB1B0"/>
    <w:p w14:paraId="161AE4D2">
      <w:pPr>
        <w:pStyle w:val="6"/>
        <w:spacing w:after="60"/>
      </w:pPr>
      <w:bookmarkStart w:id="86" w:name="_Toc24564"/>
      <w:bookmarkStart w:id="87" w:name="_Toc4015"/>
      <w:r>
        <w:rPr>
          <w:i/>
          <w:color w:val="1F497D"/>
          <w:sz w:val="18"/>
        </w:rPr>
        <w:t xml:space="preserve">Tabla </w:t>
      </w:r>
      <w:r>
        <w:rPr>
          <w:rFonts w:hint="default"/>
          <w:i/>
          <w:color w:val="1F497D"/>
          <w:sz w:val="18"/>
          <w:lang w:val="es-ES"/>
        </w:rPr>
        <w:t>2</w:t>
      </w:r>
      <w:r>
        <w:rPr>
          <w:i/>
          <w:color w:val="1F497D"/>
          <w:sz w:val="18"/>
        </w:rPr>
        <w:t>. Clase ServicioConversionLongitud - Servidor</w:t>
      </w:r>
      <w:bookmarkEnd w:id="86"/>
      <w:bookmarkEnd w:id="87"/>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14:paraId="7D2A9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23" w:type="dxa"/>
            <w:shd w:val="clear" w:color="auto" w:fill="D9D9D9"/>
          </w:tcPr>
          <w:p w14:paraId="6DD65E08">
            <w:pPr>
              <w:spacing w:after="0" w:line="240" w:lineRule="auto"/>
            </w:pPr>
            <w:r>
              <w:rPr>
                <w:rFonts w:ascii="Courier New" w:hAnsi="Courier New"/>
                <w:color w:val="000000"/>
                <w:sz w:val="16"/>
              </w:rPr>
              <w:t>using ServidorConversionesDotnet.Modelos;</w:t>
            </w:r>
            <w:r>
              <w:rPr>
                <w:rFonts w:ascii="Courier New" w:hAnsi="Courier New"/>
                <w:color w:val="000000"/>
                <w:sz w:val="16"/>
              </w:rPr>
              <w:br w:type="textWrapping"/>
            </w:r>
            <w:r>
              <w:rPr>
                <w:rFonts w:ascii="Courier New" w:hAnsi="Courier New"/>
                <w:color w:val="000000"/>
                <w:sz w:val="16"/>
              </w:rPr>
              <w:t>using ServidorConversionesDotnet.Modelos.Enumeraciones;</w:t>
            </w:r>
            <w:r>
              <w:rPr>
                <w:rFonts w:ascii="Courier New" w:hAnsi="Courier New"/>
                <w:color w:val="000000"/>
                <w:sz w:val="16"/>
              </w:rPr>
              <w:br w:type="textWrapping"/>
            </w:r>
            <w:r>
              <w:rPr>
                <w:rFonts w:ascii="Courier New" w:hAnsi="Courier New"/>
                <w:color w:val="000000"/>
                <w:sz w:val="16"/>
              </w:rPr>
              <w:t>using ServidorConversionesDotnet.Utilidades;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namespace ServidorConversionesDotnet.Servicios;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 Aplica las reglas de validación y las fórmulas de conversión de longitud</w:t>
            </w:r>
            <w:r>
              <w:rPr>
                <w:rFonts w:ascii="Courier New" w:hAnsi="Courier New"/>
                <w:color w:val="000000"/>
                <w:sz w:val="16"/>
              </w:rPr>
              <w:br w:type="textWrapping"/>
            </w:r>
            <w:r>
              <w:rPr>
                <w:rFonts w:ascii="Courier New" w:hAnsi="Courier New"/>
                <w:color w:val="000000"/>
                <w:sz w:val="16"/>
              </w:rPr>
              <w:t>/// (unidad base: metro).</w:t>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public sealed class ServicioConversionLongitud</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private static readonly Dictionary&lt;UnidadLongitud, double&gt; FactorAMetro = new()</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[UnidadLongitud.Pie] = 0.3048,</w:t>
            </w:r>
            <w:r>
              <w:rPr>
                <w:rFonts w:ascii="Courier New" w:hAnsi="Courier New"/>
                <w:color w:val="000000"/>
                <w:sz w:val="16"/>
              </w:rPr>
              <w:br w:type="textWrapping"/>
            </w:r>
            <w:r>
              <w:rPr>
                <w:rFonts w:ascii="Courier New" w:hAnsi="Courier New"/>
                <w:color w:val="000000"/>
                <w:sz w:val="16"/>
              </w:rPr>
              <w:t xml:space="preserve">        [UnidadLongitud.Centimetro] = 0.01,</w:t>
            </w:r>
            <w:r>
              <w:rPr>
                <w:rFonts w:ascii="Courier New" w:hAnsi="Courier New"/>
                <w:color w:val="000000"/>
                <w:sz w:val="16"/>
              </w:rPr>
              <w:br w:type="textWrapping"/>
            </w:r>
            <w:r>
              <w:rPr>
                <w:rFonts w:ascii="Courier New" w:hAnsi="Courier New"/>
                <w:color w:val="000000"/>
                <w:sz w:val="16"/>
              </w:rPr>
              <w:t xml:space="preserve">        [UnidadLongitud.Metro] = 1,</w:t>
            </w:r>
            <w:r>
              <w:rPr>
                <w:rFonts w:ascii="Courier New" w:hAnsi="Courier New"/>
                <w:color w:val="000000"/>
                <w:sz w:val="16"/>
              </w:rPr>
              <w:br w:type="textWrapping"/>
            </w:r>
            <w:r>
              <w:rPr>
                <w:rFonts w:ascii="Courier New" w:hAnsi="Courier New"/>
                <w:color w:val="000000"/>
                <w:sz w:val="16"/>
              </w:rPr>
              <w:t xml:space="preserve">        [UnidadLongitud.Milla] = 1609.34,</w:t>
            </w:r>
            <w:r>
              <w:rPr>
                <w:rFonts w:ascii="Courier New" w:hAnsi="Courier New"/>
                <w:color w:val="000000"/>
                <w:sz w:val="16"/>
              </w:rPr>
              <w:br w:type="textWrapping"/>
            </w:r>
            <w:r>
              <w:rPr>
                <w:rFonts w:ascii="Courier New" w:hAnsi="Courier New"/>
                <w:color w:val="000000"/>
                <w:sz w:val="16"/>
              </w:rPr>
              <w:t xml:space="preserve">        [UnidadLongitud.Yarda] = 0.9144</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w:t>
            </w:r>
            <w:r>
              <w:rPr>
                <w:rFonts w:ascii="Courier New" w:hAnsi="Courier New"/>
                <w:color w:val="000000"/>
                <w:sz w:val="16"/>
              </w:rPr>
              <w:br w:type="textWrapping"/>
            </w:r>
            <w:r>
              <w:rPr>
                <w:rFonts w:ascii="Courier New" w:hAnsi="Courier New"/>
                <w:color w:val="000000"/>
                <w:sz w:val="16"/>
              </w:rPr>
              <w:t xml:space="preserve">    /// Convierte el valor recibido de la unidad de origen a la unidad de destino.</w:t>
            </w:r>
            <w:r>
              <w:rPr>
                <w:rFonts w:ascii="Courier New" w:hAnsi="Courier New"/>
                <w:color w:val="000000"/>
                <w:sz w:val="16"/>
              </w:rPr>
              <w:br w:type="textWrapping"/>
            </w:r>
            <w:r>
              <w:rPr>
                <w:rFonts w:ascii="Courier New" w:hAnsi="Courier New"/>
                <w:color w:val="000000"/>
                <w:sz w:val="16"/>
              </w:rPr>
              <w:t xml:space="preserve">    /// &lt;/summary&gt;</w:t>
            </w:r>
            <w:r>
              <w:rPr>
                <w:rFonts w:ascii="Courier New" w:hAnsi="Courier New"/>
                <w:color w:val="000000"/>
                <w:sz w:val="16"/>
              </w:rPr>
              <w:br w:type="textWrapping"/>
            </w:r>
            <w:r>
              <w:rPr>
                <w:rFonts w:ascii="Courier New" w:hAnsi="Courier New"/>
                <w:color w:val="000000"/>
                <w:sz w:val="16"/>
              </w:rPr>
              <w:t xml:space="preserve">    public ResultadoServicio&lt;RespuestaConversion&gt; Convertir(SolicitudConversion solicitud)</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if (solicitud.Valor is null ||</w:t>
            </w:r>
            <w:r>
              <w:rPr>
                <w:rFonts w:ascii="Courier New" w:hAnsi="Courier New"/>
                <w:color w:val="000000"/>
                <w:sz w:val="16"/>
              </w:rPr>
              <w:br w:type="textWrapping"/>
            </w:r>
            <w:r>
              <w:rPr>
                <w:rFonts w:ascii="Courier New" w:hAnsi="Courier New"/>
                <w:color w:val="000000"/>
                <w:sz w:val="16"/>
              </w:rPr>
              <w:t xml:space="preserve">            string.IsNullOrWhiteSpace(solicitud.UnidadOrigen) ||</w:t>
            </w:r>
            <w:r>
              <w:rPr>
                <w:rFonts w:ascii="Courier New" w:hAnsi="Courier New"/>
                <w:color w:val="000000"/>
                <w:sz w:val="16"/>
              </w:rPr>
              <w:br w:type="textWrapping"/>
            </w:r>
            <w:r>
              <w:rPr>
                <w:rFonts w:ascii="Courier New" w:hAnsi="Courier New"/>
                <w:color w:val="000000"/>
                <w:sz w:val="16"/>
              </w:rPr>
              <w:t xml:space="preserve">            string.IsNullOrWhiteSpace(solicitud.UnidadDestino))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ResultadoServicio&lt;RespuestaConversion&gt;.ConError(new RespuestaError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Codigo = 400,</w:t>
            </w:r>
            <w:r>
              <w:rPr>
                <w:rFonts w:ascii="Courier New" w:hAnsi="Courier New"/>
                <w:color w:val="000000"/>
                <w:sz w:val="16"/>
              </w:rPr>
              <w:br w:type="textWrapping"/>
            </w:r>
            <w:r>
              <w:rPr>
                <w:rFonts w:ascii="Courier New" w:hAnsi="Courier New"/>
                <w:color w:val="000000"/>
                <w:sz w:val="16"/>
              </w:rPr>
              <w:t xml:space="preserve">                Mensaje = "Debe ingresar el valor, la unidad de origen y la unidad de destino.",</w:t>
            </w:r>
            <w:r>
              <w:rPr>
                <w:rFonts w:ascii="Courier New" w:hAnsi="Courier New"/>
                <w:color w:val="000000"/>
                <w:sz w:val="16"/>
              </w:rPr>
              <w:br w:type="textWrapping"/>
            </w:r>
            <w:r>
              <w:rPr>
                <w:rFonts w:ascii="Courier New" w:hAnsi="Courier New"/>
                <w:color w:val="000000"/>
                <w:sz w:val="16"/>
              </w:rPr>
              <w:t xml:space="preserve">                Detalle = "Los campos 'valor', 'unidadOrigen' y 'unidadDestino' son obligatorios."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(!ConversorEnum.IntentarConvertir(solicitud.UnidadOrigen, out UnidadLongitud origen) ||</w:t>
            </w:r>
            <w:r>
              <w:rPr>
                <w:rFonts w:ascii="Courier New" w:hAnsi="Courier New"/>
                <w:color w:val="000000"/>
                <w:sz w:val="16"/>
              </w:rPr>
              <w:br w:type="textWrapping"/>
            </w:r>
            <w:r>
              <w:rPr>
                <w:rFonts w:ascii="Courier New" w:hAnsi="Courier New"/>
                <w:color w:val="000000"/>
                <w:sz w:val="16"/>
              </w:rPr>
              <w:t xml:space="preserve">            !ConversorEnum.IntentarConvertir(solicitud.UnidadDestino, out UnidadLongitud destino))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ResultadoServicio&lt;RespuestaConversion&gt;.ConError(new RespuestaError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Codigo = 400,</w:t>
            </w:r>
            <w:r>
              <w:rPr>
                <w:rFonts w:ascii="Courier New" w:hAnsi="Courier New"/>
                <w:color w:val="000000"/>
                <w:sz w:val="16"/>
              </w:rPr>
              <w:br w:type="textWrapping"/>
            </w:r>
            <w:r>
              <w:rPr>
                <w:rFonts w:ascii="Courier New" w:hAnsi="Courier New"/>
                <w:color w:val="000000"/>
                <w:sz w:val="16"/>
              </w:rPr>
              <w:t xml:space="preserve">                Mensaje = "La unidad especificada no es válida.",</w:t>
            </w:r>
            <w:r>
              <w:rPr>
                <w:rFonts w:ascii="Courier New" w:hAnsi="Courier New"/>
                <w:color w:val="000000"/>
                <w:sz w:val="16"/>
              </w:rPr>
              <w:br w:type="textWrapping"/>
            </w:r>
            <w:r>
              <w:rPr>
                <w:rFonts w:ascii="Courier New" w:hAnsi="Courier New"/>
                <w:color w:val="000000"/>
                <w:sz w:val="16"/>
              </w:rPr>
              <w:t xml:space="preserve">                Detalle = $"Las unidades '{solicitud.UnidadOrigen}' y '{solicitud.UnidadDestino}' " +</w:t>
            </w:r>
            <w:r>
              <w:rPr>
                <w:rFonts w:ascii="Courier New" w:hAnsi="Courier New"/>
                <w:color w:val="000000"/>
                <w:sz w:val="16"/>
              </w:rPr>
              <w:br w:type="textWrapping"/>
            </w:r>
            <w:r>
              <w:rPr>
                <w:rFonts w:ascii="Courier New" w:hAnsi="Courier New"/>
                <w:color w:val="000000"/>
                <w:sz w:val="16"/>
              </w:rPr>
              <w:t xml:space="preserve">                          "no corresponden a unidades de longitud admitidas."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(origen == destino)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ResultadoServicio&lt;RespuestaConversion&gt;.ConError(new RespuestaError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Codigo = 400,</w:t>
            </w:r>
            <w:r>
              <w:rPr>
                <w:rFonts w:ascii="Courier New" w:hAnsi="Courier New"/>
                <w:color w:val="000000"/>
                <w:sz w:val="16"/>
              </w:rPr>
              <w:br w:type="textWrapping"/>
            </w:r>
            <w:r>
              <w:rPr>
                <w:rFonts w:ascii="Courier New" w:hAnsi="Courier New"/>
                <w:color w:val="000000"/>
                <w:sz w:val="16"/>
              </w:rPr>
              <w:t xml:space="preserve">                Mensaje = "La unidad de origen y destino no pueden ser iguales.",</w:t>
            </w:r>
            <w:r>
              <w:rPr>
                <w:rFonts w:ascii="Courier New" w:hAnsi="Courier New"/>
                <w:color w:val="000000"/>
                <w:sz w:val="16"/>
              </w:rPr>
              <w:br w:type="textWrapping"/>
            </w:r>
            <w:r>
              <w:rPr>
                <w:rFonts w:ascii="Courier New" w:hAnsi="Courier New"/>
                <w:color w:val="000000"/>
                <w:sz w:val="16"/>
              </w:rPr>
              <w:t xml:space="preserve">                Detalle = $"Ambas unidades son '{solicitud.UnidadOrigen}'."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(solicitud.Valor &lt; 0)</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ResultadoServicio&lt;RespuestaConversion&gt;.ConError(new RespuestaError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Codigo = 400,</w:t>
            </w:r>
            <w:r>
              <w:rPr>
                <w:rFonts w:ascii="Courier New" w:hAnsi="Courier New"/>
                <w:color w:val="000000"/>
                <w:sz w:val="16"/>
              </w:rPr>
              <w:br w:type="textWrapping"/>
            </w:r>
            <w:r>
              <w:rPr>
                <w:rFonts w:ascii="Courier New" w:hAnsi="Courier New"/>
                <w:color w:val="000000"/>
                <w:sz w:val="16"/>
              </w:rPr>
              <w:t xml:space="preserve">                Mensaje = "El valor ingresado no puede ser negativo.",</w:t>
            </w:r>
            <w:r>
              <w:rPr>
                <w:rFonts w:ascii="Courier New" w:hAnsi="Courier New"/>
                <w:color w:val="000000"/>
                <w:sz w:val="16"/>
              </w:rPr>
              <w:br w:type="textWrapping"/>
            </w:r>
            <w:r>
              <w:rPr>
                <w:rFonts w:ascii="Courier New" w:hAnsi="Courier New"/>
                <w:color w:val="000000"/>
                <w:sz w:val="16"/>
              </w:rPr>
              <w:t xml:space="preserve">                Detalle = "El campo 'valor' debe ser mayor o igual a 0."</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try</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var valorConvertido = solicitud.Valor.Value *</w:t>
            </w:r>
            <w:r>
              <w:rPr>
                <w:rFonts w:ascii="Courier New" w:hAnsi="Courier New"/>
                <w:color w:val="000000"/>
                <w:sz w:val="16"/>
              </w:rPr>
              <w:br w:type="textWrapping"/>
            </w:r>
            <w:r>
              <w:rPr>
                <w:rFonts w:ascii="Courier New" w:hAnsi="Courier New"/>
                <w:color w:val="000000"/>
                <w:sz w:val="16"/>
              </w:rPr>
              <w:t xml:space="preserve">                                  FactorAMetro[origen] /</w:t>
            </w:r>
            <w:r>
              <w:rPr>
                <w:rFonts w:ascii="Courier New" w:hAnsi="Courier New"/>
                <w:color w:val="000000"/>
                <w:sz w:val="16"/>
              </w:rPr>
              <w:br w:type="textWrapping"/>
            </w:r>
            <w:r>
              <w:rPr>
                <w:rFonts w:ascii="Courier New" w:hAnsi="Courier New"/>
                <w:color w:val="000000"/>
                <w:sz w:val="16"/>
              </w:rPr>
              <w:t xml:space="preserve">                                  FactorAMetro[destino];</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return ResultadoServicio&lt;RespuestaConversion&gt;.ConExito(new RespuestaConversion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ValorConvertido = valorConvertido,</w:t>
            </w:r>
            <w:r>
              <w:rPr>
                <w:rFonts w:ascii="Courier New" w:hAnsi="Courier New"/>
                <w:color w:val="000000"/>
                <w:sz w:val="16"/>
              </w:rPr>
              <w:br w:type="textWrapping"/>
            </w:r>
            <w:r>
              <w:rPr>
                <w:rFonts w:ascii="Courier New" w:hAnsi="Courier New"/>
                <w:color w:val="000000"/>
                <w:sz w:val="16"/>
              </w:rPr>
              <w:t xml:space="preserve">                UnidadOrigen = solicitud.UnidadOrigen,</w:t>
            </w:r>
            <w:r>
              <w:rPr>
                <w:rFonts w:ascii="Courier New" w:hAnsi="Courier New"/>
                <w:color w:val="000000"/>
                <w:sz w:val="16"/>
              </w:rPr>
              <w:br w:type="textWrapping"/>
            </w:r>
            <w:r>
              <w:rPr>
                <w:rFonts w:ascii="Courier New" w:hAnsi="Courier New"/>
                <w:color w:val="000000"/>
                <w:sz w:val="16"/>
              </w:rPr>
              <w:t xml:space="preserve">                UnidadDestino = solicitud.UnidadDestino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catch (Exception excepcion)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ResultadoServicio&lt;RespuestaConversion&gt;.ConError(new RespuestaError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Codigo = 500,</w:t>
            </w:r>
            <w:r>
              <w:rPr>
                <w:rFonts w:ascii="Courier New" w:hAnsi="Courier New"/>
                <w:color w:val="000000"/>
                <w:sz w:val="16"/>
              </w:rPr>
              <w:br w:type="textWrapping"/>
            </w:r>
            <w:r>
              <w:rPr>
                <w:rFonts w:ascii="Courier New" w:hAnsi="Courier New"/>
                <w:color w:val="000000"/>
                <w:sz w:val="16"/>
              </w:rPr>
              <w:t xml:space="preserve">                Mensaje = "No fue posible resolver la conversión solicitada. Intente nuevamente más tarde.",</w:t>
            </w:r>
            <w:r>
              <w:rPr>
                <w:rFonts w:ascii="Courier New" w:hAnsi="Courier New"/>
                <w:color w:val="000000"/>
                <w:sz w:val="16"/>
              </w:rPr>
              <w:br w:type="textWrapping"/>
            </w:r>
            <w:r>
              <w:rPr>
                <w:rFonts w:ascii="Courier New" w:hAnsi="Courier New"/>
                <w:color w:val="000000"/>
                <w:sz w:val="16"/>
              </w:rPr>
              <w:t xml:space="preserve">                Detalle = excepcion.Message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0689316A"/>
    <w:p w14:paraId="7B45CF7D">
      <w:pPr>
        <w:pStyle w:val="6"/>
        <w:spacing w:after="60"/>
      </w:pPr>
      <w:bookmarkStart w:id="88" w:name="_Toc18169"/>
      <w:bookmarkStart w:id="89" w:name="_Toc6341"/>
      <w:r>
        <w:rPr>
          <w:i/>
          <w:color w:val="1F497D"/>
          <w:sz w:val="18"/>
        </w:rPr>
        <w:t xml:space="preserve">Tabla </w:t>
      </w:r>
      <w:r>
        <w:rPr>
          <w:rFonts w:hint="default"/>
          <w:i/>
          <w:color w:val="1F497D"/>
          <w:sz w:val="18"/>
          <w:lang w:val="es-ES"/>
        </w:rPr>
        <w:t>3</w:t>
      </w:r>
      <w:r>
        <w:rPr>
          <w:i/>
          <w:color w:val="1F497D"/>
          <w:sz w:val="18"/>
        </w:rPr>
        <w:t>. Clase ServicioConversionMasa - Servidor</w:t>
      </w:r>
      <w:bookmarkEnd w:id="88"/>
      <w:bookmarkEnd w:id="89"/>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14:paraId="615B9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9" w:type="dxa"/>
            <w:shd w:val="clear" w:color="auto" w:fill="D9D9D9"/>
          </w:tcPr>
          <w:p w14:paraId="0032B544">
            <w:pPr>
              <w:spacing w:after="0" w:line="240" w:lineRule="auto"/>
            </w:pPr>
            <w:r>
              <w:rPr>
                <w:rFonts w:ascii="Courier New" w:hAnsi="Courier New"/>
                <w:color w:val="000000"/>
                <w:sz w:val="16"/>
              </w:rPr>
              <w:t>using ServidorConversionesDotnet.Modelos;</w:t>
            </w:r>
            <w:r>
              <w:rPr>
                <w:rFonts w:ascii="Courier New" w:hAnsi="Courier New"/>
                <w:color w:val="000000"/>
                <w:sz w:val="16"/>
              </w:rPr>
              <w:br w:type="textWrapping"/>
            </w:r>
            <w:r>
              <w:rPr>
                <w:rFonts w:ascii="Courier New" w:hAnsi="Courier New"/>
                <w:color w:val="000000"/>
                <w:sz w:val="16"/>
              </w:rPr>
              <w:t>using ServidorConversionesDotnet.Modelos.Enumeraciones;</w:t>
            </w:r>
            <w:r>
              <w:rPr>
                <w:rFonts w:ascii="Courier New" w:hAnsi="Courier New"/>
                <w:color w:val="000000"/>
                <w:sz w:val="16"/>
              </w:rPr>
              <w:br w:type="textWrapping"/>
            </w:r>
            <w:r>
              <w:rPr>
                <w:rFonts w:ascii="Courier New" w:hAnsi="Courier New"/>
                <w:color w:val="000000"/>
                <w:sz w:val="16"/>
              </w:rPr>
              <w:t>using ServidorConversionesDotnet.Utilidades;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namespace ServidorConversionesDotnet.Servicios;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 Aplica las reglas de validación y las fórmulas de conversión de masa</w:t>
            </w:r>
            <w:r>
              <w:rPr>
                <w:rFonts w:ascii="Courier New" w:hAnsi="Courier New"/>
                <w:color w:val="000000"/>
                <w:sz w:val="16"/>
              </w:rPr>
              <w:br w:type="textWrapping"/>
            </w:r>
            <w:r>
              <w:rPr>
                <w:rFonts w:ascii="Courier New" w:hAnsi="Courier New"/>
                <w:color w:val="000000"/>
                <w:sz w:val="16"/>
              </w:rPr>
              <w:t>/// (unidad base: kilogramo).</w:t>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public sealed class ServicioConversionMasa</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private static readonly Dictionary&lt;UnidadMasa, double&gt; FactorAKilogramo = new()</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[UnidadMasa.Miligramo] = 1e-6,</w:t>
            </w:r>
            <w:r>
              <w:rPr>
                <w:rFonts w:ascii="Courier New" w:hAnsi="Courier New"/>
                <w:color w:val="000000"/>
                <w:sz w:val="16"/>
              </w:rPr>
              <w:br w:type="textWrapping"/>
            </w:r>
            <w:r>
              <w:rPr>
                <w:rFonts w:ascii="Courier New" w:hAnsi="Courier New"/>
                <w:color w:val="000000"/>
                <w:sz w:val="16"/>
              </w:rPr>
              <w:t xml:space="preserve">        [UnidadMasa.Gramo] = 0.001,</w:t>
            </w:r>
            <w:r>
              <w:rPr>
                <w:rFonts w:ascii="Courier New" w:hAnsi="Courier New"/>
                <w:color w:val="000000"/>
                <w:sz w:val="16"/>
              </w:rPr>
              <w:br w:type="textWrapping"/>
            </w:r>
            <w:r>
              <w:rPr>
                <w:rFonts w:ascii="Courier New" w:hAnsi="Courier New"/>
                <w:color w:val="000000"/>
                <w:sz w:val="16"/>
              </w:rPr>
              <w:t xml:space="preserve">        [UnidadMasa.Kilogramo] = 1,</w:t>
            </w:r>
            <w:r>
              <w:rPr>
                <w:rFonts w:ascii="Courier New" w:hAnsi="Courier New"/>
                <w:color w:val="000000"/>
                <w:sz w:val="16"/>
              </w:rPr>
              <w:br w:type="textWrapping"/>
            </w:r>
            <w:r>
              <w:rPr>
                <w:rFonts w:ascii="Courier New" w:hAnsi="Courier New"/>
                <w:color w:val="000000"/>
                <w:sz w:val="16"/>
              </w:rPr>
              <w:t xml:space="preserve">        [UnidadMasa.Tonelada] = 1000,</w:t>
            </w:r>
            <w:r>
              <w:rPr>
                <w:rFonts w:ascii="Courier New" w:hAnsi="Courier New"/>
                <w:color w:val="000000"/>
                <w:sz w:val="16"/>
              </w:rPr>
              <w:br w:type="textWrapping"/>
            </w:r>
            <w:r>
              <w:rPr>
                <w:rFonts w:ascii="Courier New" w:hAnsi="Courier New"/>
                <w:color w:val="000000"/>
                <w:sz w:val="16"/>
              </w:rPr>
              <w:t xml:space="preserve">        [UnidadMasa.Onza] = 0.0283495</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w:t>
            </w:r>
            <w:r>
              <w:rPr>
                <w:rFonts w:ascii="Courier New" w:hAnsi="Courier New"/>
                <w:color w:val="000000"/>
                <w:sz w:val="16"/>
              </w:rPr>
              <w:br w:type="textWrapping"/>
            </w:r>
            <w:r>
              <w:rPr>
                <w:rFonts w:ascii="Courier New" w:hAnsi="Courier New"/>
                <w:color w:val="000000"/>
                <w:sz w:val="16"/>
              </w:rPr>
              <w:t xml:space="preserve">    /// Convierte el valor recibido de la unidad de origen a la unidad de destino.</w:t>
            </w:r>
            <w:r>
              <w:rPr>
                <w:rFonts w:ascii="Courier New" w:hAnsi="Courier New"/>
                <w:color w:val="000000"/>
                <w:sz w:val="16"/>
              </w:rPr>
              <w:br w:type="textWrapping"/>
            </w:r>
            <w:r>
              <w:rPr>
                <w:rFonts w:ascii="Courier New" w:hAnsi="Courier New"/>
                <w:color w:val="000000"/>
                <w:sz w:val="16"/>
              </w:rPr>
              <w:t xml:space="preserve">    /// &lt;/summary&gt;</w:t>
            </w:r>
            <w:r>
              <w:rPr>
                <w:rFonts w:ascii="Courier New" w:hAnsi="Courier New"/>
                <w:color w:val="000000"/>
                <w:sz w:val="16"/>
              </w:rPr>
              <w:br w:type="textWrapping"/>
            </w:r>
            <w:r>
              <w:rPr>
                <w:rFonts w:ascii="Courier New" w:hAnsi="Courier New"/>
                <w:color w:val="000000"/>
                <w:sz w:val="16"/>
              </w:rPr>
              <w:t xml:space="preserve">    public ResultadoServicio&lt;RespuestaConversion&gt; Convertir(SolicitudConversion solicitud)</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if (solicitud.Valor is null ||</w:t>
            </w:r>
            <w:r>
              <w:rPr>
                <w:rFonts w:ascii="Courier New" w:hAnsi="Courier New"/>
                <w:color w:val="000000"/>
                <w:sz w:val="16"/>
              </w:rPr>
              <w:br w:type="textWrapping"/>
            </w:r>
            <w:r>
              <w:rPr>
                <w:rFonts w:ascii="Courier New" w:hAnsi="Courier New"/>
                <w:color w:val="000000"/>
                <w:sz w:val="16"/>
              </w:rPr>
              <w:t xml:space="preserve">            string.IsNullOrWhiteSpace(solicitud.UnidadOrigen) ||</w:t>
            </w:r>
            <w:r>
              <w:rPr>
                <w:rFonts w:ascii="Courier New" w:hAnsi="Courier New"/>
                <w:color w:val="000000"/>
                <w:sz w:val="16"/>
              </w:rPr>
              <w:br w:type="textWrapping"/>
            </w:r>
            <w:r>
              <w:rPr>
                <w:rFonts w:ascii="Courier New" w:hAnsi="Courier New"/>
                <w:color w:val="000000"/>
                <w:sz w:val="16"/>
              </w:rPr>
              <w:t xml:space="preserve">            string.IsNullOrWhiteSpace(solicitud.UnidadDestino))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ResultadoServicio&lt;RespuestaConversion&gt;.ConError(new RespuestaError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Codigo = 400,</w:t>
            </w:r>
            <w:r>
              <w:rPr>
                <w:rFonts w:ascii="Courier New" w:hAnsi="Courier New"/>
                <w:color w:val="000000"/>
                <w:sz w:val="16"/>
              </w:rPr>
              <w:br w:type="textWrapping"/>
            </w:r>
            <w:r>
              <w:rPr>
                <w:rFonts w:ascii="Courier New" w:hAnsi="Courier New"/>
                <w:color w:val="000000"/>
                <w:sz w:val="16"/>
              </w:rPr>
              <w:t xml:space="preserve">                Mensaje = "Debe ingresar el valor, la unidad de origen y la unidad de destino.",</w:t>
            </w:r>
            <w:r>
              <w:rPr>
                <w:rFonts w:ascii="Courier New" w:hAnsi="Courier New"/>
                <w:color w:val="000000"/>
                <w:sz w:val="16"/>
              </w:rPr>
              <w:br w:type="textWrapping"/>
            </w:r>
            <w:r>
              <w:rPr>
                <w:rFonts w:ascii="Courier New" w:hAnsi="Courier New"/>
                <w:color w:val="000000"/>
                <w:sz w:val="16"/>
              </w:rPr>
              <w:t xml:space="preserve">                Detalle = "Los campos 'valor', 'unidadOrigen' y 'unidadDestino' son obligatorios."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(!ConversorEnum.IntentarConvertir(solicitud.UnidadOrigen, out UnidadMasa origen) ||</w:t>
            </w:r>
            <w:r>
              <w:rPr>
                <w:rFonts w:ascii="Courier New" w:hAnsi="Courier New"/>
                <w:color w:val="000000"/>
                <w:sz w:val="16"/>
              </w:rPr>
              <w:br w:type="textWrapping"/>
            </w:r>
            <w:r>
              <w:rPr>
                <w:rFonts w:ascii="Courier New" w:hAnsi="Courier New"/>
                <w:color w:val="000000"/>
                <w:sz w:val="16"/>
              </w:rPr>
              <w:t xml:space="preserve">            !ConversorEnum.IntentarConvertir(solicitud.UnidadDestino, out UnidadMasa destino))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ResultadoServicio&lt;RespuestaConversion&gt;.ConError(new RespuestaError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Codigo = 400,</w:t>
            </w:r>
            <w:r>
              <w:rPr>
                <w:rFonts w:ascii="Courier New" w:hAnsi="Courier New"/>
                <w:color w:val="000000"/>
                <w:sz w:val="16"/>
              </w:rPr>
              <w:br w:type="textWrapping"/>
            </w:r>
            <w:r>
              <w:rPr>
                <w:rFonts w:ascii="Courier New" w:hAnsi="Courier New"/>
                <w:color w:val="000000"/>
                <w:sz w:val="16"/>
              </w:rPr>
              <w:t xml:space="preserve">                Mensaje = "La unidad especificada no es válida.",</w:t>
            </w:r>
            <w:r>
              <w:rPr>
                <w:rFonts w:ascii="Courier New" w:hAnsi="Courier New"/>
                <w:color w:val="000000"/>
                <w:sz w:val="16"/>
              </w:rPr>
              <w:br w:type="textWrapping"/>
            </w:r>
            <w:r>
              <w:rPr>
                <w:rFonts w:ascii="Courier New" w:hAnsi="Courier New"/>
                <w:color w:val="000000"/>
                <w:sz w:val="16"/>
              </w:rPr>
              <w:t xml:space="preserve">                Detalle = $"Las unidades '{solicitud.UnidadOrigen}' y '{solicitud.UnidadDestino}' " +</w:t>
            </w:r>
            <w:r>
              <w:rPr>
                <w:rFonts w:ascii="Courier New" w:hAnsi="Courier New"/>
                <w:color w:val="000000"/>
                <w:sz w:val="16"/>
              </w:rPr>
              <w:br w:type="textWrapping"/>
            </w:r>
            <w:r>
              <w:rPr>
                <w:rFonts w:ascii="Courier New" w:hAnsi="Courier New"/>
                <w:color w:val="000000"/>
                <w:sz w:val="16"/>
              </w:rPr>
              <w:t xml:space="preserve">                          "no corresponden a unidades de masa admitidas."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(origen == destino)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ResultadoServicio&lt;RespuestaConversion&gt;.ConError(new RespuestaError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Codigo = 400,</w:t>
            </w:r>
            <w:r>
              <w:rPr>
                <w:rFonts w:ascii="Courier New" w:hAnsi="Courier New"/>
                <w:color w:val="000000"/>
                <w:sz w:val="16"/>
              </w:rPr>
              <w:br w:type="textWrapping"/>
            </w:r>
            <w:r>
              <w:rPr>
                <w:rFonts w:ascii="Courier New" w:hAnsi="Courier New"/>
                <w:color w:val="000000"/>
                <w:sz w:val="16"/>
              </w:rPr>
              <w:t xml:space="preserve">                Mensaje = "La unidad de origen y destino no pueden ser iguales.",</w:t>
            </w:r>
            <w:r>
              <w:rPr>
                <w:rFonts w:ascii="Courier New" w:hAnsi="Courier New"/>
                <w:color w:val="000000"/>
                <w:sz w:val="16"/>
              </w:rPr>
              <w:br w:type="textWrapping"/>
            </w:r>
            <w:r>
              <w:rPr>
                <w:rFonts w:ascii="Courier New" w:hAnsi="Courier New"/>
                <w:color w:val="000000"/>
                <w:sz w:val="16"/>
              </w:rPr>
              <w:t xml:space="preserve">                Detalle = $"Ambas unidades son '{solicitud.UnidadOrigen}'."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(solicitud.Valor &lt; 0)</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ResultadoServicio&lt;RespuestaConversion&gt;.ConError(new RespuestaError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Codigo = 400,</w:t>
            </w:r>
            <w:r>
              <w:rPr>
                <w:rFonts w:ascii="Courier New" w:hAnsi="Courier New"/>
                <w:color w:val="000000"/>
                <w:sz w:val="16"/>
              </w:rPr>
              <w:br w:type="textWrapping"/>
            </w:r>
            <w:r>
              <w:rPr>
                <w:rFonts w:ascii="Courier New" w:hAnsi="Courier New"/>
                <w:color w:val="000000"/>
                <w:sz w:val="16"/>
              </w:rPr>
              <w:t xml:space="preserve">                Mensaje = "El valor ingresado no puede ser negativo.",</w:t>
            </w:r>
            <w:r>
              <w:rPr>
                <w:rFonts w:ascii="Courier New" w:hAnsi="Courier New"/>
                <w:color w:val="000000"/>
                <w:sz w:val="16"/>
              </w:rPr>
              <w:br w:type="textWrapping"/>
            </w:r>
            <w:r>
              <w:rPr>
                <w:rFonts w:ascii="Courier New" w:hAnsi="Courier New"/>
                <w:color w:val="000000"/>
                <w:sz w:val="16"/>
              </w:rPr>
              <w:t xml:space="preserve">                Detalle = "El campo 'valor' debe ser mayor o igual a 0."</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try</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var valorConvertido = solicitud.Valor.Value *</w:t>
            </w:r>
            <w:r>
              <w:rPr>
                <w:rFonts w:ascii="Courier New" w:hAnsi="Courier New"/>
                <w:color w:val="000000"/>
                <w:sz w:val="16"/>
              </w:rPr>
              <w:br w:type="textWrapping"/>
            </w:r>
            <w:r>
              <w:rPr>
                <w:rFonts w:ascii="Courier New" w:hAnsi="Courier New"/>
                <w:color w:val="000000"/>
                <w:sz w:val="16"/>
              </w:rPr>
              <w:t xml:space="preserve">                                  FactorAKilogramo[origen] /</w:t>
            </w:r>
            <w:r>
              <w:rPr>
                <w:rFonts w:ascii="Courier New" w:hAnsi="Courier New"/>
                <w:color w:val="000000"/>
                <w:sz w:val="16"/>
              </w:rPr>
              <w:br w:type="textWrapping"/>
            </w:r>
            <w:r>
              <w:rPr>
                <w:rFonts w:ascii="Courier New" w:hAnsi="Courier New"/>
                <w:color w:val="000000"/>
                <w:sz w:val="16"/>
              </w:rPr>
              <w:t xml:space="preserve">                                  FactorAKilogramo[destino];</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return ResultadoServicio&lt;RespuestaConversion&gt;.ConExito(new RespuestaConversion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ValorConvertido = valorConvertido,</w:t>
            </w:r>
            <w:r>
              <w:rPr>
                <w:rFonts w:ascii="Courier New" w:hAnsi="Courier New"/>
                <w:color w:val="000000"/>
                <w:sz w:val="16"/>
              </w:rPr>
              <w:br w:type="textWrapping"/>
            </w:r>
            <w:r>
              <w:rPr>
                <w:rFonts w:ascii="Courier New" w:hAnsi="Courier New"/>
                <w:color w:val="000000"/>
                <w:sz w:val="16"/>
              </w:rPr>
              <w:t xml:space="preserve">                UnidadOrigen = solicitud.UnidadOrigen,</w:t>
            </w:r>
            <w:r>
              <w:rPr>
                <w:rFonts w:ascii="Courier New" w:hAnsi="Courier New"/>
                <w:color w:val="000000"/>
                <w:sz w:val="16"/>
              </w:rPr>
              <w:br w:type="textWrapping"/>
            </w:r>
            <w:r>
              <w:rPr>
                <w:rFonts w:ascii="Courier New" w:hAnsi="Courier New"/>
                <w:color w:val="000000"/>
                <w:sz w:val="16"/>
              </w:rPr>
              <w:t xml:space="preserve">                UnidadDestino = solicitud.UnidadDestino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catch (Exception excepcion)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ResultadoServicio&lt;RespuestaConversion&gt;.ConError(new RespuestaError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Codigo = 500,</w:t>
            </w:r>
            <w:r>
              <w:rPr>
                <w:rFonts w:ascii="Courier New" w:hAnsi="Courier New"/>
                <w:color w:val="000000"/>
                <w:sz w:val="16"/>
              </w:rPr>
              <w:br w:type="textWrapping"/>
            </w:r>
            <w:r>
              <w:rPr>
                <w:rFonts w:ascii="Courier New" w:hAnsi="Courier New"/>
                <w:color w:val="000000"/>
                <w:sz w:val="16"/>
              </w:rPr>
              <w:t xml:space="preserve">                Mensaje = "No fue posible resolver la conversión solicitada. Intente nuevamente más tarde.",</w:t>
            </w:r>
            <w:r>
              <w:rPr>
                <w:rFonts w:ascii="Courier New" w:hAnsi="Courier New"/>
                <w:color w:val="000000"/>
                <w:sz w:val="16"/>
              </w:rPr>
              <w:br w:type="textWrapping"/>
            </w:r>
            <w:r>
              <w:rPr>
                <w:rFonts w:ascii="Courier New" w:hAnsi="Courier New"/>
                <w:color w:val="000000"/>
                <w:sz w:val="16"/>
              </w:rPr>
              <w:t xml:space="preserve">                Detalle = excepcion.Message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51F656A8"/>
    <w:p w14:paraId="6C53D932">
      <w:pPr>
        <w:pStyle w:val="6"/>
        <w:spacing w:after="60"/>
      </w:pPr>
      <w:bookmarkStart w:id="90" w:name="_Toc20603"/>
      <w:bookmarkStart w:id="91" w:name="_Toc16318"/>
      <w:r>
        <w:rPr>
          <w:i/>
          <w:color w:val="1F497D"/>
          <w:sz w:val="18"/>
        </w:rPr>
        <w:t xml:space="preserve">Tabla </w:t>
      </w:r>
      <w:r>
        <w:rPr>
          <w:rFonts w:hint="default"/>
          <w:i/>
          <w:color w:val="1F497D"/>
          <w:sz w:val="18"/>
          <w:lang w:val="es-ES"/>
        </w:rPr>
        <w:t>4</w:t>
      </w:r>
      <w:r>
        <w:rPr>
          <w:i/>
          <w:color w:val="1F497D"/>
          <w:sz w:val="18"/>
        </w:rPr>
        <w:t>. Clase ServicioConversionTemperatura - Servidor</w:t>
      </w:r>
      <w:bookmarkEnd w:id="90"/>
      <w:bookmarkEnd w:id="91"/>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14:paraId="1F217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3" w:type="dxa"/>
            <w:shd w:val="clear" w:color="auto" w:fill="D9D9D9"/>
          </w:tcPr>
          <w:p w14:paraId="4ECEE883">
            <w:pPr>
              <w:spacing w:after="0" w:line="240" w:lineRule="auto"/>
            </w:pPr>
            <w:r>
              <w:rPr>
                <w:rFonts w:ascii="Courier New" w:hAnsi="Courier New"/>
                <w:color w:val="000000"/>
                <w:sz w:val="16"/>
              </w:rPr>
              <w:t>using ServidorConversionesDotnet.Modelos;</w:t>
            </w:r>
            <w:r>
              <w:rPr>
                <w:rFonts w:ascii="Courier New" w:hAnsi="Courier New"/>
                <w:color w:val="000000"/>
                <w:sz w:val="16"/>
              </w:rPr>
              <w:br w:type="textWrapping"/>
            </w:r>
            <w:r>
              <w:rPr>
                <w:rFonts w:ascii="Courier New" w:hAnsi="Courier New"/>
                <w:color w:val="000000"/>
                <w:sz w:val="16"/>
              </w:rPr>
              <w:t>using ServidorConversionesDotnet.Modelos.Enumeraciones;</w:t>
            </w:r>
            <w:r>
              <w:rPr>
                <w:rFonts w:ascii="Courier New" w:hAnsi="Courier New"/>
                <w:color w:val="000000"/>
                <w:sz w:val="16"/>
              </w:rPr>
              <w:br w:type="textWrapping"/>
            </w:r>
            <w:r>
              <w:rPr>
                <w:rFonts w:ascii="Courier New" w:hAnsi="Courier New"/>
                <w:color w:val="000000"/>
                <w:sz w:val="16"/>
              </w:rPr>
              <w:t>using ServidorConversionesDotnet.Utilidades;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namespace ServidorConversionesDotnet.Servicios;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 Aplica las reglas de validación y las fórmulas de conversión de temperatura</w:t>
            </w:r>
            <w:r>
              <w:rPr>
                <w:rFonts w:ascii="Courier New" w:hAnsi="Courier New"/>
                <w:color w:val="000000"/>
                <w:sz w:val="16"/>
              </w:rPr>
              <w:br w:type="textWrapping"/>
            </w:r>
            <w:r>
              <w:rPr>
                <w:rFonts w:ascii="Courier New" w:hAnsi="Courier New"/>
                <w:color w:val="000000"/>
                <w:sz w:val="16"/>
              </w:rPr>
              <w:t>/// (unidad base: Kelvin). El valor recibido se convierte a Kelvin para</w:t>
            </w:r>
            <w:r>
              <w:rPr>
                <w:rFonts w:ascii="Courier New" w:hAnsi="Courier New"/>
                <w:color w:val="000000"/>
                <w:sz w:val="16"/>
              </w:rPr>
              <w:br w:type="textWrapping"/>
            </w:r>
            <w:r>
              <w:rPr>
                <w:rFonts w:ascii="Courier New" w:hAnsi="Courier New"/>
                <w:color w:val="000000"/>
                <w:sz w:val="16"/>
              </w:rPr>
              <w:t>/// verificar el rango permitido de 0 °K a 373.15 °K.</w:t>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public sealed class ServicioConversionTemperatura</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private const double KelvinMinimo = 0;</w:t>
            </w:r>
            <w:r>
              <w:rPr>
                <w:rFonts w:ascii="Courier New" w:hAnsi="Courier New"/>
                <w:color w:val="000000"/>
                <w:sz w:val="16"/>
              </w:rPr>
              <w:br w:type="textWrapping"/>
            </w:r>
            <w:r>
              <w:rPr>
                <w:rFonts w:ascii="Courier New" w:hAnsi="Courier New"/>
                <w:color w:val="000000"/>
                <w:sz w:val="16"/>
              </w:rPr>
              <w:t xml:space="preserve">    private const double KelvinMaximo = 373.15;</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w:t>
            </w:r>
            <w:r>
              <w:rPr>
                <w:rFonts w:ascii="Courier New" w:hAnsi="Courier New"/>
                <w:color w:val="000000"/>
                <w:sz w:val="16"/>
              </w:rPr>
              <w:br w:type="textWrapping"/>
            </w:r>
            <w:r>
              <w:rPr>
                <w:rFonts w:ascii="Courier New" w:hAnsi="Courier New"/>
                <w:color w:val="000000"/>
                <w:sz w:val="16"/>
              </w:rPr>
              <w:t xml:space="preserve">    /// Convierte el valor recibido de la unidad de origen a la unidad de destino.</w:t>
            </w:r>
            <w:r>
              <w:rPr>
                <w:rFonts w:ascii="Courier New" w:hAnsi="Courier New"/>
                <w:color w:val="000000"/>
                <w:sz w:val="16"/>
              </w:rPr>
              <w:br w:type="textWrapping"/>
            </w:r>
            <w:r>
              <w:rPr>
                <w:rFonts w:ascii="Courier New" w:hAnsi="Courier New"/>
                <w:color w:val="000000"/>
                <w:sz w:val="16"/>
              </w:rPr>
              <w:t xml:space="preserve">    /// &lt;/summary&gt;</w:t>
            </w:r>
            <w:r>
              <w:rPr>
                <w:rFonts w:ascii="Courier New" w:hAnsi="Courier New"/>
                <w:color w:val="000000"/>
                <w:sz w:val="16"/>
              </w:rPr>
              <w:br w:type="textWrapping"/>
            </w:r>
            <w:r>
              <w:rPr>
                <w:rFonts w:ascii="Courier New" w:hAnsi="Courier New"/>
                <w:color w:val="000000"/>
                <w:sz w:val="16"/>
              </w:rPr>
              <w:t xml:space="preserve">    public ResultadoServicio&lt;RespuestaConversion&gt; Convertir(SolicitudConversion solicitud)</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if (solicitud.Valor is null ||</w:t>
            </w:r>
            <w:r>
              <w:rPr>
                <w:rFonts w:ascii="Courier New" w:hAnsi="Courier New"/>
                <w:color w:val="000000"/>
                <w:sz w:val="16"/>
              </w:rPr>
              <w:br w:type="textWrapping"/>
            </w:r>
            <w:r>
              <w:rPr>
                <w:rFonts w:ascii="Courier New" w:hAnsi="Courier New"/>
                <w:color w:val="000000"/>
                <w:sz w:val="16"/>
              </w:rPr>
              <w:t xml:space="preserve">            string.IsNullOrWhiteSpace(solicitud.UnidadOrigen) ||</w:t>
            </w:r>
            <w:r>
              <w:rPr>
                <w:rFonts w:ascii="Courier New" w:hAnsi="Courier New"/>
                <w:color w:val="000000"/>
                <w:sz w:val="16"/>
              </w:rPr>
              <w:br w:type="textWrapping"/>
            </w:r>
            <w:r>
              <w:rPr>
                <w:rFonts w:ascii="Courier New" w:hAnsi="Courier New"/>
                <w:color w:val="000000"/>
                <w:sz w:val="16"/>
              </w:rPr>
              <w:t xml:space="preserve">            string.IsNullOrWhiteSpace(solicitud.UnidadDestino))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ResultadoServicio&lt;RespuestaConversion&gt;.ConError(new RespuestaError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Codigo = 400,</w:t>
            </w:r>
            <w:r>
              <w:rPr>
                <w:rFonts w:ascii="Courier New" w:hAnsi="Courier New"/>
                <w:color w:val="000000"/>
                <w:sz w:val="16"/>
              </w:rPr>
              <w:br w:type="textWrapping"/>
            </w:r>
            <w:r>
              <w:rPr>
                <w:rFonts w:ascii="Courier New" w:hAnsi="Courier New"/>
                <w:color w:val="000000"/>
                <w:sz w:val="16"/>
              </w:rPr>
              <w:t xml:space="preserve">                Mensaje = "Debe ingresar el valor, la unidad de origen y la unidad de destino.",</w:t>
            </w:r>
            <w:r>
              <w:rPr>
                <w:rFonts w:ascii="Courier New" w:hAnsi="Courier New"/>
                <w:color w:val="000000"/>
                <w:sz w:val="16"/>
              </w:rPr>
              <w:br w:type="textWrapping"/>
            </w:r>
            <w:r>
              <w:rPr>
                <w:rFonts w:ascii="Courier New" w:hAnsi="Courier New"/>
                <w:color w:val="000000"/>
                <w:sz w:val="16"/>
              </w:rPr>
              <w:t xml:space="preserve">                Detalle = "Los campos 'valor', 'unidadOrigen' y 'unidadDestino' son obligatorios."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(!ConversorEnum.IntentarConvertir(solicitud.UnidadOrigen, out UnidadTemperatura origen) ||</w:t>
            </w:r>
            <w:r>
              <w:rPr>
                <w:rFonts w:ascii="Courier New" w:hAnsi="Courier New"/>
                <w:color w:val="000000"/>
                <w:sz w:val="16"/>
              </w:rPr>
              <w:br w:type="textWrapping"/>
            </w:r>
            <w:r>
              <w:rPr>
                <w:rFonts w:ascii="Courier New" w:hAnsi="Courier New"/>
                <w:color w:val="000000"/>
                <w:sz w:val="16"/>
              </w:rPr>
              <w:t xml:space="preserve">            !ConversorEnum.IntentarConvertir(solicitud.UnidadDestino, out UnidadTemperatura destino))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ResultadoServicio&lt;RespuestaConversion&gt;.ConError(new RespuestaError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Codigo = 400,</w:t>
            </w:r>
            <w:r>
              <w:rPr>
                <w:rFonts w:ascii="Courier New" w:hAnsi="Courier New"/>
                <w:color w:val="000000"/>
                <w:sz w:val="16"/>
              </w:rPr>
              <w:br w:type="textWrapping"/>
            </w:r>
            <w:r>
              <w:rPr>
                <w:rFonts w:ascii="Courier New" w:hAnsi="Courier New"/>
                <w:color w:val="000000"/>
                <w:sz w:val="16"/>
              </w:rPr>
              <w:t xml:space="preserve">                Mensaje = "La unidad especificada no es válida.",</w:t>
            </w:r>
            <w:r>
              <w:rPr>
                <w:rFonts w:ascii="Courier New" w:hAnsi="Courier New"/>
                <w:color w:val="000000"/>
                <w:sz w:val="16"/>
              </w:rPr>
              <w:br w:type="textWrapping"/>
            </w:r>
            <w:r>
              <w:rPr>
                <w:rFonts w:ascii="Courier New" w:hAnsi="Courier New"/>
                <w:color w:val="000000"/>
                <w:sz w:val="16"/>
              </w:rPr>
              <w:t xml:space="preserve">                Detalle = $"Las unidades '{solicitud.UnidadOrigen}' y '{solicitud.UnidadDestino}' " +</w:t>
            </w:r>
            <w:r>
              <w:rPr>
                <w:rFonts w:ascii="Courier New" w:hAnsi="Courier New"/>
                <w:color w:val="000000"/>
                <w:sz w:val="16"/>
              </w:rPr>
              <w:br w:type="textWrapping"/>
            </w:r>
            <w:r>
              <w:rPr>
                <w:rFonts w:ascii="Courier New" w:hAnsi="Courier New"/>
                <w:color w:val="000000"/>
                <w:sz w:val="16"/>
              </w:rPr>
              <w:t xml:space="preserve">                          "no corresponden a unidades de temperatura admitidas."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(origen == destino)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ResultadoServicio&lt;RespuestaConversion&gt;.ConError(new RespuestaError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Codigo = 400,</w:t>
            </w:r>
            <w:r>
              <w:rPr>
                <w:rFonts w:ascii="Courier New" w:hAnsi="Courier New"/>
                <w:color w:val="000000"/>
                <w:sz w:val="16"/>
              </w:rPr>
              <w:br w:type="textWrapping"/>
            </w:r>
            <w:r>
              <w:rPr>
                <w:rFonts w:ascii="Courier New" w:hAnsi="Courier New"/>
                <w:color w:val="000000"/>
                <w:sz w:val="16"/>
              </w:rPr>
              <w:t xml:space="preserve">                Mensaje = "La unidad de origen y destino no pueden ser iguales.",</w:t>
            </w:r>
            <w:r>
              <w:rPr>
                <w:rFonts w:ascii="Courier New" w:hAnsi="Courier New"/>
                <w:color w:val="000000"/>
                <w:sz w:val="16"/>
              </w:rPr>
              <w:br w:type="textWrapping"/>
            </w:r>
            <w:r>
              <w:rPr>
                <w:rFonts w:ascii="Courier New" w:hAnsi="Courier New"/>
                <w:color w:val="000000"/>
                <w:sz w:val="16"/>
              </w:rPr>
              <w:t xml:space="preserve">                Detalle = $"Ambas unidades son '{solicitud.UnidadOrigen}'."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var kelvin = AKelvin(solicitud.Valor.Value, origen);</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(kelvin &lt; KelvinMinimo || kelvin &gt; KelvinMaximo)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ResultadoServicio&lt;RespuestaConversion&gt;.ConError(new RespuestaError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Codigo = 400,</w:t>
            </w:r>
            <w:r>
              <w:rPr>
                <w:rFonts w:ascii="Courier New" w:hAnsi="Courier New"/>
                <w:color w:val="000000"/>
                <w:sz w:val="16"/>
              </w:rPr>
              <w:br w:type="textWrapping"/>
            </w:r>
            <w:r>
              <w:rPr>
                <w:rFonts w:ascii="Courier New" w:hAnsi="Courier New"/>
                <w:color w:val="000000"/>
                <w:sz w:val="16"/>
              </w:rPr>
              <w:t xml:space="preserve">                Mensaje = "El valor de temperatura debe estar entre 0 °K y 373.15 °K.",</w:t>
            </w:r>
            <w:r>
              <w:rPr>
                <w:rFonts w:ascii="Courier New" w:hAnsi="Courier New"/>
                <w:color w:val="000000"/>
                <w:sz w:val="16"/>
              </w:rPr>
              <w:br w:type="textWrapping"/>
            </w:r>
            <w:r>
              <w:rPr>
                <w:rFonts w:ascii="Courier New" w:hAnsi="Courier New"/>
                <w:color w:val="000000"/>
                <w:sz w:val="16"/>
              </w:rPr>
              <w:t xml:space="preserve">                Detalle = $"El valor recibido equivale a {kelvin:0.##} K, fuera del rango permitido."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try</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var valorConvertido = DeKelvin(kelvin, destino);</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return ResultadoServicio&lt;RespuestaConversion&gt;.ConExito(new RespuestaConversion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ValorConvertido = valorConvertido,</w:t>
            </w:r>
            <w:r>
              <w:rPr>
                <w:rFonts w:ascii="Courier New" w:hAnsi="Courier New"/>
                <w:color w:val="000000"/>
                <w:sz w:val="16"/>
              </w:rPr>
              <w:br w:type="textWrapping"/>
            </w:r>
            <w:r>
              <w:rPr>
                <w:rFonts w:ascii="Courier New" w:hAnsi="Courier New"/>
                <w:color w:val="000000"/>
                <w:sz w:val="16"/>
              </w:rPr>
              <w:t xml:space="preserve">                UnidadOrigen = solicitud.UnidadOrigen,</w:t>
            </w:r>
            <w:r>
              <w:rPr>
                <w:rFonts w:ascii="Courier New" w:hAnsi="Courier New"/>
                <w:color w:val="000000"/>
                <w:sz w:val="16"/>
              </w:rPr>
              <w:br w:type="textWrapping"/>
            </w:r>
            <w:r>
              <w:rPr>
                <w:rFonts w:ascii="Courier New" w:hAnsi="Courier New"/>
                <w:color w:val="000000"/>
                <w:sz w:val="16"/>
              </w:rPr>
              <w:t xml:space="preserve">                UnidadDestino = solicitud.UnidadDestino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catch (Exception excepcion)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ResultadoServicio&lt;RespuestaConversion&gt;.ConError(new RespuestaError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Codigo = 500,</w:t>
            </w:r>
            <w:r>
              <w:rPr>
                <w:rFonts w:ascii="Courier New" w:hAnsi="Courier New"/>
                <w:color w:val="000000"/>
                <w:sz w:val="16"/>
              </w:rPr>
              <w:br w:type="textWrapping"/>
            </w:r>
            <w:r>
              <w:rPr>
                <w:rFonts w:ascii="Courier New" w:hAnsi="Courier New"/>
                <w:color w:val="000000"/>
                <w:sz w:val="16"/>
              </w:rPr>
              <w:t xml:space="preserve">                Mensaje = "No fue posible resolver la conversión solicitada. Intente nuevamente más tarde.",</w:t>
            </w:r>
            <w:r>
              <w:rPr>
                <w:rFonts w:ascii="Courier New" w:hAnsi="Courier New"/>
                <w:color w:val="000000"/>
                <w:sz w:val="16"/>
              </w:rPr>
              <w:br w:type="textWrapping"/>
            </w:r>
            <w:r>
              <w:rPr>
                <w:rFonts w:ascii="Courier New" w:hAnsi="Courier New"/>
                <w:color w:val="000000"/>
                <w:sz w:val="16"/>
              </w:rPr>
              <w:t xml:space="preserve">                Detalle = excepcion.Message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&lt;summary&gt;Convierte cualquier escala a Kelvin.&lt;/summary&gt;</w:t>
            </w:r>
            <w:r>
              <w:rPr>
                <w:rFonts w:ascii="Courier New" w:hAnsi="Courier New"/>
                <w:color w:val="000000"/>
                <w:sz w:val="16"/>
              </w:rPr>
              <w:br w:type="textWrapping"/>
            </w:r>
            <w:r>
              <w:rPr>
                <w:rFonts w:ascii="Courier New" w:hAnsi="Courier New"/>
                <w:color w:val="000000"/>
                <w:sz w:val="16"/>
              </w:rPr>
              <w:t xml:space="preserve">    private static double AKelvin(double valor, UnidadTemperatura unidad) =&gt; unidad switch</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UnidadTemperatura.Celsius =&gt; valor + 273.15,</w:t>
            </w:r>
            <w:r>
              <w:rPr>
                <w:rFonts w:ascii="Courier New" w:hAnsi="Courier New"/>
                <w:color w:val="000000"/>
                <w:sz w:val="16"/>
              </w:rPr>
              <w:br w:type="textWrapping"/>
            </w:r>
            <w:r>
              <w:rPr>
                <w:rFonts w:ascii="Courier New" w:hAnsi="Courier New"/>
                <w:color w:val="000000"/>
                <w:sz w:val="16"/>
              </w:rPr>
              <w:t xml:space="preserve">        UnidadTemperatura.Fahrenheit =&gt; (valor - 32) * 5 / 9 + 273.15,</w:t>
            </w:r>
            <w:r>
              <w:rPr>
                <w:rFonts w:ascii="Courier New" w:hAnsi="Courier New"/>
                <w:color w:val="000000"/>
                <w:sz w:val="16"/>
              </w:rPr>
              <w:br w:type="textWrapping"/>
            </w:r>
            <w:r>
              <w:rPr>
                <w:rFonts w:ascii="Courier New" w:hAnsi="Courier New"/>
                <w:color w:val="000000"/>
                <w:sz w:val="16"/>
              </w:rPr>
              <w:t xml:space="preserve">        UnidadTemperatura.Kelvin =&gt; valor,</w:t>
            </w:r>
            <w:r>
              <w:rPr>
                <w:rFonts w:ascii="Courier New" w:hAnsi="Courier New"/>
                <w:color w:val="000000"/>
                <w:sz w:val="16"/>
              </w:rPr>
              <w:br w:type="textWrapping"/>
            </w:r>
            <w:r>
              <w:rPr>
                <w:rFonts w:ascii="Courier New" w:hAnsi="Courier New"/>
                <w:color w:val="000000"/>
                <w:sz w:val="16"/>
              </w:rPr>
              <w:t xml:space="preserve">        UnidadTemperatura.Rankine =&gt; valor * 5 / 9,</w:t>
            </w:r>
            <w:r>
              <w:rPr>
                <w:rFonts w:ascii="Courier New" w:hAnsi="Courier New"/>
                <w:color w:val="000000"/>
                <w:sz w:val="16"/>
              </w:rPr>
              <w:br w:type="textWrapping"/>
            </w:r>
            <w:r>
              <w:rPr>
                <w:rFonts w:ascii="Courier New" w:hAnsi="Courier New"/>
                <w:color w:val="000000"/>
                <w:sz w:val="16"/>
              </w:rPr>
              <w:t xml:space="preserve">        _ =&gt; throw new ArgumentOutOfRangeException(nameof(unidad), unidad, "Escala de temperatura desconocida.")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&lt;summary&gt;Convierte de Kelvin a la escala indicada.&lt;/summary&gt;</w:t>
            </w:r>
            <w:r>
              <w:rPr>
                <w:rFonts w:ascii="Courier New" w:hAnsi="Courier New"/>
                <w:color w:val="000000"/>
                <w:sz w:val="16"/>
              </w:rPr>
              <w:br w:type="textWrapping"/>
            </w:r>
            <w:r>
              <w:rPr>
                <w:rFonts w:ascii="Courier New" w:hAnsi="Courier New"/>
                <w:color w:val="000000"/>
                <w:sz w:val="16"/>
              </w:rPr>
              <w:t xml:space="preserve">    private static double DeKelvin(double kelvin, UnidadTemperatura unidad) =&gt; unidad switch</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UnidadTemperatura.Celsius =&gt; kelvin - 273.15,</w:t>
            </w:r>
            <w:r>
              <w:rPr>
                <w:rFonts w:ascii="Courier New" w:hAnsi="Courier New"/>
                <w:color w:val="000000"/>
                <w:sz w:val="16"/>
              </w:rPr>
              <w:br w:type="textWrapping"/>
            </w:r>
            <w:r>
              <w:rPr>
                <w:rFonts w:ascii="Courier New" w:hAnsi="Courier New"/>
                <w:color w:val="000000"/>
                <w:sz w:val="16"/>
              </w:rPr>
              <w:t xml:space="preserve">        UnidadTemperatura.Fahrenheit =&gt; (kelvin - 273.15) * 9 / 5 + 32,</w:t>
            </w:r>
            <w:r>
              <w:rPr>
                <w:rFonts w:ascii="Courier New" w:hAnsi="Courier New"/>
                <w:color w:val="000000"/>
                <w:sz w:val="16"/>
              </w:rPr>
              <w:br w:type="textWrapping"/>
            </w:r>
            <w:r>
              <w:rPr>
                <w:rFonts w:ascii="Courier New" w:hAnsi="Courier New"/>
                <w:color w:val="000000"/>
                <w:sz w:val="16"/>
              </w:rPr>
              <w:t xml:space="preserve">        UnidadTemperatura.Kelvin =&gt; kelvin,</w:t>
            </w:r>
            <w:r>
              <w:rPr>
                <w:rFonts w:ascii="Courier New" w:hAnsi="Courier New"/>
                <w:color w:val="000000"/>
                <w:sz w:val="16"/>
              </w:rPr>
              <w:br w:type="textWrapping"/>
            </w:r>
            <w:r>
              <w:rPr>
                <w:rFonts w:ascii="Courier New" w:hAnsi="Courier New"/>
                <w:color w:val="000000"/>
                <w:sz w:val="16"/>
              </w:rPr>
              <w:t xml:space="preserve">        UnidadTemperatura.Rankine =&gt; kelvin * 9 / 5,</w:t>
            </w:r>
            <w:r>
              <w:rPr>
                <w:rFonts w:ascii="Courier New" w:hAnsi="Courier New"/>
                <w:color w:val="000000"/>
                <w:sz w:val="16"/>
              </w:rPr>
              <w:br w:type="textWrapping"/>
            </w:r>
            <w:r>
              <w:rPr>
                <w:rFonts w:ascii="Courier New" w:hAnsi="Courier New"/>
                <w:color w:val="000000"/>
                <w:sz w:val="16"/>
              </w:rPr>
              <w:t xml:space="preserve">        _ =&gt; throw new ArgumentOutOfRangeException(nameof(unidad), unidad, "Escala de temperatura desconocida.")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56D66164"/>
    <w:p w14:paraId="77E9BC8C">
      <w:pPr>
        <w:pStyle w:val="3"/>
        <w:sectPr>
          <w:pgSz w:w="11906" w:h="16838"/>
          <w:pgMar w:top="1282"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docGrid w:linePitch="299" w:charSpace="0"/>
        </w:sectPr>
      </w:pPr>
    </w:p>
    <w:p w14:paraId="5C3E4863">
      <w:pPr>
        <w:pStyle w:val="3"/>
        <w:rPr>
          <w:ins w:id="276" w:author="marpa" w:date="2026-10-25T14:09:12Z"/>
          <w:rFonts w:hint="default"/>
          <w:lang w:val="es-EC"/>
        </w:rPr>
      </w:pPr>
      <w:ins w:id="277" w:author="marpa" w:date="2026-10-25T14:09:07Z">
        <w:bookmarkStart w:id="92" w:name="_Toc6089"/>
        <w:bookmarkStart w:id="93" w:name="_Toc30848"/>
        <w:bookmarkStart w:id="94" w:name="_Toc30453"/>
        <w:r>
          <w:rPr>
            <w:rFonts w:hint="default"/>
            <w:lang w:val="es-EC"/>
          </w:rPr>
          <w:t>CO</w:t>
        </w:r>
      </w:ins>
      <w:ins w:id="278" w:author="marpa" w:date="2026-10-25T14:09:08Z">
        <w:r>
          <w:rPr>
            <w:rFonts w:hint="default"/>
            <w:lang w:val="es-EC"/>
          </w:rPr>
          <w:t>MPONENTE</w:t>
        </w:r>
      </w:ins>
      <w:ins w:id="279" w:author="marpa" w:date="2026-10-25T14:09:09Z">
        <w:r>
          <w:rPr>
            <w:rFonts w:hint="default"/>
            <w:lang w:val="es-EC"/>
          </w:rPr>
          <w:t>S DE SEG</w:t>
        </w:r>
      </w:ins>
      <w:ins w:id="280" w:author="marpa" w:date="2026-10-25T14:09:10Z">
        <w:r>
          <w:rPr>
            <w:rFonts w:hint="default"/>
            <w:lang w:val="es-EC"/>
          </w:rPr>
          <w:t>URIDAD</w:t>
        </w:r>
        <w:bookmarkEnd w:id="92"/>
        <w:bookmarkEnd w:id="93"/>
        <w:bookmarkEnd w:id="94"/>
      </w:ins>
    </w:p>
    <w:p w14:paraId="76154CCD">
      <w:pPr>
        <w:rPr>
          <w:ins w:id="281" w:author="marpa" w:date="2026-10-25T14:11:07Z"/>
          <w:rFonts w:hint="default"/>
          <w:lang w:val="es-EC"/>
        </w:rPr>
      </w:pPr>
      <w:ins w:id="282" w:author="marpa" w:date="2026-10-25T14:09:13Z">
        <w:r>
          <w:rPr>
            <w:rFonts w:hint="default"/>
            <w:lang w:val="es-EC"/>
          </w:rPr>
          <w:t>Además</w:t>
        </w:r>
      </w:ins>
      <w:ins w:id="283" w:author="marpa" w:date="2026-10-25T14:09:14Z">
        <w:r>
          <w:rPr>
            <w:rFonts w:hint="default"/>
            <w:lang w:val="es-EC"/>
          </w:rPr>
          <w:t xml:space="preserve"> </w:t>
        </w:r>
      </w:ins>
      <w:ins w:id="284" w:author="marpa" w:date="2026-10-25T14:09:15Z">
        <w:r>
          <w:rPr>
            <w:rFonts w:hint="default"/>
            <w:lang w:val="es-EC"/>
          </w:rPr>
          <w:t>de</w:t>
        </w:r>
      </w:ins>
      <w:ins w:id="285" w:author="marpa" w:date="2026-10-25T14:09:20Z">
        <w:r>
          <w:rPr>
            <w:rFonts w:hint="default"/>
            <w:lang w:val="es-EC"/>
          </w:rPr>
          <w:t>l s</w:t>
        </w:r>
      </w:ins>
      <w:ins w:id="286" w:author="marpa" w:date="2026-10-25T14:09:21Z">
        <w:r>
          <w:rPr>
            <w:rFonts w:hint="default"/>
            <w:lang w:val="es-EC"/>
          </w:rPr>
          <w:t xml:space="preserve">ervicio </w:t>
        </w:r>
      </w:ins>
      <w:ins w:id="287" w:author="marpa" w:date="2026-10-25T14:09:22Z">
        <w:r>
          <w:rPr>
            <w:rFonts w:hint="default"/>
            <w:lang w:val="es-EC"/>
          </w:rPr>
          <w:t>de conve</w:t>
        </w:r>
      </w:ins>
      <w:ins w:id="288" w:author="marpa" w:date="2026-10-25T14:09:23Z">
        <w:r>
          <w:rPr>
            <w:rFonts w:hint="default"/>
            <w:lang w:val="es-EC"/>
          </w:rPr>
          <w:t>rsión,</w:t>
        </w:r>
      </w:ins>
      <w:ins w:id="289" w:author="marpa" w:date="2026-10-25T14:09:24Z">
        <w:r>
          <w:rPr>
            <w:rFonts w:hint="default"/>
            <w:lang w:val="es-EC"/>
          </w:rPr>
          <w:t xml:space="preserve"> el si</w:t>
        </w:r>
      </w:ins>
      <w:ins w:id="290" w:author="marpa" w:date="2026-10-25T14:09:25Z">
        <w:r>
          <w:rPr>
            <w:rFonts w:hint="default"/>
            <w:lang w:val="es-EC"/>
          </w:rPr>
          <w:t>stema de</w:t>
        </w:r>
      </w:ins>
      <w:ins w:id="291" w:author="marpa" w:date="2026-10-25T14:09:26Z">
        <w:r>
          <w:rPr>
            <w:rFonts w:hint="default"/>
            <w:lang w:val="es-EC"/>
          </w:rPr>
          <w:t>be mane</w:t>
        </w:r>
      </w:ins>
      <w:ins w:id="292" w:author="marpa" w:date="2026-10-25T14:09:27Z">
        <w:r>
          <w:rPr>
            <w:rFonts w:hint="default"/>
            <w:lang w:val="es-EC"/>
          </w:rPr>
          <w:t xml:space="preserve">jar </w:t>
        </w:r>
      </w:ins>
      <w:ins w:id="293" w:author="marpa" w:date="2026-10-25T14:10:18Z">
        <w:r>
          <w:rPr>
            <w:rFonts w:hint="default"/>
            <w:lang w:val="es-EC"/>
          </w:rPr>
          <w:t>el i</w:t>
        </w:r>
      </w:ins>
      <w:ins w:id="294" w:author="marpa" w:date="2026-10-25T14:10:19Z">
        <w:r>
          <w:rPr>
            <w:rFonts w:hint="default"/>
            <w:lang w:val="es-EC"/>
          </w:rPr>
          <w:t>nic</w:t>
        </w:r>
      </w:ins>
      <w:ins w:id="295" w:author="marpa" w:date="2026-10-25T14:10:20Z">
        <w:r>
          <w:rPr>
            <w:rFonts w:hint="default"/>
            <w:lang w:val="es-EC"/>
          </w:rPr>
          <w:t xml:space="preserve">io </w:t>
        </w:r>
      </w:ins>
      <w:ins w:id="296" w:author="marpa" w:date="2026-10-25T14:10:21Z">
        <w:r>
          <w:rPr>
            <w:rFonts w:hint="default"/>
            <w:lang w:val="es-EC"/>
          </w:rPr>
          <w:t>de sesi</w:t>
        </w:r>
      </w:ins>
      <w:ins w:id="297" w:author="marpa" w:date="2026-10-25T14:10:22Z">
        <w:r>
          <w:rPr>
            <w:rFonts w:hint="default"/>
            <w:lang w:val="es-EC"/>
          </w:rPr>
          <w:t xml:space="preserve">ón </w:t>
        </w:r>
      </w:ins>
      <w:ins w:id="298" w:author="marpa" w:date="2026-10-25T14:09:30Z">
        <w:r>
          <w:rPr>
            <w:rFonts w:hint="default"/>
            <w:lang w:val="es-EC"/>
          </w:rPr>
          <w:t>de</w:t>
        </w:r>
      </w:ins>
      <w:ins w:id="299" w:author="marpa" w:date="2026-10-25T14:10:23Z">
        <w:r>
          <w:rPr>
            <w:rFonts w:hint="default"/>
            <w:lang w:val="es-EC"/>
          </w:rPr>
          <w:t xml:space="preserve"> </w:t>
        </w:r>
      </w:ins>
      <w:ins w:id="300" w:author="marpa" w:date="2026-10-25T14:10:24Z">
        <w:r>
          <w:rPr>
            <w:rFonts w:hint="default"/>
            <w:lang w:val="es-EC"/>
          </w:rPr>
          <w:t>los</w:t>
        </w:r>
      </w:ins>
      <w:ins w:id="301" w:author="marpa" w:date="2026-10-25T14:09:30Z">
        <w:r>
          <w:rPr>
            <w:rFonts w:hint="default"/>
            <w:lang w:val="es-EC"/>
          </w:rPr>
          <w:t xml:space="preserve"> us</w:t>
        </w:r>
      </w:ins>
      <w:ins w:id="302" w:author="marpa" w:date="2026-10-25T14:09:31Z">
        <w:r>
          <w:rPr>
            <w:rFonts w:hint="default"/>
            <w:lang w:val="es-EC"/>
          </w:rPr>
          <w:t>uarios pa</w:t>
        </w:r>
      </w:ins>
      <w:ins w:id="303" w:author="marpa" w:date="2026-10-25T14:09:32Z">
        <w:r>
          <w:rPr>
            <w:rFonts w:hint="default"/>
            <w:lang w:val="es-EC"/>
          </w:rPr>
          <w:t>ra ingre</w:t>
        </w:r>
      </w:ins>
      <w:ins w:id="304" w:author="marpa" w:date="2026-10-25T14:09:33Z">
        <w:r>
          <w:rPr>
            <w:rFonts w:hint="default"/>
            <w:lang w:val="es-EC"/>
          </w:rPr>
          <w:t xml:space="preserve">sar </w:t>
        </w:r>
      </w:ins>
      <w:ins w:id="305" w:author="marpa" w:date="2026-10-25T14:09:34Z">
        <w:r>
          <w:rPr>
            <w:rFonts w:hint="default"/>
            <w:lang w:val="es-EC"/>
          </w:rPr>
          <w:t>al conver</w:t>
        </w:r>
      </w:ins>
      <w:ins w:id="306" w:author="marpa" w:date="2026-10-25T14:09:35Z">
        <w:r>
          <w:rPr>
            <w:rFonts w:hint="default"/>
            <w:lang w:val="es-EC"/>
          </w:rPr>
          <w:t>so</w:t>
        </w:r>
      </w:ins>
      <w:ins w:id="307" w:author="marpa" w:date="2026-10-25T14:09:53Z">
        <w:r>
          <w:rPr>
            <w:rFonts w:hint="default"/>
            <w:lang w:val="es-EC"/>
          </w:rPr>
          <w:t xml:space="preserve">r, </w:t>
        </w:r>
      </w:ins>
      <w:ins w:id="308" w:author="marpa" w:date="2026-10-25T14:10:11Z">
        <w:r>
          <w:rPr>
            <w:rFonts w:hint="default"/>
            <w:lang w:val="es-EC"/>
          </w:rPr>
          <w:t xml:space="preserve">lo que </w:t>
        </w:r>
      </w:ins>
      <w:ins w:id="309" w:author="marpa" w:date="2026-10-25T14:10:12Z">
        <w:r>
          <w:rPr>
            <w:rFonts w:hint="default"/>
            <w:lang w:val="es-EC"/>
          </w:rPr>
          <w:t>implica</w:t>
        </w:r>
      </w:ins>
      <w:ins w:id="310" w:author="marpa" w:date="2026-10-25T14:10:13Z">
        <w:r>
          <w:rPr>
            <w:rFonts w:hint="default"/>
            <w:lang w:val="es-EC"/>
          </w:rPr>
          <w:t xml:space="preserve"> </w:t>
        </w:r>
      </w:ins>
      <w:ins w:id="311" w:author="marpa" w:date="2026-10-25T14:10:26Z">
        <w:r>
          <w:rPr>
            <w:rFonts w:hint="default"/>
            <w:lang w:val="es-EC"/>
          </w:rPr>
          <w:t>au</w:t>
        </w:r>
      </w:ins>
      <w:ins w:id="312" w:author="marpa" w:date="2026-10-25T14:10:27Z">
        <w:r>
          <w:rPr>
            <w:rFonts w:hint="default"/>
            <w:lang w:val="es-EC"/>
          </w:rPr>
          <w:t>tentica</w:t>
        </w:r>
      </w:ins>
      <w:ins w:id="313" w:author="marpa" w:date="2026-10-25T14:10:28Z">
        <w:r>
          <w:rPr>
            <w:rFonts w:hint="default"/>
            <w:lang w:val="es-EC"/>
          </w:rPr>
          <w:t>r</w:t>
        </w:r>
      </w:ins>
      <w:ins w:id="314" w:author="marpa" w:date="2026-10-25T14:10:29Z">
        <w:r>
          <w:rPr>
            <w:rFonts w:hint="default"/>
            <w:lang w:val="es-EC"/>
          </w:rPr>
          <w:t xml:space="preserve"> </w:t>
        </w:r>
      </w:ins>
      <w:ins w:id="315" w:author="marpa" w:date="2026-10-25T14:10:34Z">
        <w:r>
          <w:rPr>
            <w:rFonts w:hint="default"/>
            <w:lang w:val="es-EC"/>
          </w:rPr>
          <w:t>y</w:t>
        </w:r>
      </w:ins>
      <w:ins w:id="316" w:author="marpa" w:date="2026-10-25T14:10:35Z">
        <w:r>
          <w:rPr>
            <w:rFonts w:hint="default"/>
            <w:lang w:val="es-EC"/>
          </w:rPr>
          <w:t xml:space="preserve"> au</w:t>
        </w:r>
      </w:ins>
      <w:ins w:id="317" w:author="marpa" w:date="2026-10-25T14:10:36Z">
        <w:r>
          <w:rPr>
            <w:rFonts w:hint="default"/>
            <w:lang w:val="es-EC"/>
          </w:rPr>
          <w:t>to</w:t>
        </w:r>
      </w:ins>
      <w:ins w:id="318" w:author="marpa" w:date="2026-10-25T14:10:37Z">
        <w:r>
          <w:rPr>
            <w:rFonts w:hint="default"/>
            <w:lang w:val="es-EC"/>
          </w:rPr>
          <w:t>rizar e</w:t>
        </w:r>
      </w:ins>
      <w:ins w:id="319" w:author="marpa" w:date="2026-10-25T14:10:38Z">
        <w:r>
          <w:rPr>
            <w:rFonts w:hint="default"/>
            <w:lang w:val="es-EC"/>
          </w:rPr>
          <w:t>l acces</w:t>
        </w:r>
      </w:ins>
      <w:ins w:id="320" w:author="marpa" w:date="2026-10-25T14:10:39Z">
        <w:r>
          <w:rPr>
            <w:rFonts w:hint="default"/>
            <w:lang w:val="es-EC"/>
          </w:rPr>
          <w:t xml:space="preserve">o </w:t>
        </w:r>
      </w:ins>
      <w:ins w:id="321" w:author="marpa" w:date="2026-10-25T14:10:40Z">
        <w:r>
          <w:rPr>
            <w:rFonts w:hint="default"/>
            <w:lang w:val="es-EC"/>
          </w:rPr>
          <w:t xml:space="preserve">mediante </w:t>
        </w:r>
      </w:ins>
      <w:ins w:id="322" w:author="marpa" w:date="2026-10-25T14:10:41Z">
        <w:r>
          <w:rPr>
            <w:rFonts w:hint="default"/>
            <w:lang w:val="es-EC"/>
          </w:rPr>
          <w:t>la emi</w:t>
        </w:r>
      </w:ins>
      <w:ins w:id="323" w:author="marpa" w:date="2026-10-25T14:10:42Z">
        <w:r>
          <w:rPr>
            <w:rFonts w:hint="default"/>
            <w:lang w:val="es-EC"/>
          </w:rPr>
          <w:t>sión de</w:t>
        </w:r>
      </w:ins>
      <w:ins w:id="324" w:author="marpa" w:date="2026-10-25T14:10:43Z">
        <w:r>
          <w:rPr>
            <w:rFonts w:hint="default"/>
            <w:lang w:val="es-EC"/>
          </w:rPr>
          <w:t xml:space="preserve"> un t</w:t>
        </w:r>
      </w:ins>
      <w:ins w:id="325" w:author="marpa" w:date="2026-10-25T14:10:44Z">
        <w:r>
          <w:rPr>
            <w:rFonts w:hint="default"/>
            <w:lang w:val="es-EC"/>
          </w:rPr>
          <w:t>oken de</w:t>
        </w:r>
      </w:ins>
      <w:ins w:id="326" w:author="marpa" w:date="2026-10-25T14:10:45Z">
        <w:r>
          <w:rPr>
            <w:rFonts w:hint="default"/>
            <w:lang w:val="es-EC"/>
          </w:rPr>
          <w:t xml:space="preserve"> segur</w:t>
        </w:r>
      </w:ins>
      <w:ins w:id="327" w:author="marpa" w:date="2026-10-25T14:10:47Z">
        <w:r>
          <w:rPr>
            <w:rFonts w:hint="default"/>
            <w:lang w:val="es-EC"/>
          </w:rPr>
          <w:t>idad.</w:t>
        </w:r>
      </w:ins>
      <w:ins w:id="328" w:author="marpa" w:date="2026-10-25T14:10:49Z">
        <w:r>
          <w:rPr>
            <w:rFonts w:hint="default"/>
            <w:lang w:val="es-EC"/>
          </w:rPr>
          <w:t xml:space="preserve"> </w:t>
        </w:r>
      </w:ins>
      <w:ins w:id="329" w:author="marpa" w:date="2026-10-25T14:10:53Z">
        <w:r>
          <w:rPr>
            <w:rFonts w:hint="default"/>
            <w:lang w:val="es-EC"/>
          </w:rPr>
          <w:t>Pa</w:t>
        </w:r>
      </w:ins>
      <w:ins w:id="330" w:author="marpa" w:date="2026-10-25T14:10:54Z">
        <w:r>
          <w:rPr>
            <w:rFonts w:hint="default"/>
            <w:lang w:val="es-EC"/>
          </w:rPr>
          <w:t>ra ello</w:t>
        </w:r>
      </w:ins>
      <w:ins w:id="331" w:author="marpa" w:date="2026-10-25T14:10:55Z">
        <w:r>
          <w:rPr>
            <w:rFonts w:hint="default"/>
            <w:lang w:val="es-EC"/>
          </w:rPr>
          <w:t>, se c</w:t>
        </w:r>
      </w:ins>
      <w:ins w:id="332" w:author="marpa" w:date="2026-10-25T14:10:56Z">
        <w:r>
          <w:rPr>
            <w:rFonts w:hint="default"/>
            <w:lang w:val="es-EC"/>
          </w:rPr>
          <w:t>rearon l</w:t>
        </w:r>
      </w:ins>
      <w:ins w:id="333" w:author="marpa" w:date="2026-10-25T14:10:57Z">
        <w:r>
          <w:rPr>
            <w:rFonts w:hint="default"/>
            <w:lang w:val="es-EC"/>
          </w:rPr>
          <w:t>as sigui</w:t>
        </w:r>
      </w:ins>
      <w:ins w:id="334" w:author="marpa" w:date="2026-10-25T14:10:58Z">
        <w:r>
          <w:rPr>
            <w:rFonts w:hint="default"/>
            <w:lang w:val="es-EC"/>
          </w:rPr>
          <w:t>entes cla</w:t>
        </w:r>
      </w:ins>
      <w:ins w:id="335" w:author="marpa" w:date="2026-10-25T14:10:59Z">
        <w:r>
          <w:rPr>
            <w:rFonts w:hint="default"/>
            <w:lang w:val="es-EC"/>
          </w:rPr>
          <w:t>ses en e</w:t>
        </w:r>
      </w:ins>
      <w:ins w:id="336" w:author="marpa" w:date="2026-10-25T14:11:00Z">
        <w:r>
          <w:rPr>
            <w:rFonts w:hint="default"/>
            <w:lang w:val="es-EC"/>
          </w:rPr>
          <w:t>l pa</w:t>
        </w:r>
      </w:ins>
      <w:ins w:id="337" w:author="marpa" w:date="2026-10-25T14:11:01Z">
        <w:r>
          <w:rPr>
            <w:rFonts w:hint="default"/>
            <w:lang w:val="es-EC"/>
          </w:rPr>
          <w:t xml:space="preserve">quete </w:t>
        </w:r>
      </w:ins>
      <w:ins w:id="338" w:author="marpa" w:date="2026-10-25T14:11:02Z">
        <w:r>
          <w:rPr>
            <w:rFonts w:hint="default"/>
            <w:lang w:val="es-EC"/>
          </w:rPr>
          <w:t>ec.</w:t>
        </w:r>
      </w:ins>
      <w:ins w:id="339" w:author="marpa" w:date="2026-10-25T14:11:03Z">
        <w:r>
          <w:rPr>
            <w:rFonts w:hint="default"/>
            <w:lang w:val="es-EC"/>
          </w:rPr>
          <w:t>edu.</w:t>
        </w:r>
      </w:ins>
      <w:ins w:id="340" w:author="marpa" w:date="2026-10-25T14:11:04Z">
        <w:r>
          <w:rPr>
            <w:rFonts w:hint="default"/>
            <w:lang w:val="es-EC"/>
          </w:rPr>
          <w:t>monst</w:t>
        </w:r>
      </w:ins>
      <w:ins w:id="341" w:author="marpa" w:date="2026-10-25T14:11:05Z">
        <w:r>
          <w:rPr>
            <w:rFonts w:hint="default"/>
            <w:lang w:val="es-EC"/>
          </w:rPr>
          <w:t>er.</w:t>
        </w:r>
      </w:ins>
      <w:ins w:id="342" w:author="marpa" w:date="2026-10-25T14:11:06Z">
        <w:r>
          <w:rPr>
            <w:rFonts w:hint="default"/>
            <w:lang w:val="es-EC"/>
          </w:rPr>
          <w:t>segur</w:t>
        </w:r>
      </w:ins>
      <w:ins w:id="343" w:author="marpa" w:date="2026-10-25T14:11:07Z">
        <w:r>
          <w:rPr>
            <w:rFonts w:hint="default"/>
            <w:lang w:val="es-EC"/>
          </w:rPr>
          <w:t>idad:</w:t>
        </w:r>
      </w:ins>
    </w:p>
    <w:p w14:paraId="798BFD41">
      <w:pPr>
        <w:numPr>
          <w:ilvl w:val="0"/>
          <w:numId w:val="3"/>
          <w:ins w:id="345" w:author="marpa" w:date="2026-10-25T14:11:11Z"/>
        </w:numPr>
        <w:ind w:left="420" w:hanging="420"/>
        <w:rPr>
          <w:ins w:id="346" w:author="marpa" w:date="2026-10-25T14:12:03Z"/>
          <w:rFonts w:hint="default"/>
          <w:b/>
          <w:bCs/>
          <w:lang w:val="es-EC"/>
        </w:rPr>
        <w:pPrChange w:id="344" w:author="marpa" w:date="2026-10-25T14:11:11Z">
          <w:pPr/>
        </w:pPrChange>
      </w:pPr>
      <w:r>
        <w:rPr>
          <w:rFonts w:hint="default"/>
          <w:b/>
          <w:bCs/>
          <w:lang w:val="es-ES"/>
        </w:rPr>
        <w:t>FiltroAutorizaciónToken</w:t>
      </w:r>
      <w:ins w:id="347" w:author="marpa" w:date="2026-10-25T14:11:42Z">
        <w:r>
          <w:rPr>
            <w:rFonts w:hint="default"/>
            <w:b/>
            <w:bCs/>
            <w:lang w:val="es-EC"/>
          </w:rPr>
          <w:t>:</w:t>
        </w:r>
      </w:ins>
      <w:ins w:id="348" w:author="marpa" w:date="2026-10-25T14:11:43Z">
        <w:r>
          <w:rPr>
            <w:rFonts w:hint="default"/>
            <w:b w:val="0"/>
            <w:bCs w:val="0"/>
            <w:lang w:val="es-EC"/>
          </w:rPr>
          <w:t xml:space="preserve"> </w:t>
        </w:r>
      </w:ins>
      <w:ins w:id="349" w:author="marpa" w:date="2026-10-25T14:11:44Z">
        <w:r>
          <w:rPr>
            <w:rFonts w:hint="default"/>
            <w:b w:val="0"/>
            <w:bCs w:val="0"/>
            <w:lang w:val="es-EC"/>
          </w:rPr>
          <w:t>Manej</w:t>
        </w:r>
      </w:ins>
      <w:ins w:id="350" w:author="marpa" w:date="2026-10-25T14:11:45Z">
        <w:r>
          <w:rPr>
            <w:rFonts w:hint="default"/>
            <w:b w:val="0"/>
            <w:bCs w:val="0"/>
            <w:lang w:val="es-EC"/>
          </w:rPr>
          <w:t>a la val</w:t>
        </w:r>
      </w:ins>
      <w:ins w:id="351" w:author="marpa" w:date="2026-10-25T14:11:46Z">
        <w:r>
          <w:rPr>
            <w:rFonts w:hint="default"/>
            <w:b w:val="0"/>
            <w:bCs w:val="0"/>
            <w:lang w:val="es-EC"/>
          </w:rPr>
          <w:t>idaci</w:t>
        </w:r>
      </w:ins>
      <w:ins w:id="352" w:author="marpa" w:date="2026-10-25T14:11:47Z">
        <w:r>
          <w:rPr>
            <w:rFonts w:hint="default"/>
            <w:b w:val="0"/>
            <w:bCs w:val="0"/>
            <w:lang w:val="es-EC"/>
          </w:rPr>
          <w:t xml:space="preserve">ón de </w:t>
        </w:r>
      </w:ins>
      <w:ins w:id="353" w:author="marpa" w:date="2026-10-25T14:11:48Z">
        <w:r>
          <w:rPr>
            <w:rFonts w:hint="default"/>
            <w:b w:val="0"/>
            <w:bCs w:val="0"/>
            <w:lang w:val="es-EC"/>
          </w:rPr>
          <w:t>creden</w:t>
        </w:r>
      </w:ins>
      <w:ins w:id="354" w:author="marpa" w:date="2026-10-25T14:11:49Z">
        <w:r>
          <w:rPr>
            <w:rFonts w:hint="default"/>
            <w:b w:val="0"/>
            <w:bCs w:val="0"/>
            <w:lang w:val="es-EC"/>
          </w:rPr>
          <w:t>ciale</w:t>
        </w:r>
      </w:ins>
      <w:ins w:id="355" w:author="marpa" w:date="2026-10-25T14:11:50Z">
        <w:r>
          <w:rPr>
            <w:rFonts w:hint="default"/>
            <w:b w:val="0"/>
            <w:bCs w:val="0"/>
            <w:lang w:val="es-EC"/>
          </w:rPr>
          <w:t>s</w:t>
        </w:r>
      </w:ins>
      <w:ins w:id="356" w:author="marpa" w:date="2026-10-25T14:11:54Z">
        <w:r>
          <w:rPr>
            <w:rFonts w:hint="default"/>
            <w:b w:val="0"/>
            <w:bCs w:val="0"/>
            <w:lang w:val="es-EC"/>
          </w:rPr>
          <w:t xml:space="preserve"> (</w:t>
        </w:r>
      </w:ins>
      <w:ins w:id="357" w:author="marpa" w:date="2026-10-25T14:11:55Z">
        <w:r>
          <w:rPr>
            <w:rFonts w:hint="default"/>
            <w:b w:val="0"/>
            <w:bCs w:val="0"/>
            <w:lang w:val="es-EC"/>
          </w:rPr>
          <w:t>usuario</w:t>
        </w:r>
      </w:ins>
      <w:ins w:id="358" w:author="marpa" w:date="2026-10-25T14:11:56Z">
        <w:r>
          <w:rPr>
            <w:rFonts w:hint="default"/>
            <w:b w:val="0"/>
            <w:bCs w:val="0"/>
            <w:lang w:val="es-EC"/>
          </w:rPr>
          <w:t xml:space="preserve"> y contr</w:t>
        </w:r>
      </w:ins>
      <w:ins w:id="359" w:author="marpa" w:date="2026-10-25T14:11:57Z">
        <w:r>
          <w:rPr>
            <w:rFonts w:hint="default"/>
            <w:b w:val="0"/>
            <w:bCs w:val="0"/>
            <w:lang w:val="es-EC"/>
          </w:rPr>
          <w:t>aseña</w:t>
        </w:r>
      </w:ins>
      <w:ins w:id="360" w:author="marpa" w:date="2026-10-25T14:11:58Z">
        <w:r>
          <w:rPr>
            <w:rFonts w:hint="default"/>
            <w:b w:val="0"/>
            <w:bCs w:val="0"/>
            <w:lang w:val="es-EC"/>
          </w:rPr>
          <w:t>) par</w:t>
        </w:r>
      </w:ins>
      <w:ins w:id="361" w:author="marpa" w:date="2026-10-25T14:11:59Z">
        <w:r>
          <w:rPr>
            <w:rFonts w:hint="default"/>
            <w:b w:val="0"/>
            <w:bCs w:val="0"/>
            <w:lang w:val="es-EC"/>
          </w:rPr>
          <w:t>a auten</w:t>
        </w:r>
      </w:ins>
      <w:ins w:id="362" w:author="marpa" w:date="2026-10-25T14:12:00Z">
        <w:r>
          <w:rPr>
            <w:rFonts w:hint="default"/>
            <w:b w:val="0"/>
            <w:bCs w:val="0"/>
            <w:lang w:val="es-EC"/>
          </w:rPr>
          <w:t xml:space="preserve">ticar </w:t>
        </w:r>
      </w:ins>
      <w:ins w:id="363" w:author="marpa" w:date="2026-10-25T14:12:02Z">
        <w:r>
          <w:rPr>
            <w:rFonts w:hint="default"/>
            <w:b w:val="0"/>
            <w:bCs w:val="0"/>
            <w:lang w:val="es-EC"/>
          </w:rPr>
          <w:t>usuarios</w:t>
        </w:r>
      </w:ins>
      <w:ins w:id="364" w:author="marpa" w:date="2026-10-25T14:12:03Z">
        <w:r>
          <w:rPr>
            <w:rFonts w:hint="default"/>
            <w:b w:val="0"/>
            <w:bCs w:val="0"/>
            <w:lang w:val="es-EC"/>
          </w:rPr>
          <w:t>.</w:t>
        </w:r>
      </w:ins>
    </w:p>
    <w:p w14:paraId="2D8A1C96">
      <w:pPr>
        <w:numPr>
          <w:ilvl w:val="0"/>
          <w:numId w:val="3"/>
        </w:numPr>
        <w:ind w:left="420" w:leftChars="0" w:hanging="420" w:firstLineChars="0"/>
        <w:rPr>
          <w:rFonts w:hint="default"/>
          <w:lang w:val="es-EC"/>
        </w:rPr>
      </w:pPr>
      <w:r>
        <w:rPr>
          <w:rFonts w:hint="default"/>
          <w:b/>
          <w:bCs/>
          <w:lang w:val="es-ES"/>
        </w:rPr>
        <w:t>GeneradorToken</w:t>
      </w:r>
      <w:ins w:id="365" w:author="marpa" w:date="2026-10-25T14:12:12Z">
        <w:r>
          <w:rPr>
            <w:rFonts w:hint="default"/>
            <w:b/>
            <w:bCs/>
            <w:lang w:val="es-EC"/>
          </w:rPr>
          <w:t>:</w:t>
        </w:r>
      </w:ins>
      <w:ins w:id="366" w:author="marpa" w:date="2026-10-25T14:12:13Z">
        <w:r>
          <w:rPr>
            <w:rFonts w:hint="default"/>
            <w:b/>
            <w:bCs/>
            <w:lang w:val="es-EC"/>
          </w:rPr>
          <w:t xml:space="preserve"> </w:t>
        </w:r>
      </w:ins>
      <w:ins w:id="367" w:author="marpa" w:date="2026-10-25T14:12:14Z">
        <w:r>
          <w:rPr>
            <w:rFonts w:hint="default"/>
            <w:b w:val="0"/>
            <w:bCs w:val="0"/>
            <w:lang w:val="es-EC"/>
          </w:rPr>
          <w:t xml:space="preserve">Genera </w:t>
        </w:r>
      </w:ins>
      <w:ins w:id="368" w:author="marpa" w:date="2026-10-25T14:12:15Z">
        <w:r>
          <w:rPr>
            <w:rFonts w:hint="default"/>
            <w:b w:val="0"/>
            <w:bCs w:val="0"/>
            <w:lang w:val="es-EC"/>
          </w:rPr>
          <w:t>token</w:t>
        </w:r>
      </w:ins>
      <w:ins w:id="369" w:author="marpa" w:date="2026-10-25T14:12:16Z">
        <w:r>
          <w:rPr>
            <w:rFonts w:hint="default"/>
            <w:b w:val="0"/>
            <w:bCs w:val="0"/>
            <w:lang w:val="es-EC"/>
          </w:rPr>
          <w:t xml:space="preserve">s </w:t>
        </w:r>
      </w:ins>
      <w:ins w:id="370" w:author="marpa" w:date="2026-10-25T14:12:17Z">
        <w:r>
          <w:rPr>
            <w:rFonts w:hint="default"/>
            <w:b w:val="0"/>
            <w:bCs w:val="0"/>
            <w:lang w:val="es-EC"/>
          </w:rPr>
          <w:t>UUI</w:t>
        </w:r>
      </w:ins>
      <w:ins w:id="371" w:author="marpa" w:date="2026-10-25T14:12:18Z">
        <w:r>
          <w:rPr>
            <w:rFonts w:hint="default"/>
            <w:b w:val="0"/>
            <w:bCs w:val="0"/>
            <w:lang w:val="es-EC"/>
          </w:rPr>
          <w:t>D</w:t>
        </w:r>
      </w:ins>
      <w:ins w:id="372" w:author="marpa" w:date="2026-10-25T14:12:19Z">
        <w:r>
          <w:rPr>
            <w:rFonts w:hint="default"/>
            <w:b w:val="0"/>
            <w:bCs w:val="0"/>
            <w:lang w:val="es-EC"/>
          </w:rPr>
          <w:t xml:space="preserve"> para </w:t>
        </w:r>
      </w:ins>
      <w:ins w:id="373" w:author="marpa" w:date="2026-10-25T14:12:20Z">
        <w:r>
          <w:rPr>
            <w:rFonts w:hint="default"/>
            <w:b w:val="0"/>
            <w:bCs w:val="0"/>
            <w:lang w:val="es-EC"/>
          </w:rPr>
          <w:t>los u</w:t>
        </w:r>
      </w:ins>
      <w:ins w:id="374" w:author="marpa" w:date="2026-10-25T14:12:21Z">
        <w:r>
          <w:rPr>
            <w:rFonts w:hint="default"/>
            <w:b w:val="0"/>
            <w:bCs w:val="0"/>
            <w:lang w:val="es-EC"/>
          </w:rPr>
          <w:t>sua</w:t>
        </w:r>
      </w:ins>
      <w:ins w:id="375" w:author="marpa" w:date="2026-10-25T14:12:22Z">
        <w:r>
          <w:rPr>
            <w:rFonts w:hint="default"/>
            <w:b w:val="0"/>
            <w:bCs w:val="0"/>
            <w:lang w:val="es-EC"/>
          </w:rPr>
          <w:t>ri</w:t>
        </w:r>
      </w:ins>
      <w:ins w:id="376" w:author="marpa" w:date="2026-10-25T14:12:23Z">
        <w:r>
          <w:rPr>
            <w:rFonts w:hint="default"/>
            <w:b w:val="0"/>
            <w:bCs w:val="0"/>
            <w:lang w:val="es-EC"/>
          </w:rPr>
          <w:t>os a</w:t>
        </w:r>
      </w:ins>
      <w:ins w:id="377" w:author="marpa" w:date="2026-10-25T14:12:24Z">
        <w:r>
          <w:rPr>
            <w:rFonts w:hint="default"/>
            <w:b w:val="0"/>
            <w:bCs w:val="0"/>
            <w:lang w:val="es-EC"/>
          </w:rPr>
          <w:t>utenti</w:t>
        </w:r>
      </w:ins>
      <w:ins w:id="378" w:author="marpa" w:date="2026-10-25T14:12:25Z">
        <w:r>
          <w:rPr>
            <w:rFonts w:hint="default"/>
            <w:b w:val="0"/>
            <w:bCs w:val="0"/>
            <w:lang w:val="es-EC"/>
          </w:rPr>
          <w:t>cados</w:t>
        </w:r>
      </w:ins>
      <w:ins w:id="379" w:author="marpa" w:date="2026-10-25T14:12:26Z">
        <w:r>
          <w:rPr>
            <w:rFonts w:hint="default"/>
            <w:b w:val="0"/>
            <w:bCs w:val="0"/>
            <w:lang w:val="es-EC"/>
          </w:rPr>
          <w:t xml:space="preserve">, </w:t>
        </w:r>
      </w:ins>
      <w:ins w:id="380" w:author="marpa" w:date="2026-10-25T14:12:28Z">
        <w:r>
          <w:rPr>
            <w:rFonts w:hint="default"/>
            <w:b w:val="0"/>
            <w:bCs w:val="0"/>
            <w:lang w:val="es-EC"/>
          </w:rPr>
          <w:t>asig</w:t>
        </w:r>
      </w:ins>
      <w:ins w:id="381" w:author="marpa" w:date="2026-10-25T14:12:29Z">
        <w:r>
          <w:rPr>
            <w:rFonts w:hint="default"/>
            <w:b w:val="0"/>
            <w:bCs w:val="0"/>
            <w:lang w:val="es-EC"/>
          </w:rPr>
          <w:t>nando un</w:t>
        </w:r>
      </w:ins>
      <w:ins w:id="382" w:author="marpa" w:date="2026-10-25T14:12:30Z">
        <w:r>
          <w:rPr>
            <w:rFonts w:hint="default"/>
            <w:b w:val="0"/>
            <w:bCs w:val="0"/>
            <w:lang w:val="es-EC"/>
          </w:rPr>
          <w:t xml:space="preserve"> tiempo d</w:t>
        </w:r>
      </w:ins>
      <w:ins w:id="383" w:author="marpa" w:date="2026-10-25T14:12:31Z">
        <w:r>
          <w:rPr>
            <w:rFonts w:hint="default"/>
            <w:b w:val="0"/>
            <w:bCs w:val="0"/>
            <w:lang w:val="es-EC"/>
          </w:rPr>
          <w:t>e expir</w:t>
        </w:r>
      </w:ins>
      <w:ins w:id="384" w:author="marpa" w:date="2026-10-25T14:12:32Z">
        <w:r>
          <w:rPr>
            <w:rFonts w:hint="default"/>
            <w:b w:val="0"/>
            <w:bCs w:val="0"/>
            <w:lang w:val="es-EC"/>
          </w:rPr>
          <w:t>ación pa</w:t>
        </w:r>
      </w:ins>
      <w:ins w:id="385" w:author="marpa" w:date="2026-10-25T14:12:33Z">
        <w:r>
          <w:rPr>
            <w:rFonts w:hint="default"/>
            <w:b w:val="0"/>
            <w:bCs w:val="0"/>
            <w:lang w:val="es-EC"/>
          </w:rPr>
          <w:t xml:space="preserve">ra las </w:t>
        </w:r>
      </w:ins>
      <w:ins w:id="386" w:author="marpa" w:date="2026-10-25T14:12:34Z">
        <w:r>
          <w:rPr>
            <w:rFonts w:hint="default"/>
            <w:b w:val="0"/>
            <w:bCs w:val="0"/>
            <w:lang w:val="es-EC"/>
          </w:rPr>
          <w:t xml:space="preserve">sesiones </w:t>
        </w:r>
      </w:ins>
      <w:ins w:id="387" w:author="marpa" w:date="2026-10-25T14:12:35Z">
        <w:r>
          <w:rPr>
            <w:rFonts w:hint="default"/>
            <w:b w:val="0"/>
            <w:bCs w:val="0"/>
            <w:lang w:val="es-EC"/>
          </w:rPr>
          <w:t xml:space="preserve">y </w:t>
        </w:r>
      </w:ins>
      <w:ins w:id="388" w:author="marpa" w:date="2026-10-25T14:12:36Z">
        <w:r>
          <w:rPr>
            <w:rFonts w:hint="default"/>
            <w:b w:val="0"/>
            <w:bCs w:val="0"/>
            <w:lang w:val="es-EC"/>
          </w:rPr>
          <w:t>guardan</w:t>
        </w:r>
      </w:ins>
      <w:ins w:id="389" w:author="marpa" w:date="2026-10-25T14:12:37Z">
        <w:r>
          <w:rPr>
            <w:rFonts w:hint="default"/>
            <w:b w:val="0"/>
            <w:bCs w:val="0"/>
            <w:lang w:val="es-EC"/>
          </w:rPr>
          <w:t>do una c</w:t>
        </w:r>
      </w:ins>
      <w:ins w:id="390" w:author="marpa" w:date="2026-10-25T14:12:38Z">
        <w:r>
          <w:rPr>
            <w:rFonts w:hint="default"/>
            <w:b w:val="0"/>
            <w:bCs w:val="0"/>
            <w:lang w:val="es-EC"/>
          </w:rPr>
          <w:t>opia de</w:t>
        </w:r>
      </w:ins>
      <w:ins w:id="391" w:author="marpa" w:date="2026-10-25T14:12:39Z">
        <w:r>
          <w:rPr>
            <w:rFonts w:hint="default"/>
            <w:b w:val="0"/>
            <w:bCs w:val="0"/>
            <w:lang w:val="es-EC"/>
          </w:rPr>
          <w:t xml:space="preserve"> los </w:t>
        </w:r>
      </w:ins>
      <w:ins w:id="392" w:author="marpa" w:date="2026-10-25T14:12:40Z">
        <w:r>
          <w:rPr>
            <w:rFonts w:hint="default"/>
            <w:b w:val="0"/>
            <w:bCs w:val="0"/>
            <w:lang w:val="es-EC"/>
          </w:rPr>
          <w:t xml:space="preserve">tokens </w:t>
        </w:r>
      </w:ins>
      <w:ins w:id="393" w:author="marpa" w:date="2026-10-25T14:12:41Z">
        <w:r>
          <w:rPr>
            <w:rFonts w:hint="default"/>
            <w:b w:val="0"/>
            <w:bCs w:val="0"/>
            <w:lang w:val="es-EC"/>
          </w:rPr>
          <w:t>cre</w:t>
        </w:r>
      </w:ins>
      <w:ins w:id="394" w:author="marpa" w:date="2026-10-25T14:12:42Z">
        <w:r>
          <w:rPr>
            <w:rFonts w:hint="default"/>
            <w:b w:val="0"/>
            <w:bCs w:val="0"/>
            <w:lang w:val="es-EC"/>
          </w:rPr>
          <w:t>ados par</w:t>
        </w:r>
      </w:ins>
      <w:ins w:id="395" w:author="marpa" w:date="2026-10-25T14:12:43Z">
        <w:r>
          <w:rPr>
            <w:rFonts w:hint="default"/>
            <w:b w:val="0"/>
            <w:bCs w:val="0"/>
            <w:lang w:val="es-EC"/>
          </w:rPr>
          <w:t>a v</w:t>
        </w:r>
      </w:ins>
      <w:ins w:id="396" w:author="marpa" w:date="2026-10-25T14:12:45Z">
        <w:r>
          <w:rPr>
            <w:rFonts w:hint="default"/>
            <w:b w:val="0"/>
            <w:bCs w:val="0"/>
            <w:lang w:val="es-EC"/>
          </w:rPr>
          <w:t>alida</w:t>
        </w:r>
      </w:ins>
      <w:ins w:id="397" w:author="marpa" w:date="2026-10-25T14:12:46Z">
        <w:r>
          <w:rPr>
            <w:rFonts w:hint="default"/>
            <w:b w:val="0"/>
            <w:bCs w:val="0"/>
            <w:lang w:val="es-EC"/>
          </w:rPr>
          <w:t>r</w:t>
        </w:r>
      </w:ins>
      <w:ins w:id="398" w:author="marpa" w:date="2026-10-25T14:12:47Z">
        <w:r>
          <w:rPr>
            <w:rFonts w:hint="default"/>
            <w:b w:val="0"/>
            <w:bCs w:val="0"/>
            <w:lang w:val="es-EC"/>
          </w:rPr>
          <w:t>lo</w:t>
        </w:r>
      </w:ins>
      <w:ins w:id="399" w:author="marpa" w:date="2026-10-25T14:12:48Z">
        <w:r>
          <w:rPr>
            <w:rFonts w:hint="default"/>
            <w:b w:val="0"/>
            <w:bCs w:val="0"/>
            <w:lang w:val="es-EC"/>
          </w:rPr>
          <w:t>s.</w:t>
        </w:r>
      </w:ins>
      <w:ins w:id="400" w:author="marpa" w:date="2026-10-25T14:15:10Z">
        <w:r>
          <w:rPr>
            <w:rFonts w:hint="default"/>
            <w:b w:val="0"/>
            <w:bCs w:val="0"/>
            <w:lang w:val="es-EC"/>
          </w:rPr>
          <w:t xml:space="preserve"> Si</w:t>
        </w:r>
      </w:ins>
      <w:ins w:id="401" w:author="marpa" w:date="2026-10-25T14:15:11Z">
        <w:r>
          <w:rPr>
            <w:rFonts w:hint="default"/>
            <w:b w:val="0"/>
            <w:bCs w:val="0"/>
            <w:lang w:val="es-EC"/>
          </w:rPr>
          <w:t xml:space="preserve"> </w:t>
        </w:r>
      </w:ins>
      <w:ins w:id="402" w:author="marpa" w:date="2026-10-25T14:15:12Z">
        <w:r>
          <w:rPr>
            <w:rFonts w:hint="default"/>
            <w:b w:val="0"/>
            <w:bCs w:val="0"/>
            <w:lang w:val="es-EC"/>
          </w:rPr>
          <w:t>el to</w:t>
        </w:r>
      </w:ins>
      <w:ins w:id="403" w:author="marpa" w:date="2026-10-25T14:15:13Z">
        <w:r>
          <w:rPr>
            <w:rFonts w:hint="default"/>
            <w:b w:val="0"/>
            <w:bCs w:val="0"/>
            <w:lang w:val="es-EC"/>
          </w:rPr>
          <w:t>ken y</w:t>
        </w:r>
      </w:ins>
      <w:ins w:id="404" w:author="marpa" w:date="2026-10-25T14:15:14Z">
        <w:r>
          <w:rPr>
            <w:rFonts w:hint="default"/>
            <w:b w:val="0"/>
            <w:bCs w:val="0"/>
            <w:lang w:val="es-EC"/>
          </w:rPr>
          <w:t>a está e</w:t>
        </w:r>
      </w:ins>
      <w:ins w:id="405" w:author="marpa" w:date="2026-10-25T14:15:15Z">
        <w:r>
          <w:rPr>
            <w:rFonts w:hint="default"/>
            <w:b w:val="0"/>
            <w:bCs w:val="0"/>
            <w:lang w:val="es-EC"/>
          </w:rPr>
          <w:t>x</w:t>
        </w:r>
      </w:ins>
      <w:ins w:id="406" w:author="marpa" w:date="2026-10-25T14:15:16Z">
        <w:r>
          <w:rPr>
            <w:rFonts w:hint="default"/>
            <w:b w:val="0"/>
            <w:bCs w:val="0"/>
            <w:lang w:val="es-EC"/>
          </w:rPr>
          <w:t>pirado</w:t>
        </w:r>
      </w:ins>
      <w:ins w:id="407" w:author="marpa" w:date="2026-10-25T14:15:17Z">
        <w:r>
          <w:rPr>
            <w:rFonts w:hint="default"/>
            <w:b w:val="0"/>
            <w:bCs w:val="0"/>
            <w:lang w:val="es-EC"/>
          </w:rPr>
          <w:t xml:space="preserve">, </w:t>
        </w:r>
      </w:ins>
      <w:ins w:id="408" w:author="marpa" w:date="2026-10-25T14:15:18Z">
        <w:r>
          <w:rPr>
            <w:rFonts w:hint="default"/>
            <w:b w:val="0"/>
            <w:bCs w:val="0"/>
            <w:lang w:val="es-EC"/>
          </w:rPr>
          <w:t xml:space="preserve">lo </w:t>
        </w:r>
      </w:ins>
      <w:ins w:id="409" w:author="marpa" w:date="2026-10-25T14:15:19Z">
        <w:r>
          <w:rPr>
            <w:rFonts w:hint="default"/>
            <w:b w:val="0"/>
            <w:bCs w:val="0"/>
            <w:lang w:val="es-EC"/>
          </w:rPr>
          <w:t>eli</w:t>
        </w:r>
      </w:ins>
      <w:ins w:id="410" w:author="marpa" w:date="2026-10-25T14:15:20Z">
        <w:r>
          <w:rPr>
            <w:rFonts w:hint="default"/>
            <w:b w:val="0"/>
            <w:bCs w:val="0"/>
            <w:lang w:val="es-EC"/>
          </w:rPr>
          <w:t xml:space="preserve">mina de </w:t>
        </w:r>
      </w:ins>
      <w:ins w:id="411" w:author="marpa" w:date="2026-10-25T14:15:21Z">
        <w:r>
          <w:rPr>
            <w:rFonts w:hint="default"/>
            <w:b w:val="0"/>
            <w:bCs w:val="0"/>
            <w:lang w:val="es-EC"/>
          </w:rPr>
          <w:t>su alm</w:t>
        </w:r>
      </w:ins>
      <w:ins w:id="412" w:author="marpa" w:date="2026-10-25T14:15:22Z">
        <w:r>
          <w:rPr>
            <w:rFonts w:hint="default"/>
            <w:b w:val="0"/>
            <w:bCs w:val="0"/>
            <w:lang w:val="es-EC"/>
          </w:rPr>
          <w:t>acen</w:t>
        </w:r>
      </w:ins>
      <w:ins w:id="413" w:author="marpa" w:date="2026-10-25T14:15:23Z">
        <w:r>
          <w:rPr>
            <w:rFonts w:hint="default"/>
            <w:b w:val="0"/>
            <w:bCs w:val="0"/>
            <w:lang w:val="es-EC"/>
          </w:rPr>
          <w:t xml:space="preserve">amiento </w:t>
        </w:r>
      </w:ins>
      <w:ins w:id="414" w:author="marpa" w:date="2026-10-25T14:15:24Z">
        <w:r>
          <w:rPr>
            <w:rFonts w:hint="default"/>
            <w:b w:val="0"/>
            <w:bCs w:val="0"/>
            <w:lang w:val="es-EC"/>
          </w:rPr>
          <w:t xml:space="preserve">y </w:t>
        </w:r>
      </w:ins>
      <w:ins w:id="415" w:author="marpa" w:date="2026-10-25T14:15:28Z">
        <w:r>
          <w:rPr>
            <w:rFonts w:hint="default"/>
            <w:b w:val="0"/>
            <w:bCs w:val="0"/>
            <w:lang w:val="es-EC"/>
          </w:rPr>
          <w:t>eli</w:t>
        </w:r>
      </w:ins>
      <w:ins w:id="416" w:author="marpa" w:date="2026-10-25T14:15:29Z">
        <w:r>
          <w:rPr>
            <w:rFonts w:hint="default"/>
            <w:b w:val="0"/>
            <w:bCs w:val="0"/>
            <w:lang w:val="es-EC"/>
          </w:rPr>
          <w:t>m</w:t>
        </w:r>
      </w:ins>
      <w:ins w:id="417" w:author="marpa" w:date="2026-10-25T14:15:30Z">
        <w:r>
          <w:rPr>
            <w:rFonts w:hint="default"/>
            <w:b w:val="0"/>
            <w:bCs w:val="0"/>
            <w:lang w:val="es-EC"/>
          </w:rPr>
          <w:t>ina la</w:t>
        </w:r>
      </w:ins>
      <w:ins w:id="418" w:author="marpa" w:date="2026-10-25T14:15:31Z">
        <w:r>
          <w:rPr>
            <w:rFonts w:hint="default"/>
            <w:b w:val="0"/>
            <w:bCs w:val="0"/>
            <w:lang w:val="es-EC"/>
          </w:rPr>
          <w:t xml:space="preserve"> s</w:t>
        </w:r>
      </w:ins>
      <w:ins w:id="419" w:author="marpa" w:date="2026-10-25T14:15:32Z">
        <w:r>
          <w:rPr>
            <w:rFonts w:hint="default"/>
            <w:b w:val="0"/>
            <w:bCs w:val="0"/>
            <w:lang w:val="es-EC"/>
          </w:rPr>
          <w:t>esión</w:t>
        </w:r>
      </w:ins>
      <w:r>
        <w:rPr>
          <w:rFonts w:hint="default"/>
          <w:b w:val="0"/>
          <w:bCs w:val="0"/>
          <w:lang w:val="es-ES"/>
        </w:rPr>
        <w:t xml:space="preserve">. </w:t>
      </w:r>
    </w:p>
    <w:p w14:paraId="72BECD88">
      <w:pPr>
        <w:numPr>
          <w:ilvl w:val="0"/>
          <w:numId w:val="0"/>
        </w:numPr>
        <w:ind w:leftChars="0"/>
        <w:rPr>
          <w:ins w:id="420" w:author="marpa" w:date="2026-10-25T14:21:59Z"/>
          <w:rFonts w:hint="default"/>
          <w:lang w:val="es-EC"/>
        </w:rPr>
      </w:pPr>
      <w:ins w:id="421" w:author="marpa" w:date="2026-10-25T14:20:16Z">
        <w:r>
          <w:rPr>
            <w:rFonts w:hint="default"/>
            <w:lang w:val="es-EC"/>
          </w:rPr>
          <w:t>P</w:t>
        </w:r>
      </w:ins>
      <w:ins w:id="422" w:author="marpa" w:date="2026-10-25T14:20:17Z">
        <w:r>
          <w:rPr>
            <w:rFonts w:hint="default"/>
            <w:lang w:val="es-EC"/>
          </w:rPr>
          <w:t>ara pod</w:t>
        </w:r>
      </w:ins>
      <w:ins w:id="423" w:author="marpa" w:date="2026-10-25T14:20:18Z">
        <w:r>
          <w:rPr>
            <w:rFonts w:hint="default"/>
            <w:lang w:val="es-EC"/>
          </w:rPr>
          <w:t>er implem</w:t>
        </w:r>
      </w:ins>
      <w:ins w:id="424" w:author="marpa" w:date="2026-10-25T14:20:19Z">
        <w:r>
          <w:rPr>
            <w:rFonts w:hint="default"/>
            <w:lang w:val="es-EC"/>
          </w:rPr>
          <w:t>entar e</w:t>
        </w:r>
      </w:ins>
      <w:ins w:id="425" w:author="marpa" w:date="2026-10-25T14:20:20Z">
        <w:r>
          <w:rPr>
            <w:rFonts w:hint="default"/>
            <w:lang w:val="es-EC"/>
          </w:rPr>
          <w:t>l compo</w:t>
        </w:r>
      </w:ins>
      <w:ins w:id="426" w:author="marpa" w:date="2026-10-25T14:20:21Z">
        <w:r>
          <w:rPr>
            <w:rFonts w:hint="default"/>
            <w:lang w:val="es-EC"/>
          </w:rPr>
          <w:t>rtamiento</w:t>
        </w:r>
      </w:ins>
      <w:ins w:id="427" w:author="marpa" w:date="2026-10-25T14:20:22Z">
        <w:r>
          <w:rPr>
            <w:rFonts w:hint="default"/>
            <w:lang w:val="es-EC"/>
          </w:rPr>
          <w:t xml:space="preserve"> de estos </w:t>
        </w:r>
      </w:ins>
      <w:ins w:id="428" w:author="marpa" w:date="2026-10-25T14:20:23Z">
        <w:r>
          <w:rPr>
            <w:rFonts w:hint="default"/>
            <w:lang w:val="es-EC"/>
          </w:rPr>
          <w:t>component</w:t>
        </w:r>
      </w:ins>
      <w:ins w:id="429" w:author="marpa" w:date="2026-10-25T14:20:24Z">
        <w:r>
          <w:rPr>
            <w:rFonts w:hint="default"/>
            <w:lang w:val="es-EC"/>
          </w:rPr>
          <w:t>es de se</w:t>
        </w:r>
      </w:ins>
      <w:ins w:id="430" w:author="marpa" w:date="2026-10-25T14:20:25Z">
        <w:r>
          <w:rPr>
            <w:rFonts w:hint="default"/>
            <w:lang w:val="es-EC"/>
          </w:rPr>
          <w:t>guridad,</w:t>
        </w:r>
      </w:ins>
      <w:ins w:id="431" w:author="marpa" w:date="2026-10-25T14:20:26Z">
        <w:r>
          <w:rPr>
            <w:rFonts w:hint="default"/>
            <w:lang w:val="es-EC"/>
          </w:rPr>
          <w:t xml:space="preserve"> se c</w:t>
        </w:r>
      </w:ins>
      <w:ins w:id="432" w:author="marpa" w:date="2026-10-25T14:20:27Z">
        <w:r>
          <w:rPr>
            <w:rFonts w:hint="default"/>
            <w:lang w:val="es-EC"/>
          </w:rPr>
          <w:t>reó u</w:t>
        </w:r>
      </w:ins>
      <w:ins w:id="433" w:author="marpa" w:date="2026-10-25T14:20:28Z">
        <w:r>
          <w:rPr>
            <w:rFonts w:hint="default"/>
            <w:lang w:val="es-EC"/>
          </w:rPr>
          <w:t>n maneja</w:t>
        </w:r>
      </w:ins>
      <w:ins w:id="434" w:author="marpa" w:date="2026-10-25T14:20:29Z">
        <w:r>
          <w:rPr>
            <w:rFonts w:hint="default"/>
            <w:lang w:val="es-EC"/>
          </w:rPr>
          <w:t>dor d</w:t>
        </w:r>
      </w:ins>
      <w:ins w:id="435" w:author="marpa" w:date="2026-10-25T14:20:30Z">
        <w:r>
          <w:rPr>
            <w:rFonts w:hint="default"/>
            <w:lang w:val="es-EC"/>
          </w:rPr>
          <w:t>e peti</w:t>
        </w:r>
      </w:ins>
      <w:ins w:id="436" w:author="marpa" w:date="2026-10-25T14:20:31Z">
        <w:r>
          <w:rPr>
            <w:rFonts w:hint="default"/>
            <w:lang w:val="es-EC"/>
          </w:rPr>
          <w:t xml:space="preserve">ciones </w:t>
        </w:r>
      </w:ins>
      <w:r>
        <w:rPr>
          <w:rFonts w:hint="default"/>
          <w:lang w:val="es-ES"/>
        </w:rPr>
        <w:t>RESTFUL</w:t>
      </w:r>
      <w:ins w:id="437" w:author="marpa" w:date="2026-10-25T14:20:38Z">
        <w:r>
          <w:rPr>
            <w:rFonts w:hint="default"/>
            <w:lang w:val="es-EC"/>
          </w:rPr>
          <w:t xml:space="preserve"> </w:t>
        </w:r>
      </w:ins>
      <w:ins w:id="438" w:author="marpa" w:date="2026-10-25T14:20:48Z">
        <w:r>
          <w:rPr>
            <w:rFonts w:hint="default"/>
            <w:lang w:val="es-EC"/>
          </w:rPr>
          <w:t>“</w:t>
        </w:r>
      </w:ins>
      <w:r>
        <w:rPr>
          <w:rFonts w:hint="default"/>
          <w:b/>
          <w:bCs/>
          <w:lang w:val="es-ES"/>
        </w:rPr>
        <w:t>FiltroAutorizaciónToken</w:t>
      </w:r>
      <w:ins w:id="439" w:author="marpa" w:date="2026-10-25T14:20:49Z">
        <w:r>
          <w:rPr>
            <w:rFonts w:hint="default"/>
            <w:lang w:val="es-EC"/>
          </w:rPr>
          <w:t>”</w:t>
        </w:r>
      </w:ins>
      <w:ins w:id="440" w:author="marpa" w:date="2026-10-25T14:20:50Z">
        <w:r>
          <w:rPr>
            <w:rFonts w:hint="default"/>
            <w:lang w:val="es-EC"/>
          </w:rPr>
          <w:t xml:space="preserve"> </w:t>
        </w:r>
      </w:ins>
      <w:ins w:id="441" w:author="marpa" w:date="2026-10-25T14:20:55Z">
        <w:r>
          <w:rPr>
            <w:rFonts w:hint="default"/>
            <w:lang w:val="es-EC"/>
          </w:rPr>
          <w:t>que p</w:t>
        </w:r>
      </w:ins>
      <w:ins w:id="442" w:author="marpa" w:date="2026-10-25T14:20:56Z">
        <w:r>
          <w:rPr>
            <w:rFonts w:hint="default"/>
            <w:lang w:val="es-EC"/>
          </w:rPr>
          <w:t xml:space="preserve">ermite </w:t>
        </w:r>
      </w:ins>
      <w:ins w:id="443" w:author="marpa" w:date="2026-10-25T14:20:58Z">
        <w:r>
          <w:rPr>
            <w:rFonts w:hint="default"/>
            <w:lang w:val="es-EC"/>
          </w:rPr>
          <w:t>inter</w:t>
        </w:r>
      </w:ins>
      <w:ins w:id="444" w:author="marpa" w:date="2026-10-25T14:20:59Z">
        <w:r>
          <w:rPr>
            <w:rFonts w:hint="default"/>
            <w:lang w:val="es-EC"/>
          </w:rPr>
          <w:t>cept</w:t>
        </w:r>
      </w:ins>
      <w:ins w:id="445" w:author="marpa" w:date="2026-10-25T14:21:00Z">
        <w:r>
          <w:rPr>
            <w:rFonts w:hint="default"/>
            <w:lang w:val="es-EC"/>
          </w:rPr>
          <w:t>ar peti</w:t>
        </w:r>
      </w:ins>
      <w:ins w:id="446" w:author="marpa" w:date="2026-10-25T14:21:01Z">
        <w:r>
          <w:rPr>
            <w:rFonts w:hint="default"/>
            <w:lang w:val="es-EC"/>
          </w:rPr>
          <w:t xml:space="preserve">ciones </w:t>
        </w:r>
      </w:ins>
      <w:r>
        <w:rPr>
          <w:rFonts w:hint="default"/>
          <w:lang w:val="es-ES"/>
        </w:rPr>
        <w:t>RESTFUL</w:t>
      </w:r>
      <w:ins w:id="447" w:author="marpa" w:date="2026-10-25T14:21:02Z">
        <w:r>
          <w:rPr>
            <w:rFonts w:hint="default"/>
            <w:lang w:val="es-EC"/>
          </w:rPr>
          <w:t xml:space="preserve"> </w:t>
        </w:r>
      </w:ins>
      <w:ins w:id="448" w:author="marpa" w:date="2026-10-25T14:21:03Z">
        <w:r>
          <w:rPr>
            <w:rFonts w:hint="default"/>
            <w:lang w:val="es-EC"/>
          </w:rPr>
          <w:t>y las cl</w:t>
        </w:r>
      </w:ins>
      <w:ins w:id="449" w:author="marpa" w:date="2026-10-25T14:21:04Z">
        <w:r>
          <w:rPr>
            <w:rFonts w:hint="default"/>
            <w:lang w:val="es-EC"/>
          </w:rPr>
          <w:t>asifica</w:t>
        </w:r>
      </w:ins>
      <w:ins w:id="450" w:author="marpa" w:date="2026-10-25T14:21:05Z">
        <w:r>
          <w:rPr>
            <w:rFonts w:hint="default"/>
            <w:lang w:val="es-EC"/>
          </w:rPr>
          <w:t xml:space="preserve"> </w:t>
        </w:r>
      </w:ins>
      <w:ins w:id="451" w:author="marpa" w:date="2026-10-25T14:21:06Z">
        <w:r>
          <w:rPr>
            <w:rFonts w:hint="default"/>
            <w:lang w:val="es-EC"/>
          </w:rPr>
          <w:t>dependi</w:t>
        </w:r>
      </w:ins>
      <w:ins w:id="452" w:author="marpa" w:date="2026-10-25T14:21:07Z">
        <w:r>
          <w:rPr>
            <w:rFonts w:hint="default"/>
            <w:lang w:val="es-EC"/>
          </w:rPr>
          <w:t>endo de</w:t>
        </w:r>
      </w:ins>
      <w:ins w:id="453" w:author="marpa" w:date="2026-10-25T14:21:08Z">
        <w:r>
          <w:rPr>
            <w:rFonts w:hint="default"/>
            <w:lang w:val="es-EC"/>
          </w:rPr>
          <w:t xml:space="preserve"> si </w:t>
        </w:r>
      </w:ins>
      <w:ins w:id="454" w:author="marpa" w:date="2026-10-25T14:21:18Z">
        <w:r>
          <w:rPr>
            <w:rFonts w:hint="default"/>
            <w:lang w:val="es-EC"/>
          </w:rPr>
          <w:t>so</w:t>
        </w:r>
      </w:ins>
      <w:ins w:id="455" w:author="marpa" w:date="2026-10-25T14:21:19Z">
        <w:r>
          <w:rPr>
            <w:rFonts w:hint="default"/>
            <w:lang w:val="es-EC"/>
          </w:rPr>
          <w:t>n púb</w:t>
        </w:r>
      </w:ins>
      <w:ins w:id="456" w:author="marpa" w:date="2026-10-25T14:21:21Z">
        <w:r>
          <w:rPr>
            <w:rFonts w:hint="default"/>
            <w:lang w:val="es-EC"/>
          </w:rPr>
          <w:t xml:space="preserve">licas </w:t>
        </w:r>
      </w:ins>
      <w:ins w:id="457" w:author="marpa" w:date="2026-10-25T14:21:22Z">
        <w:r>
          <w:rPr>
            <w:rFonts w:hint="default"/>
            <w:lang w:val="es-EC"/>
          </w:rPr>
          <w:t>como</w:t>
        </w:r>
      </w:ins>
      <w:ins w:id="458" w:author="marpa" w:date="2026-10-25T14:21:23Z">
        <w:r>
          <w:rPr>
            <w:rFonts w:hint="default"/>
            <w:lang w:val="es-EC"/>
          </w:rPr>
          <w:t xml:space="preserve"> el inicio</w:t>
        </w:r>
      </w:ins>
      <w:ins w:id="459" w:author="marpa" w:date="2026-10-25T14:21:24Z">
        <w:r>
          <w:rPr>
            <w:rFonts w:hint="default"/>
            <w:lang w:val="es-EC"/>
          </w:rPr>
          <w:t xml:space="preserve"> de sesi</w:t>
        </w:r>
      </w:ins>
      <w:ins w:id="460" w:author="marpa" w:date="2026-10-25T14:21:25Z">
        <w:r>
          <w:rPr>
            <w:rFonts w:hint="default"/>
            <w:lang w:val="es-EC"/>
          </w:rPr>
          <w:t>ón, o</w:t>
        </w:r>
      </w:ins>
      <w:ins w:id="461" w:author="marpa" w:date="2026-10-25T14:21:26Z">
        <w:r>
          <w:rPr>
            <w:rFonts w:hint="default"/>
            <w:lang w:val="es-EC"/>
          </w:rPr>
          <w:t xml:space="preserve"> si nec</w:t>
        </w:r>
      </w:ins>
      <w:ins w:id="462" w:author="marpa" w:date="2026-10-25T14:21:27Z">
        <w:r>
          <w:rPr>
            <w:rFonts w:hint="default"/>
            <w:lang w:val="es-EC"/>
          </w:rPr>
          <w:t>esit</w:t>
        </w:r>
      </w:ins>
      <w:ins w:id="463" w:author="marpa" w:date="2026-10-25T14:21:28Z">
        <w:r>
          <w:rPr>
            <w:rFonts w:hint="default"/>
            <w:lang w:val="es-EC"/>
          </w:rPr>
          <w:t>an aut</w:t>
        </w:r>
      </w:ins>
      <w:ins w:id="464" w:author="marpa" w:date="2026-10-25T14:21:29Z">
        <w:r>
          <w:rPr>
            <w:rFonts w:hint="default"/>
            <w:lang w:val="es-EC"/>
          </w:rPr>
          <w:t>en</w:t>
        </w:r>
      </w:ins>
      <w:ins w:id="465" w:author="marpa" w:date="2026-10-25T14:21:30Z">
        <w:r>
          <w:rPr>
            <w:rFonts w:hint="default"/>
            <w:lang w:val="es-EC"/>
          </w:rPr>
          <w:t>ticació</w:t>
        </w:r>
      </w:ins>
      <w:ins w:id="466" w:author="marpa" w:date="2026-10-25T14:21:31Z">
        <w:r>
          <w:rPr>
            <w:rFonts w:hint="default"/>
            <w:lang w:val="es-EC"/>
          </w:rPr>
          <w:t xml:space="preserve">n como </w:t>
        </w:r>
      </w:ins>
      <w:ins w:id="467" w:author="marpa" w:date="2026-10-25T14:21:32Z">
        <w:r>
          <w:rPr>
            <w:rFonts w:hint="default"/>
            <w:lang w:val="es-EC"/>
          </w:rPr>
          <w:t>las op</w:t>
        </w:r>
      </w:ins>
      <w:ins w:id="468" w:author="marpa" w:date="2026-10-25T14:21:33Z">
        <w:r>
          <w:rPr>
            <w:rFonts w:hint="default"/>
            <w:lang w:val="es-EC"/>
          </w:rPr>
          <w:t>eraciones d</w:t>
        </w:r>
      </w:ins>
      <w:ins w:id="469" w:author="marpa" w:date="2026-10-25T14:21:34Z">
        <w:r>
          <w:rPr>
            <w:rFonts w:hint="default"/>
            <w:lang w:val="es-EC"/>
          </w:rPr>
          <w:t>e convers</w:t>
        </w:r>
      </w:ins>
      <w:ins w:id="470" w:author="marpa" w:date="2026-10-25T14:21:35Z">
        <w:r>
          <w:rPr>
            <w:rFonts w:hint="default"/>
            <w:lang w:val="es-EC"/>
          </w:rPr>
          <w:t>ión</w:t>
        </w:r>
      </w:ins>
      <w:ins w:id="471" w:author="marpa" w:date="2026-10-25T14:21:41Z">
        <w:r>
          <w:rPr>
            <w:rFonts w:hint="default"/>
            <w:lang w:val="es-EC"/>
          </w:rPr>
          <w:t>, pa</w:t>
        </w:r>
      </w:ins>
      <w:ins w:id="472" w:author="marpa" w:date="2026-10-25T14:21:42Z">
        <w:r>
          <w:rPr>
            <w:rFonts w:hint="default"/>
            <w:lang w:val="es-EC"/>
          </w:rPr>
          <w:t xml:space="preserve">ra </w:t>
        </w:r>
      </w:ins>
      <w:ins w:id="473" w:author="marpa" w:date="2026-10-25T14:21:46Z">
        <w:r>
          <w:rPr>
            <w:rFonts w:hint="default"/>
            <w:lang w:val="es-EC"/>
          </w:rPr>
          <w:t>v</w:t>
        </w:r>
      </w:ins>
      <w:ins w:id="474" w:author="marpa" w:date="2026-10-25T14:21:47Z">
        <w:r>
          <w:rPr>
            <w:rFonts w:hint="default"/>
            <w:lang w:val="es-EC"/>
          </w:rPr>
          <w:t xml:space="preserve">erificar </w:t>
        </w:r>
      </w:ins>
      <w:ins w:id="475" w:author="marpa" w:date="2026-10-25T14:21:48Z">
        <w:r>
          <w:rPr>
            <w:rFonts w:hint="default"/>
            <w:lang w:val="es-EC"/>
          </w:rPr>
          <w:t>si el</w:t>
        </w:r>
      </w:ins>
      <w:ins w:id="476" w:author="marpa" w:date="2026-10-25T14:21:49Z">
        <w:r>
          <w:rPr>
            <w:rFonts w:hint="default"/>
            <w:lang w:val="es-EC"/>
          </w:rPr>
          <w:t xml:space="preserve"> token </w:t>
        </w:r>
      </w:ins>
      <w:ins w:id="477" w:author="marpa" w:date="2026-10-25T14:21:50Z">
        <w:r>
          <w:rPr>
            <w:rFonts w:hint="default"/>
            <w:lang w:val="es-EC"/>
          </w:rPr>
          <w:t xml:space="preserve">ha </w:t>
        </w:r>
      </w:ins>
      <w:ins w:id="478" w:author="marpa" w:date="2026-10-25T14:21:51Z">
        <w:r>
          <w:rPr>
            <w:rFonts w:hint="default"/>
            <w:lang w:val="es-EC"/>
          </w:rPr>
          <w:t>si</w:t>
        </w:r>
      </w:ins>
      <w:ins w:id="479" w:author="marpa" w:date="2026-10-25T14:21:52Z">
        <w:r>
          <w:rPr>
            <w:rFonts w:hint="default"/>
            <w:lang w:val="es-EC"/>
          </w:rPr>
          <w:t>do agreg</w:t>
        </w:r>
      </w:ins>
      <w:ins w:id="480" w:author="marpa" w:date="2026-10-25T14:21:53Z">
        <w:r>
          <w:rPr>
            <w:rFonts w:hint="default"/>
            <w:lang w:val="es-EC"/>
          </w:rPr>
          <w:t>ado a</w:t>
        </w:r>
      </w:ins>
      <w:ins w:id="481" w:author="marpa" w:date="2026-10-25T14:21:54Z">
        <w:r>
          <w:rPr>
            <w:rFonts w:hint="default"/>
            <w:lang w:val="es-EC"/>
          </w:rPr>
          <w:t xml:space="preserve"> la cab</w:t>
        </w:r>
      </w:ins>
      <w:ins w:id="482" w:author="marpa" w:date="2026-10-25T14:21:55Z">
        <w:r>
          <w:rPr>
            <w:rFonts w:hint="default"/>
            <w:lang w:val="es-EC"/>
          </w:rPr>
          <w:t>ecer</w:t>
        </w:r>
      </w:ins>
      <w:ins w:id="483" w:author="marpa" w:date="2026-10-25T14:21:56Z">
        <w:r>
          <w:rPr>
            <w:rFonts w:hint="default"/>
            <w:lang w:val="es-EC"/>
          </w:rPr>
          <w:t>a de</w:t>
        </w:r>
      </w:ins>
      <w:ins w:id="484" w:author="marpa" w:date="2026-10-25T14:21:57Z">
        <w:r>
          <w:rPr>
            <w:rFonts w:hint="default"/>
            <w:lang w:val="es-EC"/>
          </w:rPr>
          <w:t xml:space="preserve"> la pe</w:t>
        </w:r>
      </w:ins>
      <w:ins w:id="485" w:author="marpa" w:date="2026-10-25T14:21:58Z">
        <w:r>
          <w:rPr>
            <w:rFonts w:hint="default"/>
            <w:lang w:val="es-EC"/>
          </w:rPr>
          <w:t>tición</w:t>
        </w:r>
      </w:ins>
      <w:ins w:id="486" w:author="marpa" w:date="2026-10-25T14:21:59Z">
        <w:r>
          <w:rPr>
            <w:rFonts w:hint="default"/>
            <w:lang w:val="es-EC"/>
          </w:rPr>
          <w:t>.</w:t>
        </w:r>
      </w:ins>
    </w:p>
    <w:p w14:paraId="4B6D02D9">
      <w:pPr>
        <w:pStyle w:val="6"/>
        <w:spacing w:after="60"/>
      </w:pPr>
      <w:bookmarkStart w:id="95" w:name="_Toc32373"/>
      <w:bookmarkStart w:id="96" w:name="_Toc25685"/>
      <w:r>
        <w:rPr>
          <w:i/>
          <w:color w:val="1F497D"/>
          <w:sz w:val="18"/>
        </w:rPr>
        <w:t xml:space="preserve">Tabla </w:t>
      </w:r>
      <w:r>
        <w:rPr>
          <w:rFonts w:hint="default"/>
          <w:i/>
          <w:color w:val="1F497D"/>
          <w:sz w:val="18"/>
          <w:lang w:val="es-ES"/>
        </w:rPr>
        <w:t>5</w:t>
      </w:r>
      <w:r>
        <w:rPr>
          <w:i/>
          <w:color w:val="1F497D"/>
          <w:sz w:val="18"/>
        </w:rPr>
        <w:t>. Clase FiltroAutorizacionToken - Servidor</w:t>
      </w:r>
      <w:bookmarkEnd w:id="95"/>
      <w:bookmarkEnd w:id="96"/>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56F3E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640" w:type="dxa"/>
            <w:shd w:val="clear" w:color="auto" w:fill="D9D9D9"/>
          </w:tcPr>
          <w:p w14:paraId="3AA83554">
            <w:pPr>
              <w:spacing w:after="0" w:line="240" w:lineRule="auto"/>
            </w:pPr>
            <w:r>
              <w:rPr>
                <w:rFonts w:ascii="Courier New" w:hAnsi="Courier New"/>
                <w:color w:val="000000"/>
                <w:sz w:val="16"/>
              </w:rPr>
              <w:t>using System.IdentityModel.Tokens.Jwt;</w:t>
            </w:r>
            <w:r>
              <w:rPr>
                <w:rFonts w:ascii="Courier New" w:hAnsi="Courier New"/>
                <w:color w:val="000000"/>
                <w:sz w:val="16"/>
              </w:rPr>
              <w:br w:type="textWrapping"/>
            </w:r>
            <w:r>
              <w:rPr>
                <w:rFonts w:ascii="Courier New" w:hAnsi="Courier New"/>
                <w:color w:val="000000"/>
                <w:sz w:val="16"/>
              </w:rPr>
              <w:t>using System.Text;</w:t>
            </w:r>
            <w:r>
              <w:rPr>
                <w:rFonts w:ascii="Courier New" w:hAnsi="Courier New"/>
                <w:color w:val="000000"/>
                <w:sz w:val="16"/>
              </w:rPr>
              <w:br w:type="textWrapping"/>
            </w:r>
            <w:r>
              <w:rPr>
                <w:rFonts w:ascii="Courier New" w:hAnsi="Courier New"/>
                <w:color w:val="000000"/>
                <w:sz w:val="16"/>
              </w:rPr>
              <w:t>using Microsoft.AspNetCore.Authorization;</w:t>
            </w:r>
            <w:r>
              <w:rPr>
                <w:rFonts w:ascii="Courier New" w:hAnsi="Courier New"/>
                <w:color w:val="000000"/>
                <w:sz w:val="16"/>
              </w:rPr>
              <w:br w:type="textWrapping"/>
            </w:r>
            <w:r>
              <w:rPr>
                <w:rFonts w:ascii="Courier New" w:hAnsi="Courier New"/>
                <w:color w:val="000000"/>
                <w:sz w:val="16"/>
              </w:rPr>
              <w:t>using Microsoft.AspNetCore.Mvc;</w:t>
            </w:r>
            <w:r>
              <w:rPr>
                <w:rFonts w:ascii="Courier New" w:hAnsi="Courier New"/>
                <w:color w:val="000000"/>
                <w:sz w:val="16"/>
              </w:rPr>
              <w:br w:type="textWrapping"/>
            </w:r>
            <w:r>
              <w:rPr>
                <w:rFonts w:ascii="Courier New" w:hAnsi="Courier New"/>
                <w:color w:val="000000"/>
                <w:sz w:val="16"/>
              </w:rPr>
              <w:t>using Microsoft.AspNetCore.Mvc.Filters;</w:t>
            </w:r>
            <w:r>
              <w:rPr>
                <w:rFonts w:ascii="Courier New" w:hAnsi="Courier New"/>
                <w:color w:val="000000"/>
                <w:sz w:val="16"/>
              </w:rPr>
              <w:br w:type="textWrapping"/>
            </w:r>
            <w:r>
              <w:rPr>
                <w:rFonts w:ascii="Courier New" w:hAnsi="Courier New"/>
                <w:color w:val="000000"/>
                <w:sz w:val="16"/>
              </w:rPr>
              <w:t>using Microsoft.IdentityModel.Tokens;</w:t>
            </w:r>
            <w:r>
              <w:rPr>
                <w:rFonts w:ascii="Courier New" w:hAnsi="Courier New"/>
                <w:color w:val="000000"/>
                <w:sz w:val="16"/>
              </w:rPr>
              <w:br w:type="textWrapping"/>
            </w:r>
            <w:r>
              <w:rPr>
                <w:rFonts w:ascii="Courier New" w:hAnsi="Courier New"/>
                <w:color w:val="000000"/>
                <w:sz w:val="16"/>
              </w:rPr>
              <w:t>using ServidorConversionesDotnet.Modelos;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namespace ServidorConversionesDotnet.Filtros;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 Filtro de autorización global: exige el encabezado</w:t>
            </w:r>
            <w:r>
              <w:rPr>
                <w:rFonts w:ascii="Courier New" w:hAnsi="Courier New"/>
                <w:color w:val="000000"/>
                <w:sz w:val="16"/>
              </w:rPr>
              <w:br w:type="textWrapping"/>
            </w:r>
            <w:r>
              <w:rPr>
                <w:rFonts w:ascii="Courier New" w:hAnsi="Courier New"/>
                <w:color w:val="000000"/>
                <w:sz w:val="16"/>
              </w:rPr>
              <w:t>/// 'Authorization: Bearer {token}' y valida firma y expiración del JWT.</w:t>
            </w:r>
            <w:r>
              <w:rPr>
                <w:rFonts w:ascii="Courier New" w:hAnsi="Courier New"/>
                <w:color w:val="000000"/>
                <w:sz w:val="16"/>
              </w:rPr>
              <w:br w:type="textWrapping"/>
            </w:r>
            <w:r>
              <w:rPr>
                <w:rFonts w:ascii="Courier New" w:hAnsi="Courier New"/>
                <w:color w:val="000000"/>
                <w:sz w:val="16"/>
              </w:rPr>
              <w:t>/// Los endpoints marcados con [AllowAnonymous] (login) quedan exentos.</w:t>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public sealed class FiltroAutorizacionToken : IAuthorizationFilter</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private const string PrefijoBearer = "Bearer ";</w:t>
            </w:r>
            <w:r>
              <w:rPr>
                <w:rFonts w:ascii="Courier New" w:hAnsi="Courier New"/>
                <w:color w:val="000000"/>
                <w:sz w:val="16"/>
              </w:rPr>
              <w:br w:type="textWrapping"/>
            </w:r>
            <w:r>
              <w:rPr>
                <w:rFonts w:ascii="Courier New" w:hAnsi="Courier New"/>
                <w:color w:val="000000"/>
                <w:sz w:val="16"/>
              </w:rPr>
              <w:t xml:space="preserve">    private const string MensajeTokenInvalido =</w:t>
            </w:r>
            <w:r>
              <w:rPr>
                <w:rFonts w:ascii="Courier New" w:hAnsi="Courier New"/>
                <w:color w:val="000000"/>
                <w:sz w:val="16"/>
              </w:rPr>
              <w:br w:type="textWrapping"/>
            </w:r>
            <w:r>
              <w:rPr>
                <w:rFonts w:ascii="Courier New" w:hAnsi="Courier New"/>
                <w:color w:val="000000"/>
                <w:sz w:val="16"/>
              </w:rPr>
              <w:t xml:space="preserve">        "El token es inválido o ha expirado. Inicie sesión nuevamente.";</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readonly IConfiguration _configuracion;</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FiltroAutorizacionToken(IConfiguration configuracion)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_configuracion = configuracion;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void OnAuthorization(AuthorizationFilterContext contexto)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if (contexto.ActionDescriptor.EndpointMetadata.OfType&lt;AllowAnonymousAttribute&gt;().Any())</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var encabezado = contexto.HttpContext.Request.Headers.Authorization.ToString();</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(string.IsNullOrWhiteSpace(encabezado) ||</w:t>
            </w:r>
            <w:r>
              <w:rPr>
                <w:rFonts w:ascii="Courier New" w:hAnsi="Courier New"/>
                <w:color w:val="000000"/>
                <w:sz w:val="16"/>
              </w:rPr>
              <w:br w:type="textWrapping"/>
            </w:r>
            <w:r>
              <w:rPr>
                <w:rFonts w:ascii="Courier New" w:hAnsi="Courier New"/>
                <w:color w:val="000000"/>
                <w:sz w:val="16"/>
              </w:rPr>
              <w:t xml:space="preserve">            !encabezado.StartsWith(PrefijoBearer, StringComparison.OrdinalIgnoreCase))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ResponderTokenInvalido(contexto);</w:t>
            </w:r>
            <w:r>
              <w:rPr>
                <w:rFonts w:ascii="Courier New" w:hAnsi="Courier New"/>
                <w:color w:val="000000"/>
                <w:sz w:val="16"/>
              </w:rPr>
              <w:br w:type="textWrapping"/>
            </w:r>
            <w:r>
              <w:rPr>
                <w:rFonts w:ascii="Courier New" w:hAnsi="Courier New"/>
                <w:color w:val="000000"/>
                <w:sz w:val="16"/>
              </w:rPr>
              <w:t xml:space="preserve">            return;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var token = encabezado[PrefijoBearer.Length..].Trim();</w:t>
            </w:r>
            <w:r>
              <w:rPr>
                <w:rFonts w:ascii="Courier New" w:hAnsi="Courier New"/>
                <w:color w:val="000000"/>
                <w:sz w:val="16"/>
              </w:rPr>
              <w:br w:type="textWrapping"/>
            </w:r>
            <w:r>
              <w:rPr>
                <w:rFonts w:ascii="Courier New" w:hAnsi="Courier New"/>
                <w:color w:val="000000"/>
                <w:sz w:val="16"/>
              </w:rPr>
              <w:t xml:space="preserve">        if (!ValidarToken(token))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ResponderTokenInvalido(contexto);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bool ValidarToken(string token)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var clave = _configuracion["CLAVE_SECRETA"];</w:t>
            </w:r>
            <w:r>
              <w:rPr>
                <w:rFonts w:ascii="Courier New" w:hAnsi="Courier New"/>
                <w:color w:val="000000"/>
                <w:sz w:val="16"/>
              </w:rPr>
              <w:br w:type="textWrapping"/>
            </w:r>
            <w:r>
              <w:rPr>
                <w:rFonts w:ascii="Courier New" w:hAnsi="Courier New"/>
                <w:color w:val="000000"/>
                <w:sz w:val="16"/>
              </w:rPr>
              <w:t xml:space="preserve">        if (string.IsNullOrWhiteSpace(clave) || string.IsNullOrWhiteSpace(token))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false;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var parametros = new TokenValidationParameters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ValidateIssuerSigningKey = true,</w:t>
            </w:r>
            <w:r>
              <w:rPr>
                <w:rFonts w:ascii="Courier New" w:hAnsi="Courier New"/>
                <w:color w:val="000000"/>
                <w:sz w:val="16"/>
              </w:rPr>
              <w:br w:type="textWrapping"/>
            </w:r>
            <w:r>
              <w:rPr>
                <w:rFonts w:ascii="Courier New" w:hAnsi="Courier New"/>
                <w:color w:val="000000"/>
                <w:sz w:val="16"/>
              </w:rPr>
              <w:t xml:space="preserve">            IssuerSigningKey = new SymmetricSecurityKey(Encoding.UTF8.GetBytes(clave)),</w:t>
            </w:r>
            <w:r>
              <w:rPr>
                <w:rFonts w:ascii="Courier New" w:hAnsi="Courier New"/>
                <w:color w:val="000000"/>
                <w:sz w:val="16"/>
              </w:rPr>
              <w:br w:type="textWrapping"/>
            </w:r>
            <w:r>
              <w:rPr>
                <w:rFonts w:ascii="Courier New" w:hAnsi="Courier New"/>
                <w:color w:val="000000"/>
                <w:sz w:val="16"/>
              </w:rPr>
              <w:t xml:space="preserve">            ValidateIssuer = false,</w:t>
            </w:r>
            <w:r>
              <w:rPr>
                <w:rFonts w:ascii="Courier New" w:hAnsi="Courier New"/>
                <w:color w:val="000000"/>
                <w:sz w:val="16"/>
              </w:rPr>
              <w:br w:type="textWrapping"/>
            </w:r>
            <w:r>
              <w:rPr>
                <w:rFonts w:ascii="Courier New" w:hAnsi="Courier New"/>
                <w:color w:val="000000"/>
                <w:sz w:val="16"/>
              </w:rPr>
              <w:t xml:space="preserve">            ValidateAudience = false,</w:t>
            </w:r>
            <w:r>
              <w:rPr>
                <w:rFonts w:ascii="Courier New" w:hAnsi="Courier New"/>
                <w:color w:val="000000"/>
                <w:sz w:val="16"/>
              </w:rPr>
              <w:br w:type="textWrapping"/>
            </w:r>
            <w:r>
              <w:rPr>
                <w:rFonts w:ascii="Courier New" w:hAnsi="Courier New"/>
                <w:color w:val="000000"/>
                <w:sz w:val="16"/>
              </w:rPr>
              <w:t xml:space="preserve">            ValidateLifetime = true,</w:t>
            </w:r>
            <w:r>
              <w:rPr>
                <w:rFonts w:ascii="Courier New" w:hAnsi="Courier New"/>
                <w:color w:val="000000"/>
                <w:sz w:val="16"/>
              </w:rPr>
              <w:br w:type="textWrapping"/>
            </w:r>
            <w:r>
              <w:rPr>
                <w:rFonts w:ascii="Courier New" w:hAnsi="Courier New"/>
                <w:color w:val="000000"/>
                <w:sz w:val="16"/>
              </w:rPr>
              <w:t xml:space="preserve">            ClockSkew = TimeSpan.Zero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try</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new JwtSecurityTokenHandler().ValidateToken(token, parametros, out _);</w:t>
            </w:r>
            <w:r>
              <w:rPr>
                <w:rFonts w:ascii="Courier New" w:hAnsi="Courier New"/>
                <w:color w:val="000000"/>
                <w:sz w:val="16"/>
              </w:rPr>
              <w:br w:type="textWrapping"/>
            </w:r>
            <w:r>
              <w:rPr>
                <w:rFonts w:ascii="Courier New" w:hAnsi="Courier New"/>
                <w:color w:val="000000"/>
                <w:sz w:val="16"/>
              </w:rPr>
              <w:t xml:space="preserve">            return true;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catch (Exception)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false;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static void ResponderTokenInvalido(AuthorizationFilterContext contexto)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var error = new RespuestaError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Codigo = 401,</w:t>
            </w:r>
            <w:r>
              <w:rPr>
                <w:rFonts w:ascii="Courier New" w:hAnsi="Courier New"/>
                <w:color w:val="000000"/>
                <w:sz w:val="16"/>
              </w:rPr>
              <w:br w:type="textWrapping"/>
            </w:r>
            <w:r>
              <w:rPr>
                <w:rFonts w:ascii="Courier New" w:hAnsi="Courier New"/>
                <w:color w:val="000000"/>
                <w:sz w:val="16"/>
              </w:rPr>
              <w:t xml:space="preserve">            Mensaje = MensajeTokenInvalido,</w:t>
            </w:r>
            <w:r>
              <w:rPr>
                <w:rFonts w:ascii="Courier New" w:hAnsi="Courier New"/>
                <w:color w:val="000000"/>
                <w:sz w:val="16"/>
              </w:rPr>
              <w:br w:type="textWrapping"/>
            </w:r>
            <w:r>
              <w:rPr>
                <w:rFonts w:ascii="Courier New" w:hAnsi="Courier New"/>
                <w:color w:val="000000"/>
                <w:sz w:val="16"/>
              </w:rPr>
              <w:t xml:space="preserve">            Detalle = "Revise el encabezado 'Authorization: Bearer {token}' e inicie sesión nuevamente " +</w:t>
            </w:r>
            <w:r>
              <w:rPr>
                <w:rFonts w:ascii="Courier New" w:hAnsi="Courier New"/>
                <w:color w:val="000000"/>
                <w:sz w:val="16"/>
              </w:rPr>
              <w:br w:type="textWrapping"/>
            </w:r>
            <w:r>
              <w:rPr>
                <w:rFonts w:ascii="Courier New" w:hAnsi="Courier New"/>
                <w:color w:val="000000"/>
                <w:sz w:val="16"/>
              </w:rPr>
              <w:t xml:space="preserve">                      "en /api/autenticacion/login para obtener un token válido."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contexto.Result = new ObjectResult(error)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StatusCode = StatusCodes.Status401Unauthorized,</w:t>
            </w:r>
            <w:r>
              <w:rPr>
                <w:rFonts w:ascii="Courier New" w:hAnsi="Courier New"/>
                <w:color w:val="000000"/>
                <w:sz w:val="16"/>
              </w:rPr>
              <w:br w:type="textWrapping"/>
            </w:r>
            <w:r>
              <w:rPr>
                <w:rFonts w:ascii="Courier New" w:hAnsi="Courier New"/>
                <w:color w:val="000000"/>
                <w:sz w:val="16"/>
              </w:rPr>
              <w:t xml:space="preserve">            ContentTypes = { "application/json"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7CE8899F">
      <w:pPr>
        <w:pStyle w:val="6"/>
        <w:spacing w:after="60"/>
      </w:pPr>
      <w:bookmarkStart w:id="97" w:name="_Toc27480"/>
      <w:bookmarkStart w:id="98" w:name="_Toc18813"/>
      <w:r>
        <w:rPr>
          <w:i/>
          <w:color w:val="1F497D"/>
          <w:sz w:val="18"/>
        </w:rPr>
        <w:t xml:space="preserve">Tabla </w:t>
      </w:r>
      <w:r>
        <w:rPr>
          <w:rFonts w:hint="default"/>
          <w:i/>
          <w:color w:val="1F497D"/>
          <w:sz w:val="18"/>
          <w:lang w:val="es-ES"/>
        </w:rPr>
        <w:t>6</w:t>
      </w:r>
      <w:r>
        <w:rPr>
          <w:i/>
          <w:color w:val="1F497D"/>
          <w:sz w:val="18"/>
        </w:rPr>
        <w:t>. Clase GeneradorToken - Servidor</w:t>
      </w:r>
      <w:bookmarkEnd w:id="97"/>
      <w:bookmarkEnd w:id="98"/>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3B5A9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4344D8F6">
            <w:pPr>
              <w:spacing w:after="0" w:line="240" w:lineRule="auto"/>
            </w:pPr>
            <w:r>
              <w:rPr>
                <w:rFonts w:ascii="Courier New" w:hAnsi="Courier New"/>
                <w:color w:val="000000"/>
                <w:sz w:val="16"/>
              </w:rPr>
              <w:t>using System.IdentityModel.Tokens.Jwt;</w:t>
            </w:r>
            <w:r>
              <w:rPr>
                <w:rFonts w:ascii="Courier New" w:hAnsi="Courier New"/>
                <w:color w:val="000000"/>
                <w:sz w:val="16"/>
              </w:rPr>
              <w:br w:type="textWrapping"/>
            </w:r>
            <w:r>
              <w:rPr>
                <w:rFonts w:ascii="Courier New" w:hAnsi="Courier New"/>
                <w:color w:val="000000"/>
                <w:sz w:val="16"/>
              </w:rPr>
              <w:t>using System.Security.Claims;</w:t>
            </w:r>
            <w:r>
              <w:rPr>
                <w:rFonts w:ascii="Courier New" w:hAnsi="Courier New"/>
                <w:color w:val="000000"/>
                <w:sz w:val="16"/>
              </w:rPr>
              <w:br w:type="textWrapping"/>
            </w:r>
            <w:r>
              <w:rPr>
                <w:rFonts w:ascii="Courier New" w:hAnsi="Courier New"/>
                <w:color w:val="000000"/>
                <w:sz w:val="16"/>
              </w:rPr>
              <w:t>using System.Text;</w:t>
            </w:r>
            <w:r>
              <w:rPr>
                <w:rFonts w:ascii="Courier New" w:hAnsi="Courier New"/>
                <w:color w:val="000000"/>
                <w:sz w:val="16"/>
              </w:rPr>
              <w:br w:type="textWrapping"/>
            </w:r>
            <w:r>
              <w:rPr>
                <w:rFonts w:ascii="Courier New" w:hAnsi="Courier New"/>
                <w:color w:val="000000"/>
                <w:sz w:val="16"/>
              </w:rPr>
              <w:t>using Microsoft.IdentityModel.Tokens;</w:t>
            </w:r>
            <w:r>
              <w:rPr>
                <w:rFonts w:ascii="Courier New" w:hAnsi="Courier New"/>
                <w:color w:val="000000"/>
                <w:sz w:val="16"/>
              </w:rPr>
              <w:br w:type="textWrapping"/>
            </w:r>
            <w:r>
              <w:rPr>
                <w:rFonts w:ascii="Courier New" w:hAnsi="Courier New"/>
                <w:color w:val="000000"/>
                <w:sz w:val="16"/>
              </w:rPr>
              <w:t>using ServidorConversionesDotnet.Modelos;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namespace ServidorConversionesDotnet.Utilidades;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 Genera tokens JWT firmados con clave simétrica (HS256) a partir de la</w:t>
            </w:r>
            <w:r>
              <w:rPr>
                <w:rFonts w:ascii="Courier New" w:hAnsi="Courier New"/>
                <w:color w:val="000000"/>
                <w:sz w:val="16"/>
              </w:rPr>
              <w:br w:type="textWrapping"/>
            </w:r>
            <w:r>
              <w:rPr>
                <w:rFonts w:ascii="Courier New" w:hAnsi="Courier New"/>
                <w:color w:val="000000"/>
                <w:sz w:val="16"/>
              </w:rPr>
              <w:t>/// configuración definida en el archivo .development.env.</w:t>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public sealed class GeneradorToken</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private const int ExpiracionPorDefectoMinutos = 60;</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readonly IConfiguration _configuracion;</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GeneradorToken(IConfiguration configuracion)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_configuracion = configuracion;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w:t>
            </w:r>
            <w:r>
              <w:rPr>
                <w:rFonts w:ascii="Courier New" w:hAnsi="Courier New"/>
                <w:color w:val="000000"/>
                <w:sz w:val="16"/>
              </w:rPr>
              <w:br w:type="textWrapping"/>
            </w:r>
            <w:r>
              <w:rPr>
                <w:rFonts w:ascii="Courier New" w:hAnsi="Courier New"/>
                <w:color w:val="000000"/>
                <w:sz w:val="16"/>
              </w:rPr>
              <w:t xml:space="preserve">    /// Crea el token JWT para el usuario indicado y devuelve el token</w:t>
            </w:r>
            <w:r>
              <w:rPr>
                <w:rFonts w:ascii="Courier New" w:hAnsi="Courier New"/>
                <w:color w:val="000000"/>
                <w:sz w:val="16"/>
              </w:rPr>
              <w:br w:type="textWrapping"/>
            </w:r>
            <w:r>
              <w:rPr>
                <w:rFonts w:ascii="Courier New" w:hAnsi="Courier New"/>
                <w:color w:val="000000"/>
                <w:sz w:val="16"/>
              </w:rPr>
              <w:t xml:space="preserve">    /// junto con su fecha de expiración (UTC).</w:t>
            </w:r>
            <w:r>
              <w:rPr>
                <w:rFonts w:ascii="Courier New" w:hAnsi="Courier New"/>
                <w:color w:val="000000"/>
                <w:sz w:val="16"/>
              </w:rPr>
              <w:br w:type="textWrapping"/>
            </w:r>
            <w:r>
              <w:rPr>
                <w:rFonts w:ascii="Courier New" w:hAnsi="Courier New"/>
                <w:color w:val="000000"/>
                <w:sz w:val="16"/>
              </w:rPr>
              <w:t xml:space="preserve">    /// &lt;/summary&gt;</w:t>
            </w:r>
            <w:r>
              <w:rPr>
                <w:rFonts w:ascii="Courier New" w:hAnsi="Courier New"/>
                <w:color w:val="000000"/>
                <w:sz w:val="16"/>
              </w:rPr>
              <w:br w:type="textWrapping"/>
            </w:r>
            <w:r>
              <w:rPr>
                <w:rFonts w:ascii="Courier New" w:hAnsi="Courier New"/>
                <w:color w:val="000000"/>
                <w:sz w:val="16"/>
              </w:rPr>
              <w:t xml:space="preserve">    public RespuestaLogin Crear(string usuario)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var clave = _configuracion["CLAVE_SECRETA"];</w:t>
            </w:r>
            <w:r>
              <w:rPr>
                <w:rFonts w:ascii="Courier New" w:hAnsi="Courier New"/>
                <w:color w:val="000000"/>
                <w:sz w:val="16"/>
              </w:rPr>
              <w:br w:type="textWrapping"/>
            </w:r>
            <w:r>
              <w:rPr>
                <w:rFonts w:ascii="Courier New" w:hAnsi="Courier New"/>
                <w:color w:val="000000"/>
                <w:sz w:val="16"/>
              </w:rPr>
              <w:t xml:space="preserve">        if (string.IsNullOrWhiteSpace(clave))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throw new InvalidOperationException(</w:t>
            </w:r>
            <w:r>
              <w:rPr>
                <w:rFonts w:ascii="Courier New" w:hAnsi="Courier New"/>
                <w:color w:val="000000"/>
                <w:sz w:val="16"/>
              </w:rPr>
              <w:br w:type="textWrapping"/>
            </w:r>
            <w:r>
              <w:rPr>
                <w:rFonts w:ascii="Courier New" w:hAnsi="Courier New"/>
                <w:color w:val="000000"/>
                <w:sz w:val="16"/>
              </w:rPr>
              <w:t xml:space="preserve">                "Falta la variable CLAVE_SECRETA en el archivo .development.env.");</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var minutosTexto = _configuracion["TIEMPO_EXPIRACION_MINUTOS"];</w:t>
            </w:r>
            <w:r>
              <w:rPr>
                <w:rFonts w:ascii="Courier New" w:hAnsi="Courier New"/>
                <w:color w:val="000000"/>
                <w:sz w:val="16"/>
              </w:rPr>
              <w:br w:type="textWrapping"/>
            </w:r>
            <w:r>
              <w:rPr>
                <w:rFonts w:ascii="Courier New" w:hAnsi="Courier New"/>
                <w:color w:val="000000"/>
                <w:sz w:val="16"/>
              </w:rPr>
              <w:t xml:space="preserve">        var minutos = int.TryParse(minutosTexto, out var minutosLeidos) &amp;&amp; minutosLeidos &gt; 0</w:t>
            </w:r>
            <w:r>
              <w:rPr>
                <w:rFonts w:ascii="Courier New" w:hAnsi="Courier New"/>
                <w:color w:val="000000"/>
                <w:sz w:val="16"/>
              </w:rPr>
              <w:br w:type="textWrapping"/>
            </w:r>
            <w:r>
              <w:rPr>
                <w:rFonts w:ascii="Courier New" w:hAnsi="Courier New"/>
                <w:color w:val="000000"/>
                <w:sz w:val="16"/>
              </w:rPr>
              <w:t xml:space="preserve">            ? minutosLeidos</w:t>
            </w:r>
            <w:r>
              <w:rPr>
                <w:rFonts w:ascii="Courier New" w:hAnsi="Courier New"/>
                <w:color w:val="000000"/>
                <w:sz w:val="16"/>
              </w:rPr>
              <w:br w:type="textWrapping"/>
            </w:r>
            <w:r>
              <w:rPr>
                <w:rFonts w:ascii="Courier New" w:hAnsi="Courier New"/>
                <w:color w:val="000000"/>
                <w:sz w:val="16"/>
              </w:rPr>
              <w:t xml:space="preserve">            : ExpiracionPorDefectoMinutos;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var expiracion = DateTime.UtcNow.AddMinutes(minutos);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var credenciales = new SigningCredentials(</w:t>
            </w:r>
            <w:r>
              <w:rPr>
                <w:rFonts w:ascii="Courier New" w:hAnsi="Courier New"/>
                <w:color w:val="000000"/>
                <w:sz w:val="16"/>
              </w:rPr>
              <w:br w:type="textWrapping"/>
            </w:r>
            <w:r>
              <w:rPr>
                <w:rFonts w:ascii="Courier New" w:hAnsi="Courier New"/>
                <w:color w:val="000000"/>
                <w:sz w:val="16"/>
              </w:rPr>
              <w:t xml:space="preserve">            new SymmetricSecurityKey(Encoding.UTF8.GetBytes(clave)),</w:t>
            </w:r>
            <w:r>
              <w:rPr>
                <w:rFonts w:ascii="Courier New" w:hAnsi="Courier New"/>
                <w:color w:val="000000"/>
                <w:sz w:val="16"/>
              </w:rPr>
              <w:br w:type="textWrapping"/>
            </w:r>
            <w:r>
              <w:rPr>
                <w:rFonts w:ascii="Courier New" w:hAnsi="Courier New"/>
                <w:color w:val="000000"/>
                <w:sz w:val="16"/>
              </w:rPr>
              <w:t xml:space="preserve">            SecurityAlgorithms.HmacSha256);</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var descriptor = new SecurityTokenDescriptor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Subject = new ClaimsIdentity(new[]</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new Claim(ClaimTypes.Name, usuario),</w:t>
            </w:r>
            <w:r>
              <w:rPr>
                <w:rFonts w:ascii="Courier New" w:hAnsi="Courier New"/>
                <w:color w:val="000000"/>
                <w:sz w:val="16"/>
              </w:rPr>
              <w:br w:type="textWrapping"/>
            </w:r>
            <w:r>
              <w:rPr>
                <w:rFonts w:ascii="Courier New" w:hAnsi="Courier New"/>
                <w:color w:val="000000"/>
                <w:sz w:val="16"/>
              </w:rPr>
              <w:t xml:space="preserve">                new Claim(JwtRegisteredClaimNames.Jti, Guid.NewGuid().ToString())</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Expires = expiracion,</w:t>
            </w:r>
            <w:r>
              <w:rPr>
                <w:rFonts w:ascii="Courier New" w:hAnsi="Courier New"/>
                <w:color w:val="000000"/>
                <w:sz w:val="16"/>
              </w:rPr>
              <w:br w:type="textWrapping"/>
            </w:r>
            <w:r>
              <w:rPr>
                <w:rFonts w:ascii="Courier New" w:hAnsi="Courier New"/>
                <w:color w:val="000000"/>
                <w:sz w:val="16"/>
              </w:rPr>
              <w:t xml:space="preserve">            NotBefore = DateTime.UtcNow,</w:t>
            </w:r>
            <w:r>
              <w:rPr>
                <w:rFonts w:ascii="Courier New" w:hAnsi="Courier New"/>
                <w:color w:val="000000"/>
                <w:sz w:val="16"/>
              </w:rPr>
              <w:br w:type="textWrapping"/>
            </w:r>
            <w:r>
              <w:rPr>
                <w:rFonts w:ascii="Courier New" w:hAnsi="Courier New"/>
                <w:color w:val="000000"/>
                <w:sz w:val="16"/>
              </w:rPr>
              <w:t xml:space="preserve">            SigningCredentials = credenciales,</w:t>
            </w:r>
            <w:r>
              <w:rPr>
                <w:rFonts w:ascii="Courier New" w:hAnsi="Courier New"/>
                <w:color w:val="000000"/>
                <w:sz w:val="16"/>
              </w:rPr>
              <w:br w:type="textWrapping"/>
            </w:r>
            <w:r>
              <w:rPr>
                <w:rFonts w:ascii="Courier New" w:hAnsi="Courier New"/>
                <w:color w:val="000000"/>
                <w:sz w:val="16"/>
              </w:rPr>
              <w:t xml:space="preserve">            Issuer = "ServidorConversionesDotnet",</w:t>
            </w:r>
            <w:r>
              <w:rPr>
                <w:rFonts w:ascii="Courier New" w:hAnsi="Courier New"/>
                <w:color w:val="000000"/>
                <w:sz w:val="16"/>
              </w:rPr>
              <w:br w:type="textWrapping"/>
            </w:r>
            <w:r>
              <w:rPr>
                <w:rFonts w:ascii="Courier New" w:hAnsi="Courier New"/>
                <w:color w:val="000000"/>
                <w:sz w:val="16"/>
              </w:rPr>
              <w:t xml:space="preserve">            Audience = "ClientesConversionUnidades"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var manejador = new JwtSecurityTokenHandler();</w:t>
            </w:r>
            <w:r>
              <w:rPr>
                <w:rFonts w:ascii="Courier New" w:hAnsi="Courier New"/>
                <w:color w:val="000000"/>
                <w:sz w:val="16"/>
              </w:rPr>
              <w:br w:type="textWrapping"/>
            </w:r>
            <w:r>
              <w:rPr>
                <w:rFonts w:ascii="Courier New" w:hAnsi="Courier New"/>
                <w:color w:val="000000"/>
                <w:sz w:val="16"/>
              </w:rPr>
              <w:t xml:space="preserve">        var token = manejador.WriteToken(manejador.CreateToken(descriptor));</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return new RespuestaLogin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Token = token,</w:t>
            </w:r>
            <w:r>
              <w:rPr>
                <w:rFonts w:ascii="Courier New" w:hAnsi="Courier New"/>
                <w:color w:val="000000"/>
                <w:sz w:val="16"/>
              </w:rPr>
              <w:br w:type="textWrapping"/>
            </w:r>
            <w:r>
              <w:rPr>
                <w:rFonts w:ascii="Courier New" w:hAnsi="Courier New"/>
                <w:color w:val="000000"/>
                <w:sz w:val="16"/>
              </w:rPr>
              <w:t xml:space="preserve">            Expiracion = expiracion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7292200B">
      <w:pPr>
        <w:rPr>
          <w:ins w:id="487" w:author="marpa" w:date="2026-10-25T14:19:59Z"/>
          <w:rFonts w:hint="default"/>
          <w:lang w:val="es-EC"/>
        </w:rPr>
      </w:pPr>
    </w:p>
    <w:p w14:paraId="4E8BC2AD">
      <w:pPr>
        <w:pStyle w:val="3"/>
        <w:rPr>
          <w:ins w:id="488" w:author="marpa" w:date="2026-10-25T14:19:32Z"/>
          <w:rFonts w:hint="default"/>
          <w:lang w:val="es-EC"/>
        </w:rPr>
      </w:pPr>
      <w:ins w:id="489" w:author="marpa" w:date="2026-10-25T14:18:51Z">
        <w:bookmarkStart w:id="99" w:name="_Toc4678"/>
        <w:bookmarkStart w:id="100" w:name="_Toc2504"/>
        <w:bookmarkStart w:id="101" w:name="_Toc32250"/>
        <w:r>
          <w:rPr>
            <w:rFonts w:hint="default"/>
            <w:lang w:val="es-EC"/>
          </w:rPr>
          <w:t>CREACION</w:t>
        </w:r>
      </w:ins>
      <w:ins w:id="490" w:author="marpa" w:date="2026-10-25T14:18:52Z">
        <w:r>
          <w:rPr>
            <w:rFonts w:hint="default"/>
            <w:lang w:val="es-EC"/>
          </w:rPr>
          <w:t xml:space="preserve"> DE UTILI</w:t>
        </w:r>
      </w:ins>
      <w:ins w:id="491" w:author="marpa" w:date="2026-10-25T14:18:53Z">
        <w:r>
          <w:rPr>
            <w:rFonts w:hint="default"/>
            <w:lang w:val="es-EC"/>
          </w:rPr>
          <w:t>DAD</w:t>
        </w:r>
      </w:ins>
      <w:ins w:id="492" w:author="marpa" w:date="2026-10-25T14:18:54Z">
        <w:r>
          <w:rPr>
            <w:rFonts w:hint="default"/>
            <w:lang w:val="es-EC"/>
          </w:rPr>
          <w:t>ES Y M</w:t>
        </w:r>
      </w:ins>
      <w:ins w:id="493" w:author="marpa" w:date="2026-10-25T14:18:55Z">
        <w:r>
          <w:rPr>
            <w:rFonts w:hint="default"/>
            <w:lang w:val="es-EC"/>
          </w:rPr>
          <w:t>OD</w:t>
        </w:r>
      </w:ins>
      <w:ins w:id="494" w:author="marpa" w:date="2026-10-25T14:18:56Z">
        <w:r>
          <w:rPr>
            <w:rFonts w:hint="default"/>
            <w:lang w:val="es-EC"/>
          </w:rPr>
          <w:t>ELOS</w:t>
        </w:r>
        <w:bookmarkEnd w:id="99"/>
        <w:bookmarkEnd w:id="100"/>
        <w:bookmarkEnd w:id="101"/>
      </w:ins>
    </w:p>
    <w:p w14:paraId="76BB7E0B">
      <w:pPr>
        <w:rPr>
          <w:ins w:id="495" w:author="marpa" w:date="2026-10-25T14:23:57Z"/>
          <w:rFonts w:hint="default"/>
          <w:lang w:val="es-EC"/>
        </w:rPr>
      </w:pPr>
      <w:ins w:id="496" w:author="marpa" w:date="2026-10-25T14:19:35Z">
        <w:r>
          <w:rPr>
            <w:rFonts w:hint="default"/>
            <w:lang w:val="es-EC"/>
          </w:rPr>
          <w:t>Para</w:t>
        </w:r>
      </w:ins>
      <w:ins w:id="497" w:author="marpa" w:date="2026-10-25T14:19:36Z">
        <w:r>
          <w:rPr>
            <w:rFonts w:hint="default"/>
            <w:lang w:val="es-EC"/>
          </w:rPr>
          <w:t xml:space="preserve"> qu</w:t>
        </w:r>
      </w:ins>
      <w:ins w:id="498" w:author="marpa" w:date="2026-10-25T14:19:37Z">
        <w:r>
          <w:rPr>
            <w:rFonts w:hint="default"/>
            <w:lang w:val="es-EC"/>
          </w:rPr>
          <w:t>e los s</w:t>
        </w:r>
      </w:ins>
      <w:ins w:id="499" w:author="marpa" w:date="2026-10-25T14:19:38Z">
        <w:r>
          <w:rPr>
            <w:rFonts w:hint="default"/>
            <w:lang w:val="es-EC"/>
          </w:rPr>
          <w:t>erv</w:t>
        </w:r>
      </w:ins>
      <w:ins w:id="500" w:author="marpa" w:date="2026-10-25T14:19:39Z">
        <w:r>
          <w:rPr>
            <w:rFonts w:hint="default"/>
            <w:lang w:val="es-EC"/>
          </w:rPr>
          <w:t>icios p</w:t>
        </w:r>
      </w:ins>
      <w:ins w:id="501" w:author="marpa" w:date="2026-10-25T14:19:40Z">
        <w:r>
          <w:rPr>
            <w:rFonts w:hint="default"/>
            <w:lang w:val="es-EC"/>
          </w:rPr>
          <w:t>ueda</w:t>
        </w:r>
      </w:ins>
      <w:ins w:id="502" w:author="marpa" w:date="2026-10-25T14:19:41Z">
        <w:r>
          <w:rPr>
            <w:rFonts w:hint="default"/>
            <w:lang w:val="es-EC"/>
          </w:rPr>
          <w:t>n funciona</w:t>
        </w:r>
      </w:ins>
      <w:ins w:id="503" w:author="marpa" w:date="2026-10-25T14:19:42Z">
        <w:r>
          <w:rPr>
            <w:rFonts w:hint="default"/>
            <w:lang w:val="es-EC"/>
          </w:rPr>
          <w:t>r co</w:t>
        </w:r>
      </w:ins>
      <w:ins w:id="504" w:author="marpa" w:date="2026-10-25T14:19:43Z">
        <w:r>
          <w:rPr>
            <w:rFonts w:hint="default"/>
            <w:lang w:val="es-EC"/>
          </w:rPr>
          <w:t>rrecta</w:t>
        </w:r>
      </w:ins>
      <w:ins w:id="505" w:author="marpa" w:date="2026-10-25T14:19:44Z">
        <w:r>
          <w:rPr>
            <w:rFonts w:hint="default"/>
            <w:lang w:val="es-EC"/>
          </w:rPr>
          <w:t>mente, s</w:t>
        </w:r>
      </w:ins>
      <w:ins w:id="506" w:author="marpa" w:date="2026-10-25T14:19:45Z">
        <w:r>
          <w:rPr>
            <w:rFonts w:hint="default"/>
            <w:lang w:val="es-EC"/>
          </w:rPr>
          <w:t>e ne</w:t>
        </w:r>
      </w:ins>
      <w:ins w:id="507" w:author="marpa" w:date="2026-10-25T14:19:46Z">
        <w:r>
          <w:rPr>
            <w:rFonts w:hint="default"/>
            <w:lang w:val="es-EC"/>
          </w:rPr>
          <w:t>ce</w:t>
        </w:r>
      </w:ins>
      <w:ins w:id="508" w:author="marpa" w:date="2026-10-25T14:19:47Z">
        <w:r>
          <w:rPr>
            <w:rFonts w:hint="default"/>
            <w:lang w:val="es-EC"/>
          </w:rPr>
          <w:t>sita de</w:t>
        </w:r>
      </w:ins>
      <w:ins w:id="509" w:author="marpa" w:date="2026-10-25T14:19:48Z">
        <w:r>
          <w:rPr>
            <w:rFonts w:hint="default"/>
            <w:lang w:val="es-EC"/>
          </w:rPr>
          <w:t xml:space="preserve"> un</w:t>
        </w:r>
      </w:ins>
      <w:ins w:id="510" w:author="marpa" w:date="2026-10-25T14:19:49Z">
        <w:r>
          <w:rPr>
            <w:rFonts w:hint="default"/>
            <w:lang w:val="es-EC"/>
          </w:rPr>
          <w:t xml:space="preserve"> con</w:t>
        </w:r>
      </w:ins>
      <w:ins w:id="511" w:author="marpa" w:date="2026-10-25T14:19:50Z">
        <w:r>
          <w:rPr>
            <w:rFonts w:hint="default"/>
            <w:lang w:val="es-EC"/>
          </w:rPr>
          <w:t>junto d</w:t>
        </w:r>
      </w:ins>
      <w:ins w:id="512" w:author="marpa" w:date="2026-10-25T14:19:51Z">
        <w:r>
          <w:rPr>
            <w:rFonts w:hint="default"/>
            <w:lang w:val="es-EC"/>
          </w:rPr>
          <w:t xml:space="preserve">e </w:t>
        </w:r>
      </w:ins>
      <w:ins w:id="513" w:author="marpa" w:date="2026-10-25T14:22:51Z">
        <w:r>
          <w:rPr>
            <w:rFonts w:hint="default"/>
            <w:lang w:val="es-EC"/>
          </w:rPr>
          <w:t>clas</w:t>
        </w:r>
      </w:ins>
      <w:ins w:id="514" w:author="marpa" w:date="2026-10-25T14:22:52Z">
        <w:r>
          <w:rPr>
            <w:rFonts w:hint="default"/>
            <w:lang w:val="es-EC"/>
          </w:rPr>
          <w:t xml:space="preserve">es </w:t>
        </w:r>
      </w:ins>
      <w:ins w:id="515" w:author="marpa" w:date="2026-10-25T14:22:54Z">
        <w:r>
          <w:rPr>
            <w:rFonts w:hint="default"/>
            <w:lang w:val="es-EC"/>
          </w:rPr>
          <w:t xml:space="preserve">para </w:t>
        </w:r>
      </w:ins>
      <w:ins w:id="516" w:author="marpa" w:date="2026-10-25T14:22:55Z">
        <w:r>
          <w:rPr>
            <w:rFonts w:hint="default"/>
            <w:lang w:val="es-EC"/>
          </w:rPr>
          <w:t>definir l</w:t>
        </w:r>
      </w:ins>
      <w:ins w:id="517" w:author="marpa" w:date="2026-10-25T14:22:56Z">
        <w:r>
          <w:rPr>
            <w:rFonts w:hint="default"/>
            <w:lang w:val="es-EC"/>
          </w:rPr>
          <w:t>as entid</w:t>
        </w:r>
      </w:ins>
      <w:ins w:id="518" w:author="marpa" w:date="2026-10-25T14:22:57Z">
        <w:r>
          <w:rPr>
            <w:rFonts w:hint="default"/>
            <w:lang w:val="es-EC"/>
          </w:rPr>
          <w:t>ades ma</w:t>
        </w:r>
      </w:ins>
      <w:ins w:id="519" w:author="marpa" w:date="2026-10-25T14:22:58Z">
        <w:r>
          <w:rPr>
            <w:rFonts w:hint="default"/>
            <w:lang w:val="es-EC"/>
          </w:rPr>
          <w:t>nejadas</w:t>
        </w:r>
      </w:ins>
      <w:ins w:id="520" w:author="marpa" w:date="2026-10-25T14:22:59Z">
        <w:r>
          <w:rPr>
            <w:rFonts w:hint="default"/>
            <w:lang w:val="es-EC"/>
          </w:rPr>
          <w:t xml:space="preserve"> de p</w:t>
        </w:r>
      </w:ins>
      <w:ins w:id="521" w:author="marpa" w:date="2026-10-25T14:23:00Z">
        <w:r>
          <w:rPr>
            <w:rFonts w:hint="default"/>
            <w:lang w:val="es-EC"/>
          </w:rPr>
          <w:t>etic</w:t>
        </w:r>
      </w:ins>
      <w:ins w:id="522" w:author="marpa" w:date="2026-10-25T14:23:01Z">
        <w:r>
          <w:rPr>
            <w:rFonts w:hint="default"/>
            <w:lang w:val="es-EC"/>
          </w:rPr>
          <w:t>ion</w:t>
        </w:r>
      </w:ins>
      <w:ins w:id="523" w:author="marpa" w:date="2026-10-25T14:23:02Z">
        <w:r>
          <w:rPr>
            <w:rFonts w:hint="default"/>
            <w:lang w:val="es-EC"/>
          </w:rPr>
          <w:t>es</w:t>
        </w:r>
      </w:ins>
      <w:ins w:id="524" w:author="marpa" w:date="2026-10-25T14:23:04Z">
        <w:r>
          <w:rPr>
            <w:rFonts w:hint="default"/>
            <w:lang w:val="es-EC"/>
          </w:rPr>
          <w:t xml:space="preserve"> </w:t>
        </w:r>
      </w:ins>
      <w:ins w:id="525" w:author="marpa" w:date="2026-10-25T14:23:05Z">
        <w:r>
          <w:rPr>
            <w:rFonts w:hint="default"/>
            <w:lang w:val="es-EC"/>
          </w:rPr>
          <w:t>y resp</w:t>
        </w:r>
      </w:ins>
      <w:ins w:id="526" w:author="marpa" w:date="2026-10-25T14:23:06Z">
        <w:r>
          <w:rPr>
            <w:rFonts w:hint="default"/>
            <w:lang w:val="es-EC"/>
          </w:rPr>
          <w:t>uestas,</w:t>
        </w:r>
      </w:ins>
      <w:ins w:id="527" w:author="marpa" w:date="2026-10-25T14:23:07Z">
        <w:r>
          <w:rPr>
            <w:rFonts w:hint="default"/>
            <w:lang w:val="es-EC"/>
          </w:rPr>
          <w:t xml:space="preserve"> así </w:t>
        </w:r>
      </w:ins>
      <w:ins w:id="528" w:author="marpa" w:date="2026-10-25T14:23:08Z">
        <w:r>
          <w:rPr>
            <w:rFonts w:hint="default"/>
            <w:lang w:val="es-EC"/>
          </w:rPr>
          <w:t>como d</w:t>
        </w:r>
      </w:ins>
      <w:ins w:id="529" w:author="marpa" w:date="2026-10-25T14:23:09Z">
        <w:r>
          <w:rPr>
            <w:rFonts w:hint="default"/>
            <w:lang w:val="es-EC"/>
          </w:rPr>
          <w:t>e unidad</w:t>
        </w:r>
      </w:ins>
      <w:ins w:id="530" w:author="marpa" w:date="2026-10-25T14:23:10Z">
        <w:r>
          <w:rPr>
            <w:rFonts w:hint="default"/>
            <w:lang w:val="es-EC"/>
          </w:rPr>
          <w:t>es</w:t>
        </w:r>
      </w:ins>
      <w:ins w:id="531" w:author="marpa" w:date="2026-10-25T14:23:11Z">
        <w:r>
          <w:rPr>
            <w:rFonts w:hint="default"/>
            <w:lang w:val="es-EC"/>
          </w:rPr>
          <w:t xml:space="preserve">; y </w:t>
        </w:r>
      </w:ins>
      <w:ins w:id="532" w:author="marpa" w:date="2026-10-25T14:23:14Z">
        <w:r>
          <w:rPr>
            <w:rFonts w:hint="default"/>
            <w:lang w:val="es-EC"/>
          </w:rPr>
          <w:t>uti</w:t>
        </w:r>
      </w:ins>
      <w:ins w:id="533" w:author="marpa" w:date="2026-10-25T14:23:15Z">
        <w:r>
          <w:rPr>
            <w:rFonts w:hint="default"/>
            <w:lang w:val="es-EC"/>
          </w:rPr>
          <w:t>lidades</w:t>
        </w:r>
      </w:ins>
      <w:ins w:id="534" w:author="marpa" w:date="2026-10-25T14:23:16Z">
        <w:r>
          <w:rPr>
            <w:rFonts w:hint="default"/>
            <w:lang w:val="es-EC"/>
          </w:rPr>
          <w:t xml:space="preserve"> q</w:t>
        </w:r>
      </w:ins>
      <w:ins w:id="535" w:author="marpa" w:date="2026-10-25T14:23:17Z">
        <w:r>
          <w:rPr>
            <w:rFonts w:hint="default"/>
            <w:lang w:val="es-EC"/>
          </w:rPr>
          <w:t>ue pr</w:t>
        </w:r>
      </w:ins>
      <w:ins w:id="536" w:author="marpa" w:date="2026-10-25T14:23:18Z">
        <w:r>
          <w:rPr>
            <w:rFonts w:hint="default"/>
            <w:lang w:val="es-EC"/>
          </w:rPr>
          <w:t>ocese</w:t>
        </w:r>
      </w:ins>
      <w:ins w:id="537" w:author="marpa" w:date="2026-10-25T14:23:19Z">
        <w:r>
          <w:rPr>
            <w:rFonts w:hint="default"/>
            <w:lang w:val="es-EC"/>
          </w:rPr>
          <w:t>n ló</w:t>
        </w:r>
      </w:ins>
      <w:ins w:id="538" w:author="marpa" w:date="2026-10-25T14:23:20Z">
        <w:r>
          <w:rPr>
            <w:rFonts w:hint="default"/>
            <w:lang w:val="es-EC"/>
          </w:rPr>
          <w:t>gica ad</w:t>
        </w:r>
      </w:ins>
      <w:ins w:id="539" w:author="marpa" w:date="2026-10-25T14:23:21Z">
        <w:r>
          <w:rPr>
            <w:rFonts w:hint="default"/>
            <w:lang w:val="es-EC"/>
          </w:rPr>
          <w:t>icional</w:t>
        </w:r>
      </w:ins>
      <w:ins w:id="540" w:author="marpa" w:date="2026-10-25T14:23:22Z">
        <w:r>
          <w:rPr>
            <w:rFonts w:hint="default"/>
            <w:lang w:val="es-EC"/>
          </w:rPr>
          <w:t xml:space="preserve"> como </w:t>
        </w:r>
      </w:ins>
      <w:ins w:id="541" w:author="marpa" w:date="2026-10-25T14:23:28Z">
        <w:r>
          <w:rPr>
            <w:rFonts w:hint="default"/>
            <w:lang w:val="es-EC"/>
          </w:rPr>
          <w:t xml:space="preserve">el </w:t>
        </w:r>
      </w:ins>
      <w:ins w:id="542" w:author="marpa" w:date="2026-10-25T14:23:29Z">
        <w:r>
          <w:rPr>
            <w:rFonts w:hint="default"/>
            <w:lang w:val="es-EC"/>
          </w:rPr>
          <w:t>paso d</w:t>
        </w:r>
      </w:ins>
      <w:ins w:id="543" w:author="marpa" w:date="2026-10-25T14:23:30Z">
        <w:r>
          <w:rPr>
            <w:rFonts w:hint="default"/>
            <w:lang w:val="es-EC"/>
          </w:rPr>
          <w:t xml:space="preserve">e </w:t>
        </w:r>
      </w:ins>
      <w:ins w:id="544" w:author="marpa" w:date="2026-10-25T14:23:32Z">
        <w:r>
          <w:rPr>
            <w:rFonts w:hint="default"/>
            <w:lang w:val="es-EC"/>
          </w:rPr>
          <w:t>un</w:t>
        </w:r>
      </w:ins>
      <w:ins w:id="545" w:author="marpa" w:date="2026-10-25T14:23:33Z">
        <w:r>
          <w:rPr>
            <w:rFonts w:hint="default"/>
            <w:lang w:val="es-EC"/>
          </w:rPr>
          <w:t>a petic</w:t>
        </w:r>
      </w:ins>
      <w:ins w:id="546" w:author="marpa" w:date="2026-10-25T14:23:34Z">
        <w:r>
          <w:rPr>
            <w:rFonts w:hint="default"/>
            <w:lang w:val="es-EC"/>
          </w:rPr>
          <w:t xml:space="preserve">ión de </w:t>
        </w:r>
      </w:ins>
      <w:ins w:id="547" w:author="marpa" w:date="2026-10-25T14:23:37Z">
        <w:r>
          <w:rPr>
            <w:rFonts w:hint="default"/>
            <w:lang w:val="es-EC"/>
          </w:rPr>
          <w:t>conver</w:t>
        </w:r>
      </w:ins>
      <w:ins w:id="548" w:author="marpa" w:date="2026-10-25T14:23:38Z">
        <w:r>
          <w:rPr>
            <w:rFonts w:hint="default"/>
            <w:lang w:val="es-EC"/>
          </w:rPr>
          <w:t>sión</w:t>
        </w:r>
      </w:ins>
      <w:ins w:id="549" w:author="marpa" w:date="2026-10-25T14:23:39Z">
        <w:r>
          <w:rPr>
            <w:rFonts w:hint="default"/>
            <w:lang w:val="es-EC"/>
          </w:rPr>
          <w:t xml:space="preserve"> a </w:t>
        </w:r>
      </w:ins>
      <w:ins w:id="550" w:author="marpa" w:date="2026-10-25T14:23:40Z">
        <w:r>
          <w:rPr>
            <w:rFonts w:hint="default"/>
            <w:lang w:val="es-EC"/>
          </w:rPr>
          <w:t>los val</w:t>
        </w:r>
      </w:ins>
      <w:ins w:id="551" w:author="marpa" w:date="2026-10-25T14:23:41Z">
        <w:r>
          <w:rPr>
            <w:rFonts w:hint="default"/>
            <w:lang w:val="es-EC"/>
          </w:rPr>
          <w:t>ores de las</w:t>
        </w:r>
      </w:ins>
      <w:ins w:id="552" w:author="marpa" w:date="2026-10-25T14:23:42Z">
        <w:r>
          <w:rPr>
            <w:rFonts w:hint="default"/>
            <w:lang w:val="es-EC"/>
          </w:rPr>
          <w:t xml:space="preserve"> unidade</w:t>
        </w:r>
      </w:ins>
      <w:ins w:id="553" w:author="marpa" w:date="2026-10-25T14:23:43Z">
        <w:r>
          <w:rPr>
            <w:rFonts w:hint="default"/>
            <w:lang w:val="es-EC"/>
          </w:rPr>
          <w:t xml:space="preserve">s. </w:t>
        </w:r>
      </w:ins>
      <w:ins w:id="554" w:author="marpa" w:date="2026-10-25T14:23:44Z">
        <w:r>
          <w:rPr>
            <w:rFonts w:hint="default"/>
            <w:lang w:val="es-EC"/>
          </w:rPr>
          <w:t>Estas</w:t>
        </w:r>
      </w:ins>
      <w:ins w:id="555" w:author="marpa" w:date="2026-10-25T14:23:45Z">
        <w:r>
          <w:rPr>
            <w:rFonts w:hint="default"/>
            <w:lang w:val="es-EC"/>
          </w:rPr>
          <w:t xml:space="preserve"> </w:t>
        </w:r>
      </w:ins>
      <w:ins w:id="556" w:author="marpa" w:date="2026-10-25T14:23:46Z">
        <w:r>
          <w:rPr>
            <w:rFonts w:hint="default"/>
            <w:lang w:val="es-EC"/>
          </w:rPr>
          <w:t>clase</w:t>
        </w:r>
      </w:ins>
      <w:ins w:id="557" w:author="marpa" w:date="2026-10-25T14:23:47Z">
        <w:r>
          <w:rPr>
            <w:rFonts w:hint="default"/>
            <w:lang w:val="es-EC"/>
          </w:rPr>
          <w:t>s se cre</w:t>
        </w:r>
      </w:ins>
      <w:ins w:id="558" w:author="marpa" w:date="2026-10-25T14:23:48Z">
        <w:r>
          <w:rPr>
            <w:rFonts w:hint="default"/>
            <w:lang w:val="es-EC"/>
          </w:rPr>
          <w:t>aron de</w:t>
        </w:r>
      </w:ins>
      <w:ins w:id="559" w:author="marpa" w:date="2026-10-25T14:23:49Z">
        <w:r>
          <w:rPr>
            <w:rFonts w:hint="default"/>
            <w:lang w:val="es-EC"/>
          </w:rPr>
          <w:t>ntro de</w:t>
        </w:r>
      </w:ins>
      <w:ins w:id="560" w:author="marpa" w:date="2026-10-25T14:23:50Z">
        <w:r>
          <w:rPr>
            <w:rFonts w:hint="default"/>
            <w:lang w:val="es-EC"/>
          </w:rPr>
          <w:t>l pa</w:t>
        </w:r>
      </w:ins>
      <w:ins w:id="561" w:author="marpa" w:date="2026-10-25T14:23:51Z">
        <w:r>
          <w:rPr>
            <w:rFonts w:hint="default"/>
            <w:lang w:val="es-EC"/>
          </w:rPr>
          <w:t>quete e</w:t>
        </w:r>
      </w:ins>
      <w:ins w:id="562" w:author="marpa" w:date="2026-10-25T14:23:53Z">
        <w:r>
          <w:rPr>
            <w:rFonts w:hint="default"/>
            <w:lang w:val="es-EC"/>
          </w:rPr>
          <w:t>c.edu</w:t>
        </w:r>
      </w:ins>
      <w:ins w:id="563" w:author="marpa" w:date="2026-10-25T14:23:54Z">
        <w:r>
          <w:rPr>
            <w:rFonts w:hint="default"/>
            <w:lang w:val="es-EC"/>
          </w:rPr>
          <w:t>.mon</w:t>
        </w:r>
      </w:ins>
      <w:ins w:id="564" w:author="marpa" w:date="2026-10-25T14:23:55Z">
        <w:r>
          <w:rPr>
            <w:rFonts w:hint="default"/>
            <w:lang w:val="es-EC"/>
          </w:rPr>
          <w:t>ster.m</w:t>
        </w:r>
      </w:ins>
      <w:ins w:id="565" w:author="marpa" w:date="2026-10-25T14:23:56Z">
        <w:r>
          <w:rPr>
            <w:rFonts w:hint="default"/>
            <w:lang w:val="es-EC"/>
          </w:rPr>
          <w:t>odelos</w:t>
        </w:r>
      </w:ins>
      <w:ins w:id="566" w:author="marpa" w:date="2026-10-25T14:23:57Z">
        <w:r>
          <w:rPr>
            <w:rFonts w:hint="default"/>
            <w:lang w:val="es-EC"/>
          </w:rPr>
          <w:t>:</w:t>
        </w:r>
      </w:ins>
    </w:p>
    <w:p w14:paraId="6C334806">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hint="default"/>
          <w:lang w:val="es-ES"/>
        </w:rPr>
      </w:pPr>
      <w:r>
        <w:drawing>
          <wp:inline distT="0" distB="0" distL="114300" distR="114300">
            <wp:extent cx="2072640" cy="1158240"/>
            <wp:effectExtent l="0" t="0" r="0" b="0"/>
            <wp:docPr id="8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n 8"/>
                    <pic:cNvPicPr>
                      <a:picLocks noChangeAspect="1"/>
                    </pic:cNvPicPr>
                  </pic:nvPicPr>
                  <pic:blipFill>
                    <a:blip r:embed="rId20"/>
                    <a:stretch>
                      <a:fillRect/>
                    </a:stretch>
                  </pic:blipFill>
                  <pic:spPr>
                    <a:xfrm>
                      <a:off x="0" y="0"/>
                      <a:ext cx="2072640" cy="1158240"/>
                    </a:xfrm>
                    <a:prstGeom prst="rect">
                      <a:avLst/>
                    </a:prstGeom>
                    <a:noFill/>
                    <a:ln>
                      <a:noFill/>
                    </a:ln>
                  </pic:spPr>
                </pic:pic>
              </a:graphicData>
            </a:graphic>
          </wp:inline>
        </w:drawing>
      </w:r>
    </w:p>
    <w:p w14:paraId="41F409A3">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ins w:id="567" w:author="marpa" w:date="2026-10-25T14:24:09Z"/>
          <w:rFonts w:hint="default"/>
          <w:lang w:val="es-ES"/>
        </w:rPr>
      </w:pPr>
      <w:r>
        <w:drawing>
          <wp:inline distT="0" distB="0" distL="114300" distR="114300">
            <wp:extent cx="2066290" cy="525780"/>
            <wp:effectExtent l="0" t="0" r="6350" b="7620"/>
            <wp:docPr id="9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n 10"/>
                    <pic:cNvPicPr>
                      <a:picLocks noChangeAspect="1"/>
                    </pic:cNvPicPr>
                  </pic:nvPicPr>
                  <pic:blipFill>
                    <a:blip r:embed="rId21"/>
                    <a:stretch>
                      <a:fillRect/>
                    </a:stretch>
                  </pic:blipFill>
                  <pic:spPr>
                    <a:xfrm>
                      <a:off x="0" y="0"/>
                      <a:ext cx="2066290" cy="525780"/>
                    </a:xfrm>
                    <a:prstGeom prst="rect">
                      <a:avLst/>
                    </a:prstGeom>
                    <a:noFill/>
                    <a:ln>
                      <a:noFill/>
                    </a:ln>
                  </pic:spPr>
                </pic:pic>
              </a:graphicData>
            </a:graphic>
          </wp:inline>
        </w:drawing>
      </w:r>
    </w:p>
    <w:p w14:paraId="29D82806">
      <w:pPr>
        <w:pStyle w:val="5"/>
        <w:rPr>
          <w:ins w:id="568" w:author="marpa" w:date="2026-10-25T14:24:09Z"/>
          <w:rFonts w:hint="default"/>
          <w:lang w:val="es-EC"/>
        </w:rPr>
      </w:pPr>
      <w:ins w:id="569" w:author="marpa" w:date="2026-10-25T14:24:09Z">
        <w:bookmarkStart w:id="102" w:name="_Toc14153"/>
        <w:bookmarkStart w:id="103" w:name="_Toc20455"/>
        <w:bookmarkStart w:id="104" w:name="_Toc10536"/>
        <w:r>
          <w:rPr/>
          <w:t xml:space="preserve">Figura </w:t>
        </w:r>
      </w:ins>
      <w:ins w:id="570" w:author="marpa" w:date="2026-10-25T14:24:47Z">
        <w:r>
          <w:rPr>
            <w:rFonts w:hint="default"/>
            <w:lang w:val="es-EC"/>
          </w:rPr>
          <w:t>1</w:t>
        </w:r>
      </w:ins>
      <w:r>
        <w:rPr>
          <w:rFonts w:hint="default"/>
          <w:lang w:val="es-EC"/>
        </w:rPr>
        <w:t>0</w:t>
      </w:r>
      <w:ins w:id="571" w:author="marpa" w:date="2026-10-25T14:24:09Z">
        <w:r>
          <w:rPr/>
          <w:t xml:space="preserve">. </w:t>
        </w:r>
      </w:ins>
      <w:ins w:id="572" w:author="marpa" w:date="2026-10-25T14:24:51Z">
        <w:r>
          <w:rPr>
            <w:rFonts w:hint="default"/>
            <w:lang w:val="es-EC"/>
          </w:rPr>
          <w:t>Es</w:t>
        </w:r>
      </w:ins>
      <w:ins w:id="573" w:author="marpa" w:date="2026-10-25T14:24:52Z">
        <w:r>
          <w:rPr>
            <w:rFonts w:hint="default"/>
            <w:lang w:val="es-EC"/>
          </w:rPr>
          <w:t>tructur</w:t>
        </w:r>
      </w:ins>
      <w:ins w:id="574" w:author="marpa" w:date="2026-10-25T14:24:53Z">
        <w:r>
          <w:rPr>
            <w:rFonts w:hint="default"/>
            <w:lang w:val="es-EC"/>
          </w:rPr>
          <w:t>a de P</w:t>
        </w:r>
      </w:ins>
      <w:ins w:id="575" w:author="marpa" w:date="2026-10-25T14:24:54Z">
        <w:r>
          <w:rPr>
            <w:rFonts w:hint="default"/>
            <w:lang w:val="es-EC"/>
          </w:rPr>
          <w:t>aquetes</w:t>
        </w:r>
      </w:ins>
      <w:ins w:id="576" w:author="marpa" w:date="2026-10-25T14:24:55Z">
        <w:r>
          <w:rPr>
            <w:rFonts w:hint="default"/>
            <w:lang w:val="es-EC"/>
          </w:rPr>
          <w:t xml:space="preserve"> - Mo</w:t>
        </w:r>
      </w:ins>
      <w:ins w:id="577" w:author="marpa" w:date="2026-10-25T14:24:56Z">
        <w:r>
          <w:rPr>
            <w:rFonts w:hint="default"/>
            <w:lang w:val="es-EC"/>
          </w:rPr>
          <w:t>delos</w:t>
        </w:r>
        <w:bookmarkEnd w:id="102"/>
        <w:bookmarkEnd w:id="103"/>
        <w:bookmarkEnd w:id="104"/>
      </w:ins>
    </w:p>
    <w:p w14:paraId="505AF1D3">
      <w:pPr>
        <w:pStyle w:val="6"/>
        <w:spacing w:after="60"/>
      </w:pPr>
      <w:bookmarkStart w:id="105" w:name="_Toc15255"/>
      <w:bookmarkStart w:id="106" w:name="_Toc749"/>
      <w:r>
        <w:rPr>
          <w:i/>
          <w:color w:val="1F497D"/>
          <w:sz w:val="18"/>
        </w:rPr>
        <w:t>Tabla 7. Clase RespuestaConversion - Servidor</w:t>
      </w:r>
      <w:bookmarkEnd w:id="105"/>
      <w:bookmarkEnd w:id="106"/>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771A4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11169A2E">
            <w:pPr>
              <w:spacing w:after="0" w:line="240" w:lineRule="auto"/>
            </w:pPr>
            <w:r>
              <w:rPr>
                <w:rFonts w:ascii="Courier New" w:hAnsi="Courier New"/>
                <w:color w:val="000000"/>
                <w:sz w:val="16"/>
              </w:rPr>
              <w:t>namespace ServidorConversionesDotnet.Modelos;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 Respuesta exitosa de un endpoint de conversión.</w:t>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public sealed class RespuestaConversion</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 &lt;summary&gt;Resultado de la conversión.&lt;/summary&gt;</w:t>
            </w:r>
            <w:r>
              <w:rPr>
                <w:rFonts w:ascii="Courier New" w:hAnsi="Courier New"/>
                <w:color w:val="000000"/>
                <w:sz w:val="16"/>
              </w:rPr>
              <w:br w:type="textWrapping"/>
            </w:r>
            <w:r>
              <w:rPr>
                <w:rFonts w:ascii="Courier New" w:hAnsi="Courier New"/>
                <w:color w:val="000000"/>
                <w:sz w:val="16"/>
              </w:rPr>
              <w:t xml:space="preserve">    public double ValorConvertido { get; set;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&lt;summary&gt;Unidad de origen recibida en la solicitud.&lt;/summary&gt;</w:t>
            </w:r>
            <w:r>
              <w:rPr>
                <w:rFonts w:ascii="Courier New" w:hAnsi="Courier New"/>
                <w:color w:val="000000"/>
                <w:sz w:val="16"/>
              </w:rPr>
              <w:br w:type="textWrapping"/>
            </w:r>
            <w:r>
              <w:rPr>
                <w:rFonts w:ascii="Courier New" w:hAnsi="Courier New"/>
                <w:color w:val="000000"/>
                <w:sz w:val="16"/>
              </w:rPr>
              <w:t xml:space="preserve">    public string UnidadOrigen { get; set; } = string.Empty;</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&lt;summary&gt;Unidad de destino recibida en la solicitud.&lt;/summary&gt;</w:t>
            </w:r>
            <w:r>
              <w:rPr>
                <w:rFonts w:ascii="Courier New" w:hAnsi="Courier New"/>
                <w:color w:val="000000"/>
                <w:sz w:val="16"/>
              </w:rPr>
              <w:br w:type="textWrapping"/>
            </w:r>
            <w:r>
              <w:rPr>
                <w:rFonts w:ascii="Courier New" w:hAnsi="Courier New"/>
                <w:color w:val="000000"/>
                <w:sz w:val="16"/>
              </w:rPr>
              <w:t xml:space="preserve">    public string UnidadDestino { get; set; } = string.Empty;</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1606DFEB"/>
    <w:p w14:paraId="7507A999">
      <w:pPr>
        <w:pStyle w:val="6"/>
        <w:spacing w:after="60"/>
      </w:pPr>
      <w:bookmarkStart w:id="107" w:name="_Toc5969"/>
      <w:bookmarkStart w:id="108" w:name="_Toc14033"/>
      <w:r>
        <w:rPr>
          <w:i/>
          <w:color w:val="1F497D"/>
          <w:sz w:val="18"/>
        </w:rPr>
        <w:t>Tabla 8. Clase RespuestaError - Servidor</w:t>
      </w:r>
      <w:bookmarkEnd w:id="107"/>
      <w:bookmarkEnd w:id="108"/>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555A6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10E43C6B">
            <w:pPr>
              <w:spacing w:after="0" w:line="240" w:lineRule="auto"/>
            </w:pPr>
            <w:r>
              <w:rPr>
                <w:rFonts w:ascii="Courier New" w:hAnsi="Courier New"/>
                <w:color w:val="000000"/>
                <w:sz w:val="16"/>
              </w:rPr>
              <w:t>namespace ServidorConversionesDotnet.Modelos;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 Formato estándar de todas las respuestas de error del servidor.</w:t>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public sealed class RespuestaError</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 &lt;summary&gt;Código HTTP asociado al error.&lt;/summary&gt;</w:t>
            </w:r>
            <w:r>
              <w:rPr>
                <w:rFonts w:ascii="Courier New" w:hAnsi="Courier New"/>
                <w:color w:val="000000"/>
                <w:sz w:val="16"/>
              </w:rPr>
              <w:br w:type="textWrapping"/>
            </w:r>
            <w:r>
              <w:rPr>
                <w:rFonts w:ascii="Courier New" w:hAnsi="Courier New"/>
                <w:color w:val="000000"/>
                <w:sz w:val="16"/>
              </w:rPr>
              <w:t xml:space="preserve">    public int Codigo { get; set;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&lt;summary&gt;Mensaje legible para mostrar directamente al cliente.&lt;/summary&gt;</w:t>
            </w:r>
            <w:r>
              <w:rPr>
                <w:rFonts w:ascii="Courier New" w:hAnsi="Courier New"/>
                <w:color w:val="000000"/>
                <w:sz w:val="16"/>
              </w:rPr>
              <w:br w:type="textWrapping"/>
            </w:r>
            <w:r>
              <w:rPr>
                <w:rFonts w:ascii="Courier New" w:hAnsi="Courier New"/>
                <w:color w:val="000000"/>
                <w:sz w:val="16"/>
              </w:rPr>
              <w:t xml:space="preserve">    public string Mensaje { get; set; } = string.Empty;</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&lt;summary&gt;Detalle técnico ampliado del error.&lt;/summary&gt;</w:t>
            </w:r>
            <w:r>
              <w:rPr>
                <w:rFonts w:ascii="Courier New" w:hAnsi="Courier New"/>
                <w:color w:val="000000"/>
                <w:sz w:val="16"/>
              </w:rPr>
              <w:br w:type="textWrapping"/>
            </w:r>
            <w:r>
              <w:rPr>
                <w:rFonts w:ascii="Courier New" w:hAnsi="Courier New"/>
                <w:color w:val="000000"/>
                <w:sz w:val="16"/>
              </w:rPr>
              <w:t xml:space="preserve">    public string Detalle { get; set; } = string.Empty;</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2DDF9694"/>
    <w:p w14:paraId="188A350A">
      <w:pPr>
        <w:pStyle w:val="6"/>
        <w:spacing w:after="60"/>
      </w:pPr>
      <w:bookmarkStart w:id="109" w:name="_Toc7729"/>
      <w:bookmarkStart w:id="110" w:name="_Toc27071"/>
      <w:r>
        <w:rPr>
          <w:i/>
          <w:color w:val="1F497D"/>
          <w:sz w:val="18"/>
        </w:rPr>
        <w:t>Tabla 9. Clase RespuestaLogin - Servidor</w:t>
      </w:r>
      <w:bookmarkEnd w:id="109"/>
      <w:bookmarkEnd w:id="110"/>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5C9E348C">
        <w:tblPrEx>
          <w:tblCellMar>
            <w:top w:w="0" w:type="dxa"/>
            <w:left w:w="108" w:type="dxa"/>
            <w:bottom w:w="0" w:type="dxa"/>
            <w:right w:w="108" w:type="dxa"/>
          </w:tblCellMar>
        </w:tblPrEx>
        <w:tc>
          <w:tcPr>
            <w:tcW w:w="8640" w:type="dxa"/>
            <w:shd w:val="clear" w:color="auto" w:fill="D9D9D9"/>
          </w:tcPr>
          <w:p w14:paraId="7847EFAD">
            <w:pPr>
              <w:spacing w:after="0" w:line="240" w:lineRule="auto"/>
            </w:pPr>
            <w:r>
              <w:rPr>
                <w:rFonts w:ascii="Courier New" w:hAnsi="Courier New"/>
                <w:color w:val="000000"/>
                <w:sz w:val="16"/>
              </w:rPr>
              <w:t>namespace ServidorConversionesDotnet.Modelos;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 Respuesta exitosa del inicio de sesión: token JWT y su fecha de expiración.</w:t>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public sealed class RespuestaLogin</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 &lt;summary&gt;Token JWT que el cliente debe enviar en las conversiones.&lt;/summary&gt;</w:t>
            </w:r>
            <w:r>
              <w:rPr>
                <w:rFonts w:ascii="Courier New" w:hAnsi="Courier New"/>
                <w:color w:val="000000"/>
                <w:sz w:val="16"/>
              </w:rPr>
              <w:br w:type="textWrapping"/>
            </w:r>
            <w:r>
              <w:rPr>
                <w:rFonts w:ascii="Courier New" w:hAnsi="Courier New"/>
                <w:color w:val="000000"/>
                <w:sz w:val="16"/>
              </w:rPr>
              <w:t xml:space="preserve">    public string Token { get; set; } = string.Empty;</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&lt;summary&gt;Instante (UTC) en el que el token deja de ser válido.&lt;/summary&gt;</w:t>
            </w:r>
            <w:r>
              <w:rPr>
                <w:rFonts w:ascii="Courier New" w:hAnsi="Courier New"/>
                <w:color w:val="000000"/>
                <w:sz w:val="16"/>
              </w:rPr>
              <w:br w:type="textWrapping"/>
            </w:r>
            <w:r>
              <w:rPr>
                <w:rFonts w:ascii="Courier New" w:hAnsi="Courier New"/>
                <w:color w:val="000000"/>
                <w:sz w:val="16"/>
              </w:rPr>
              <w:t xml:space="preserve">    public DateTime Expiracion { get; set;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30C818A4"/>
    <w:p w14:paraId="6C641E80">
      <w:pPr>
        <w:pStyle w:val="6"/>
        <w:spacing w:after="60"/>
      </w:pPr>
      <w:bookmarkStart w:id="111" w:name="_Toc6163"/>
      <w:bookmarkStart w:id="112" w:name="_Toc22422"/>
      <w:r>
        <w:rPr>
          <w:i/>
          <w:color w:val="1F497D"/>
          <w:sz w:val="18"/>
        </w:rPr>
        <w:t>Tabla 10. Clase ResultadoServicio - Servidor</w:t>
      </w:r>
      <w:bookmarkEnd w:id="111"/>
      <w:bookmarkEnd w:id="112"/>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05B18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0A9A53BD">
            <w:pPr>
              <w:spacing w:after="0" w:line="240" w:lineRule="auto"/>
            </w:pPr>
            <w:r>
              <w:rPr>
                <w:rFonts w:ascii="Courier New" w:hAnsi="Courier New"/>
                <w:color w:val="000000"/>
                <w:sz w:val="16"/>
              </w:rPr>
              <w:t>namespace ServidorConversionesDotnet.Modelos;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 Resultado genérico de un servicio: éxito con valor o error con RespuestaError.</w:t>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public sealed class ResultadoServicio&lt;T&gt;</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 &lt;summary&gt;Indica si la operación se resolvió correctamente.&lt;/summary&gt;</w:t>
            </w:r>
            <w:r>
              <w:rPr>
                <w:rFonts w:ascii="Courier New" w:hAnsi="Courier New"/>
                <w:color w:val="000000"/>
                <w:sz w:val="16"/>
              </w:rPr>
              <w:br w:type="textWrapping"/>
            </w:r>
            <w:r>
              <w:rPr>
                <w:rFonts w:ascii="Courier New" w:hAnsi="Courier New"/>
                <w:color w:val="000000"/>
                <w:sz w:val="16"/>
              </w:rPr>
              <w:t xml:space="preserve">    public bool Exitoso { get; private init;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&lt;summary&gt;Valor obtenido cuando &lt;see cref="Exitoso"/&gt; es verdadero.&lt;/summary&gt;</w:t>
            </w:r>
            <w:r>
              <w:rPr>
                <w:rFonts w:ascii="Courier New" w:hAnsi="Courier New"/>
                <w:color w:val="000000"/>
                <w:sz w:val="16"/>
              </w:rPr>
              <w:br w:type="textWrapping"/>
            </w:r>
            <w:r>
              <w:rPr>
                <w:rFonts w:ascii="Courier New" w:hAnsi="Courier New"/>
                <w:color w:val="000000"/>
                <w:sz w:val="16"/>
              </w:rPr>
              <w:t xml:space="preserve">    public T? Valor { get; private init;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&lt;summary&gt;Error devuelto cuando &lt;see cref="Exitoso"/&gt; es falso.&lt;/summary&gt;</w:t>
            </w:r>
            <w:r>
              <w:rPr>
                <w:rFonts w:ascii="Courier New" w:hAnsi="Courier New"/>
                <w:color w:val="000000"/>
                <w:sz w:val="16"/>
              </w:rPr>
              <w:br w:type="textWrapping"/>
            </w:r>
            <w:r>
              <w:rPr>
                <w:rFonts w:ascii="Courier New" w:hAnsi="Courier New"/>
                <w:color w:val="000000"/>
                <w:sz w:val="16"/>
              </w:rPr>
              <w:t xml:space="preserve">    public RespuestaError? Error { get; private init;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&lt;summary&gt;Crea un resultado exitoso con el valor indicado.&lt;/summary&gt;</w:t>
            </w:r>
            <w:r>
              <w:rPr>
                <w:rFonts w:ascii="Courier New" w:hAnsi="Courier New"/>
                <w:color w:val="000000"/>
                <w:sz w:val="16"/>
              </w:rPr>
              <w:br w:type="textWrapping"/>
            </w:r>
            <w:r>
              <w:rPr>
                <w:rFonts w:ascii="Courier New" w:hAnsi="Courier New"/>
                <w:color w:val="000000"/>
                <w:sz w:val="16"/>
              </w:rPr>
              <w:t xml:space="preserve">    public static ResultadoServicio&lt;T&gt; ConExito(T valor) =&gt;</w:t>
            </w:r>
            <w:r>
              <w:rPr>
                <w:rFonts w:ascii="Courier New" w:hAnsi="Courier New"/>
                <w:color w:val="000000"/>
                <w:sz w:val="16"/>
              </w:rPr>
              <w:br w:type="textWrapping"/>
            </w:r>
            <w:r>
              <w:rPr>
                <w:rFonts w:ascii="Courier New" w:hAnsi="Courier New"/>
                <w:color w:val="000000"/>
                <w:sz w:val="16"/>
              </w:rPr>
              <w:t xml:space="preserve">        new() { Exitoso = true, Valor = valor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&lt;summary&gt;Crea un resultado fallido con el error indicado.&lt;/summary&gt;</w:t>
            </w:r>
            <w:r>
              <w:rPr>
                <w:rFonts w:ascii="Courier New" w:hAnsi="Courier New"/>
                <w:color w:val="000000"/>
                <w:sz w:val="16"/>
              </w:rPr>
              <w:br w:type="textWrapping"/>
            </w:r>
            <w:r>
              <w:rPr>
                <w:rFonts w:ascii="Courier New" w:hAnsi="Courier New"/>
                <w:color w:val="000000"/>
                <w:sz w:val="16"/>
              </w:rPr>
              <w:t xml:space="preserve">    public static ResultadoServicio&lt;T&gt; ConError(RespuestaError error) =&gt;</w:t>
            </w:r>
            <w:r>
              <w:rPr>
                <w:rFonts w:ascii="Courier New" w:hAnsi="Courier New"/>
                <w:color w:val="000000"/>
                <w:sz w:val="16"/>
              </w:rPr>
              <w:br w:type="textWrapping"/>
            </w:r>
            <w:r>
              <w:rPr>
                <w:rFonts w:ascii="Courier New" w:hAnsi="Courier New"/>
                <w:color w:val="000000"/>
                <w:sz w:val="16"/>
              </w:rPr>
              <w:t xml:space="preserve">        new() { Exitoso = false, Error = error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01707861"/>
    <w:p w14:paraId="5EC2FC10">
      <w:pPr>
        <w:pStyle w:val="6"/>
        <w:spacing w:after="60"/>
      </w:pPr>
      <w:bookmarkStart w:id="113" w:name="_Toc10456"/>
      <w:bookmarkStart w:id="114" w:name="_Toc25306"/>
      <w:r>
        <w:rPr>
          <w:i/>
          <w:color w:val="1F497D"/>
          <w:sz w:val="18"/>
        </w:rPr>
        <w:t>Tabla 11. Clase SolicitudConversion - Servidor</w:t>
      </w:r>
      <w:bookmarkEnd w:id="113"/>
      <w:bookmarkEnd w:id="114"/>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37073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62F65405">
            <w:pPr>
              <w:spacing w:after="0" w:line="240" w:lineRule="auto"/>
            </w:pPr>
            <w:r>
              <w:rPr>
                <w:rFonts w:ascii="Courier New" w:hAnsi="Courier New"/>
                <w:color w:val="000000"/>
                <w:sz w:val="16"/>
              </w:rPr>
              <w:t>namespace ServidorConversionesDotnet.Modelos;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 Cuerpo de la solicitud para los endpoints de conversión.</w:t>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public sealed class SolicitudConversion</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 &lt;summary&gt;Valor numérico a convertir.&lt;/summary&gt;</w:t>
            </w:r>
            <w:r>
              <w:rPr>
                <w:rFonts w:ascii="Courier New" w:hAnsi="Courier New"/>
                <w:color w:val="000000"/>
                <w:sz w:val="16"/>
              </w:rPr>
              <w:br w:type="textWrapping"/>
            </w:r>
            <w:r>
              <w:rPr>
                <w:rFonts w:ascii="Courier New" w:hAnsi="Courier New"/>
                <w:color w:val="000000"/>
                <w:sz w:val="16"/>
              </w:rPr>
              <w:t xml:space="preserve">    public double? Valor { get; set;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&lt;summary&gt;Unidad de origen (nombre del enum, sin distinción de mayúsculas/minúsculas).&lt;/summary&gt;</w:t>
            </w:r>
            <w:r>
              <w:rPr>
                <w:rFonts w:ascii="Courier New" w:hAnsi="Courier New"/>
                <w:color w:val="000000"/>
                <w:sz w:val="16"/>
              </w:rPr>
              <w:br w:type="textWrapping"/>
            </w:r>
            <w:r>
              <w:rPr>
                <w:rFonts w:ascii="Courier New" w:hAnsi="Courier New"/>
                <w:color w:val="000000"/>
                <w:sz w:val="16"/>
              </w:rPr>
              <w:t xml:space="preserve">    public string? UnidadOrigen { get; set;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&lt;summary&gt;Unidad de destino (nombre del enum, sin distinción de mayúsculas/minúsculas).&lt;/summary&gt;</w:t>
            </w:r>
            <w:r>
              <w:rPr>
                <w:rFonts w:ascii="Courier New" w:hAnsi="Courier New"/>
                <w:color w:val="000000"/>
                <w:sz w:val="16"/>
              </w:rPr>
              <w:br w:type="textWrapping"/>
            </w:r>
            <w:r>
              <w:rPr>
                <w:rFonts w:ascii="Courier New" w:hAnsi="Courier New"/>
                <w:color w:val="000000"/>
                <w:sz w:val="16"/>
              </w:rPr>
              <w:t xml:space="preserve">    public string? UnidadDestino { get; set;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3935F6DB"/>
    <w:p w14:paraId="492E693F">
      <w:pPr>
        <w:pStyle w:val="6"/>
        <w:spacing w:after="60"/>
      </w:pPr>
      <w:bookmarkStart w:id="115" w:name="_Toc15738"/>
      <w:bookmarkStart w:id="116" w:name="_Toc18595"/>
      <w:r>
        <w:rPr>
          <w:i/>
          <w:color w:val="1F497D"/>
          <w:sz w:val="18"/>
        </w:rPr>
        <w:t>Tabla 12. Clase SolicitudLogin - Servidor</w:t>
      </w:r>
      <w:bookmarkEnd w:id="115"/>
      <w:bookmarkEnd w:id="116"/>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77F29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19C422A3">
            <w:pPr>
              <w:spacing w:after="0" w:line="240" w:lineRule="auto"/>
            </w:pPr>
            <w:r>
              <w:rPr>
                <w:rFonts w:ascii="Courier New" w:hAnsi="Courier New"/>
                <w:color w:val="000000"/>
                <w:sz w:val="16"/>
              </w:rPr>
              <w:t>namespace ServidorConversionesDotnet.Modelos;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 Cuerpo de la solicitud para el inicio de sesión.</w:t>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public sealed class SolicitudLogin</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 &lt;summary&gt;Nombre de usuario.&lt;/summary&gt;</w:t>
            </w:r>
            <w:r>
              <w:rPr>
                <w:rFonts w:ascii="Courier New" w:hAnsi="Courier New"/>
                <w:color w:val="000000"/>
                <w:sz w:val="16"/>
              </w:rPr>
              <w:br w:type="textWrapping"/>
            </w:r>
            <w:r>
              <w:rPr>
                <w:rFonts w:ascii="Courier New" w:hAnsi="Courier New"/>
                <w:color w:val="000000"/>
                <w:sz w:val="16"/>
              </w:rPr>
              <w:t xml:space="preserve">    public string? Usuario { get; set;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&lt;summary&gt;Contraseña del usuario.&lt;/summary&gt;</w:t>
            </w:r>
            <w:r>
              <w:rPr>
                <w:rFonts w:ascii="Courier New" w:hAnsi="Courier New"/>
                <w:color w:val="000000"/>
                <w:sz w:val="16"/>
              </w:rPr>
              <w:br w:type="textWrapping"/>
            </w:r>
            <w:r>
              <w:rPr>
                <w:rFonts w:ascii="Courier New" w:hAnsi="Courier New"/>
                <w:color w:val="000000"/>
                <w:sz w:val="16"/>
              </w:rPr>
              <w:t xml:space="preserve">    public string? Contrasena { get; set;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1216D085"/>
    <w:p w14:paraId="749B5E03">
      <w:pPr>
        <w:pStyle w:val="6"/>
        <w:spacing w:after="60"/>
      </w:pPr>
      <w:bookmarkStart w:id="117" w:name="_Toc9268"/>
      <w:bookmarkStart w:id="118" w:name="_Toc11960"/>
      <w:r>
        <w:rPr>
          <w:i/>
          <w:color w:val="1F497D"/>
          <w:sz w:val="18"/>
        </w:rPr>
        <w:t>Tabla 13. Clase UnidadLongitud - Servidor</w:t>
      </w:r>
      <w:bookmarkEnd w:id="117"/>
      <w:bookmarkEnd w:id="118"/>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3C2FC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64AB12EA">
            <w:pPr>
              <w:spacing w:after="0" w:line="240" w:lineRule="auto"/>
            </w:pPr>
            <w:r>
              <w:rPr>
                <w:rFonts w:ascii="Courier New" w:hAnsi="Courier New"/>
                <w:color w:val="000000"/>
                <w:sz w:val="16"/>
              </w:rPr>
              <w:t>namespace ServidorConversionesDotnet.Modelos.Enumeraciones;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 Unidades de longitud admitidas en las conversiones.</w:t>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public enum UnidadLongitud</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Pie,</w:t>
            </w:r>
            <w:r>
              <w:rPr>
                <w:rFonts w:ascii="Courier New" w:hAnsi="Courier New"/>
                <w:color w:val="000000"/>
                <w:sz w:val="16"/>
              </w:rPr>
              <w:br w:type="textWrapping"/>
            </w:r>
            <w:r>
              <w:rPr>
                <w:rFonts w:ascii="Courier New" w:hAnsi="Courier New"/>
                <w:color w:val="000000"/>
                <w:sz w:val="16"/>
              </w:rPr>
              <w:t xml:space="preserve">    Centimetro,</w:t>
            </w:r>
            <w:r>
              <w:rPr>
                <w:rFonts w:ascii="Courier New" w:hAnsi="Courier New"/>
                <w:color w:val="000000"/>
                <w:sz w:val="16"/>
              </w:rPr>
              <w:br w:type="textWrapping"/>
            </w:r>
            <w:r>
              <w:rPr>
                <w:rFonts w:ascii="Courier New" w:hAnsi="Courier New"/>
                <w:color w:val="000000"/>
                <w:sz w:val="16"/>
              </w:rPr>
              <w:t xml:space="preserve">    Metro,</w:t>
            </w:r>
            <w:r>
              <w:rPr>
                <w:rFonts w:ascii="Courier New" w:hAnsi="Courier New"/>
                <w:color w:val="000000"/>
                <w:sz w:val="16"/>
              </w:rPr>
              <w:br w:type="textWrapping"/>
            </w:r>
            <w:r>
              <w:rPr>
                <w:rFonts w:ascii="Courier New" w:hAnsi="Courier New"/>
                <w:color w:val="000000"/>
                <w:sz w:val="16"/>
              </w:rPr>
              <w:t xml:space="preserve">    Milla,</w:t>
            </w:r>
            <w:r>
              <w:rPr>
                <w:rFonts w:ascii="Courier New" w:hAnsi="Courier New"/>
                <w:color w:val="000000"/>
                <w:sz w:val="16"/>
              </w:rPr>
              <w:br w:type="textWrapping"/>
            </w:r>
            <w:r>
              <w:rPr>
                <w:rFonts w:ascii="Courier New" w:hAnsi="Courier New"/>
                <w:color w:val="000000"/>
                <w:sz w:val="16"/>
              </w:rPr>
              <w:t xml:space="preserve">    Yarda</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2544AE1A"/>
    <w:p w14:paraId="2213F84A">
      <w:pPr>
        <w:pStyle w:val="6"/>
        <w:spacing w:after="60"/>
      </w:pPr>
      <w:bookmarkStart w:id="119" w:name="_Toc21971"/>
      <w:bookmarkStart w:id="120" w:name="_Toc27549"/>
      <w:r>
        <w:rPr>
          <w:i/>
          <w:color w:val="1F497D"/>
          <w:sz w:val="18"/>
        </w:rPr>
        <w:t>Tabla 14. Clase UnidadMasa - Servidor</w:t>
      </w:r>
      <w:bookmarkEnd w:id="119"/>
      <w:bookmarkEnd w:id="120"/>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72123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49E7952B">
            <w:pPr>
              <w:spacing w:after="0" w:line="240" w:lineRule="auto"/>
            </w:pPr>
            <w:r>
              <w:rPr>
                <w:rFonts w:ascii="Courier New" w:hAnsi="Courier New"/>
                <w:color w:val="000000"/>
                <w:sz w:val="16"/>
              </w:rPr>
              <w:t>namespace ServidorConversionesDotnet.Modelos.Enumeraciones;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 Unidades de masa admitidas en las conversiones.</w:t>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public enum UnidadMasa</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Miligramo,</w:t>
            </w:r>
            <w:r>
              <w:rPr>
                <w:rFonts w:ascii="Courier New" w:hAnsi="Courier New"/>
                <w:color w:val="000000"/>
                <w:sz w:val="16"/>
              </w:rPr>
              <w:br w:type="textWrapping"/>
            </w:r>
            <w:r>
              <w:rPr>
                <w:rFonts w:ascii="Courier New" w:hAnsi="Courier New"/>
                <w:color w:val="000000"/>
                <w:sz w:val="16"/>
              </w:rPr>
              <w:t xml:space="preserve">    Gramo,</w:t>
            </w:r>
            <w:r>
              <w:rPr>
                <w:rFonts w:ascii="Courier New" w:hAnsi="Courier New"/>
                <w:color w:val="000000"/>
                <w:sz w:val="16"/>
              </w:rPr>
              <w:br w:type="textWrapping"/>
            </w:r>
            <w:r>
              <w:rPr>
                <w:rFonts w:ascii="Courier New" w:hAnsi="Courier New"/>
                <w:color w:val="000000"/>
                <w:sz w:val="16"/>
              </w:rPr>
              <w:t xml:space="preserve">    Kilogramo,</w:t>
            </w:r>
            <w:r>
              <w:rPr>
                <w:rFonts w:ascii="Courier New" w:hAnsi="Courier New"/>
                <w:color w:val="000000"/>
                <w:sz w:val="16"/>
              </w:rPr>
              <w:br w:type="textWrapping"/>
            </w:r>
            <w:r>
              <w:rPr>
                <w:rFonts w:ascii="Courier New" w:hAnsi="Courier New"/>
                <w:color w:val="000000"/>
                <w:sz w:val="16"/>
              </w:rPr>
              <w:t xml:space="preserve">    Tonelada,</w:t>
            </w:r>
            <w:r>
              <w:rPr>
                <w:rFonts w:ascii="Courier New" w:hAnsi="Courier New"/>
                <w:color w:val="000000"/>
                <w:sz w:val="16"/>
              </w:rPr>
              <w:br w:type="textWrapping"/>
            </w:r>
            <w:r>
              <w:rPr>
                <w:rFonts w:ascii="Courier New" w:hAnsi="Courier New"/>
                <w:color w:val="000000"/>
                <w:sz w:val="16"/>
              </w:rPr>
              <w:t xml:space="preserve">    Onza</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58FB80D1"/>
    <w:p w14:paraId="4BD2B1D0">
      <w:pPr>
        <w:pStyle w:val="6"/>
        <w:spacing w:after="60"/>
      </w:pPr>
      <w:bookmarkStart w:id="121" w:name="_Toc21632"/>
      <w:bookmarkStart w:id="122" w:name="_Toc1843"/>
      <w:r>
        <w:rPr>
          <w:i/>
          <w:color w:val="1F497D"/>
          <w:sz w:val="18"/>
        </w:rPr>
        <w:t>Tabla 15. Clase UnidadTemperatura - Servidor</w:t>
      </w:r>
      <w:bookmarkEnd w:id="121"/>
      <w:bookmarkEnd w:id="122"/>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09212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129DAE07">
            <w:pPr>
              <w:spacing w:after="0" w:line="240" w:lineRule="auto"/>
            </w:pPr>
            <w:r>
              <w:rPr>
                <w:rFonts w:ascii="Courier New" w:hAnsi="Courier New"/>
                <w:color w:val="000000"/>
                <w:sz w:val="16"/>
              </w:rPr>
              <w:t>namespace ServidorConversionesDotnet.Modelos.Enumeraciones;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 Unidades de temperatura admitidas en las conversiones.</w:t>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public enum UnidadTemperatura</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Celsius,</w:t>
            </w:r>
            <w:r>
              <w:rPr>
                <w:rFonts w:ascii="Courier New" w:hAnsi="Courier New"/>
                <w:color w:val="000000"/>
                <w:sz w:val="16"/>
              </w:rPr>
              <w:br w:type="textWrapping"/>
            </w:r>
            <w:r>
              <w:rPr>
                <w:rFonts w:ascii="Courier New" w:hAnsi="Courier New"/>
                <w:color w:val="000000"/>
                <w:sz w:val="16"/>
              </w:rPr>
              <w:t xml:space="preserve">    Fahrenheit,</w:t>
            </w:r>
            <w:r>
              <w:rPr>
                <w:rFonts w:ascii="Courier New" w:hAnsi="Courier New"/>
                <w:color w:val="000000"/>
                <w:sz w:val="16"/>
              </w:rPr>
              <w:br w:type="textWrapping"/>
            </w:r>
            <w:r>
              <w:rPr>
                <w:rFonts w:ascii="Courier New" w:hAnsi="Courier New"/>
                <w:color w:val="000000"/>
                <w:sz w:val="16"/>
              </w:rPr>
              <w:t xml:space="preserve">    Kelvin,</w:t>
            </w:r>
            <w:r>
              <w:rPr>
                <w:rFonts w:ascii="Courier New" w:hAnsi="Courier New"/>
                <w:color w:val="000000"/>
                <w:sz w:val="16"/>
              </w:rPr>
              <w:br w:type="textWrapping"/>
            </w:r>
            <w:r>
              <w:rPr>
                <w:rFonts w:ascii="Courier New" w:hAnsi="Courier New"/>
                <w:color w:val="000000"/>
                <w:sz w:val="16"/>
              </w:rPr>
              <w:t xml:space="preserve">    Rankine</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030E00CE">
      <w:pPr>
        <w:bidi w:val="0"/>
      </w:pPr>
      <w:bookmarkStart w:id="123" w:name="_Toc4851"/>
    </w:p>
    <w:p w14:paraId="6D284D85">
      <w:pPr>
        <w:bidi w:val="0"/>
      </w:pPr>
    </w:p>
    <w:p w14:paraId="5547383D">
      <w:pPr>
        <w:pStyle w:val="3"/>
      </w:pPr>
      <w:bookmarkStart w:id="124" w:name="_Toc22297"/>
      <w:bookmarkStart w:id="125" w:name="_Toc3851"/>
      <w:r>
        <w:t>PRUEBAS DE LOS SERVICIOS</w:t>
      </w:r>
      <w:bookmarkEnd w:id="123"/>
      <w:bookmarkEnd w:id="124"/>
      <w:bookmarkEnd w:id="125"/>
    </w:p>
    <w:p w14:paraId="28456403">
      <w:pPr>
        <w:spacing w:before="0" w:after="0" w:line="240" w:lineRule="auto"/>
      </w:pPr>
      <w:r>
        <w:t xml:space="preserve">Al trabajar con una arquitectura basada en </w:t>
      </w:r>
      <w:r>
        <w:rPr>
          <w:lang w:val="es-ES"/>
        </w:rPr>
        <w:t>RESTFUL</w:t>
      </w:r>
      <w:r>
        <w:t xml:space="preserve">, la validación de que el servidor está en línea y operando correctamente se realiza verificando </w:t>
      </w:r>
      <w:r>
        <w:rPr>
          <w:rFonts w:hint="default"/>
          <w:lang w:val="es-ES"/>
        </w:rPr>
        <w:t>la conexión con el servicio.</w:t>
      </w:r>
      <w:r>
        <w:t xml:space="preserve"> Este documento en formato </w:t>
      </w:r>
      <w:r>
        <w:rPr>
          <w:lang w:val="es-ES"/>
        </w:rPr>
        <w:t>JSON</w:t>
      </w:r>
      <w:r>
        <w:t xml:space="preserve"> es generado automáticamente por el servidor </w:t>
      </w:r>
      <w:r>
        <w:rPr>
          <w:lang w:val="es-ES"/>
        </w:rPr>
        <w:t>ASP.NET Core 9.0</w:t>
      </w:r>
      <w:r>
        <w:t xml:space="preserve"> y actúa como el contrato de comunicación que los clientes deberán consumir.</w:t>
      </w:r>
    </w:p>
    <w:p w14:paraId="091A977E">
      <w:pPr>
        <w:spacing w:before="0" w:after="0" w:line="240" w:lineRule="auto"/>
      </w:pPr>
      <w:r>
        <w:t>Analizando la estructura de la aplicación, el sistema expone cuatro servicios web principales (Endpoints):</w:t>
      </w:r>
    </w:p>
    <w:p w14:paraId="5C326C6D">
      <w:pPr>
        <w:numPr>
          <w:ilvl w:val="0"/>
          <w:numId w:val="4"/>
        </w:numPr>
        <w:spacing w:before="0" w:after="0" w:line="240" w:lineRule="auto"/>
      </w:pPr>
      <w:r>
        <w:rPr>
          <w:rFonts w:hint="default"/>
          <w:lang w:val="es-ES"/>
        </w:rPr>
        <w:t>api/autenticacion</w:t>
      </w:r>
      <w:r>
        <w:t>: Punto de entrada para el módulo de seguridad. Recibe la petición del cliente y procesa la validación de credenciales para permitir o denegar el acceso a las funciones del servidor.</w:t>
      </w:r>
    </w:p>
    <w:p w14:paraId="67677282">
      <w:pPr>
        <w:numPr>
          <w:ilvl w:val="0"/>
          <w:numId w:val="4"/>
        </w:numPr>
        <w:spacing w:before="0" w:after="0" w:line="240" w:lineRule="auto"/>
      </w:pPr>
      <w:r>
        <w:rPr>
          <w:rFonts w:hint="default"/>
          <w:lang w:val="es-ES"/>
        </w:rPr>
        <w:t>Api/conversion</w:t>
      </w:r>
      <w:r>
        <w:t>: Expone las operaciones matemáticas para las conversiones de medidas de longitud</w:t>
      </w:r>
      <w:r>
        <w:rPr>
          <w:rFonts w:hint="default"/>
          <w:lang w:val="es-ES"/>
        </w:rPr>
        <w:t>, masa y temperatura con sus enums</w:t>
      </w:r>
      <w:r>
        <w:t xml:space="preserve"> soportadas por el sistema (centímetros, metros, pies, yardas y millas).</w:t>
      </w:r>
      <w:del w:id="578" w:author="marpa" w:date="2026-10-25T14:33:35Z">
        <w:r>
          <w:rPr/>
          <w:delText>,</w:delText>
        </w:r>
      </w:del>
      <w:del w:id="579" w:author="marpa" w:date="2026-10-25T14:33:34Z">
        <w:r>
          <w:rPr/>
          <w:delText xml:space="preserve"> Newton y Réaumur.</w:delText>
        </w:r>
      </w:del>
    </w:p>
    <w:p w14:paraId="06A0CB35">
      <w:pPr>
        <w:spacing w:before="0" w:after="0" w:line="240" w:lineRule="auto"/>
        <w:rPr>
          <w:rFonts w:hint="default"/>
          <w:lang w:val="es-EC"/>
        </w:rPr>
      </w:pPr>
      <w:r>
        <w:t xml:space="preserve">Para probar la correcta exposición de los métodos, se </w:t>
      </w:r>
      <w:del w:id="580" w:author="marpa" w:date="2026-10-25T14:35:08Z">
        <w:r>
          <w:rPr>
            <w:rFonts w:hint="default"/>
            <w:lang w:val="en-US"/>
          </w:rPr>
          <w:delText>utilizó la herramienta de prueba de Web Services de NetBeans, la cual despliega el archivo WSDL en el navegador.</w:delText>
        </w:r>
      </w:del>
      <w:ins w:id="581" w:author="marpa" w:date="2026-10-25T14:35:14Z">
        <w:r>
          <w:rPr>
            <w:rFonts w:hint="default"/>
            <w:lang w:val="es-EC"/>
          </w:rPr>
          <w:t>de</w:t>
        </w:r>
      </w:ins>
      <w:ins w:id="582" w:author="marpa" w:date="2026-10-25T14:35:15Z">
        <w:r>
          <w:rPr>
            <w:rFonts w:hint="default"/>
            <w:lang w:val="es-EC"/>
          </w:rPr>
          <w:t>s</w:t>
        </w:r>
      </w:ins>
      <w:ins w:id="583" w:author="marpa" w:date="2026-10-25T14:35:16Z">
        <w:r>
          <w:rPr>
            <w:rFonts w:hint="default"/>
            <w:lang w:val="es-EC"/>
          </w:rPr>
          <w:t xml:space="preserve">plegó el </w:t>
        </w:r>
      </w:ins>
      <w:ins w:id="584" w:author="marpa" w:date="2026-10-25T14:35:17Z">
        <w:r>
          <w:rPr>
            <w:rFonts w:hint="default"/>
            <w:lang w:val="es-EC"/>
          </w:rPr>
          <w:t>servicio</w:t>
        </w:r>
      </w:ins>
      <w:ins w:id="585" w:author="marpa" w:date="2026-10-25T14:35:18Z">
        <w:r>
          <w:rPr>
            <w:rFonts w:hint="default"/>
            <w:lang w:val="es-EC"/>
          </w:rPr>
          <w:t xml:space="preserve"> web </w:t>
        </w:r>
      </w:ins>
      <w:ins w:id="586" w:author="marpa" w:date="2026-10-25T14:35:19Z">
        <w:r>
          <w:rPr>
            <w:rFonts w:hint="default"/>
            <w:lang w:val="es-EC"/>
          </w:rPr>
          <w:t xml:space="preserve">desde </w:t>
        </w:r>
      </w:ins>
      <w:ins w:id="587" w:author="marpa" w:date="2026-10-25T14:35:20Z">
        <w:r>
          <w:rPr>
            <w:rFonts w:hint="default"/>
            <w:lang w:val="es-EC"/>
          </w:rPr>
          <w:t xml:space="preserve">docker </w:t>
        </w:r>
      </w:ins>
      <w:ins w:id="588" w:author="marpa" w:date="2026-10-25T14:35:21Z">
        <w:r>
          <w:rPr>
            <w:rFonts w:hint="default"/>
            <w:lang w:val="es-EC"/>
          </w:rPr>
          <w:t xml:space="preserve">para </w:t>
        </w:r>
      </w:ins>
      <w:ins w:id="589" w:author="marpa" w:date="2026-10-25T14:35:24Z">
        <w:r>
          <w:rPr>
            <w:rFonts w:hint="default"/>
            <w:lang w:val="es-EC"/>
          </w:rPr>
          <w:t>co</w:t>
        </w:r>
      </w:ins>
      <w:ins w:id="590" w:author="marpa" w:date="2026-10-25T14:35:25Z">
        <w:r>
          <w:rPr>
            <w:rFonts w:hint="default"/>
            <w:lang w:val="es-EC"/>
          </w:rPr>
          <w:t>rre</w:t>
        </w:r>
      </w:ins>
      <w:ins w:id="591" w:author="marpa" w:date="2026-10-25T14:35:26Z">
        <w:r>
          <w:rPr>
            <w:rFonts w:hint="default"/>
            <w:lang w:val="es-EC"/>
          </w:rPr>
          <w:t>rl</w:t>
        </w:r>
      </w:ins>
      <w:ins w:id="592" w:author="marpa" w:date="2026-10-25T14:35:27Z">
        <w:r>
          <w:rPr>
            <w:rFonts w:hint="default"/>
            <w:lang w:val="es-EC"/>
          </w:rPr>
          <w:t xml:space="preserve">o en el </w:t>
        </w:r>
      </w:ins>
      <w:ins w:id="593" w:author="marpa" w:date="2026-10-25T14:35:31Z">
        <w:r>
          <w:rPr>
            <w:rFonts w:hint="default"/>
            <w:lang w:val="es-EC"/>
          </w:rPr>
          <w:t>nave</w:t>
        </w:r>
      </w:ins>
      <w:ins w:id="594" w:author="marpa" w:date="2026-10-25T14:35:32Z">
        <w:r>
          <w:rPr>
            <w:rFonts w:hint="default"/>
            <w:lang w:val="es-EC"/>
          </w:rPr>
          <w:t>gador</w:t>
        </w:r>
      </w:ins>
      <w:ins w:id="595" w:author="marpa" w:date="2026-10-25T14:37:05Z">
        <w:r>
          <w:rPr>
            <w:rFonts w:hint="default"/>
            <w:lang w:val="es-EC"/>
          </w:rPr>
          <w:t xml:space="preserve">, </w:t>
        </w:r>
      </w:ins>
      <w:ins w:id="596" w:author="marpa" w:date="2026-10-25T14:37:06Z">
        <w:r>
          <w:rPr>
            <w:rFonts w:hint="default"/>
            <w:lang w:val="es-EC"/>
          </w:rPr>
          <w:t>se a</w:t>
        </w:r>
      </w:ins>
      <w:ins w:id="597" w:author="marpa" w:date="2026-10-25T14:37:07Z">
        <w:r>
          <w:rPr>
            <w:rFonts w:hint="default"/>
            <w:lang w:val="es-EC"/>
          </w:rPr>
          <w:t xml:space="preserve">brió </w:t>
        </w:r>
      </w:ins>
      <w:ins w:id="598" w:author="marpa" w:date="2026-10-25T14:37:08Z">
        <w:r>
          <w:rPr>
            <w:rFonts w:hint="default"/>
            <w:lang w:val="es-EC"/>
          </w:rPr>
          <w:t>el archi</w:t>
        </w:r>
      </w:ins>
      <w:ins w:id="599" w:author="marpa" w:date="2026-10-25T14:37:09Z">
        <w:r>
          <w:rPr>
            <w:rFonts w:hint="default"/>
            <w:lang w:val="es-EC"/>
          </w:rPr>
          <w:t>vo</w:t>
        </w:r>
      </w:ins>
      <w:ins w:id="600" w:author="marpa" w:date="2026-10-25T14:37:13Z">
        <w:r>
          <w:rPr>
            <w:rFonts w:hint="default"/>
            <w:lang w:val="es-EC"/>
          </w:rPr>
          <w:t xml:space="preserve"> WS</w:t>
        </w:r>
      </w:ins>
      <w:ins w:id="601" w:author="marpa" w:date="2026-10-25T14:37:15Z">
        <w:r>
          <w:rPr>
            <w:rFonts w:hint="default"/>
            <w:lang w:val="es-EC"/>
          </w:rPr>
          <w:t xml:space="preserve">DL </w:t>
        </w:r>
      </w:ins>
      <w:ins w:id="602" w:author="marpa" w:date="2026-10-25T14:37:21Z">
        <w:r>
          <w:rPr>
            <w:rFonts w:hint="default"/>
            <w:lang w:val="es-EC"/>
          </w:rPr>
          <w:t>se p</w:t>
        </w:r>
      </w:ins>
      <w:ins w:id="603" w:author="marpa" w:date="2026-10-25T14:37:22Z">
        <w:r>
          <w:rPr>
            <w:rFonts w:hint="default"/>
            <w:lang w:val="es-EC"/>
          </w:rPr>
          <w:t>r</w:t>
        </w:r>
      </w:ins>
      <w:ins w:id="604" w:author="marpa" w:date="2026-10-25T14:37:23Z">
        <w:r>
          <w:rPr>
            <w:rFonts w:hint="default"/>
            <w:lang w:val="es-EC"/>
          </w:rPr>
          <w:t>obó c</w:t>
        </w:r>
      </w:ins>
      <w:ins w:id="605" w:author="marpa" w:date="2026-10-25T14:37:24Z">
        <w:r>
          <w:rPr>
            <w:rFonts w:hint="default"/>
            <w:lang w:val="es-EC"/>
          </w:rPr>
          <w:t xml:space="preserve">on la </w:t>
        </w:r>
      </w:ins>
      <w:ins w:id="606" w:author="marpa" w:date="2026-10-25T14:37:26Z">
        <w:r>
          <w:rPr>
            <w:rFonts w:hint="default"/>
            <w:lang w:val="es-EC"/>
          </w:rPr>
          <w:t>herramie</w:t>
        </w:r>
      </w:ins>
      <w:ins w:id="607" w:author="marpa" w:date="2026-10-25T14:37:27Z">
        <w:r>
          <w:rPr>
            <w:rFonts w:hint="default"/>
            <w:lang w:val="es-EC"/>
          </w:rPr>
          <w:t xml:space="preserve">nta </w:t>
        </w:r>
      </w:ins>
      <w:r>
        <w:rPr>
          <w:rFonts w:hint="default"/>
          <w:lang w:val="es-ES"/>
        </w:rPr>
        <w:t>INSOMNIA</w:t>
      </w:r>
      <w:ins w:id="608" w:author="marpa" w:date="2026-10-25T14:40:15Z">
        <w:r>
          <w:rPr>
            <w:rFonts w:hint="default"/>
            <w:lang w:val="es-EC"/>
          </w:rPr>
          <w:t>.</w:t>
        </w:r>
      </w:ins>
    </w:p>
    <w:p w14:paraId="61A06BE5">
      <w:pPr>
        <w:jc w:val="center"/>
        <w:pPrChange w:id="609" w:author="marpa" w:date="2026-10-25T14:36:49Z">
          <w:pPr/>
        </w:pPrChange>
      </w:pPr>
      <w:r>
        <w:drawing>
          <wp:inline distT="0" distB="0" distL="114300" distR="114300">
            <wp:extent cx="5392420" cy="1011555"/>
            <wp:effectExtent l="0" t="0" r="2540" b="9525"/>
            <wp:docPr id="9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n 11"/>
                    <pic:cNvPicPr>
                      <a:picLocks noChangeAspect="1"/>
                    </pic:cNvPicPr>
                  </pic:nvPicPr>
                  <pic:blipFill>
                    <a:blip r:embed="rId22"/>
                    <a:stretch>
                      <a:fillRect/>
                    </a:stretch>
                  </pic:blipFill>
                  <pic:spPr>
                    <a:xfrm>
                      <a:off x="0" y="0"/>
                      <a:ext cx="5392420" cy="1011555"/>
                    </a:xfrm>
                    <a:prstGeom prst="rect">
                      <a:avLst/>
                    </a:prstGeom>
                    <a:noFill/>
                    <a:ln>
                      <a:noFill/>
                    </a:ln>
                  </pic:spPr>
                </pic:pic>
              </a:graphicData>
            </a:graphic>
          </wp:inline>
        </w:drawing>
      </w:r>
      <w:del w:id="610" w:author="marpa" w:date="2026-10-25T14:35:35Z">
        <w:r>
          <w:rPr/>
          <w:drawing>
            <wp:inline distT="114300" distB="114300" distL="114300" distR="114300">
              <wp:extent cx="4544060" cy="1578610"/>
              <wp:effectExtent l="0" t="0" r="0" b="0"/>
              <wp:docPr id="63" name="image10.png"/>
              <wp:cNvGraphicFramePr/>
              <a:graphic xmlns:a="http://schemas.openxmlformats.org/drawingml/2006/main">
                <a:graphicData uri="http://schemas.openxmlformats.org/drawingml/2006/picture">
                  <pic:pic xmlns:pic="http://schemas.openxmlformats.org/drawingml/2006/picture">
                    <pic:nvPicPr>
                      <pic:cNvPr id="63" name="image10.png"/>
                      <pic:cNvPicPr preferRelativeResize="0"/>
                    </pic:nvPicPr>
                    <pic:blipFill>
                      <a:blip r:embed="rId23"/>
                      <a:srcRect/>
                      <a:stretch>
                        <a:fillRect/>
                      </a:stretch>
                    </pic:blipFill>
                    <pic:spPr>
                      <a:xfrm>
                        <a:off x="0" y="0"/>
                        <a:ext cx="4544378" cy="1578911"/>
                      </a:xfrm>
                      <a:prstGeom prst="rect">
                        <a:avLst/>
                      </a:prstGeom>
                    </pic:spPr>
                  </pic:pic>
                </a:graphicData>
              </a:graphic>
            </wp:inline>
          </w:drawing>
        </w:r>
      </w:del>
    </w:p>
    <w:p w14:paraId="62582082">
      <w:pPr>
        <w:pStyle w:val="5"/>
        <w:rPr>
          <w:rFonts w:hint="default"/>
          <w:lang w:val="es-ES"/>
        </w:rPr>
      </w:pPr>
      <w:bookmarkStart w:id="126" w:name="_Toc14137"/>
      <w:bookmarkStart w:id="127" w:name="_Toc10280"/>
      <w:bookmarkStart w:id="128" w:name="_Toc17893"/>
      <w:r>
        <w:t xml:space="preserve">Figura </w:t>
      </w:r>
      <w:r>
        <w:rPr>
          <w:rFonts w:hint="default"/>
          <w:lang w:val="es-EC"/>
        </w:rPr>
        <w:t>11</w:t>
      </w:r>
      <w:del w:id="612" w:author="marpa" w:date="2026-10-25T14:35:48Z">
        <w:r>
          <w:rPr/>
          <w:delText>18</w:delText>
        </w:r>
      </w:del>
      <w:r>
        <w:t xml:space="preserve">. </w:t>
      </w:r>
      <w:bookmarkEnd w:id="126"/>
      <w:r>
        <w:rPr>
          <w:rFonts w:hint="default"/>
          <w:lang w:val="es-ES"/>
        </w:rPr>
        <w:t>Servicio desplegado</w:t>
      </w:r>
      <w:bookmarkEnd w:id="127"/>
      <w:bookmarkEnd w:id="128"/>
    </w:p>
    <w:p w14:paraId="69E3FFC7">
      <w:pPr>
        <w:spacing w:line="240" w:lineRule="auto"/>
        <w:jc w:val="center"/>
        <w:rPr>
          <w:i/>
          <w:iCs/>
          <w:color w:val="1F497D"/>
          <w:sz w:val="18"/>
          <w:szCs w:val="18"/>
        </w:rPr>
      </w:pPr>
      <w:del w:id="613" w:author="marpa" w:date="2026-10-25T14:39:54Z">
        <w:bookmarkStart w:id="129" w:name="_za6mirwyhgzz" w:colFirst="0" w:colLast="0"/>
        <w:bookmarkEnd w:id="129"/>
        <w:r>
          <w:rPr>
            <w:i/>
            <w:iCs/>
            <w:color w:val="1F497D"/>
            <w:sz w:val="18"/>
            <w:szCs w:val="18"/>
          </w:rPr>
          <w:drawing>
            <wp:inline distT="114300" distB="114300" distL="114300" distR="114300">
              <wp:extent cx="2849245" cy="2075815"/>
              <wp:effectExtent l="0" t="0" r="0" b="0"/>
              <wp:docPr id="64" name="image19.png"/>
              <wp:cNvGraphicFramePr/>
              <a:graphic xmlns:a="http://schemas.openxmlformats.org/drawingml/2006/main">
                <a:graphicData uri="http://schemas.openxmlformats.org/drawingml/2006/picture">
                  <pic:pic xmlns:pic="http://schemas.openxmlformats.org/drawingml/2006/picture">
                    <pic:nvPicPr>
                      <pic:cNvPr id="64" name="image19.png"/>
                      <pic:cNvPicPr preferRelativeResize="0"/>
                    </pic:nvPicPr>
                    <pic:blipFill>
                      <a:blip r:embed="rId24"/>
                      <a:srcRect/>
                      <a:stretch>
                        <a:fillRect/>
                      </a:stretch>
                    </pic:blipFill>
                    <pic:spPr>
                      <a:xfrm>
                        <a:off x="0" y="0"/>
                        <a:ext cx="2849400" cy="2075897"/>
                      </a:xfrm>
                      <a:prstGeom prst="rect">
                        <a:avLst/>
                      </a:prstGeom>
                    </pic:spPr>
                  </pic:pic>
                </a:graphicData>
              </a:graphic>
            </wp:inline>
          </w:drawing>
        </w:r>
      </w:del>
    </w:p>
    <w:p w14:paraId="0BC1AA97">
      <w:pPr>
        <w:spacing w:line="240" w:lineRule="auto"/>
        <w:jc w:val="center"/>
        <w:rPr>
          <w:i/>
          <w:iCs/>
          <w:color w:val="1F497D"/>
          <w:sz w:val="18"/>
          <w:szCs w:val="18"/>
        </w:rPr>
      </w:pPr>
      <w:bookmarkStart w:id="130" w:name="_dwwvpfsulqez" w:colFirst="0" w:colLast="0"/>
      <w:bookmarkEnd w:id="130"/>
      <w:r>
        <w:drawing>
          <wp:inline distT="0" distB="0" distL="114300" distR="114300">
            <wp:extent cx="5397500" cy="1095375"/>
            <wp:effectExtent l="0" t="0" r="12700" b="1905"/>
            <wp:docPr id="9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n 12"/>
                    <pic:cNvPicPr>
                      <a:picLocks noChangeAspect="1"/>
                    </pic:cNvPicPr>
                  </pic:nvPicPr>
                  <pic:blipFill>
                    <a:blip r:embed="rId25"/>
                    <a:stretch>
                      <a:fillRect/>
                    </a:stretch>
                  </pic:blipFill>
                  <pic:spPr>
                    <a:xfrm>
                      <a:off x="0" y="0"/>
                      <a:ext cx="5397500" cy="1095375"/>
                    </a:xfrm>
                    <a:prstGeom prst="rect">
                      <a:avLst/>
                    </a:prstGeom>
                    <a:noFill/>
                    <a:ln>
                      <a:noFill/>
                    </a:ln>
                  </pic:spPr>
                </pic:pic>
              </a:graphicData>
            </a:graphic>
          </wp:inline>
        </w:drawing>
      </w:r>
      <w:del w:id="615" w:author="marpa" w:date="2026-10-25T14:40:11Z">
        <w:r>
          <w:rPr>
            <w:i/>
            <w:iCs/>
            <w:color w:val="1F497D"/>
            <w:sz w:val="18"/>
            <w:szCs w:val="18"/>
          </w:rPr>
          <w:drawing>
            <wp:inline distT="114300" distB="114300" distL="114300" distR="114300">
              <wp:extent cx="2868295" cy="2377440"/>
              <wp:effectExtent l="0" t="0" r="0" b="0"/>
              <wp:docPr id="36" name="image25.png"/>
              <wp:cNvGraphicFramePr/>
              <a:graphic xmlns:a="http://schemas.openxmlformats.org/drawingml/2006/main">
                <a:graphicData uri="http://schemas.openxmlformats.org/drawingml/2006/picture">
                  <pic:pic xmlns:pic="http://schemas.openxmlformats.org/drawingml/2006/picture">
                    <pic:nvPicPr>
                      <pic:cNvPr id="36" name="image25.png"/>
                      <pic:cNvPicPr preferRelativeResize="0"/>
                    </pic:nvPicPr>
                    <pic:blipFill>
                      <a:blip r:embed="rId26"/>
                      <a:srcRect/>
                      <a:stretch>
                        <a:fillRect/>
                      </a:stretch>
                    </pic:blipFill>
                    <pic:spPr>
                      <a:xfrm>
                        <a:off x="0" y="0"/>
                        <a:ext cx="2868450" cy="2377683"/>
                      </a:xfrm>
                      <a:prstGeom prst="rect">
                        <a:avLst/>
                      </a:prstGeom>
                    </pic:spPr>
                  </pic:pic>
                </a:graphicData>
              </a:graphic>
            </wp:inline>
          </w:drawing>
        </w:r>
      </w:del>
    </w:p>
    <w:p w14:paraId="210BB15E">
      <w:pPr>
        <w:pStyle w:val="5"/>
        <w:rPr>
          <w:rFonts w:hint="default"/>
          <w:lang w:val="es-EC"/>
        </w:rPr>
      </w:pPr>
      <w:bookmarkStart w:id="131" w:name="_x916l42kj9uv" w:colFirst="0" w:colLast="0"/>
      <w:bookmarkEnd w:id="131"/>
      <w:bookmarkStart w:id="132" w:name="_Toc29083"/>
      <w:bookmarkStart w:id="133" w:name="_Toc32069"/>
      <w:bookmarkStart w:id="134" w:name="_Toc2855"/>
      <w:r>
        <w:t xml:space="preserve">Figura </w:t>
      </w:r>
      <w:r>
        <w:rPr>
          <w:rFonts w:hint="default"/>
          <w:lang w:val="es-ES"/>
        </w:rPr>
        <w:t>1</w:t>
      </w:r>
      <w:r>
        <w:rPr>
          <w:rFonts w:hint="default"/>
          <w:lang w:val="es-EC"/>
        </w:rPr>
        <w:t>2</w:t>
      </w:r>
      <w:del w:id="617" w:author="marpa" w:date="2026-10-25T14:44:23Z">
        <w:r>
          <w:rPr/>
          <w:delText>1</w:delText>
        </w:r>
      </w:del>
      <w:r>
        <w:t xml:space="preserve">. Prueba </w:t>
      </w:r>
      <w:ins w:id="618" w:author="marpa" w:date="2026-10-25T14:43:00Z">
        <w:r>
          <w:rPr>
            <w:rFonts w:hint="default"/>
            <w:lang w:val="es-EC"/>
          </w:rPr>
          <w:t>1</w:t>
        </w:r>
      </w:ins>
      <w:del w:id="619" w:author="marpa" w:date="2026-10-25T14:43:00Z">
        <w:r>
          <w:rPr/>
          <w:delText>3</w:delText>
        </w:r>
      </w:del>
      <w:r>
        <w:t xml:space="preserve">: </w:t>
      </w:r>
      <w:del w:id="620" w:author="marpa" w:date="2026-10-25T14:43:03Z">
        <w:r>
          <w:rPr>
            <w:rFonts w:hint="default"/>
            <w:lang w:val="en-US"/>
          </w:rPr>
          <w:delText>Conversor de masa.</w:delText>
        </w:r>
      </w:del>
      <w:ins w:id="621" w:author="marpa" w:date="2026-10-25T14:43:03Z">
        <w:r>
          <w:rPr>
            <w:rFonts w:hint="default"/>
            <w:lang w:val="es-EC"/>
          </w:rPr>
          <w:t>L</w:t>
        </w:r>
      </w:ins>
      <w:ins w:id="622" w:author="marpa" w:date="2026-10-25T14:43:04Z">
        <w:r>
          <w:rPr>
            <w:rFonts w:hint="default"/>
            <w:lang w:val="es-EC"/>
          </w:rPr>
          <w:t>ogin</w:t>
        </w:r>
        <w:bookmarkEnd w:id="132"/>
        <w:bookmarkEnd w:id="133"/>
        <w:bookmarkEnd w:id="134"/>
      </w:ins>
    </w:p>
    <w:p w14:paraId="62BC4AE1">
      <w:pPr>
        <w:spacing w:line="240" w:lineRule="auto"/>
        <w:jc w:val="center"/>
        <w:rPr>
          <w:ins w:id="623" w:author="marpa" w:date="2026-10-25T14:44:16Z"/>
        </w:rPr>
      </w:pPr>
      <w:bookmarkStart w:id="135" w:name="_16dxss4y9y1x" w:colFirst="0" w:colLast="0"/>
      <w:bookmarkEnd w:id="135"/>
      <w:r>
        <w:drawing>
          <wp:inline distT="0" distB="0" distL="114300" distR="114300">
            <wp:extent cx="5391785" cy="1184275"/>
            <wp:effectExtent l="0" t="0" r="3175" b="4445"/>
            <wp:docPr id="9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n 15"/>
                    <pic:cNvPicPr>
                      <a:picLocks noChangeAspect="1"/>
                    </pic:cNvPicPr>
                  </pic:nvPicPr>
                  <pic:blipFill>
                    <a:blip r:embed="rId27"/>
                    <a:stretch>
                      <a:fillRect/>
                    </a:stretch>
                  </pic:blipFill>
                  <pic:spPr>
                    <a:xfrm>
                      <a:off x="0" y="0"/>
                      <a:ext cx="5391785" cy="1184275"/>
                    </a:xfrm>
                    <a:prstGeom prst="rect">
                      <a:avLst/>
                    </a:prstGeom>
                    <a:noFill/>
                    <a:ln>
                      <a:noFill/>
                    </a:ln>
                  </pic:spPr>
                </pic:pic>
              </a:graphicData>
            </a:graphic>
          </wp:inline>
        </w:drawing>
      </w:r>
    </w:p>
    <w:p w14:paraId="2F5806D9">
      <w:pPr>
        <w:pStyle w:val="5"/>
        <w:rPr>
          <w:ins w:id="624" w:author="marpa" w:date="2026-10-25T14:44:19Z"/>
          <w:rFonts w:hint="default"/>
          <w:lang w:val="es-EC"/>
        </w:rPr>
      </w:pPr>
      <w:ins w:id="625" w:author="marpa" w:date="2026-10-25T14:44:19Z">
        <w:bookmarkStart w:id="136" w:name="_Toc4597"/>
        <w:bookmarkStart w:id="137" w:name="_Toc27780"/>
        <w:bookmarkStart w:id="138" w:name="_Toc19365"/>
        <w:r>
          <w:rPr/>
          <w:t xml:space="preserve">Figura </w:t>
        </w:r>
      </w:ins>
      <w:r>
        <w:rPr>
          <w:rFonts w:hint="default"/>
          <w:lang w:val="es-ES"/>
        </w:rPr>
        <w:t>1</w:t>
      </w:r>
      <w:r>
        <w:rPr>
          <w:rFonts w:hint="default"/>
          <w:lang w:val="es-EC"/>
        </w:rPr>
        <w:t>3</w:t>
      </w:r>
      <w:ins w:id="626" w:author="marpa" w:date="2026-10-25T14:44:19Z">
        <w:r>
          <w:rPr/>
          <w:t xml:space="preserve">. Prueba </w:t>
        </w:r>
      </w:ins>
      <w:ins w:id="627" w:author="marpa" w:date="2026-10-25T14:44:28Z">
        <w:r>
          <w:rPr>
            <w:rFonts w:hint="default"/>
            <w:lang w:val="es-EC"/>
          </w:rPr>
          <w:t>2</w:t>
        </w:r>
      </w:ins>
      <w:ins w:id="628" w:author="marpa" w:date="2026-10-25T14:44:19Z">
        <w:r>
          <w:rPr/>
          <w:t xml:space="preserve">: </w:t>
        </w:r>
      </w:ins>
      <w:ins w:id="629" w:author="marpa" w:date="2026-10-25T14:44:29Z">
        <w:r>
          <w:rPr>
            <w:rFonts w:hint="default"/>
            <w:lang w:val="es-EC"/>
          </w:rPr>
          <w:t>Conv</w:t>
        </w:r>
      </w:ins>
      <w:ins w:id="630" w:author="marpa" w:date="2026-10-25T14:44:30Z">
        <w:r>
          <w:rPr>
            <w:rFonts w:hint="default"/>
            <w:lang w:val="es-EC"/>
          </w:rPr>
          <w:t>ertir</w:t>
        </w:r>
      </w:ins>
      <w:ins w:id="631" w:author="marpa" w:date="2026-10-25T14:44:34Z">
        <w:r>
          <w:rPr>
            <w:rFonts w:hint="default"/>
            <w:lang w:val="es-EC"/>
          </w:rPr>
          <w:t xml:space="preserve"> Long</w:t>
        </w:r>
      </w:ins>
      <w:ins w:id="632" w:author="marpa" w:date="2026-10-25T14:44:35Z">
        <w:r>
          <w:rPr>
            <w:rFonts w:hint="default"/>
            <w:lang w:val="es-EC"/>
          </w:rPr>
          <w:t>i</w:t>
        </w:r>
      </w:ins>
      <w:ins w:id="633" w:author="marpa" w:date="2026-10-25T14:44:36Z">
        <w:r>
          <w:rPr>
            <w:rFonts w:hint="default"/>
            <w:lang w:val="es-EC"/>
          </w:rPr>
          <w:t>tu</w:t>
        </w:r>
      </w:ins>
      <w:ins w:id="634" w:author="marpa" w:date="2026-10-25T14:44:37Z">
        <w:r>
          <w:rPr>
            <w:rFonts w:hint="default"/>
            <w:lang w:val="es-EC"/>
          </w:rPr>
          <w:t>d</w:t>
        </w:r>
        <w:bookmarkEnd w:id="136"/>
        <w:bookmarkEnd w:id="137"/>
        <w:bookmarkEnd w:id="138"/>
      </w:ins>
    </w:p>
    <w:p w14:paraId="2DB04CA9">
      <w:pPr>
        <w:spacing w:line="240" w:lineRule="auto"/>
        <w:jc w:val="center"/>
        <w:rPr>
          <w:ins w:id="635" w:author="marpa" w:date="2026-10-25T14:44:05Z"/>
        </w:rPr>
      </w:pPr>
    </w:p>
    <w:p w14:paraId="04605BE8">
      <w:pPr>
        <w:spacing w:line="240" w:lineRule="auto"/>
        <w:jc w:val="center"/>
        <w:rPr>
          <w:ins w:id="636" w:author="marpa" w:date="2026-10-25T14:52:37Z"/>
        </w:rPr>
      </w:pPr>
      <w:r>
        <w:drawing>
          <wp:inline distT="0" distB="0" distL="114300" distR="114300">
            <wp:extent cx="5391150" cy="1394460"/>
            <wp:effectExtent l="0" t="0" r="3810" b="7620"/>
            <wp:docPr id="9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n 14"/>
                    <pic:cNvPicPr>
                      <a:picLocks noChangeAspect="1"/>
                    </pic:cNvPicPr>
                  </pic:nvPicPr>
                  <pic:blipFill>
                    <a:blip r:embed="rId28"/>
                    <a:stretch>
                      <a:fillRect/>
                    </a:stretch>
                  </pic:blipFill>
                  <pic:spPr>
                    <a:xfrm>
                      <a:off x="0" y="0"/>
                      <a:ext cx="5391150" cy="1394460"/>
                    </a:xfrm>
                    <a:prstGeom prst="rect">
                      <a:avLst/>
                    </a:prstGeom>
                    <a:noFill/>
                    <a:ln>
                      <a:noFill/>
                    </a:ln>
                  </pic:spPr>
                </pic:pic>
              </a:graphicData>
            </a:graphic>
          </wp:inline>
        </w:drawing>
      </w:r>
    </w:p>
    <w:p w14:paraId="0E5FB6A8">
      <w:pPr>
        <w:pStyle w:val="5"/>
        <w:rPr>
          <w:ins w:id="638" w:author="marpa" w:date="2026-10-25T14:44:07Z"/>
        </w:rPr>
        <w:pPrChange w:id="637" w:author="marpa" w:date="2026-10-25T14:54:18Z">
          <w:pPr>
            <w:spacing w:line="240" w:lineRule="auto"/>
            <w:jc w:val="center"/>
          </w:pPr>
        </w:pPrChange>
      </w:pPr>
      <w:ins w:id="639" w:author="marpa" w:date="2026-10-25T14:52:40Z">
        <w:bookmarkStart w:id="139" w:name="_Toc6897"/>
        <w:bookmarkStart w:id="140" w:name="_Toc9013"/>
        <w:bookmarkStart w:id="141" w:name="_Toc29004"/>
        <w:r>
          <w:rPr/>
          <w:t xml:space="preserve">Figura </w:t>
        </w:r>
      </w:ins>
      <w:r>
        <w:rPr>
          <w:rFonts w:hint="default"/>
          <w:lang w:val="es-ES"/>
        </w:rPr>
        <w:t>1</w:t>
      </w:r>
      <w:r>
        <w:rPr>
          <w:rFonts w:hint="default"/>
          <w:lang w:val="es-EC"/>
        </w:rPr>
        <w:t>4</w:t>
      </w:r>
      <w:ins w:id="640" w:author="marpa" w:date="2026-10-25T14:52:40Z">
        <w:r>
          <w:rPr/>
          <w:t xml:space="preserve">. Prueba </w:t>
        </w:r>
      </w:ins>
      <w:ins w:id="641" w:author="marpa" w:date="2026-10-25T14:52:41Z">
        <w:r>
          <w:rPr>
            <w:rFonts w:hint="default"/>
            <w:lang w:val="es-EC"/>
          </w:rPr>
          <w:t>3</w:t>
        </w:r>
      </w:ins>
      <w:ins w:id="642" w:author="marpa" w:date="2026-10-25T14:52:40Z">
        <w:r>
          <w:rPr/>
          <w:t xml:space="preserve">: </w:t>
        </w:r>
      </w:ins>
      <w:ins w:id="643" w:author="marpa" w:date="2026-10-25T14:52:40Z">
        <w:r>
          <w:rPr>
            <w:rFonts w:hint="default"/>
            <w:lang w:val="es-EC"/>
          </w:rPr>
          <w:t xml:space="preserve">Convertir </w:t>
        </w:r>
      </w:ins>
      <w:ins w:id="644" w:author="marpa" w:date="2026-10-25T14:52:43Z">
        <w:r>
          <w:rPr>
            <w:rFonts w:hint="default"/>
            <w:lang w:val="es-EC"/>
          </w:rPr>
          <w:t>Masa</w:t>
        </w:r>
        <w:bookmarkEnd w:id="139"/>
        <w:bookmarkEnd w:id="140"/>
        <w:bookmarkEnd w:id="141"/>
      </w:ins>
    </w:p>
    <w:p w14:paraId="6B80E491">
      <w:pPr>
        <w:spacing w:line="240" w:lineRule="auto"/>
        <w:jc w:val="center"/>
        <w:rPr>
          <w:ins w:id="645" w:author="marpa" w:date="2026-10-25T14:54:21Z"/>
        </w:rPr>
      </w:pPr>
      <w:r>
        <w:drawing>
          <wp:inline distT="0" distB="0" distL="114300" distR="114300">
            <wp:extent cx="5397500" cy="1073150"/>
            <wp:effectExtent l="0" t="0" r="12700" b="8890"/>
            <wp:docPr id="9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n 13"/>
                    <pic:cNvPicPr>
                      <a:picLocks noChangeAspect="1"/>
                    </pic:cNvPicPr>
                  </pic:nvPicPr>
                  <pic:blipFill>
                    <a:blip r:embed="rId29"/>
                    <a:stretch>
                      <a:fillRect/>
                    </a:stretch>
                  </pic:blipFill>
                  <pic:spPr>
                    <a:xfrm>
                      <a:off x="0" y="0"/>
                      <a:ext cx="5397500" cy="1073150"/>
                    </a:xfrm>
                    <a:prstGeom prst="rect">
                      <a:avLst/>
                    </a:prstGeom>
                    <a:noFill/>
                    <a:ln>
                      <a:noFill/>
                    </a:ln>
                  </pic:spPr>
                </pic:pic>
              </a:graphicData>
            </a:graphic>
          </wp:inline>
        </w:drawing>
      </w:r>
    </w:p>
    <w:p w14:paraId="2B252273">
      <w:pPr>
        <w:pStyle w:val="5"/>
        <w:rPr>
          <w:rFonts w:hint="default"/>
          <w:lang w:val="es-EC"/>
        </w:rPr>
        <w:pPrChange w:id="646" w:author="marpa" w:date="2026-10-25T14:55:55Z">
          <w:pPr>
            <w:pStyle w:val="5"/>
          </w:pPr>
        </w:pPrChange>
      </w:pPr>
      <w:ins w:id="647" w:author="marpa" w:date="2026-10-25T14:54:28Z">
        <w:bookmarkStart w:id="142" w:name="_Toc5012"/>
        <w:bookmarkStart w:id="143" w:name="_Toc16714"/>
        <w:bookmarkStart w:id="144" w:name="_Toc17190"/>
        <w:r>
          <w:rPr/>
          <w:t xml:space="preserve">Figura </w:t>
        </w:r>
      </w:ins>
      <w:r>
        <w:rPr>
          <w:rFonts w:hint="default"/>
          <w:lang w:val="es-ES"/>
        </w:rPr>
        <w:t>1</w:t>
      </w:r>
      <w:r>
        <w:rPr>
          <w:rFonts w:hint="default"/>
          <w:lang w:val="es-EC"/>
        </w:rPr>
        <w:t>5</w:t>
      </w:r>
      <w:ins w:id="648" w:author="marpa" w:date="2026-10-25T14:54:28Z">
        <w:r>
          <w:rPr/>
          <w:t xml:space="preserve">. Prueba </w:t>
        </w:r>
      </w:ins>
      <w:ins w:id="649" w:author="marpa" w:date="2026-10-25T14:54:38Z">
        <w:r>
          <w:rPr>
            <w:rFonts w:hint="default"/>
            <w:lang w:val="es-EC"/>
          </w:rPr>
          <w:t>4</w:t>
        </w:r>
      </w:ins>
      <w:ins w:id="650" w:author="marpa" w:date="2026-10-25T14:54:28Z">
        <w:r>
          <w:rPr/>
          <w:t xml:space="preserve">: </w:t>
        </w:r>
      </w:ins>
      <w:ins w:id="651" w:author="marpa" w:date="2026-10-25T14:54:28Z">
        <w:r>
          <w:rPr>
            <w:rFonts w:hint="default"/>
            <w:lang w:val="es-EC"/>
          </w:rPr>
          <w:t xml:space="preserve">Convertir </w:t>
        </w:r>
      </w:ins>
      <w:ins w:id="652" w:author="marpa" w:date="2026-10-25T14:54:46Z">
        <w:r>
          <w:rPr>
            <w:rFonts w:hint="default"/>
            <w:lang w:val="es-EC"/>
          </w:rPr>
          <w:t>Te</w:t>
        </w:r>
      </w:ins>
      <w:ins w:id="653" w:author="marpa" w:date="2026-10-25T14:54:47Z">
        <w:r>
          <w:rPr>
            <w:rFonts w:hint="default"/>
            <w:lang w:val="es-EC"/>
          </w:rPr>
          <w:t>mperat</w:t>
        </w:r>
      </w:ins>
      <w:ins w:id="654" w:author="marpa" w:date="2026-10-25T14:54:48Z">
        <w:r>
          <w:rPr>
            <w:rFonts w:hint="default"/>
            <w:lang w:val="es-EC"/>
          </w:rPr>
          <w:t>ura</w:t>
        </w:r>
        <w:bookmarkEnd w:id="142"/>
        <w:bookmarkEnd w:id="143"/>
        <w:bookmarkEnd w:id="144"/>
      </w:ins>
    </w:p>
    <w:p w14:paraId="47FBB58B">
      <w:pPr>
        <w:rPr>
          <w:ins w:id="656" w:author="marpa" w:date="2026-10-25T14:43:40Z"/>
          <w:rFonts w:hint="default"/>
          <w:lang w:val="es-EC"/>
        </w:rPr>
        <w:pPrChange w:id="655" w:author="marpa" w:date="2026-10-25T14:55:55Z">
          <w:pPr>
            <w:pStyle w:val="5"/>
          </w:pPr>
        </w:pPrChange>
      </w:pPr>
    </w:p>
    <w:p w14:paraId="11851ECF">
      <w:pPr>
        <w:pStyle w:val="5"/>
        <w:rPr>
          <w:del w:id="657" w:author="marpa" w:date="2026-10-25T14:43:39Z"/>
        </w:rPr>
      </w:pPr>
      <w:del w:id="658" w:author="marpa" w:date="2026-10-25T14:43:39Z">
        <w:r>
          <w:rPr/>
          <w:delText>Figura 22. Prueba 4: Conversor de temperatura.</w:delText>
        </w:r>
      </w:del>
    </w:p>
    <w:p w14:paraId="3AFB9935">
      <w:pPr>
        <w:pStyle w:val="2"/>
        <w:rPr>
          <w:u w:val="single"/>
        </w:rPr>
      </w:pPr>
      <w:bookmarkStart w:id="145" w:name="_Toc14808"/>
      <w:bookmarkStart w:id="146" w:name="_Toc6362"/>
      <w:bookmarkStart w:id="147" w:name="_Toc29249"/>
      <w:r>
        <w:t>CODIFICACIÓN DE LOS CLIENTES</w:t>
      </w:r>
      <w:bookmarkEnd w:id="145"/>
      <w:bookmarkEnd w:id="146"/>
      <w:bookmarkEnd w:id="147"/>
    </w:p>
    <w:p w14:paraId="61314DF5">
      <w:pPr>
        <w:pStyle w:val="3"/>
      </w:pPr>
      <w:bookmarkStart w:id="148" w:name="_Toc30129"/>
      <w:bookmarkStart w:id="149" w:name="_Toc3820"/>
      <w:bookmarkStart w:id="150" w:name="_Toc2218"/>
      <w:r>
        <w:t>CLIENTE CONSOLA</w:t>
      </w:r>
      <w:bookmarkEnd w:id="148"/>
      <w:bookmarkEnd w:id="149"/>
      <w:bookmarkEnd w:id="150"/>
    </w:p>
    <w:p w14:paraId="3B88A9B0">
      <w:pPr>
        <w:pStyle w:val="4"/>
      </w:pPr>
      <w:bookmarkStart w:id="151" w:name="_Toc22693"/>
      <w:bookmarkStart w:id="152" w:name="_Toc4451"/>
      <w:bookmarkStart w:id="153" w:name="_Toc10421"/>
      <w:r>
        <w:t>CREACIÓN DEL PROYECTO</w:t>
      </w:r>
      <w:bookmarkEnd w:id="151"/>
      <w:bookmarkEnd w:id="152"/>
      <w:bookmarkEnd w:id="153"/>
    </w:p>
    <w:p w14:paraId="04E29E2E">
      <w:r>
        <w:t xml:space="preserve">El proyecto se crea usando </w:t>
      </w:r>
      <w:r>
        <w:rPr>
          <w:lang w:val="es-ES"/>
        </w:rPr>
        <w:t>Visual Studio</w:t>
      </w:r>
      <w:r>
        <w:t xml:space="preserve"> seleccionando ‘Nuevo Proyecto’, ‘</w:t>
      </w:r>
      <w:r>
        <w:rPr>
          <w:lang w:val="es-ES"/>
        </w:rPr>
        <w:t>.NET</w:t>
      </w:r>
      <w:r>
        <w:t xml:space="preserve"> with Maven’ y ‘</w:t>
      </w:r>
      <w:r>
        <w:rPr>
          <w:lang w:val="es-ES"/>
        </w:rPr>
        <w:t>.NET</w:t>
      </w:r>
      <w:r>
        <w:t xml:space="preserve"> Application’. </w:t>
      </w:r>
    </w:p>
    <w:p w14:paraId="23AE296A">
      <w:pPr>
        <w:rPr>
          <w:ins w:id="660" w:author="marpa" w:date="2026-10-25T13:17:13Z"/>
          <w:rFonts w:hint="default"/>
          <w:lang w:val="es-EC"/>
        </w:rPr>
        <w:pPrChange w:id="659" w:author="marpa" w:date="2026-10-25T13:15:50Z">
          <w:pPr/>
        </w:pPrChange>
      </w:pPr>
      <w:r>
        <w:drawing>
          <wp:inline distT="0" distB="0" distL="114300" distR="114300">
            <wp:extent cx="5392420" cy="3028315"/>
            <wp:effectExtent l="0" t="0" r="2540" b="4445"/>
            <wp:docPr id="9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n 4"/>
                    <pic:cNvPicPr>
                      <a:picLocks noChangeAspect="1"/>
                    </pic:cNvPicPr>
                  </pic:nvPicPr>
                  <pic:blipFill>
                    <a:blip r:embed="rId14"/>
                    <a:stretch>
                      <a:fillRect/>
                    </a:stretch>
                  </pic:blipFill>
                  <pic:spPr>
                    <a:xfrm>
                      <a:off x="0" y="0"/>
                      <a:ext cx="5392420" cy="3028315"/>
                    </a:xfrm>
                    <a:prstGeom prst="rect">
                      <a:avLst/>
                    </a:prstGeom>
                    <a:noFill/>
                    <a:ln>
                      <a:noFill/>
                    </a:ln>
                  </pic:spPr>
                </pic:pic>
              </a:graphicData>
            </a:graphic>
          </wp:inline>
        </w:drawing>
      </w:r>
      <w:ins w:id="661" w:author="marpa" w:date="2026-10-25T13:16:55Z">
        <w:r>
          <w:rPr/>
          <w:t xml:space="preserve">Figura </w:t>
        </w:r>
      </w:ins>
      <w:r>
        <w:rPr>
          <w:rFonts w:hint="default"/>
          <w:lang w:val="es-EC"/>
        </w:rPr>
        <w:t>16</w:t>
      </w:r>
      <w:ins w:id="662" w:author="marpa" w:date="2026-10-25T13:16:55Z">
        <w:r>
          <w:rPr/>
          <w:t xml:space="preserve">. </w:t>
        </w:r>
      </w:ins>
      <w:ins w:id="663" w:author="marpa" w:date="2026-10-25T13:17:07Z">
        <w:r>
          <w:rPr>
            <w:rFonts w:hint="default"/>
            <w:lang w:val="es-EC"/>
          </w:rPr>
          <w:t>Venta</w:t>
        </w:r>
      </w:ins>
      <w:ins w:id="664" w:author="marpa" w:date="2026-10-25T13:17:08Z">
        <w:r>
          <w:rPr>
            <w:rFonts w:hint="default"/>
            <w:lang w:val="es-EC"/>
          </w:rPr>
          <w:t xml:space="preserve">na de </w:t>
        </w:r>
      </w:ins>
      <w:ins w:id="665" w:author="marpa" w:date="2026-10-25T13:17:09Z">
        <w:r>
          <w:rPr>
            <w:rFonts w:hint="default"/>
            <w:lang w:val="es-EC"/>
          </w:rPr>
          <w:t>se</w:t>
        </w:r>
      </w:ins>
      <w:ins w:id="666" w:author="marpa" w:date="2026-10-25T13:17:10Z">
        <w:r>
          <w:rPr>
            <w:rFonts w:hint="default"/>
            <w:lang w:val="es-EC"/>
          </w:rPr>
          <w:t>lecci</w:t>
        </w:r>
      </w:ins>
      <w:ins w:id="667" w:author="marpa" w:date="2026-10-25T13:17:11Z">
        <w:r>
          <w:rPr>
            <w:rFonts w:hint="default"/>
            <w:lang w:val="es-EC"/>
          </w:rPr>
          <w:t>ón del s</w:t>
        </w:r>
      </w:ins>
      <w:ins w:id="668" w:author="marpa" w:date="2026-10-25T13:17:12Z">
        <w:r>
          <w:rPr>
            <w:rFonts w:hint="default"/>
            <w:lang w:val="es-EC"/>
          </w:rPr>
          <w:t>ervidor</w:t>
        </w:r>
      </w:ins>
    </w:p>
    <w:p w14:paraId="48EB7A91">
      <w:pPr>
        <w:rPr>
          <w:ins w:id="669" w:author="marpa" w:date="2026-10-25T13:20:31Z"/>
          <w:rFonts w:hint="default"/>
          <w:lang w:val="es-EC"/>
        </w:rPr>
      </w:pPr>
      <w:ins w:id="670" w:author="marpa" w:date="2026-10-25T13:17:19Z">
        <w:r>
          <w:rPr>
            <w:rFonts w:hint="default"/>
            <w:lang w:val="es-EC"/>
          </w:rPr>
          <w:t>Se es</w:t>
        </w:r>
      </w:ins>
      <w:ins w:id="671" w:author="marpa" w:date="2026-10-25T13:17:20Z">
        <w:r>
          <w:rPr>
            <w:rFonts w:hint="default"/>
            <w:lang w:val="es-EC"/>
          </w:rPr>
          <w:t xml:space="preserve">coge </w:t>
        </w:r>
      </w:ins>
      <w:ins w:id="672" w:author="marpa" w:date="2026-10-25T13:17:21Z">
        <w:r>
          <w:rPr>
            <w:rFonts w:hint="default"/>
            <w:lang w:val="es-EC"/>
          </w:rPr>
          <w:t>la opció</w:t>
        </w:r>
      </w:ins>
      <w:ins w:id="673" w:author="marpa" w:date="2026-10-25T13:17:22Z">
        <w:r>
          <w:rPr>
            <w:rFonts w:hint="default"/>
            <w:lang w:val="es-EC"/>
          </w:rPr>
          <w:t xml:space="preserve">n </w:t>
        </w:r>
      </w:ins>
      <w:ins w:id="674" w:author="marpa" w:date="2026-10-25T13:17:26Z">
        <w:r>
          <w:rPr>
            <w:rFonts w:hint="default"/>
            <w:lang w:val="es-EC"/>
          </w:rPr>
          <w:t>“</w:t>
        </w:r>
      </w:ins>
      <w:r>
        <w:rPr>
          <w:rFonts w:hint="default"/>
          <w:lang w:val="es-ES"/>
        </w:rPr>
        <w:t>.NET desktop development</w:t>
      </w:r>
      <w:ins w:id="675" w:author="marpa" w:date="2026-10-25T13:17:29Z">
        <w:r>
          <w:rPr>
            <w:rFonts w:hint="default"/>
            <w:lang w:val="es-EC"/>
          </w:rPr>
          <w:t>”</w:t>
        </w:r>
      </w:ins>
      <w:ins w:id="676" w:author="marpa" w:date="2026-10-25T13:17:30Z">
        <w:r>
          <w:rPr>
            <w:rFonts w:hint="default"/>
            <w:lang w:val="es-EC"/>
          </w:rPr>
          <w:t xml:space="preserve">, y </w:t>
        </w:r>
      </w:ins>
      <w:ins w:id="677" w:author="marpa" w:date="2026-10-25T13:18:13Z">
        <w:r>
          <w:rPr>
            <w:rFonts w:hint="default"/>
            <w:lang w:val="es-EC"/>
          </w:rPr>
          <w:t>se pa</w:t>
        </w:r>
      </w:ins>
      <w:ins w:id="678" w:author="marpa" w:date="2026-10-25T13:18:14Z">
        <w:r>
          <w:rPr>
            <w:rFonts w:hint="default"/>
            <w:lang w:val="es-EC"/>
          </w:rPr>
          <w:t>sa a la</w:t>
        </w:r>
      </w:ins>
      <w:ins w:id="679" w:author="marpa" w:date="2026-10-25T13:18:15Z">
        <w:r>
          <w:rPr>
            <w:rFonts w:hint="default"/>
            <w:lang w:val="es-EC"/>
          </w:rPr>
          <w:t xml:space="preserve"> siguiente</w:t>
        </w:r>
      </w:ins>
      <w:ins w:id="680" w:author="marpa" w:date="2026-10-25T13:18:16Z">
        <w:r>
          <w:rPr>
            <w:rFonts w:hint="default"/>
            <w:lang w:val="es-EC"/>
          </w:rPr>
          <w:t xml:space="preserve"> pantal</w:t>
        </w:r>
      </w:ins>
      <w:ins w:id="681" w:author="marpa" w:date="2026-10-25T13:18:17Z">
        <w:r>
          <w:rPr>
            <w:rFonts w:hint="default"/>
            <w:lang w:val="es-EC"/>
          </w:rPr>
          <w:t>la p</w:t>
        </w:r>
      </w:ins>
      <w:ins w:id="682" w:author="marpa" w:date="2026-10-25T13:18:18Z">
        <w:r>
          <w:rPr>
            <w:rFonts w:hint="default"/>
            <w:lang w:val="es-EC"/>
          </w:rPr>
          <w:t>ar</w:t>
        </w:r>
      </w:ins>
      <w:ins w:id="683" w:author="marpa" w:date="2026-10-25T13:18:19Z">
        <w:r>
          <w:rPr>
            <w:rFonts w:hint="default"/>
            <w:lang w:val="es-EC"/>
          </w:rPr>
          <w:t xml:space="preserve">a </w:t>
        </w:r>
      </w:ins>
      <w:ins w:id="684" w:author="marpa" w:date="2026-10-25T13:18:27Z">
        <w:r>
          <w:rPr>
            <w:rFonts w:hint="default"/>
            <w:lang w:val="es-EC"/>
          </w:rPr>
          <w:t>c</w:t>
        </w:r>
      </w:ins>
      <w:ins w:id="685" w:author="marpa" w:date="2026-10-25T13:18:31Z">
        <w:r>
          <w:rPr>
            <w:rFonts w:hint="default"/>
            <w:lang w:val="es-EC"/>
          </w:rPr>
          <w:t>onfigur</w:t>
        </w:r>
      </w:ins>
      <w:ins w:id="686" w:author="marpa" w:date="2026-10-25T13:18:32Z">
        <w:r>
          <w:rPr>
            <w:rFonts w:hint="default"/>
            <w:lang w:val="es-EC"/>
          </w:rPr>
          <w:t>ar la</w:t>
        </w:r>
      </w:ins>
      <w:ins w:id="687" w:author="marpa" w:date="2026-10-25T13:18:33Z">
        <w:r>
          <w:rPr>
            <w:rFonts w:hint="default"/>
            <w:lang w:val="es-EC"/>
          </w:rPr>
          <w:t xml:space="preserve"> </w:t>
        </w:r>
      </w:ins>
      <w:ins w:id="688" w:author="marpa" w:date="2026-10-25T13:18:39Z">
        <w:r>
          <w:rPr>
            <w:rFonts w:hint="default"/>
            <w:lang w:val="es-EC"/>
          </w:rPr>
          <w:t>u</w:t>
        </w:r>
      </w:ins>
      <w:ins w:id="689" w:author="marpa" w:date="2026-10-25T13:18:40Z">
        <w:r>
          <w:rPr>
            <w:rFonts w:hint="default"/>
            <w:lang w:val="es-EC"/>
          </w:rPr>
          <w:t>bicació</w:t>
        </w:r>
      </w:ins>
      <w:ins w:id="690" w:author="marpa" w:date="2026-10-25T13:18:41Z">
        <w:r>
          <w:rPr>
            <w:rFonts w:hint="default"/>
            <w:lang w:val="es-EC"/>
          </w:rPr>
          <w:t xml:space="preserve">n </w:t>
        </w:r>
      </w:ins>
      <w:ins w:id="691" w:author="marpa" w:date="2026-10-25T13:18:35Z">
        <w:r>
          <w:rPr>
            <w:rFonts w:hint="default"/>
            <w:lang w:val="es-EC"/>
          </w:rPr>
          <w:t xml:space="preserve">del </w:t>
        </w:r>
      </w:ins>
      <w:r>
        <w:rPr>
          <w:rFonts w:hint="default"/>
          <w:lang w:val="es-ES"/>
        </w:rPr>
        <w:t>cliente</w:t>
      </w:r>
      <w:ins w:id="692" w:author="marpa" w:date="2026-10-25T13:18:36Z">
        <w:r>
          <w:rPr>
            <w:rFonts w:hint="default"/>
            <w:lang w:val="es-EC"/>
          </w:rPr>
          <w:t xml:space="preserve">. </w:t>
        </w:r>
      </w:ins>
    </w:p>
    <w:p w14:paraId="04DB0B01">
      <w:pPr>
        <w:jc w:val="center"/>
      </w:pPr>
      <w:r>
        <w:drawing>
          <wp:inline distT="0" distB="0" distL="114300" distR="114300">
            <wp:extent cx="4272915" cy="2399665"/>
            <wp:effectExtent l="0" t="0" r="9525" b="8255"/>
            <wp:docPr id="9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n 5"/>
                    <pic:cNvPicPr>
                      <a:picLocks noChangeAspect="1"/>
                    </pic:cNvPicPr>
                  </pic:nvPicPr>
                  <pic:blipFill>
                    <a:blip r:embed="rId15"/>
                    <a:stretch>
                      <a:fillRect/>
                    </a:stretch>
                  </pic:blipFill>
                  <pic:spPr>
                    <a:xfrm>
                      <a:off x="0" y="0"/>
                      <a:ext cx="4272915" cy="2399665"/>
                    </a:xfrm>
                    <a:prstGeom prst="rect">
                      <a:avLst/>
                    </a:prstGeom>
                    <a:noFill/>
                    <a:ln>
                      <a:noFill/>
                    </a:ln>
                  </pic:spPr>
                </pic:pic>
              </a:graphicData>
            </a:graphic>
          </wp:inline>
        </w:drawing>
      </w:r>
      <w:del w:id="693" w:author="marpa" w:date="2026-10-25T14:57:02Z">
        <w:r>
          <w:rPr/>
          <w:drawing>
            <wp:inline distT="114300" distB="114300" distL="114300" distR="114300">
              <wp:extent cx="4144010" cy="2828290"/>
              <wp:effectExtent l="0" t="0" r="0" b="0"/>
              <wp:docPr id="65" name="image8.png"/>
              <wp:cNvGraphicFramePr/>
              <a:graphic xmlns:a="http://schemas.openxmlformats.org/drawingml/2006/main">
                <a:graphicData uri="http://schemas.openxmlformats.org/drawingml/2006/picture">
                  <pic:pic xmlns:pic="http://schemas.openxmlformats.org/drawingml/2006/picture">
                    <pic:nvPicPr>
                      <pic:cNvPr id="65" name="image8.png"/>
                      <pic:cNvPicPr preferRelativeResize="0"/>
                    </pic:nvPicPr>
                    <pic:blipFill>
                      <a:blip r:embed="rId30"/>
                      <a:srcRect/>
                      <a:stretch>
                        <a:fillRect/>
                      </a:stretch>
                    </pic:blipFill>
                    <pic:spPr>
                      <a:xfrm>
                        <a:off x="0" y="0"/>
                        <a:ext cx="4144328" cy="2828668"/>
                      </a:xfrm>
                      <a:prstGeom prst="rect">
                        <a:avLst/>
                      </a:prstGeom>
                    </pic:spPr>
                  </pic:pic>
                </a:graphicData>
              </a:graphic>
            </wp:inline>
          </w:drawing>
        </w:r>
      </w:del>
    </w:p>
    <w:p w14:paraId="6241D2FE">
      <w:pPr>
        <w:pStyle w:val="5"/>
      </w:pPr>
      <w:bookmarkStart w:id="154" w:name="_Toc17662"/>
      <w:bookmarkStart w:id="155" w:name="_Toc16691"/>
      <w:bookmarkStart w:id="156" w:name="_Toc23705"/>
      <w:r>
        <w:t xml:space="preserve">Figura </w:t>
      </w:r>
      <w:r>
        <w:rPr>
          <w:rFonts w:hint="default"/>
          <w:lang w:val="es-EC"/>
        </w:rPr>
        <w:t>16</w:t>
      </w:r>
      <w:del w:id="695" w:author="marpa" w:date="2026-10-25T14:57:27Z">
        <w:r>
          <w:rPr/>
          <w:delText>3</w:delText>
        </w:r>
      </w:del>
      <w:r>
        <w:t>. Creación del proyecto - Cliente consola</w:t>
      </w:r>
      <w:bookmarkEnd w:id="154"/>
      <w:bookmarkEnd w:id="155"/>
      <w:bookmarkEnd w:id="156"/>
    </w:p>
    <w:p w14:paraId="7FB33897">
      <w:pPr>
        <w:pStyle w:val="4"/>
      </w:pPr>
      <w:bookmarkStart w:id="157" w:name="_Toc7595"/>
      <w:bookmarkStart w:id="158" w:name="_Toc22500"/>
      <w:bookmarkStart w:id="159" w:name="_Toc26254"/>
      <w:r>
        <w:t>ESTRUCTURA DEL PROYECTO</w:t>
      </w:r>
      <w:bookmarkEnd w:id="157"/>
      <w:bookmarkEnd w:id="158"/>
      <w:bookmarkEnd w:id="159"/>
    </w:p>
    <w:p w14:paraId="198EF52A">
      <w:r>
        <w:t>Una vez creado el proyecto se crea la estructura de paquetes basada en el patrón MVC</w:t>
      </w:r>
    </w:p>
    <w:p w14:paraId="1C600CEC">
      <w:pPr>
        <w:keepNext/>
        <w:spacing w:after="0"/>
        <w:jc w:val="center"/>
      </w:pPr>
      <w:r>
        <w:drawing>
          <wp:inline distT="0" distB="0" distL="114300" distR="114300">
            <wp:extent cx="3162300" cy="1203960"/>
            <wp:effectExtent l="0" t="0" r="7620" b="0"/>
            <wp:docPr id="10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n 16"/>
                    <pic:cNvPicPr>
                      <a:picLocks noChangeAspect="1"/>
                    </pic:cNvPicPr>
                  </pic:nvPicPr>
                  <pic:blipFill>
                    <a:blip r:embed="rId31"/>
                    <a:stretch>
                      <a:fillRect/>
                    </a:stretch>
                  </pic:blipFill>
                  <pic:spPr>
                    <a:xfrm>
                      <a:off x="0" y="0"/>
                      <a:ext cx="3162300" cy="1203960"/>
                    </a:xfrm>
                    <a:prstGeom prst="rect">
                      <a:avLst/>
                    </a:prstGeom>
                    <a:noFill/>
                    <a:ln>
                      <a:noFill/>
                    </a:ln>
                  </pic:spPr>
                </pic:pic>
              </a:graphicData>
            </a:graphic>
          </wp:inline>
        </w:drawing>
      </w:r>
      <w:del w:id="696" w:author="marpa" w:date="2026-10-25T14:57:20Z">
        <w:r>
          <w:rPr>
            <w:i/>
            <w:iCs/>
          </w:rPr>
          <w:drawing>
            <wp:inline distT="114300" distB="114300" distL="114300" distR="114300">
              <wp:extent cx="3476625" cy="1905000"/>
              <wp:effectExtent l="0" t="0" r="0" b="0"/>
              <wp:docPr id="67" name="image26.png"/>
              <wp:cNvGraphicFramePr/>
              <a:graphic xmlns:a="http://schemas.openxmlformats.org/drawingml/2006/main">
                <a:graphicData uri="http://schemas.openxmlformats.org/drawingml/2006/picture">
                  <pic:pic xmlns:pic="http://schemas.openxmlformats.org/drawingml/2006/picture">
                    <pic:nvPicPr>
                      <pic:cNvPr id="67" name="image26.png"/>
                      <pic:cNvPicPr preferRelativeResize="0"/>
                    </pic:nvPicPr>
                    <pic:blipFill>
                      <a:blip r:embed="rId32"/>
                      <a:srcRect/>
                      <a:stretch>
                        <a:fillRect/>
                      </a:stretch>
                    </pic:blipFill>
                    <pic:spPr>
                      <a:xfrm>
                        <a:off x="0" y="0"/>
                        <a:ext cx="3476625" cy="1905000"/>
                      </a:xfrm>
                      <a:prstGeom prst="rect">
                        <a:avLst/>
                      </a:prstGeom>
                    </pic:spPr>
                  </pic:pic>
                </a:graphicData>
              </a:graphic>
            </wp:inline>
          </w:drawing>
        </w:r>
      </w:del>
    </w:p>
    <w:p w14:paraId="2BDC8A35">
      <w:pPr>
        <w:pStyle w:val="5"/>
      </w:pPr>
      <w:bookmarkStart w:id="160" w:name="_Toc23354"/>
      <w:bookmarkStart w:id="161" w:name="_Toc24558"/>
      <w:bookmarkStart w:id="162" w:name="_Toc7401"/>
      <w:r>
        <w:t xml:space="preserve">Figura </w:t>
      </w:r>
      <w:r>
        <w:rPr>
          <w:rFonts w:hint="default"/>
          <w:lang w:val="es-EC"/>
        </w:rPr>
        <w:t>17</w:t>
      </w:r>
      <w:del w:id="698" w:author="marpa" w:date="2026-10-25T14:57:33Z">
        <w:r>
          <w:rPr/>
          <w:delText>25</w:delText>
        </w:r>
      </w:del>
      <w:r>
        <w:t>. Estructura del proyecto - Cliente consola</w:t>
      </w:r>
      <w:bookmarkEnd w:id="160"/>
      <w:bookmarkEnd w:id="161"/>
      <w:bookmarkEnd w:id="162"/>
    </w:p>
    <w:p w14:paraId="46AEF03D">
      <w:pPr>
        <w:pStyle w:val="3"/>
      </w:pPr>
      <w:bookmarkStart w:id="163" w:name="_Toc5884"/>
      <w:bookmarkStart w:id="164" w:name="_Toc26337"/>
      <w:bookmarkStart w:id="165" w:name="_Toc21928"/>
      <w:r>
        <w:t>CODIFICACIÓN DEL PROYECTO CLIENTE CONSOLA</w:t>
      </w:r>
      <w:bookmarkEnd w:id="163"/>
      <w:bookmarkEnd w:id="164"/>
      <w:bookmarkEnd w:id="165"/>
    </w:p>
    <w:p w14:paraId="40433DF6">
      <w:pPr>
        <w:pStyle w:val="4"/>
      </w:pPr>
      <w:bookmarkStart w:id="166" w:name="_Toc5974"/>
      <w:bookmarkStart w:id="167" w:name="_Toc28122"/>
      <w:bookmarkStart w:id="168" w:name="_Toc13402"/>
      <w:r>
        <w:t>CREACIÓN DE MODELOS Y VISTAS</w:t>
      </w:r>
      <w:bookmarkEnd w:id="166"/>
      <w:bookmarkEnd w:id="167"/>
      <w:bookmarkEnd w:id="168"/>
    </w:p>
    <w:p w14:paraId="6EACCC1F">
      <w:pPr>
        <w:rPr>
          <w:ins w:id="699" w:author="marpa" w:date="2026-10-25T15:15:51Z"/>
          <w:rFonts w:hint="default"/>
          <w:lang w:val="es-EC"/>
        </w:rPr>
      </w:pPr>
      <w:r>
        <w:t>Dado que no se requiere persistencia local ni mapeo de entidades complejas, el modelo se enfoca en la organización lógica de las opciones. S</w:t>
      </w:r>
      <w:del w:id="700" w:author="marpa" w:date="2026-10-25T14:59:05Z">
        <w:r>
          <w:rPr>
            <w:rFonts w:hint="default"/>
            <w:lang w:val="en-US"/>
          </w:rPr>
          <w:delText>e crea la clase CatalogoUnidades dentro del paquete modelo para gestionar paramétricamente los tipos de unidades de medida disponibles.</w:delText>
        </w:r>
      </w:del>
      <w:ins w:id="701" w:author="marpa" w:date="2026-10-25T14:59:05Z">
        <w:r>
          <w:rPr>
            <w:rFonts w:hint="default"/>
            <w:lang w:val="es-EC"/>
          </w:rPr>
          <w:t>e cre</w:t>
        </w:r>
      </w:ins>
      <w:ins w:id="702" w:author="marpa" w:date="2026-10-25T14:59:06Z">
        <w:r>
          <w:rPr>
            <w:rFonts w:hint="default"/>
            <w:lang w:val="es-EC"/>
          </w:rPr>
          <w:t xml:space="preserve">an </w:t>
        </w:r>
      </w:ins>
      <w:r>
        <w:rPr>
          <w:rFonts w:hint="default"/>
          <w:lang w:val="en-US"/>
        </w:rPr>
        <w:t>3</w:t>
      </w:r>
      <w:ins w:id="703" w:author="marpa" w:date="2026-10-25T14:59:06Z">
        <w:r>
          <w:rPr>
            <w:rFonts w:hint="default"/>
            <w:lang w:val="es-EC"/>
          </w:rPr>
          <w:t xml:space="preserve"> c</w:t>
        </w:r>
      </w:ins>
      <w:ins w:id="704" w:author="marpa" w:date="2026-10-25T14:59:07Z">
        <w:r>
          <w:rPr>
            <w:rFonts w:hint="default"/>
            <w:lang w:val="es-EC"/>
          </w:rPr>
          <w:t>lases de</w:t>
        </w:r>
      </w:ins>
      <w:ins w:id="705" w:author="marpa" w:date="2026-10-25T14:59:08Z">
        <w:r>
          <w:rPr>
            <w:rFonts w:hint="default"/>
            <w:lang w:val="es-EC"/>
          </w:rPr>
          <w:t>ntro de</w:t>
        </w:r>
      </w:ins>
      <w:ins w:id="706" w:author="marpa" w:date="2026-10-25T15:12:18Z">
        <w:r>
          <w:rPr>
            <w:rFonts w:hint="default"/>
            <w:lang w:val="es-EC"/>
          </w:rPr>
          <w:t>l paque</w:t>
        </w:r>
      </w:ins>
      <w:ins w:id="707" w:author="marpa" w:date="2026-10-25T15:12:19Z">
        <w:r>
          <w:rPr>
            <w:rFonts w:hint="default"/>
            <w:lang w:val="es-EC"/>
          </w:rPr>
          <w:t>te m</w:t>
        </w:r>
      </w:ins>
      <w:ins w:id="708" w:author="marpa" w:date="2026-10-25T15:12:20Z">
        <w:r>
          <w:rPr>
            <w:rFonts w:hint="default"/>
            <w:lang w:val="es-EC"/>
          </w:rPr>
          <w:t>odelos</w:t>
        </w:r>
      </w:ins>
      <w:ins w:id="709" w:author="marpa" w:date="2026-10-25T15:13:30Z">
        <w:r>
          <w:rPr>
            <w:rFonts w:hint="default"/>
            <w:lang w:val="es-EC"/>
          </w:rPr>
          <w:t>, u</w:t>
        </w:r>
      </w:ins>
      <w:ins w:id="710" w:author="marpa" w:date="2026-10-25T15:13:31Z">
        <w:r>
          <w:rPr>
            <w:rFonts w:hint="default"/>
            <w:lang w:val="es-EC"/>
          </w:rPr>
          <w:t>na representa las categorías de conversión con sus respectivas unidades</w:t>
        </w:r>
      </w:ins>
      <w:ins w:id="711" w:author="marpa" w:date="2026-10-25T15:13:32Z">
        <w:r>
          <w:rPr>
            <w:rFonts w:hint="default"/>
            <w:lang w:val="es-EC"/>
          </w:rPr>
          <w:t xml:space="preserve"> y </w:t>
        </w:r>
      </w:ins>
      <w:r>
        <w:rPr>
          <w:rFonts w:hint="default"/>
          <w:lang w:val="en-US"/>
        </w:rPr>
        <w:t xml:space="preserve">las </w:t>
      </w:r>
      <w:ins w:id="712" w:author="marpa" w:date="2026-10-25T15:13:32Z">
        <w:r>
          <w:rPr>
            <w:rFonts w:hint="default"/>
            <w:lang w:val="es-EC"/>
          </w:rPr>
          <w:t>o</w:t>
        </w:r>
      </w:ins>
      <w:ins w:id="713" w:author="marpa" w:date="2026-10-25T15:13:33Z">
        <w:r>
          <w:rPr>
            <w:rFonts w:hint="default"/>
            <w:lang w:val="es-EC"/>
          </w:rPr>
          <w:t>tra</w:t>
        </w:r>
      </w:ins>
      <w:r>
        <w:rPr>
          <w:rFonts w:hint="default"/>
          <w:lang w:val="en-US"/>
        </w:rPr>
        <w:t>s</w:t>
      </w:r>
      <w:ins w:id="714" w:author="marpa" w:date="2026-10-25T15:13:33Z">
        <w:r>
          <w:rPr>
            <w:rFonts w:hint="default"/>
            <w:lang w:val="es-EC"/>
          </w:rPr>
          <w:t xml:space="preserve"> </w:t>
        </w:r>
      </w:ins>
      <w:ins w:id="715" w:author="marpa" w:date="2026-10-25T15:13:36Z">
        <w:r>
          <w:rPr>
            <w:rFonts w:hint="default"/>
            <w:lang w:val="es-EC"/>
          </w:rPr>
          <w:t>repres</w:t>
        </w:r>
      </w:ins>
      <w:ins w:id="716" w:author="marpa" w:date="2026-10-25T15:13:37Z">
        <w:r>
          <w:rPr>
            <w:rFonts w:hint="default"/>
            <w:lang w:val="es-EC"/>
          </w:rPr>
          <w:t>enta</w:t>
        </w:r>
      </w:ins>
      <w:r>
        <w:rPr>
          <w:rFonts w:hint="default"/>
          <w:lang w:val="en-US"/>
        </w:rPr>
        <w:t>n</w:t>
      </w:r>
      <w:ins w:id="717" w:author="marpa" w:date="2026-10-25T15:13:37Z">
        <w:r>
          <w:rPr>
            <w:rFonts w:hint="default"/>
            <w:lang w:val="es-EC"/>
          </w:rPr>
          <w:t xml:space="preserve"> la </w:t>
        </w:r>
      </w:ins>
      <w:ins w:id="718" w:author="marpa" w:date="2026-10-25T15:13:38Z">
        <w:r>
          <w:rPr>
            <w:rFonts w:hint="default"/>
            <w:lang w:val="es-EC"/>
          </w:rPr>
          <w:t>enti</w:t>
        </w:r>
      </w:ins>
      <w:ins w:id="719" w:author="marpa" w:date="2026-10-25T15:13:39Z">
        <w:r>
          <w:rPr>
            <w:rFonts w:hint="default"/>
            <w:lang w:val="es-EC"/>
          </w:rPr>
          <w:t>dad</w:t>
        </w:r>
      </w:ins>
      <w:r>
        <w:rPr>
          <w:rFonts w:hint="default"/>
          <w:lang w:val="en-US"/>
        </w:rPr>
        <w:t>es</w:t>
      </w:r>
      <w:ins w:id="720" w:author="marpa" w:date="2026-10-25T15:13:39Z">
        <w:r>
          <w:rPr>
            <w:rFonts w:hint="default"/>
            <w:lang w:val="es-EC"/>
          </w:rPr>
          <w:t xml:space="preserve"> d</w:t>
        </w:r>
      </w:ins>
      <w:ins w:id="721" w:author="marpa" w:date="2026-10-25T15:13:40Z">
        <w:r>
          <w:rPr>
            <w:rFonts w:hint="default"/>
            <w:lang w:val="es-EC"/>
          </w:rPr>
          <w:t>e respue</w:t>
        </w:r>
      </w:ins>
      <w:ins w:id="722" w:author="marpa" w:date="2026-10-25T15:13:41Z">
        <w:r>
          <w:rPr>
            <w:rFonts w:hint="default"/>
            <w:lang w:val="es-EC"/>
          </w:rPr>
          <w:t xml:space="preserve">sta </w:t>
        </w:r>
      </w:ins>
      <w:ins w:id="723" w:author="marpa" w:date="2026-10-25T15:13:43Z">
        <w:r>
          <w:rPr>
            <w:rFonts w:hint="default"/>
            <w:lang w:val="es-EC"/>
          </w:rPr>
          <w:t>tras en</w:t>
        </w:r>
      </w:ins>
      <w:ins w:id="724" w:author="marpa" w:date="2026-10-25T15:13:44Z">
        <w:r>
          <w:rPr>
            <w:rFonts w:hint="default"/>
            <w:lang w:val="es-EC"/>
          </w:rPr>
          <w:t xml:space="preserve">viar una </w:t>
        </w:r>
      </w:ins>
      <w:ins w:id="725" w:author="marpa" w:date="2026-10-25T15:13:45Z">
        <w:r>
          <w:rPr>
            <w:rFonts w:hint="default"/>
            <w:lang w:val="es-EC"/>
          </w:rPr>
          <w:t>peticion</w:t>
        </w:r>
      </w:ins>
      <w:ins w:id="726" w:author="marpa" w:date="2026-10-25T15:13:46Z">
        <w:r>
          <w:rPr>
            <w:rFonts w:hint="default"/>
            <w:lang w:val="es-EC"/>
          </w:rPr>
          <w:t xml:space="preserve"> al servi</w:t>
        </w:r>
      </w:ins>
      <w:ins w:id="727" w:author="marpa" w:date="2026-10-25T15:13:47Z">
        <w:r>
          <w:rPr>
            <w:rFonts w:hint="default"/>
            <w:lang w:val="es-EC"/>
          </w:rPr>
          <w:t>dor.</w:t>
        </w:r>
      </w:ins>
    </w:p>
    <w:p w14:paraId="799B2C89">
      <w:pPr>
        <w:keepNext/>
        <w:spacing w:after="0"/>
        <w:jc w:val="center"/>
        <w:rPr>
          <w:ins w:id="728" w:author="marpa" w:date="2026-10-25T15:15:52Z"/>
        </w:rPr>
      </w:pPr>
      <w:r>
        <w:drawing>
          <wp:inline distT="0" distB="0" distL="114300" distR="114300">
            <wp:extent cx="2034540" cy="579120"/>
            <wp:effectExtent l="0" t="0" r="7620" b="0"/>
            <wp:docPr id="10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n 17"/>
                    <pic:cNvPicPr>
                      <a:picLocks noChangeAspect="1"/>
                    </pic:cNvPicPr>
                  </pic:nvPicPr>
                  <pic:blipFill>
                    <a:blip r:embed="rId33"/>
                    <a:stretch>
                      <a:fillRect/>
                    </a:stretch>
                  </pic:blipFill>
                  <pic:spPr>
                    <a:xfrm>
                      <a:off x="0" y="0"/>
                      <a:ext cx="2034540" cy="579120"/>
                    </a:xfrm>
                    <a:prstGeom prst="rect">
                      <a:avLst/>
                    </a:prstGeom>
                    <a:noFill/>
                    <a:ln>
                      <a:noFill/>
                    </a:ln>
                  </pic:spPr>
                </pic:pic>
              </a:graphicData>
            </a:graphic>
          </wp:inline>
        </w:drawing>
      </w:r>
    </w:p>
    <w:p w14:paraId="19B6C314">
      <w:pPr>
        <w:pStyle w:val="5"/>
        <w:rPr>
          <w:rFonts w:hint="default"/>
          <w:lang w:val="es-EC"/>
        </w:rPr>
        <w:pPrChange w:id="729" w:author="marpa" w:date="2026-10-25T15:15:54Z">
          <w:pPr/>
        </w:pPrChange>
      </w:pPr>
      <w:ins w:id="730" w:author="marpa" w:date="2026-10-25T15:15:52Z">
        <w:bookmarkStart w:id="169" w:name="_Toc2196"/>
        <w:bookmarkStart w:id="170" w:name="_Toc26709"/>
        <w:bookmarkStart w:id="171" w:name="_Toc18673"/>
        <w:r>
          <w:rPr/>
          <w:t xml:space="preserve">Figura </w:t>
        </w:r>
      </w:ins>
      <w:r>
        <w:rPr>
          <w:rFonts w:hint="default"/>
          <w:lang w:val="es-EC"/>
        </w:rPr>
        <w:t>18</w:t>
      </w:r>
      <w:ins w:id="731" w:author="marpa" w:date="2026-10-25T15:15:52Z">
        <w:r>
          <w:rPr/>
          <w:t>. Creación de modelos- Cliente consola</w:t>
        </w:r>
        <w:bookmarkEnd w:id="169"/>
        <w:bookmarkEnd w:id="170"/>
        <w:bookmarkEnd w:id="171"/>
      </w:ins>
    </w:p>
    <w:p w14:paraId="761FC595">
      <w:pPr>
        <w:rPr>
          <w:rFonts w:hint="default"/>
          <w:lang w:val="es-EC"/>
        </w:rPr>
      </w:pPr>
      <w:r>
        <w:t xml:space="preserve">En la capa de interacción, dentro del paquete vista, se </w:t>
      </w:r>
      <w:del w:id="732" w:author="marpa" w:date="2026-10-25T15:13:55Z">
        <w:r>
          <w:rPr>
            <w:rFonts w:hint="default"/>
            <w:lang w:val="en-US"/>
          </w:rPr>
          <w:delText>implementan las clases InterfazConsola y el enumerador OpcionMenu. Estas clases se encargan de abstraer la clase Scanner, capturar los datos por teclado de forma segura y desplegar los menús interactivos al usuario sin mezclar la lógica de negocio.</w:delText>
        </w:r>
      </w:del>
      <w:ins w:id="733" w:author="marpa" w:date="2026-10-25T15:13:55Z">
        <w:r>
          <w:rPr>
            <w:rFonts w:hint="default"/>
            <w:lang w:val="es-EC"/>
          </w:rPr>
          <w:t>implem</w:t>
        </w:r>
      </w:ins>
      <w:ins w:id="734" w:author="marpa" w:date="2026-10-25T15:13:56Z">
        <w:r>
          <w:rPr>
            <w:rFonts w:hint="default"/>
            <w:lang w:val="es-EC"/>
          </w:rPr>
          <w:t xml:space="preserve">enta una </w:t>
        </w:r>
      </w:ins>
      <w:ins w:id="735" w:author="marpa" w:date="2026-10-25T15:13:57Z">
        <w:r>
          <w:rPr>
            <w:rFonts w:hint="default"/>
            <w:lang w:val="es-EC"/>
          </w:rPr>
          <w:t>únic</w:t>
        </w:r>
      </w:ins>
      <w:ins w:id="736" w:author="marpa" w:date="2026-10-25T15:13:58Z">
        <w:r>
          <w:rPr>
            <w:rFonts w:hint="default"/>
            <w:lang w:val="es-EC"/>
          </w:rPr>
          <w:t xml:space="preserve">a clase </w:t>
        </w:r>
      </w:ins>
      <w:ins w:id="737" w:author="marpa" w:date="2026-10-25T15:14:25Z">
        <w:r>
          <w:rPr>
            <w:rFonts w:hint="default"/>
            <w:lang w:val="es-EC"/>
          </w:rPr>
          <w:t>qu</w:t>
        </w:r>
      </w:ins>
      <w:ins w:id="738" w:author="marpa" w:date="2026-10-25T15:14:26Z">
        <w:r>
          <w:rPr>
            <w:rFonts w:hint="default"/>
            <w:lang w:val="es-EC"/>
          </w:rPr>
          <w:t>e</w:t>
        </w:r>
      </w:ins>
      <w:ins w:id="739" w:author="marpa" w:date="2026-10-25T15:14:42Z">
        <w:r>
          <w:rPr>
            <w:rFonts w:hint="default"/>
            <w:lang w:val="es-EC"/>
          </w:rPr>
          <w:t xml:space="preserve"> m</w:t>
        </w:r>
      </w:ins>
      <w:ins w:id="740" w:author="marpa" w:date="2026-10-25T15:14:43Z">
        <w:r>
          <w:rPr>
            <w:rFonts w:hint="default"/>
            <w:lang w:val="es-EC"/>
          </w:rPr>
          <w:t>anipul</w:t>
        </w:r>
      </w:ins>
      <w:ins w:id="741" w:author="marpa" w:date="2026-10-25T15:14:44Z">
        <w:r>
          <w:rPr>
            <w:rFonts w:hint="default"/>
            <w:lang w:val="es-EC"/>
          </w:rPr>
          <w:t>a la con</w:t>
        </w:r>
      </w:ins>
      <w:ins w:id="742" w:author="marpa" w:date="2026-10-25T15:14:45Z">
        <w:r>
          <w:rPr>
            <w:rFonts w:hint="default"/>
            <w:lang w:val="es-EC"/>
          </w:rPr>
          <w:t>so</w:t>
        </w:r>
      </w:ins>
      <w:ins w:id="743" w:author="marpa" w:date="2026-10-25T15:14:47Z">
        <w:r>
          <w:rPr>
            <w:rFonts w:hint="default"/>
            <w:lang w:val="es-EC"/>
          </w:rPr>
          <w:t>la y</w:t>
        </w:r>
      </w:ins>
      <w:ins w:id="744" w:author="marpa" w:date="2026-10-25T15:14:48Z">
        <w:r>
          <w:rPr>
            <w:rFonts w:hint="default"/>
            <w:lang w:val="es-EC"/>
          </w:rPr>
          <w:t xml:space="preserve"> m</w:t>
        </w:r>
      </w:ins>
      <w:r>
        <w:rPr>
          <w:rFonts w:hint="default"/>
          <w:lang w:val="en-US"/>
        </w:rPr>
        <w:t>ue</w:t>
      </w:r>
      <w:ins w:id="745" w:author="marpa" w:date="2026-10-25T15:14:48Z">
        <w:r>
          <w:rPr>
            <w:rFonts w:hint="default"/>
            <w:lang w:val="es-EC"/>
          </w:rPr>
          <w:t>str</w:t>
        </w:r>
      </w:ins>
      <w:ins w:id="746" w:author="marpa" w:date="2026-10-25T15:14:49Z">
        <w:r>
          <w:rPr>
            <w:rFonts w:hint="default"/>
            <w:lang w:val="es-EC"/>
          </w:rPr>
          <w:t xml:space="preserve">a las </w:t>
        </w:r>
      </w:ins>
      <w:ins w:id="747" w:author="marpa" w:date="2026-10-25T15:14:50Z">
        <w:r>
          <w:rPr>
            <w:rFonts w:hint="default"/>
            <w:lang w:val="es-EC"/>
          </w:rPr>
          <w:t>diferen</w:t>
        </w:r>
      </w:ins>
      <w:ins w:id="748" w:author="marpa" w:date="2026-10-25T15:14:51Z">
        <w:r>
          <w:rPr>
            <w:rFonts w:hint="default"/>
            <w:lang w:val="es-EC"/>
          </w:rPr>
          <w:t xml:space="preserve">tes </w:t>
        </w:r>
      </w:ins>
      <w:ins w:id="749" w:author="marpa" w:date="2026-10-25T15:14:53Z">
        <w:r>
          <w:rPr>
            <w:rFonts w:hint="default"/>
            <w:lang w:val="es-EC"/>
          </w:rPr>
          <w:t>inter</w:t>
        </w:r>
      </w:ins>
      <w:ins w:id="750" w:author="marpa" w:date="2026-10-25T15:14:54Z">
        <w:r>
          <w:rPr>
            <w:rFonts w:hint="default"/>
            <w:lang w:val="es-EC"/>
          </w:rPr>
          <w:t xml:space="preserve">faces </w:t>
        </w:r>
      </w:ins>
      <w:ins w:id="751" w:author="marpa" w:date="2026-10-25T15:14:55Z">
        <w:r>
          <w:rPr>
            <w:rFonts w:hint="default"/>
            <w:lang w:val="es-EC"/>
          </w:rPr>
          <w:t>de ini</w:t>
        </w:r>
      </w:ins>
      <w:ins w:id="752" w:author="marpa" w:date="2026-10-25T15:14:56Z">
        <w:r>
          <w:rPr>
            <w:rFonts w:hint="default"/>
            <w:lang w:val="es-EC"/>
          </w:rPr>
          <w:t>cio de</w:t>
        </w:r>
      </w:ins>
      <w:ins w:id="753" w:author="marpa" w:date="2026-10-25T15:14:57Z">
        <w:r>
          <w:rPr>
            <w:rFonts w:hint="default"/>
            <w:lang w:val="es-EC"/>
          </w:rPr>
          <w:t xml:space="preserve"> </w:t>
        </w:r>
      </w:ins>
      <w:ins w:id="754" w:author="marpa" w:date="2026-10-25T15:14:58Z">
        <w:r>
          <w:rPr>
            <w:rFonts w:hint="default"/>
            <w:lang w:val="es-EC"/>
          </w:rPr>
          <w:t>sesi</w:t>
        </w:r>
      </w:ins>
      <w:ins w:id="755" w:author="marpa" w:date="2026-10-25T15:14:59Z">
        <w:r>
          <w:rPr>
            <w:rFonts w:hint="default"/>
            <w:lang w:val="es-EC"/>
          </w:rPr>
          <w:t>ón</w:t>
        </w:r>
      </w:ins>
      <w:ins w:id="756" w:author="marpa" w:date="2026-10-25T15:15:00Z">
        <w:r>
          <w:rPr>
            <w:rFonts w:hint="default"/>
            <w:lang w:val="es-EC"/>
          </w:rPr>
          <w:t xml:space="preserve"> y conver</w:t>
        </w:r>
      </w:ins>
      <w:ins w:id="757" w:author="marpa" w:date="2026-10-25T15:15:01Z">
        <w:r>
          <w:rPr>
            <w:rFonts w:hint="default"/>
            <w:lang w:val="es-EC"/>
          </w:rPr>
          <w:t>siones.</w:t>
        </w:r>
      </w:ins>
    </w:p>
    <w:p w14:paraId="3BEBDCF1">
      <w:pPr>
        <w:keepNext/>
        <w:spacing w:after="0"/>
        <w:jc w:val="center"/>
        <w:rPr>
          <w:del w:id="758" w:author="marpa" w:date="2026-10-25T15:15:50Z"/>
        </w:rPr>
      </w:pPr>
      <w:del w:id="759" w:author="marpa" w:date="2026-10-25T15:15:50Z">
        <w:r>
          <w:rPr/>
          <w:drawing>
            <wp:inline distT="114300" distB="114300" distL="114300" distR="114300">
              <wp:extent cx="2971800" cy="857250"/>
              <wp:effectExtent l="0" t="0" r="0" b="0"/>
              <wp:docPr id="68" name="image18.png"/>
              <wp:cNvGraphicFramePr/>
              <a:graphic xmlns:a="http://schemas.openxmlformats.org/drawingml/2006/main">
                <a:graphicData uri="http://schemas.openxmlformats.org/drawingml/2006/picture">
                  <pic:pic xmlns:pic="http://schemas.openxmlformats.org/drawingml/2006/picture">
                    <pic:nvPicPr>
                      <pic:cNvPr id="68" name="image18.png"/>
                      <pic:cNvPicPr preferRelativeResize="0"/>
                    </pic:nvPicPr>
                    <pic:blipFill>
                      <a:blip r:embed="rId34"/>
                      <a:srcRect/>
                      <a:stretch>
                        <a:fillRect/>
                      </a:stretch>
                    </pic:blipFill>
                    <pic:spPr>
                      <a:xfrm>
                        <a:off x="0" y="0"/>
                        <a:ext cx="2971800" cy="857250"/>
                      </a:xfrm>
                      <a:prstGeom prst="rect">
                        <a:avLst/>
                      </a:prstGeom>
                    </pic:spPr>
                  </pic:pic>
                </a:graphicData>
              </a:graphic>
            </wp:inline>
          </w:drawing>
        </w:r>
      </w:del>
    </w:p>
    <w:p w14:paraId="6287CE1C">
      <w:pPr>
        <w:bidi w:val="0"/>
        <w:rPr>
          <w:del w:id="761" w:author="marpa" w:date="2026-10-25T15:15:50Z"/>
        </w:rPr>
      </w:pPr>
      <w:del w:id="762" w:author="marpa" w:date="2026-10-25T15:15:50Z">
        <w:r>
          <w:rPr/>
          <w:delText>Figura 26. Creación de modelos y vistas - Cliente consola</w:delText>
        </w:r>
      </w:del>
    </w:p>
    <w:p w14:paraId="1C2B7D9D">
      <w:pPr>
        <w:keepNext/>
        <w:spacing w:after="0"/>
        <w:jc w:val="center"/>
        <w:rPr>
          <w:ins w:id="763" w:author="marpa" w:date="2026-10-25T15:15:57Z"/>
        </w:rPr>
      </w:pPr>
      <w:bookmarkStart w:id="172" w:name="_lex6c03p4xqh" w:colFirst="0" w:colLast="0"/>
      <w:bookmarkEnd w:id="172"/>
      <w:r>
        <w:drawing>
          <wp:inline distT="0" distB="0" distL="114300" distR="114300">
            <wp:extent cx="1912620" cy="1005840"/>
            <wp:effectExtent l="0" t="0" r="7620" b="0"/>
            <wp:docPr id="104"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n 18"/>
                    <pic:cNvPicPr>
                      <a:picLocks noChangeAspect="1"/>
                    </pic:cNvPicPr>
                  </pic:nvPicPr>
                  <pic:blipFill>
                    <a:blip r:embed="rId35"/>
                    <a:stretch>
                      <a:fillRect/>
                    </a:stretch>
                  </pic:blipFill>
                  <pic:spPr>
                    <a:xfrm>
                      <a:off x="0" y="0"/>
                      <a:ext cx="1912620" cy="1005840"/>
                    </a:xfrm>
                    <a:prstGeom prst="rect">
                      <a:avLst/>
                    </a:prstGeom>
                    <a:noFill/>
                    <a:ln>
                      <a:noFill/>
                    </a:ln>
                  </pic:spPr>
                </pic:pic>
              </a:graphicData>
            </a:graphic>
          </wp:inline>
        </w:drawing>
      </w:r>
    </w:p>
    <w:p w14:paraId="6F14758B">
      <w:pPr>
        <w:pStyle w:val="5"/>
        <w:sectPr>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pPr>
      <w:ins w:id="764" w:author="marpa" w:date="2026-10-25T15:15:57Z">
        <w:bookmarkStart w:id="173" w:name="_Toc30314"/>
        <w:bookmarkStart w:id="174" w:name="_Toc27940"/>
        <w:bookmarkStart w:id="175" w:name="_Toc1312"/>
        <w:r>
          <w:rPr/>
          <w:t xml:space="preserve">Figura </w:t>
        </w:r>
      </w:ins>
      <w:r>
        <w:rPr>
          <w:rFonts w:hint="default"/>
          <w:lang w:val="es-EC"/>
        </w:rPr>
        <w:t>19</w:t>
      </w:r>
      <w:ins w:id="765" w:author="marpa" w:date="2026-10-25T15:15:57Z">
        <w:r>
          <w:rPr/>
          <w:t xml:space="preserve">. Creación de </w:t>
        </w:r>
      </w:ins>
      <w:ins w:id="766" w:author="marpa" w:date="2026-10-25T15:16:01Z">
        <w:r>
          <w:rPr>
            <w:rFonts w:hint="default"/>
            <w:lang w:val="es-EC"/>
          </w:rPr>
          <w:t>vistas</w:t>
        </w:r>
      </w:ins>
      <w:ins w:id="767" w:author="marpa" w:date="2026-10-25T15:15:57Z">
        <w:r>
          <w:rPr/>
          <w:t>- Cliente consol</w:t>
        </w:r>
        <w:bookmarkEnd w:id="173"/>
        <w:bookmarkEnd w:id="174"/>
        <w:bookmarkEnd w:id="175"/>
      </w:ins>
    </w:p>
    <w:p w14:paraId="38C6926D">
      <w:pPr>
        <w:pStyle w:val="6"/>
        <w:spacing w:after="60"/>
      </w:pPr>
      <w:bookmarkStart w:id="176" w:name="_Toc2465"/>
      <w:bookmarkStart w:id="177" w:name="_Toc7829"/>
      <w:r>
        <w:rPr>
          <w:i/>
          <w:color w:val="1F497D"/>
          <w:sz w:val="18"/>
        </w:rPr>
        <w:t xml:space="preserve">Tabla </w:t>
      </w:r>
      <w:r>
        <w:rPr>
          <w:rFonts w:hint="default"/>
          <w:i/>
          <w:color w:val="1F497D"/>
          <w:sz w:val="18"/>
          <w:lang w:val="en-US"/>
        </w:rPr>
        <w:t>1</w:t>
      </w:r>
      <w:r>
        <w:rPr>
          <w:i/>
          <w:color w:val="1F497D"/>
          <w:sz w:val="18"/>
        </w:rPr>
        <w:t>5. Clase CatalogoUnidades - Cliente Consola</w:t>
      </w:r>
      <w:bookmarkEnd w:id="176"/>
      <w:bookmarkEnd w:id="177"/>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59"/>
      </w:tblGrid>
      <w:tr w14:paraId="15158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59" w:type="dxa"/>
            <w:shd w:val="clear" w:color="auto" w:fill="D9D9D9"/>
          </w:tcPr>
          <w:p w14:paraId="5F84F994">
            <w:pPr>
              <w:spacing w:after="0" w:line="240" w:lineRule="auto"/>
            </w:pPr>
            <w:r>
              <w:rPr>
                <w:rFonts w:ascii="Courier New" w:hAnsi="Courier New"/>
                <w:color w:val="000000"/>
                <w:sz w:val="16"/>
              </w:rPr>
              <w:t>using ClienteConsolaConversion.Modelos;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namespace ClienteConsolaConversion.Interfaz</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 &lt;summary&gt;</w:t>
            </w:r>
            <w:r>
              <w:rPr>
                <w:rFonts w:ascii="Courier New" w:hAnsi="Courier New"/>
                <w:color w:val="000000"/>
                <w:sz w:val="16"/>
              </w:rPr>
              <w:br w:type="textWrapping"/>
            </w:r>
            <w:r>
              <w:rPr>
                <w:rFonts w:ascii="Courier New" w:hAnsi="Courier New"/>
                <w:color w:val="000000"/>
                <w:sz w:val="16"/>
              </w:rPr>
              <w:t xml:space="preserve">    /// Catálogo de unidades publicadas por el servidor RESTful, por categoría.</w:t>
            </w:r>
            <w:r>
              <w:rPr>
                <w:rFonts w:ascii="Courier New" w:hAnsi="Courier New"/>
                <w:color w:val="000000"/>
                <w:sz w:val="16"/>
              </w:rPr>
              <w:br w:type="textWrapping"/>
            </w:r>
            <w:r>
              <w:rPr>
                <w:rFonts w:ascii="Courier New" w:hAnsi="Courier New"/>
                <w:color w:val="000000"/>
                <w:sz w:val="16"/>
              </w:rPr>
              <w:t xml:space="preserve">    /// Los nombres coinciden exactamente con los enums del servidor</w:t>
            </w:r>
            <w:r>
              <w:rPr>
                <w:rFonts w:ascii="Courier New" w:hAnsi="Courier New"/>
                <w:color w:val="000000"/>
                <w:sz w:val="16"/>
              </w:rPr>
              <w:br w:type="textWrapping"/>
            </w:r>
            <w:r>
              <w:rPr>
                <w:rFonts w:ascii="Courier New" w:hAnsi="Courier New"/>
                <w:color w:val="000000"/>
                <w:sz w:val="16"/>
              </w:rPr>
              <w:t xml:space="preserve">    /// (UnidadTemperatura, UnidadLongitud y UnidadMasa).</w:t>
            </w:r>
            <w:r>
              <w:rPr>
                <w:rFonts w:ascii="Courier New" w:hAnsi="Courier New"/>
                <w:color w:val="000000"/>
                <w:sz w:val="16"/>
              </w:rPr>
              <w:br w:type="textWrapping"/>
            </w:r>
            <w:r>
              <w:rPr>
                <w:rFonts w:ascii="Courier New" w:hAnsi="Courier New"/>
                <w:color w:val="000000"/>
                <w:sz w:val="16"/>
              </w:rPr>
              <w:t xml:space="preserve">    /// &lt;/summary&gt;</w:t>
            </w:r>
            <w:r>
              <w:rPr>
                <w:rFonts w:ascii="Courier New" w:hAnsi="Courier New"/>
                <w:color w:val="000000"/>
                <w:sz w:val="16"/>
              </w:rPr>
              <w:br w:type="textWrapping"/>
            </w:r>
            <w:r>
              <w:rPr>
                <w:rFonts w:ascii="Courier New" w:hAnsi="Courier New"/>
                <w:color w:val="000000"/>
                <w:sz w:val="16"/>
              </w:rPr>
              <w:t xml:space="preserve">    public static class CatalogoUnidades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private static readonly string[] Temperatura =</w:t>
            </w:r>
            <w:r>
              <w:rPr>
                <w:rFonts w:ascii="Courier New" w:hAnsi="Courier New"/>
                <w:color w:val="000000"/>
                <w:sz w:val="16"/>
              </w:rPr>
              <w:br w:type="textWrapping"/>
            </w:r>
            <w:r>
              <w:rPr>
                <w:rFonts w:ascii="Courier New" w:hAnsi="Courier New"/>
                <w:color w:val="000000"/>
                <w:sz w:val="16"/>
              </w:rPr>
              <w:t xml:space="preserve">            { "Celsius", "Fahrenheit", "Kelvin", "Rankine"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static readonly string[] Longitud =</w:t>
            </w:r>
            <w:r>
              <w:rPr>
                <w:rFonts w:ascii="Courier New" w:hAnsi="Courier New"/>
                <w:color w:val="000000"/>
                <w:sz w:val="16"/>
              </w:rPr>
              <w:br w:type="textWrapping"/>
            </w:r>
            <w:r>
              <w:rPr>
                <w:rFonts w:ascii="Courier New" w:hAnsi="Courier New"/>
                <w:color w:val="000000"/>
                <w:sz w:val="16"/>
              </w:rPr>
              <w:t xml:space="preserve">            { "Centimetro", "Metro", "Pie", "Yarda", "Milla"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static readonly string[] Masa =</w:t>
            </w:r>
            <w:r>
              <w:rPr>
                <w:rFonts w:ascii="Courier New" w:hAnsi="Courier New"/>
                <w:color w:val="000000"/>
                <w:sz w:val="16"/>
              </w:rPr>
              <w:br w:type="textWrapping"/>
            </w:r>
            <w:r>
              <w:rPr>
                <w:rFonts w:ascii="Courier New" w:hAnsi="Courier New"/>
                <w:color w:val="000000"/>
                <w:sz w:val="16"/>
              </w:rPr>
              <w:t xml:space="preserve">            { "Kilogramo", "Gramo", "Onza", "Tonelada", "Miligramo"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static IReadOnlyList&lt;string&gt; Obtener(CategoriaUnidad categoria)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categoria switch</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CategoriaUnidad.Temperatura =&gt; Temperatura,</w:t>
            </w:r>
            <w:r>
              <w:rPr>
                <w:rFonts w:ascii="Courier New" w:hAnsi="Courier New"/>
                <w:color w:val="000000"/>
                <w:sz w:val="16"/>
              </w:rPr>
              <w:br w:type="textWrapping"/>
            </w:r>
            <w:r>
              <w:rPr>
                <w:rFonts w:ascii="Courier New" w:hAnsi="Courier New"/>
                <w:color w:val="000000"/>
                <w:sz w:val="16"/>
              </w:rPr>
              <w:t xml:space="preserve">                CategoriaUnidad.Longitud =&gt; Longitud,</w:t>
            </w:r>
            <w:r>
              <w:rPr>
                <w:rFonts w:ascii="Courier New" w:hAnsi="Courier New"/>
                <w:color w:val="000000"/>
                <w:sz w:val="16"/>
              </w:rPr>
              <w:br w:type="textWrapping"/>
            </w:r>
            <w:r>
              <w:rPr>
                <w:rFonts w:ascii="Courier New" w:hAnsi="Courier New"/>
                <w:color w:val="000000"/>
                <w:sz w:val="16"/>
              </w:rPr>
              <w:t xml:space="preserve">                CategoriaUnidad.Masa =&gt; Masa,</w:t>
            </w:r>
            <w:r>
              <w:rPr>
                <w:rFonts w:ascii="Courier New" w:hAnsi="Courier New"/>
                <w:color w:val="000000"/>
                <w:sz w:val="16"/>
              </w:rPr>
              <w:br w:type="textWrapping"/>
            </w:r>
            <w:r>
              <w:rPr>
                <w:rFonts w:ascii="Courier New" w:hAnsi="Courier New"/>
                <w:color w:val="000000"/>
                <w:sz w:val="16"/>
              </w:rPr>
              <w:t xml:space="preserve">                _ =&gt; Array.Empty&lt;string&gt;()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static IReadOnlyList&lt;string&gt; Categorias()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new[] { "Temperatura", "Longitud", "Masa"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7DE8345F"/>
    <w:p w14:paraId="7A8FAAD1">
      <w:pPr>
        <w:pStyle w:val="6"/>
        <w:spacing w:after="60"/>
      </w:pPr>
      <w:bookmarkStart w:id="178" w:name="_Toc19418"/>
      <w:bookmarkStart w:id="179" w:name="_Toc14125"/>
      <w:r>
        <w:rPr>
          <w:i/>
          <w:color w:val="1F497D"/>
          <w:sz w:val="18"/>
        </w:rPr>
        <w:t xml:space="preserve">Tabla </w:t>
      </w:r>
      <w:r>
        <w:rPr>
          <w:rFonts w:hint="default"/>
          <w:i/>
          <w:color w:val="1F497D"/>
          <w:sz w:val="18"/>
          <w:lang w:val="en-US"/>
        </w:rPr>
        <w:t>1</w:t>
      </w:r>
      <w:r>
        <w:rPr>
          <w:i/>
          <w:color w:val="1F497D"/>
          <w:sz w:val="18"/>
        </w:rPr>
        <w:t>6. Clase EntradaContrasena - Cliente Consola</w:t>
      </w:r>
      <w:bookmarkEnd w:id="178"/>
      <w:bookmarkEnd w:id="179"/>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35"/>
      </w:tblGrid>
      <w:tr w14:paraId="6F2FF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35" w:type="dxa"/>
            <w:shd w:val="clear" w:color="auto" w:fill="D9D9D9"/>
          </w:tcPr>
          <w:p w14:paraId="2D894663">
            <w:pPr>
              <w:spacing w:after="0" w:line="240" w:lineRule="auto"/>
            </w:pPr>
            <w:r>
              <w:rPr>
                <w:rFonts w:ascii="Courier New" w:hAnsi="Courier New"/>
                <w:color w:val="000000"/>
                <w:sz w:val="16"/>
              </w:rPr>
              <w:t>using System.Text;</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namespace ClienteConsolaConversion.Interfaz</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 &lt;summary&gt;</w:t>
            </w:r>
            <w:r>
              <w:rPr>
                <w:rFonts w:ascii="Courier New" w:hAnsi="Courier New"/>
                <w:color w:val="000000"/>
                <w:sz w:val="16"/>
              </w:rPr>
              <w:br w:type="textWrapping"/>
            </w:r>
            <w:r>
              <w:rPr>
                <w:rFonts w:ascii="Courier New" w:hAnsi="Courier New"/>
                <w:color w:val="000000"/>
                <w:sz w:val="16"/>
              </w:rPr>
              <w:t xml:space="preserve">    /// Lectura de contraseña enmascarada: muestra '*' por carácter,</w:t>
            </w:r>
            <w:r>
              <w:rPr>
                <w:rFonts w:ascii="Courier New" w:hAnsi="Courier New"/>
                <w:color w:val="000000"/>
                <w:sz w:val="16"/>
              </w:rPr>
              <w:br w:type="textWrapping"/>
            </w:r>
            <w:r>
              <w:rPr>
                <w:rFonts w:ascii="Courier New" w:hAnsi="Courier New"/>
                <w:color w:val="000000"/>
                <w:sz w:val="16"/>
              </w:rPr>
              <w:t xml:space="preserve">    /// permite Backspace y nunca imprime el valor real.</w:t>
            </w:r>
            <w:r>
              <w:rPr>
                <w:rFonts w:ascii="Courier New" w:hAnsi="Courier New"/>
                <w:color w:val="000000"/>
                <w:sz w:val="16"/>
              </w:rPr>
              <w:br w:type="textWrapping"/>
            </w:r>
            <w:r>
              <w:rPr>
                <w:rFonts w:ascii="Courier New" w:hAnsi="Courier New"/>
                <w:color w:val="000000"/>
                <w:sz w:val="16"/>
              </w:rPr>
              <w:t xml:space="preserve">    /// &lt;/summary&gt;</w:t>
            </w:r>
            <w:r>
              <w:rPr>
                <w:rFonts w:ascii="Courier New" w:hAnsi="Courier New"/>
                <w:color w:val="000000"/>
                <w:sz w:val="16"/>
              </w:rPr>
              <w:br w:type="textWrapping"/>
            </w:r>
            <w:r>
              <w:rPr>
                <w:rFonts w:ascii="Courier New" w:hAnsi="Courier New"/>
                <w:color w:val="000000"/>
                <w:sz w:val="16"/>
              </w:rPr>
              <w:t xml:space="preserve">    public static class EntradaContrasena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public static string Leer(string etiqueta)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Console.ForegroundColor = ConsoleColor.Yellow;</w:t>
            </w:r>
            <w:r>
              <w:rPr>
                <w:rFonts w:ascii="Courier New" w:hAnsi="Courier New"/>
                <w:color w:val="000000"/>
                <w:sz w:val="16"/>
              </w:rPr>
              <w:br w:type="textWrapping"/>
            </w:r>
            <w:r>
              <w:rPr>
                <w:rFonts w:ascii="Courier New" w:hAnsi="Courier New"/>
                <w:color w:val="000000"/>
                <w:sz w:val="16"/>
              </w:rPr>
              <w:t xml:space="preserve">            Console.Write(etiqueta);</w:t>
            </w:r>
            <w:r>
              <w:rPr>
                <w:rFonts w:ascii="Courier New" w:hAnsi="Courier New"/>
                <w:color w:val="000000"/>
                <w:sz w:val="16"/>
              </w:rPr>
              <w:br w:type="textWrapping"/>
            </w:r>
            <w:r>
              <w:rPr>
                <w:rFonts w:ascii="Courier New" w:hAnsi="Courier New"/>
                <w:color w:val="000000"/>
                <w:sz w:val="16"/>
              </w:rPr>
              <w:t xml:space="preserve">            Console.ResetColor();</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StringBuilder construida = new StringBuilder();</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while (true)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ConsoleKeyInfo tecla = Console.ReadKey(intercept: true);</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(tecla.Key == ConsoleKey.Enter)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Console.WriteLine();</w:t>
            </w:r>
            <w:r>
              <w:rPr>
                <w:rFonts w:ascii="Courier New" w:hAnsi="Courier New"/>
                <w:color w:val="000000"/>
                <w:sz w:val="16"/>
              </w:rPr>
              <w:br w:type="textWrapping"/>
            </w:r>
            <w:r>
              <w:rPr>
                <w:rFonts w:ascii="Courier New" w:hAnsi="Courier New"/>
                <w:color w:val="000000"/>
                <w:sz w:val="16"/>
              </w:rPr>
              <w:t xml:space="preserve">                    return construida.ToString();</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(tecla.Key == ConsoleKey.Backspace)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if (construida.Length &gt; 0)</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construida.Length--;</w:t>
            </w:r>
            <w:r>
              <w:rPr>
                <w:rFonts w:ascii="Courier New" w:hAnsi="Courier New"/>
                <w:color w:val="000000"/>
                <w:sz w:val="16"/>
              </w:rPr>
              <w:br w:type="textWrapping"/>
            </w:r>
            <w:r>
              <w:rPr>
                <w:rFonts w:ascii="Courier New" w:hAnsi="Courier New"/>
                <w:color w:val="000000"/>
                <w:sz w:val="16"/>
              </w:rPr>
              <w:t xml:space="preserve">                        Console.Write("\b \b");</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continue;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(tecla.KeyChar != '\0' &amp;&amp; !char.IsControl(tecla.KeyChar))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construida.Append(tecla.KeyChar);</w:t>
            </w:r>
            <w:r>
              <w:rPr>
                <w:rFonts w:ascii="Courier New" w:hAnsi="Courier New"/>
                <w:color w:val="000000"/>
                <w:sz w:val="16"/>
              </w:rPr>
              <w:br w:type="textWrapping"/>
            </w:r>
            <w:r>
              <w:rPr>
                <w:rFonts w:ascii="Courier New" w:hAnsi="Courier New"/>
                <w:color w:val="000000"/>
                <w:sz w:val="16"/>
              </w:rPr>
              <w:t xml:space="preserve">                    Console.Write('*');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278AD486"/>
    <w:p w14:paraId="1ADE46D8">
      <w:pPr>
        <w:pStyle w:val="6"/>
        <w:spacing w:after="60"/>
      </w:pPr>
      <w:bookmarkStart w:id="180" w:name="_Toc13525"/>
      <w:bookmarkStart w:id="181" w:name="_Toc14744"/>
      <w:r>
        <w:rPr>
          <w:i/>
          <w:color w:val="1F497D"/>
          <w:sz w:val="18"/>
        </w:rPr>
        <w:t xml:space="preserve">Tabla </w:t>
      </w:r>
      <w:r>
        <w:rPr>
          <w:rFonts w:hint="default"/>
          <w:i/>
          <w:color w:val="1F497D"/>
          <w:sz w:val="18"/>
          <w:lang w:val="en-US"/>
        </w:rPr>
        <w:t>1</w:t>
      </w:r>
      <w:r>
        <w:rPr>
          <w:i/>
          <w:color w:val="1F497D"/>
          <w:sz w:val="18"/>
        </w:rPr>
        <w:t>7. Clase EntradaNumerica - Cliente Consola</w:t>
      </w:r>
      <w:bookmarkEnd w:id="180"/>
      <w:bookmarkEnd w:id="181"/>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59"/>
      </w:tblGrid>
      <w:tr w14:paraId="0767B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59" w:type="dxa"/>
            <w:shd w:val="clear" w:color="auto" w:fill="D9D9D9"/>
          </w:tcPr>
          <w:p w14:paraId="63C75DC0">
            <w:pPr>
              <w:spacing w:after="0" w:line="240" w:lineRule="auto"/>
            </w:pPr>
            <w:r>
              <w:rPr>
                <w:rFonts w:ascii="Courier New" w:hAnsi="Courier New"/>
                <w:color w:val="000000"/>
                <w:sz w:val="16"/>
              </w:rPr>
              <w:t>using System.Globalization;</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namespace ClienteConsolaConversion.Interfaz</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 &lt;summary&gt;</w:t>
            </w:r>
            <w:r>
              <w:rPr>
                <w:rFonts w:ascii="Courier New" w:hAnsi="Courier New"/>
                <w:color w:val="000000"/>
                <w:sz w:val="16"/>
              </w:rPr>
              <w:br w:type="textWrapping"/>
            </w:r>
            <w:r>
              <w:rPr>
                <w:rFonts w:ascii="Courier New" w:hAnsi="Courier New"/>
                <w:color w:val="000000"/>
                <w:sz w:val="16"/>
              </w:rPr>
              <w:t xml:space="preserve">    /// Lectura de valores numéricos desde la consola.</w:t>
            </w:r>
            <w:r>
              <w:rPr>
                <w:rFonts w:ascii="Courier New" w:hAnsi="Courier New"/>
                <w:color w:val="000000"/>
                <w:sz w:val="16"/>
              </w:rPr>
              <w:br w:type="textWrapping"/>
            </w:r>
            <w:r>
              <w:rPr>
                <w:rFonts w:ascii="Courier New" w:hAnsi="Courier New"/>
                <w:color w:val="000000"/>
                <w:sz w:val="16"/>
              </w:rPr>
              <w:t xml:space="preserve">    /// Acepta negativos (ej: -10, -273.15) y separador decimal '.' o ','.</w:t>
            </w:r>
            <w:r>
              <w:rPr>
                <w:rFonts w:ascii="Courier New" w:hAnsi="Courier New"/>
                <w:color w:val="000000"/>
                <w:sz w:val="16"/>
              </w:rPr>
              <w:br w:type="textWrapping"/>
            </w:r>
            <w:r>
              <w:rPr>
                <w:rFonts w:ascii="Courier New" w:hAnsi="Courier New"/>
                <w:color w:val="000000"/>
                <w:sz w:val="16"/>
              </w:rPr>
              <w:t xml:space="preserve">    /// &lt;/summary&gt;</w:t>
            </w:r>
            <w:r>
              <w:rPr>
                <w:rFonts w:ascii="Courier New" w:hAnsi="Courier New"/>
                <w:color w:val="000000"/>
                <w:sz w:val="16"/>
              </w:rPr>
              <w:br w:type="textWrapping"/>
            </w:r>
            <w:r>
              <w:rPr>
                <w:rFonts w:ascii="Courier New" w:hAnsi="Courier New"/>
                <w:color w:val="000000"/>
                <w:sz w:val="16"/>
              </w:rPr>
              <w:t xml:space="preserve">    public static class EntradaNumerica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public static bool Leer(string etiqueta, out double valor)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while (true)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Console.ForegroundColor = ConsoleColor.Yellow;</w:t>
            </w:r>
            <w:r>
              <w:rPr>
                <w:rFonts w:ascii="Courier New" w:hAnsi="Courier New"/>
                <w:color w:val="000000"/>
                <w:sz w:val="16"/>
              </w:rPr>
              <w:br w:type="textWrapping"/>
            </w:r>
            <w:r>
              <w:rPr>
                <w:rFonts w:ascii="Courier New" w:hAnsi="Courier New"/>
                <w:color w:val="000000"/>
                <w:sz w:val="16"/>
              </w:rPr>
              <w:t xml:space="preserve">                Console.Write(etiqueta);</w:t>
            </w:r>
            <w:r>
              <w:rPr>
                <w:rFonts w:ascii="Courier New" w:hAnsi="Courier New"/>
                <w:color w:val="000000"/>
                <w:sz w:val="16"/>
              </w:rPr>
              <w:br w:type="textWrapping"/>
            </w:r>
            <w:r>
              <w:rPr>
                <w:rFonts w:ascii="Courier New" w:hAnsi="Courier New"/>
                <w:color w:val="000000"/>
                <w:sz w:val="16"/>
              </w:rPr>
              <w:t xml:space="preserve">                Console.ResetColor();</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string? texto = Console.ReadLine();</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(string.IsNullOrWhiteSpace(texto))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ValorInvalido();</w:t>
            </w:r>
            <w:r>
              <w:rPr>
                <w:rFonts w:ascii="Courier New" w:hAnsi="Courier New"/>
                <w:color w:val="000000"/>
                <w:sz w:val="16"/>
              </w:rPr>
              <w:br w:type="textWrapping"/>
            </w:r>
            <w:r>
              <w:rPr>
                <w:rFonts w:ascii="Courier New" w:hAnsi="Courier New"/>
                <w:color w:val="000000"/>
                <w:sz w:val="16"/>
              </w:rPr>
              <w:t xml:space="preserve">                    continue;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string normalizado = texto.Trim().Replace(',',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(double.TryParse(</w:t>
            </w:r>
            <w:r>
              <w:rPr>
                <w:rFonts w:ascii="Courier New" w:hAnsi="Courier New"/>
                <w:color w:val="000000"/>
                <w:sz w:val="16"/>
              </w:rPr>
              <w:br w:type="textWrapping"/>
            </w:r>
            <w:r>
              <w:rPr>
                <w:rFonts w:ascii="Courier New" w:hAnsi="Courier New"/>
                <w:color w:val="000000"/>
                <w:sz w:val="16"/>
              </w:rPr>
              <w:t xml:space="preserve">                        normalizado,</w:t>
            </w:r>
            <w:r>
              <w:rPr>
                <w:rFonts w:ascii="Courier New" w:hAnsi="Courier New"/>
                <w:color w:val="000000"/>
                <w:sz w:val="16"/>
              </w:rPr>
              <w:br w:type="textWrapping"/>
            </w:r>
            <w:r>
              <w:rPr>
                <w:rFonts w:ascii="Courier New" w:hAnsi="Courier New"/>
                <w:color w:val="000000"/>
                <w:sz w:val="16"/>
              </w:rPr>
              <w:t xml:space="preserve">                        NumberStyles.Float,</w:t>
            </w:r>
            <w:r>
              <w:rPr>
                <w:rFonts w:ascii="Courier New" w:hAnsi="Courier New"/>
                <w:color w:val="000000"/>
                <w:sz w:val="16"/>
              </w:rPr>
              <w:br w:type="textWrapping"/>
            </w:r>
            <w:r>
              <w:rPr>
                <w:rFonts w:ascii="Courier New" w:hAnsi="Courier New"/>
                <w:color w:val="000000"/>
                <w:sz w:val="16"/>
              </w:rPr>
              <w:t xml:space="preserve">                        CultureInfo.InvariantCulture,</w:t>
            </w:r>
            <w:r>
              <w:rPr>
                <w:rFonts w:ascii="Courier New" w:hAnsi="Courier New"/>
                <w:color w:val="000000"/>
                <w:sz w:val="16"/>
              </w:rPr>
              <w:br w:type="textWrapping"/>
            </w:r>
            <w:r>
              <w:rPr>
                <w:rFonts w:ascii="Courier New" w:hAnsi="Courier New"/>
                <w:color w:val="000000"/>
                <w:sz w:val="16"/>
              </w:rPr>
              <w:t xml:space="preserve">                        out valor) &amp;&amp;</w:t>
            </w:r>
            <w:r>
              <w:rPr>
                <w:rFonts w:ascii="Courier New" w:hAnsi="Courier New"/>
                <w:color w:val="000000"/>
                <w:sz w:val="16"/>
              </w:rPr>
              <w:br w:type="textWrapping"/>
            </w:r>
            <w:r>
              <w:rPr>
                <w:rFonts w:ascii="Courier New" w:hAnsi="Courier New"/>
                <w:color w:val="000000"/>
                <w:sz w:val="16"/>
              </w:rPr>
              <w:t xml:space="preserve">                    !double.IsNaN(valor) &amp;&amp;</w:t>
            </w:r>
            <w:r>
              <w:rPr>
                <w:rFonts w:ascii="Courier New" w:hAnsi="Courier New"/>
                <w:color w:val="000000"/>
                <w:sz w:val="16"/>
              </w:rPr>
              <w:br w:type="textWrapping"/>
            </w:r>
            <w:r>
              <w:rPr>
                <w:rFonts w:ascii="Courier New" w:hAnsi="Courier New"/>
                <w:color w:val="000000"/>
                <w:sz w:val="16"/>
              </w:rPr>
              <w:t xml:space="preserve">                    !double.IsInfinity(valor))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true;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ValorInvalido();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static void ValorInvalido()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Console.ForegroundColor = ConsoleColor.Red;</w:t>
            </w:r>
            <w:r>
              <w:rPr>
                <w:rFonts w:ascii="Courier New" w:hAnsi="Courier New"/>
                <w:color w:val="000000"/>
                <w:sz w:val="16"/>
              </w:rPr>
              <w:br w:type="textWrapping"/>
            </w:r>
            <w:r>
              <w:rPr>
                <w:rFonts w:ascii="Courier New" w:hAnsi="Courier New"/>
                <w:color w:val="000000"/>
                <w:sz w:val="16"/>
              </w:rPr>
              <w:t xml:space="preserve">            Console.WriteLine("Valor inválido, intente de nuevo");</w:t>
            </w:r>
            <w:r>
              <w:rPr>
                <w:rFonts w:ascii="Courier New" w:hAnsi="Courier New"/>
                <w:color w:val="000000"/>
                <w:sz w:val="16"/>
              </w:rPr>
              <w:br w:type="textWrapping"/>
            </w:r>
            <w:r>
              <w:rPr>
                <w:rFonts w:ascii="Courier New" w:hAnsi="Courier New"/>
                <w:color w:val="000000"/>
                <w:sz w:val="16"/>
              </w:rPr>
              <w:t xml:space="preserve">            Console.ResetColor();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0AA24055"/>
    <w:p w14:paraId="438F2DA5">
      <w:pPr>
        <w:pStyle w:val="6"/>
        <w:spacing w:after="60"/>
      </w:pPr>
      <w:bookmarkStart w:id="182" w:name="_Toc18144"/>
      <w:bookmarkStart w:id="183" w:name="_Toc21617"/>
      <w:r>
        <w:rPr>
          <w:i/>
          <w:color w:val="1F497D"/>
          <w:sz w:val="18"/>
        </w:rPr>
        <w:t xml:space="preserve">Tabla </w:t>
      </w:r>
      <w:r>
        <w:rPr>
          <w:rFonts w:hint="default"/>
          <w:i/>
          <w:color w:val="1F497D"/>
          <w:sz w:val="18"/>
          <w:lang w:val="en-US"/>
        </w:rPr>
        <w:t>1</w:t>
      </w:r>
      <w:r>
        <w:rPr>
          <w:i/>
          <w:color w:val="1F497D"/>
          <w:sz w:val="18"/>
        </w:rPr>
        <w:t>8. Clase MenuSeleccionMultiple - Cliente Consola</w:t>
      </w:r>
      <w:bookmarkEnd w:id="182"/>
      <w:bookmarkEnd w:id="183"/>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59"/>
      </w:tblGrid>
      <w:tr w14:paraId="3AD53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59" w:type="dxa"/>
            <w:shd w:val="clear" w:color="auto" w:fill="D9D9D9"/>
          </w:tcPr>
          <w:p w14:paraId="34B3F1D9">
            <w:pPr>
              <w:spacing w:after="0" w:line="240" w:lineRule="auto"/>
            </w:pPr>
            <w:r>
              <w:rPr>
                <w:rFonts w:ascii="Courier New" w:hAnsi="Courier New"/>
                <w:color w:val="000000"/>
                <w:sz w:val="16"/>
              </w:rPr>
              <w:t>namespace ClienteConsolaConversion.Interfaz</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 &lt;summary&gt;</w:t>
            </w:r>
            <w:r>
              <w:rPr>
                <w:rFonts w:ascii="Courier New" w:hAnsi="Courier New"/>
                <w:color w:val="000000"/>
                <w:sz w:val="16"/>
              </w:rPr>
              <w:br w:type="textWrapping"/>
            </w:r>
            <w:r>
              <w:rPr>
                <w:rFonts w:ascii="Courier New" w:hAnsi="Courier New"/>
                <w:color w:val="000000"/>
                <w:sz w:val="16"/>
              </w:rPr>
              <w:t xml:space="preserve">    /// Selector de opciones con flecha movible.</w:t>
            </w:r>
            <w:r>
              <w:rPr>
                <w:rFonts w:ascii="Courier New" w:hAnsi="Courier New"/>
                <w:color w:val="000000"/>
                <w:sz w:val="16"/>
              </w:rPr>
              <w:br w:type="textWrapping"/>
            </w:r>
            <w:r>
              <w:rPr>
                <w:rFonts w:ascii="Courier New" w:hAnsi="Courier New"/>
                <w:color w:val="000000"/>
                <w:sz w:val="16"/>
              </w:rPr>
              <w:t xml:space="preserve">    /// ↑ / ↓ mueven la flecha, Enter confirma y Esc cancela (devuelve -1).</w:t>
            </w:r>
            <w:r>
              <w:rPr>
                <w:rFonts w:ascii="Courier New" w:hAnsi="Courier New"/>
                <w:color w:val="000000"/>
                <w:sz w:val="16"/>
              </w:rPr>
              <w:br w:type="textWrapping"/>
            </w:r>
            <w:r>
              <w:rPr>
                <w:rFonts w:ascii="Courier New" w:hAnsi="Courier New"/>
                <w:color w:val="000000"/>
                <w:sz w:val="16"/>
              </w:rPr>
              <w:t xml:space="preserve">    /// Redibuja únicamente la región del menú para evitar parpadeo.</w:t>
            </w:r>
            <w:r>
              <w:rPr>
                <w:rFonts w:ascii="Courier New" w:hAnsi="Courier New"/>
                <w:color w:val="000000"/>
                <w:sz w:val="16"/>
              </w:rPr>
              <w:br w:type="textWrapping"/>
            </w:r>
            <w:r>
              <w:rPr>
                <w:rFonts w:ascii="Courier New" w:hAnsi="Courier New"/>
                <w:color w:val="000000"/>
                <w:sz w:val="16"/>
              </w:rPr>
              <w:t xml:space="preserve">    /// &lt;/summary&gt;</w:t>
            </w:r>
            <w:r>
              <w:rPr>
                <w:rFonts w:ascii="Courier New" w:hAnsi="Courier New"/>
                <w:color w:val="000000"/>
                <w:sz w:val="16"/>
              </w:rPr>
              <w:br w:type="textWrapping"/>
            </w:r>
            <w:r>
              <w:rPr>
                <w:rFonts w:ascii="Courier New" w:hAnsi="Courier New"/>
                <w:color w:val="000000"/>
                <w:sz w:val="16"/>
              </w:rPr>
              <w:t xml:space="preserve">    public class MenuSeleccionMultiple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private readonly string _titulo;</w:t>
            </w:r>
            <w:r>
              <w:rPr>
                <w:rFonts w:ascii="Courier New" w:hAnsi="Courier New"/>
                <w:color w:val="000000"/>
                <w:sz w:val="16"/>
              </w:rPr>
              <w:br w:type="textWrapping"/>
            </w:r>
            <w:r>
              <w:rPr>
                <w:rFonts w:ascii="Courier New" w:hAnsi="Courier New"/>
                <w:color w:val="000000"/>
                <w:sz w:val="16"/>
              </w:rPr>
              <w:t xml:space="preserve">        private readonly IReadOnlyList&lt;string&gt; _opciones;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bool _dibujado;</w:t>
            </w:r>
            <w:r>
              <w:rPr>
                <w:rFonts w:ascii="Courier New" w:hAnsi="Courier New"/>
                <w:color w:val="000000"/>
                <w:sz w:val="16"/>
              </w:rPr>
              <w:br w:type="textWrapping"/>
            </w:r>
            <w:r>
              <w:rPr>
                <w:rFonts w:ascii="Courier New" w:hAnsi="Courier New"/>
                <w:color w:val="000000"/>
                <w:sz w:val="16"/>
              </w:rPr>
              <w:t xml:space="preserve">        private int _izquierda;</w:t>
            </w:r>
            <w:r>
              <w:rPr>
                <w:rFonts w:ascii="Courier New" w:hAnsi="Courier New"/>
                <w:color w:val="000000"/>
                <w:sz w:val="16"/>
              </w:rPr>
              <w:br w:type="textWrapping"/>
            </w:r>
            <w:r>
              <w:rPr>
                <w:rFonts w:ascii="Courier New" w:hAnsi="Courier New"/>
                <w:color w:val="000000"/>
                <w:sz w:val="16"/>
              </w:rPr>
              <w:t xml:space="preserve">        private int _arriba;</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MenuSeleccionMultiple(string titulo, IReadOnlyList&lt;string&gt; opciones)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if (opciones is null || opciones.Count == 0)</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throw new ArgumentException("El menú debe tener al menos una opción.", nameof(opciones));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_titulo = titulo;</w:t>
            </w:r>
            <w:r>
              <w:rPr>
                <w:rFonts w:ascii="Courier New" w:hAnsi="Courier New"/>
                <w:color w:val="000000"/>
                <w:sz w:val="16"/>
              </w:rPr>
              <w:br w:type="textWrapping"/>
            </w:r>
            <w:r>
              <w:rPr>
                <w:rFonts w:ascii="Courier New" w:hAnsi="Courier New"/>
                <w:color w:val="000000"/>
                <w:sz w:val="16"/>
              </w:rPr>
              <w:t xml:space="preserve">            _opciones = opciones;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&lt;summary&gt;Dibuja el menú y devuelve el índice seleccionado, o -1 si se canceló con Esc.&lt;/summary&gt;</w:t>
            </w:r>
            <w:r>
              <w:rPr>
                <w:rFonts w:ascii="Courier New" w:hAnsi="Courier New"/>
                <w:color w:val="000000"/>
                <w:sz w:val="16"/>
              </w:rPr>
              <w:br w:type="textWrapping"/>
            </w:r>
            <w:r>
              <w:rPr>
                <w:rFonts w:ascii="Courier New" w:hAnsi="Courier New"/>
                <w:color w:val="000000"/>
                <w:sz w:val="16"/>
              </w:rPr>
              <w:t xml:space="preserve">        public int Mostrar()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int seleccionada = 0;</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try</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Console.CursorVisible = false;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catch (PlatformNotSupportedException)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 Consola sin soporte de visibilidad de cursor.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try</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while (true)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Dibujar(seleccionada);</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ConsoleKey tecla = Console.ReadKey(intercept: true).Key;</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(tecla == ConsoleKey.UpArrow)</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seleccionada = (seleccionada + _opciones.Count - 1) % _opciones.Count;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else if (tecla == ConsoleKey.DownArrow)</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seleccionada = (seleccionada + 1) % _opciones.Count;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else if (tecla == ConsoleKey.Enter)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seleccionada;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else if (tecla == ConsoleKey.Escape)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-1;</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finally</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try</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Console.CursorVisible = true;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catch (PlatformNotSupportedException)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 Consola sin soporte de visibilidad de cursor.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PosicionarCursorDespuesDelMenu();</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void Dibujar(int seleccionada)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if (!_dibujado)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_izquierda = Console.CursorLeft;</w:t>
            </w:r>
            <w:r>
              <w:rPr>
                <w:rFonts w:ascii="Courier New" w:hAnsi="Courier New"/>
                <w:color w:val="000000"/>
                <w:sz w:val="16"/>
              </w:rPr>
              <w:br w:type="textWrapping"/>
            </w:r>
            <w:r>
              <w:rPr>
                <w:rFonts w:ascii="Courier New" w:hAnsi="Courier New"/>
                <w:color w:val="000000"/>
                <w:sz w:val="16"/>
              </w:rPr>
              <w:t xml:space="preserve">                _arriba = Console.CursorTop;</w:t>
            </w:r>
            <w:r>
              <w:rPr>
                <w:rFonts w:ascii="Courier New" w:hAnsi="Courier New"/>
                <w:color w:val="000000"/>
                <w:sz w:val="16"/>
              </w:rPr>
              <w:br w:type="textWrapping"/>
            </w:r>
            <w:r>
              <w:rPr>
                <w:rFonts w:ascii="Courier New" w:hAnsi="Courier New"/>
                <w:color w:val="000000"/>
                <w:sz w:val="16"/>
              </w:rPr>
              <w:t xml:space="preserve">                _dibujado = true;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else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Console.SetCursorPosition(_izquierda, _arriba);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ConsoleColor fondoAnterior = Console.BackgroundColor;</w:t>
            </w:r>
            <w:r>
              <w:rPr>
                <w:rFonts w:ascii="Courier New" w:hAnsi="Courier New"/>
                <w:color w:val="000000"/>
                <w:sz w:val="16"/>
              </w:rPr>
              <w:br w:type="textWrapping"/>
            </w:r>
            <w:r>
              <w:rPr>
                <w:rFonts w:ascii="Courier New" w:hAnsi="Courier New"/>
                <w:color w:val="000000"/>
                <w:sz w:val="16"/>
              </w:rPr>
              <w:t xml:space="preserve">            ConsoleColor textoAnterior = Console.ForegroundColor;</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int ancho = _titulo.Length;</w:t>
            </w:r>
            <w:r>
              <w:rPr>
                <w:rFonts w:ascii="Courier New" w:hAnsi="Courier New"/>
                <w:color w:val="000000"/>
                <w:sz w:val="16"/>
              </w:rPr>
              <w:br w:type="textWrapping"/>
            </w:r>
            <w:r>
              <w:rPr>
                <w:rFonts w:ascii="Courier New" w:hAnsi="Courier New"/>
                <w:color w:val="000000"/>
                <w:sz w:val="16"/>
              </w:rPr>
              <w:t xml:space="preserve">            foreach (string opcion in _opciones)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ancho = Math.Max(ancho, opcion.Length + 3);</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Console.ForegroundColor = ConsoleColor.Cyan;</w:t>
            </w:r>
            <w:r>
              <w:rPr>
                <w:rFonts w:ascii="Courier New" w:hAnsi="Courier New"/>
                <w:color w:val="000000"/>
                <w:sz w:val="16"/>
              </w:rPr>
              <w:br w:type="textWrapping"/>
            </w:r>
            <w:r>
              <w:rPr>
                <w:rFonts w:ascii="Courier New" w:hAnsi="Courier New"/>
                <w:color w:val="000000"/>
                <w:sz w:val="16"/>
              </w:rPr>
              <w:t xml:space="preserve">            EscribirLinea(_titulo, ancho);</w:t>
            </w:r>
            <w:r>
              <w:rPr>
                <w:rFonts w:ascii="Courier New" w:hAnsi="Courier New"/>
                <w:color w:val="000000"/>
                <w:sz w:val="16"/>
              </w:rPr>
              <w:br w:type="textWrapping"/>
            </w:r>
            <w:r>
              <w:rPr>
                <w:rFonts w:ascii="Courier New" w:hAnsi="Courier New"/>
                <w:color w:val="000000"/>
                <w:sz w:val="16"/>
              </w:rPr>
              <w:t xml:space="preserve">            EscribirLinea(new string('─', ancho), ancho);</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for (int i = 0; i &lt; _opciones.Count; i++)</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bool activa = i == seleccionada;</w:t>
            </w:r>
            <w:r>
              <w:rPr>
                <w:rFonts w:ascii="Courier New" w:hAnsi="Courier New"/>
                <w:color w:val="000000"/>
                <w:sz w:val="16"/>
              </w:rPr>
              <w:br w:type="textWrapping"/>
            </w:r>
            <w:r>
              <w:rPr>
                <w:rFonts w:ascii="Courier New" w:hAnsi="Courier New"/>
                <w:color w:val="000000"/>
                <w:sz w:val="16"/>
              </w:rPr>
              <w:t xml:space="preserve">                Console.BackgroundColor = activa ? ConsoleColor.DarkCyan : fondoAnterior;</w:t>
            </w:r>
            <w:r>
              <w:rPr>
                <w:rFonts w:ascii="Courier New" w:hAnsi="Courier New"/>
                <w:color w:val="000000"/>
                <w:sz w:val="16"/>
              </w:rPr>
              <w:br w:type="textWrapping"/>
            </w:r>
            <w:r>
              <w:rPr>
                <w:rFonts w:ascii="Courier New" w:hAnsi="Courier New"/>
                <w:color w:val="000000"/>
                <w:sz w:val="16"/>
              </w:rPr>
              <w:t xml:space="preserve">                Console.ForegroundColor = activa ? ConsoleColor.White : textoAnterior;</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string texto = (activa ? "► " : "  ") + _opciones[i];</w:t>
            </w:r>
            <w:r>
              <w:rPr>
                <w:rFonts w:ascii="Courier New" w:hAnsi="Courier New"/>
                <w:color w:val="000000"/>
                <w:sz w:val="16"/>
              </w:rPr>
              <w:br w:type="textWrapping"/>
            </w:r>
            <w:r>
              <w:rPr>
                <w:rFonts w:ascii="Courier New" w:hAnsi="Courier New"/>
                <w:color w:val="000000"/>
                <w:sz w:val="16"/>
              </w:rPr>
              <w:t xml:space="preserve">                EscribirLinea(texto, ancho);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Console.BackgroundColor = fondoAnterior;</w:t>
            </w:r>
            <w:r>
              <w:rPr>
                <w:rFonts w:ascii="Courier New" w:hAnsi="Courier New"/>
                <w:color w:val="000000"/>
                <w:sz w:val="16"/>
              </w:rPr>
              <w:br w:type="textWrapping"/>
            </w:r>
            <w:r>
              <w:rPr>
                <w:rFonts w:ascii="Courier New" w:hAnsi="Courier New"/>
                <w:color w:val="000000"/>
                <w:sz w:val="16"/>
              </w:rPr>
              <w:t xml:space="preserve">            Console.ForegroundColor = textoAnterior;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static void EscribirLinea(string texto, int ancho)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Console.Write(texto.PadRight(ancho));</w:t>
            </w:r>
            <w:r>
              <w:rPr>
                <w:rFonts w:ascii="Courier New" w:hAnsi="Courier New"/>
                <w:color w:val="000000"/>
                <w:sz w:val="16"/>
              </w:rPr>
              <w:br w:type="textWrapping"/>
            </w:r>
            <w:r>
              <w:rPr>
                <w:rFonts w:ascii="Courier New" w:hAnsi="Courier New"/>
                <w:color w:val="000000"/>
                <w:sz w:val="16"/>
              </w:rPr>
              <w:t xml:space="preserve">            Console.WriteLine();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void PosicionarCursorDespuesDelMenu()</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try</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int fila = _arriba + _opciones.Count + 2;</w:t>
            </w:r>
            <w:r>
              <w:rPr>
                <w:rFonts w:ascii="Courier New" w:hAnsi="Courier New"/>
                <w:color w:val="000000"/>
                <w:sz w:val="16"/>
              </w:rPr>
              <w:br w:type="textWrapping"/>
            </w:r>
            <w:r>
              <w:rPr>
                <w:rFonts w:ascii="Courier New" w:hAnsi="Courier New"/>
                <w:color w:val="000000"/>
                <w:sz w:val="16"/>
              </w:rPr>
              <w:t xml:space="preserve">                int filaMaxima = Console.BufferHeight - 1;</w:t>
            </w:r>
            <w:r>
              <w:rPr>
                <w:rFonts w:ascii="Courier New" w:hAnsi="Courier New"/>
                <w:color w:val="000000"/>
                <w:sz w:val="16"/>
              </w:rPr>
              <w:br w:type="textWrapping"/>
            </w:r>
            <w:r>
              <w:rPr>
                <w:rFonts w:ascii="Courier New" w:hAnsi="Courier New"/>
                <w:color w:val="000000"/>
                <w:sz w:val="16"/>
              </w:rPr>
              <w:t xml:space="preserve">                Console.SetCursorPosition(_izquierda, Math.Min(fila, filaMaxima));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catch (ArgumentOutOfRangeException)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 Si la consola es muy pequeña se deja el cursor donde está.</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311BAA9B"/>
    <w:p w14:paraId="7B59BFCC">
      <w:pPr>
        <w:pStyle w:val="6"/>
        <w:spacing w:after="60"/>
      </w:pPr>
      <w:bookmarkStart w:id="184" w:name="_Toc22009"/>
      <w:bookmarkStart w:id="185" w:name="_Toc18822"/>
      <w:r>
        <w:rPr>
          <w:i/>
          <w:color w:val="1F497D"/>
          <w:sz w:val="18"/>
        </w:rPr>
        <w:t xml:space="preserve">Tabla </w:t>
      </w:r>
      <w:r>
        <w:rPr>
          <w:rFonts w:hint="default"/>
          <w:i/>
          <w:color w:val="1F497D"/>
          <w:sz w:val="18"/>
          <w:lang w:val="en-US"/>
        </w:rPr>
        <w:t>1</w:t>
      </w:r>
      <w:r>
        <w:rPr>
          <w:i/>
          <w:color w:val="1F497D"/>
          <w:sz w:val="18"/>
        </w:rPr>
        <w:t>9. Clase Presentacion - Cliente Consola</w:t>
      </w:r>
      <w:bookmarkEnd w:id="184"/>
      <w:bookmarkEnd w:id="185"/>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43"/>
      </w:tblGrid>
      <w:tr w14:paraId="39A8D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43" w:type="dxa"/>
            <w:shd w:val="clear" w:color="auto" w:fill="D9D9D9"/>
          </w:tcPr>
          <w:p w14:paraId="64541667">
            <w:pPr>
              <w:spacing w:after="0" w:line="240" w:lineRule="auto"/>
            </w:pPr>
            <w:r>
              <w:rPr>
                <w:rFonts w:ascii="Courier New" w:hAnsi="Courier New"/>
                <w:color w:val="000000"/>
                <w:sz w:val="16"/>
              </w:rPr>
              <w:t>namespace ClienteConsolaConversion.Interfaz</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 &lt;summary&gt;</w:t>
            </w:r>
            <w:r>
              <w:rPr>
                <w:rFonts w:ascii="Courier New" w:hAnsi="Courier New"/>
                <w:color w:val="000000"/>
                <w:sz w:val="16"/>
              </w:rPr>
              <w:br w:type="textWrapping"/>
            </w:r>
            <w:r>
              <w:rPr>
                <w:rFonts w:ascii="Courier New" w:hAnsi="Courier New"/>
                <w:color w:val="000000"/>
                <w:sz w:val="16"/>
              </w:rPr>
              <w:t xml:space="preserve">    /// Presentación general de la consola: rótulo de arranque, cabecera de pantalla,</w:t>
            </w:r>
            <w:r>
              <w:rPr>
                <w:rFonts w:ascii="Courier New" w:hAnsi="Courier New"/>
                <w:color w:val="000000"/>
                <w:sz w:val="16"/>
              </w:rPr>
              <w:br w:type="textWrapping"/>
            </w:r>
            <w:r>
              <w:rPr>
                <w:rFonts w:ascii="Courier New" w:hAnsi="Courier New"/>
                <w:color w:val="000000"/>
                <w:sz w:val="16"/>
              </w:rPr>
              <w:t xml:space="preserve">    /// mensajes con color y espera de tecla.</w:t>
            </w:r>
            <w:r>
              <w:rPr>
                <w:rFonts w:ascii="Courier New" w:hAnsi="Courier New"/>
                <w:color w:val="000000"/>
                <w:sz w:val="16"/>
              </w:rPr>
              <w:br w:type="textWrapping"/>
            </w:r>
            <w:r>
              <w:rPr>
                <w:rFonts w:ascii="Courier New" w:hAnsi="Courier New"/>
                <w:color w:val="000000"/>
                <w:sz w:val="16"/>
              </w:rPr>
              <w:t xml:space="preserve">    /// Los mensajes del servidor siempre se imprimen tal cual, sin reescribirlos.</w:t>
            </w:r>
            <w:r>
              <w:rPr>
                <w:rFonts w:ascii="Courier New" w:hAnsi="Courier New"/>
                <w:color w:val="000000"/>
                <w:sz w:val="16"/>
              </w:rPr>
              <w:br w:type="textWrapping"/>
            </w:r>
            <w:r>
              <w:rPr>
                <w:rFonts w:ascii="Courier New" w:hAnsi="Courier New"/>
                <w:color w:val="000000"/>
                <w:sz w:val="16"/>
              </w:rPr>
              <w:t xml:space="preserve">    /// &lt;/summary&gt;</w:t>
            </w:r>
            <w:r>
              <w:rPr>
                <w:rFonts w:ascii="Courier New" w:hAnsi="Courier New"/>
                <w:color w:val="000000"/>
                <w:sz w:val="16"/>
              </w:rPr>
              <w:br w:type="textWrapping"/>
            </w:r>
            <w:r>
              <w:rPr>
                <w:rFonts w:ascii="Courier New" w:hAnsi="Courier New"/>
                <w:color w:val="000000"/>
                <w:sz w:val="16"/>
              </w:rPr>
              <w:t xml:space="preserve">    public static class Presentacion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 &lt;summary&gt;Fuente de 5x5 píxeles para el rótulo de arranque (solo letras necesarias).&lt;/summary&gt;</w:t>
            </w:r>
            <w:r>
              <w:rPr>
                <w:rFonts w:ascii="Courier New" w:hAnsi="Courier New"/>
                <w:color w:val="000000"/>
                <w:sz w:val="16"/>
              </w:rPr>
              <w:br w:type="textWrapping"/>
            </w:r>
            <w:r>
              <w:rPr>
                <w:rFonts w:ascii="Courier New" w:hAnsi="Courier New"/>
                <w:color w:val="000000"/>
                <w:sz w:val="16"/>
              </w:rPr>
              <w:t xml:space="preserve">        private static readonly Dictionary&lt;char, string[]&gt; Fuente =</w:t>
            </w:r>
            <w:r>
              <w:rPr>
                <w:rFonts w:ascii="Courier New" w:hAnsi="Courier New"/>
                <w:color w:val="000000"/>
                <w:sz w:val="16"/>
              </w:rPr>
              <w:br w:type="textWrapping"/>
            </w:r>
            <w:r>
              <w:rPr>
                <w:rFonts w:ascii="Courier New" w:hAnsi="Courier New"/>
                <w:color w:val="000000"/>
                <w:sz w:val="16"/>
              </w:rPr>
              <w:t xml:space="preserve">            new Dictionary&lt;char, string[]&gt;()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 'M', new[] { "#...#", "##.##", "#.#.#", "#...#", "#...#" } },</w:t>
            </w:r>
            <w:r>
              <w:rPr>
                <w:rFonts w:ascii="Courier New" w:hAnsi="Courier New"/>
                <w:color w:val="000000"/>
                <w:sz w:val="16"/>
              </w:rPr>
              <w:br w:type="textWrapping"/>
            </w:r>
            <w:r>
              <w:rPr>
                <w:rFonts w:ascii="Courier New" w:hAnsi="Courier New"/>
                <w:color w:val="000000"/>
                <w:sz w:val="16"/>
              </w:rPr>
              <w:t xml:space="preserve">                { 'O', new[] { ".###.", "#...#", "#...#", "#...#", ".###." } },</w:t>
            </w:r>
            <w:r>
              <w:rPr>
                <w:rFonts w:ascii="Courier New" w:hAnsi="Courier New"/>
                <w:color w:val="000000"/>
                <w:sz w:val="16"/>
              </w:rPr>
              <w:br w:type="textWrapping"/>
            </w:r>
            <w:r>
              <w:rPr>
                <w:rFonts w:ascii="Courier New" w:hAnsi="Courier New"/>
                <w:color w:val="000000"/>
                <w:sz w:val="16"/>
              </w:rPr>
              <w:t xml:space="preserve">                { 'N', new[] { "#...#", "##..#", "#.#.#", "#..##", "#...#" } },</w:t>
            </w:r>
            <w:r>
              <w:rPr>
                <w:rFonts w:ascii="Courier New" w:hAnsi="Courier New"/>
                <w:color w:val="000000"/>
                <w:sz w:val="16"/>
              </w:rPr>
              <w:br w:type="textWrapping"/>
            </w:r>
            <w:r>
              <w:rPr>
                <w:rFonts w:ascii="Courier New" w:hAnsi="Courier New"/>
                <w:color w:val="000000"/>
                <w:sz w:val="16"/>
              </w:rPr>
              <w:t xml:space="preserve">                { 'S', new[] { ".####", "#....", ".###.", "....#", "####." } },</w:t>
            </w:r>
            <w:r>
              <w:rPr>
                <w:rFonts w:ascii="Courier New" w:hAnsi="Courier New"/>
                <w:color w:val="000000"/>
                <w:sz w:val="16"/>
              </w:rPr>
              <w:br w:type="textWrapping"/>
            </w:r>
            <w:r>
              <w:rPr>
                <w:rFonts w:ascii="Courier New" w:hAnsi="Courier New"/>
                <w:color w:val="000000"/>
                <w:sz w:val="16"/>
              </w:rPr>
              <w:t xml:space="preserve">                { 'T', new[] { "#####", "..#..", "..#..", "..#..", "..#.." } },</w:t>
            </w:r>
            <w:r>
              <w:rPr>
                <w:rFonts w:ascii="Courier New" w:hAnsi="Courier New"/>
                <w:color w:val="000000"/>
                <w:sz w:val="16"/>
              </w:rPr>
              <w:br w:type="textWrapping"/>
            </w:r>
            <w:r>
              <w:rPr>
                <w:rFonts w:ascii="Courier New" w:hAnsi="Courier New"/>
                <w:color w:val="000000"/>
                <w:sz w:val="16"/>
              </w:rPr>
              <w:t xml:space="preserve">                { 'E', new[] { "#####", "#....", "####.", "#....", "#####" } },</w:t>
            </w:r>
            <w:r>
              <w:rPr>
                <w:rFonts w:ascii="Courier New" w:hAnsi="Courier New"/>
                <w:color w:val="000000"/>
                <w:sz w:val="16"/>
              </w:rPr>
              <w:br w:type="textWrapping"/>
            </w:r>
            <w:r>
              <w:rPr>
                <w:rFonts w:ascii="Courier New" w:hAnsi="Courier New"/>
                <w:color w:val="000000"/>
                <w:sz w:val="16"/>
              </w:rPr>
              <w:t xml:space="preserve">                { 'R', new[] { "####.", "#...#", "####.", "#.#..", "#..#." }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const int AltoGlifo = 5;</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&lt;summary&gt;Rótulo MONSTER en caracteres de bloque. Se imprime una sola vez al arrancar.&lt;/summary&gt;</w:t>
            </w:r>
            <w:r>
              <w:rPr>
                <w:rFonts w:ascii="Courier New" w:hAnsi="Courier New"/>
                <w:color w:val="000000"/>
                <w:sz w:val="16"/>
              </w:rPr>
              <w:br w:type="textWrapping"/>
            </w:r>
            <w:r>
              <w:rPr>
                <w:rFonts w:ascii="Courier New" w:hAnsi="Courier New"/>
                <w:color w:val="000000"/>
                <w:sz w:val="16"/>
              </w:rPr>
              <w:t xml:space="preserve">        public static void MostrarLogo()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int escala = 1;</w:t>
            </w:r>
            <w:r>
              <w:rPr>
                <w:rFonts w:ascii="Courier New" w:hAnsi="Courier New"/>
                <w:color w:val="000000"/>
                <w:sz w:val="16"/>
              </w:rPr>
              <w:br w:type="textWrapping"/>
            </w:r>
            <w:r>
              <w:rPr>
                <w:rFonts w:ascii="Courier New" w:hAnsi="Courier New"/>
                <w:color w:val="000000"/>
                <w:sz w:val="16"/>
              </w:rPr>
              <w:t xml:space="preserve">            try</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escala = Console.WindowWidth &gt;= 78 ? 2 : 1;</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catch (IOException)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escala = 1;</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catch (ArgumentOutOfRangeException)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escala = 1;</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ConsoleColor colorAnterior = Console.ForegroundColor;</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Console.ForegroundColor = ConsoleColor.Magenta;</w:t>
            </w:r>
            <w:r>
              <w:rPr>
                <w:rFonts w:ascii="Courier New" w:hAnsi="Courier New"/>
                <w:color w:val="000000"/>
                <w:sz w:val="16"/>
              </w:rPr>
              <w:br w:type="textWrapping"/>
            </w:r>
            <w:r>
              <w:rPr>
                <w:rFonts w:ascii="Courier New" w:hAnsi="Courier New"/>
                <w:color w:val="000000"/>
                <w:sz w:val="16"/>
              </w:rPr>
              <w:t xml:space="preserve">            foreach (string fila in DibujarTexto("MONSTER", escala))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Console.WriteLine(fila);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Console.ForegroundColor = ConsoleColor.DarkMagenta;</w:t>
            </w:r>
            <w:r>
              <w:rPr>
                <w:rFonts w:ascii="Courier New" w:hAnsi="Courier New"/>
                <w:color w:val="000000"/>
                <w:sz w:val="16"/>
              </w:rPr>
              <w:br w:type="textWrapping"/>
            </w:r>
            <w:r>
              <w:rPr>
                <w:rFonts w:ascii="Courier New" w:hAnsi="Courier New"/>
                <w:color w:val="000000"/>
                <w:sz w:val="16"/>
              </w:rPr>
              <w:t xml:space="preserve">            Console.WriteLine("  Conversión de Unidades · Cliente RESTful");</w:t>
            </w:r>
            <w:r>
              <w:rPr>
                <w:rFonts w:ascii="Courier New" w:hAnsi="Courier New"/>
                <w:color w:val="000000"/>
                <w:sz w:val="16"/>
              </w:rPr>
              <w:br w:type="textWrapping"/>
            </w:r>
            <w:r>
              <w:rPr>
                <w:rFonts w:ascii="Courier New" w:hAnsi="Courier New"/>
                <w:color w:val="000000"/>
                <w:sz w:val="16"/>
              </w:rPr>
              <w:t xml:space="preserve">            Console.ForegroundColor = colorAnterior;</w:t>
            </w:r>
            <w:r>
              <w:rPr>
                <w:rFonts w:ascii="Courier New" w:hAnsi="Courier New"/>
                <w:color w:val="000000"/>
                <w:sz w:val="16"/>
              </w:rPr>
              <w:br w:type="textWrapping"/>
            </w:r>
            <w:r>
              <w:rPr>
                <w:rFonts w:ascii="Courier New" w:hAnsi="Courier New"/>
                <w:color w:val="000000"/>
                <w:sz w:val="16"/>
              </w:rPr>
              <w:t xml:space="preserve">            Console.WriteLine();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&lt;summary&gt;Cabecera corta que encabeza cada pantalla/etapa.&lt;/summary&gt;</w:t>
            </w:r>
            <w:r>
              <w:rPr>
                <w:rFonts w:ascii="Courier New" w:hAnsi="Courier New"/>
                <w:color w:val="000000"/>
                <w:sz w:val="16"/>
              </w:rPr>
              <w:br w:type="textWrapping"/>
            </w:r>
            <w:r>
              <w:rPr>
                <w:rFonts w:ascii="Courier New" w:hAnsi="Courier New"/>
                <w:color w:val="000000"/>
                <w:sz w:val="16"/>
              </w:rPr>
              <w:t xml:space="preserve">        public static void MostrarCabecera()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Console.ForegroundColor = ConsoleColor.DarkCyan;</w:t>
            </w:r>
            <w:r>
              <w:rPr>
                <w:rFonts w:ascii="Courier New" w:hAnsi="Courier New"/>
                <w:color w:val="000000"/>
                <w:sz w:val="16"/>
              </w:rPr>
              <w:br w:type="textWrapping"/>
            </w:r>
            <w:r>
              <w:rPr>
                <w:rFonts w:ascii="Courier New" w:hAnsi="Courier New"/>
                <w:color w:val="000000"/>
                <w:sz w:val="16"/>
              </w:rPr>
              <w:t xml:space="preserve">            Console.WriteLine("MONSTER · Conversión de Unidades");</w:t>
            </w:r>
            <w:r>
              <w:rPr>
                <w:rFonts w:ascii="Courier New" w:hAnsi="Courier New"/>
                <w:color w:val="000000"/>
                <w:sz w:val="16"/>
              </w:rPr>
              <w:br w:type="textWrapping"/>
            </w:r>
            <w:r>
              <w:rPr>
                <w:rFonts w:ascii="Courier New" w:hAnsi="Courier New"/>
                <w:color w:val="000000"/>
                <w:sz w:val="16"/>
              </w:rPr>
              <w:t xml:space="preserve">            Console.ResetColor();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&lt;summary&gt;Muestra el mensaje de error del servidor exactamente como llegó, con el prefijo [ERROR] en rojo.&lt;/summary&gt;</w:t>
            </w:r>
            <w:r>
              <w:rPr>
                <w:rFonts w:ascii="Courier New" w:hAnsi="Courier New"/>
                <w:color w:val="000000"/>
                <w:sz w:val="16"/>
              </w:rPr>
              <w:br w:type="textWrapping"/>
            </w:r>
            <w:r>
              <w:rPr>
                <w:rFonts w:ascii="Courier New" w:hAnsi="Courier New"/>
                <w:color w:val="000000"/>
                <w:sz w:val="16"/>
              </w:rPr>
              <w:t xml:space="preserve">        public static void MostrarError(string mensaje)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Console.ForegroundColor = ConsoleColor.Red;</w:t>
            </w:r>
            <w:r>
              <w:rPr>
                <w:rFonts w:ascii="Courier New" w:hAnsi="Courier New"/>
                <w:color w:val="000000"/>
                <w:sz w:val="16"/>
              </w:rPr>
              <w:br w:type="textWrapping"/>
            </w:r>
            <w:r>
              <w:rPr>
                <w:rFonts w:ascii="Courier New" w:hAnsi="Courier New"/>
                <w:color w:val="000000"/>
                <w:sz w:val="16"/>
              </w:rPr>
              <w:t xml:space="preserve">            Console.WriteLine("[ERROR] " + mensaje);</w:t>
            </w:r>
            <w:r>
              <w:rPr>
                <w:rFonts w:ascii="Courier New" w:hAnsi="Courier New"/>
                <w:color w:val="000000"/>
                <w:sz w:val="16"/>
              </w:rPr>
              <w:br w:type="textWrapping"/>
            </w:r>
            <w:r>
              <w:rPr>
                <w:rFonts w:ascii="Courier New" w:hAnsi="Courier New"/>
                <w:color w:val="000000"/>
                <w:sz w:val="16"/>
              </w:rPr>
              <w:t xml:space="preserve">            Console.ResetColor();</w:t>
            </w:r>
            <w:r>
              <w:rPr>
                <w:rFonts w:ascii="Courier New" w:hAnsi="Courier New"/>
                <w:color w:val="000000"/>
                <w:sz w:val="16"/>
              </w:rPr>
              <w:br w:type="textWrapping"/>
            </w:r>
            <w:r>
              <w:rPr>
                <w:rFonts w:ascii="Courier New" w:hAnsi="Courier New"/>
                <w:color w:val="000000"/>
                <w:sz w:val="16"/>
              </w:rPr>
              <w:t xml:space="preserve">            Console.WriteLine();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static void MostrarExito(string mensaje)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Console.ForegroundColor = ConsoleColor.Green;</w:t>
            </w:r>
            <w:r>
              <w:rPr>
                <w:rFonts w:ascii="Courier New" w:hAnsi="Courier New"/>
                <w:color w:val="000000"/>
                <w:sz w:val="16"/>
              </w:rPr>
              <w:br w:type="textWrapping"/>
            </w:r>
            <w:r>
              <w:rPr>
                <w:rFonts w:ascii="Courier New" w:hAnsi="Courier New"/>
                <w:color w:val="000000"/>
                <w:sz w:val="16"/>
              </w:rPr>
              <w:t xml:space="preserve">            Console.WriteLine("[OK] " + mensaje);</w:t>
            </w:r>
            <w:r>
              <w:rPr>
                <w:rFonts w:ascii="Courier New" w:hAnsi="Courier New"/>
                <w:color w:val="000000"/>
                <w:sz w:val="16"/>
              </w:rPr>
              <w:br w:type="textWrapping"/>
            </w:r>
            <w:r>
              <w:rPr>
                <w:rFonts w:ascii="Courier New" w:hAnsi="Courier New"/>
                <w:color w:val="000000"/>
                <w:sz w:val="16"/>
              </w:rPr>
              <w:t xml:space="preserve">            Console.ResetColor();</w:t>
            </w:r>
            <w:r>
              <w:rPr>
                <w:rFonts w:ascii="Courier New" w:hAnsi="Courier New"/>
                <w:color w:val="000000"/>
                <w:sz w:val="16"/>
              </w:rPr>
              <w:br w:type="textWrapping"/>
            </w:r>
            <w:r>
              <w:rPr>
                <w:rFonts w:ascii="Courier New" w:hAnsi="Courier New"/>
                <w:color w:val="000000"/>
                <w:sz w:val="16"/>
              </w:rPr>
              <w:t xml:space="preserve">            Console.WriteLine();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static void MostrarInfo(string mensaje)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Console.ForegroundColor = ConsoleColor.Cyan;</w:t>
            </w:r>
            <w:r>
              <w:rPr>
                <w:rFonts w:ascii="Courier New" w:hAnsi="Courier New"/>
                <w:color w:val="000000"/>
                <w:sz w:val="16"/>
              </w:rPr>
              <w:br w:type="textWrapping"/>
            </w:r>
            <w:r>
              <w:rPr>
                <w:rFonts w:ascii="Courier New" w:hAnsi="Courier New"/>
                <w:color w:val="000000"/>
                <w:sz w:val="16"/>
              </w:rPr>
              <w:t xml:space="preserve">            Console.WriteLine(mensaje);</w:t>
            </w:r>
            <w:r>
              <w:rPr>
                <w:rFonts w:ascii="Courier New" w:hAnsi="Courier New"/>
                <w:color w:val="000000"/>
                <w:sz w:val="16"/>
              </w:rPr>
              <w:br w:type="textWrapping"/>
            </w:r>
            <w:r>
              <w:rPr>
                <w:rFonts w:ascii="Courier New" w:hAnsi="Courier New"/>
                <w:color w:val="000000"/>
                <w:sz w:val="16"/>
              </w:rPr>
              <w:t xml:space="preserve">            Console.ResetColor();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&lt;summary&gt;Pide una línea de texto visible (por ejemplo el usuario).&lt;/summary&gt;</w:t>
            </w:r>
            <w:r>
              <w:rPr>
                <w:rFonts w:ascii="Courier New" w:hAnsi="Courier New"/>
                <w:color w:val="000000"/>
                <w:sz w:val="16"/>
              </w:rPr>
              <w:br w:type="textWrapping"/>
            </w:r>
            <w:r>
              <w:rPr>
                <w:rFonts w:ascii="Courier New" w:hAnsi="Courier New"/>
                <w:color w:val="000000"/>
                <w:sz w:val="16"/>
              </w:rPr>
              <w:t xml:space="preserve">        public static string PedirTexto(string etiqueta)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Console.ForegroundColor = ConsoleColor.Yellow;</w:t>
            </w:r>
            <w:r>
              <w:rPr>
                <w:rFonts w:ascii="Courier New" w:hAnsi="Courier New"/>
                <w:color w:val="000000"/>
                <w:sz w:val="16"/>
              </w:rPr>
              <w:br w:type="textWrapping"/>
            </w:r>
            <w:r>
              <w:rPr>
                <w:rFonts w:ascii="Courier New" w:hAnsi="Courier New"/>
                <w:color w:val="000000"/>
                <w:sz w:val="16"/>
              </w:rPr>
              <w:t xml:space="preserve">            Console.Write(etiqueta);</w:t>
            </w:r>
            <w:r>
              <w:rPr>
                <w:rFonts w:ascii="Courier New" w:hAnsi="Courier New"/>
                <w:color w:val="000000"/>
                <w:sz w:val="16"/>
              </w:rPr>
              <w:br w:type="textWrapping"/>
            </w:r>
            <w:r>
              <w:rPr>
                <w:rFonts w:ascii="Courier New" w:hAnsi="Courier New"/>
                <w:color w:val="000000"/>
                <w:sz w:val="16"/>
              </w:rPr>
              <w:t xml:space="preserve">            Console.ResetColor();</w:t>
            </w:r>
            <w:r>
              <w:rPr>
                <w:rFonts w:ascii="Courier New" w:hAnsi="Courier New"/>
                <w:color w:val="000000"/>
                <w:sz w:val="16"/>
              </w:rPr>
              <w:br w:type="textWrapping"/>
            </w:r>
            <w:r>
              <w:rPr>
                <w:rFonts w:ascii="Courier New" w:hAnsi="Courier New"/>
                <w:color w:val="000000"/>
                <w:sz w:val="16"/>
              </w:rPr>
              <w:t xml:space="preserve">            return (Console.ReadLine() ?? string.Empty).Trim();</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static void EsperarTecla()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Console.ForegroundColor = ConsoleColor.DarkGray;</w:t>
            </w:r>
            <w:r>
              <w:rPr>
                <w:rFonts w:ascii="Courier New" w:hAnsi="Courier New"/>
                <w:color w:val="000000"/>
                <w:sz w:val="16"/>
              </w:rPr>
              <w:br w:type="textWrapping"/>
            </w:r>
            <w:r>
              <w:rPr>
                <w:rFonts w:ascii="Courier New" w:hAnsi="Courier New"/>
                <w:color w:val="000000"/>
                <w:sz w:val="16"/>
              </w:rPr>
              <w:t xml:space="preserve">            Console.Write("Presione cualquier tecla para continuar...");</w:t>
            </w:r>
            <w:r>
              <w:rPr>
                <w:rFonts w:ascii="Courier New" w:hAnsi="Courier New"/>
                <w:color w:val="000000"/>
                <w:sz w:val="16"/>
              </w:rPr>
              <w:br w:type="textWrapping"/>
            </w:r>
            <w:r>
              <w:rPr>
                <w:rFonts w:ascii="Courier New" w:hAnsi="Courier New"/>
                <w:color w:val="000000"/>
                <w:sz w:val="16"/>
              </w:rPr>
              <w:t xml:space="preserve">            Console.ResetColor();</w:t>
            </w:r>
            <w:r>
              <w:rPr>
                <w:rFonts w:ascii="Courier New" w:hAnsi="Courier New"/>
                <w:color w:val="000000"/>
                <w:sz w:val="16"/>
              </w:rPr>
              <w:br w:type="textWrapping"/>
            </w:r>
            <w:r>
              <w:rPr>
                <w:rFonts w:ascii="Courier New" w:hAnsi="Courier New"/>
                <w:color w:val="000000"/>
                <w:sz w:val="16"/>
              </w:rPr>
              <w:t xml:space="preserve">            Console.ReadKey(intercept: true);</w:t>
            </w:r>
            <w:r>
              <w:rPr>
                <w:rFonts w:ascii="Courier New" w:hAnsi="Courier New"/>
                <w:color w:val="000000"/>
                <w:sz w:val="16"/>
              </w:rPr>
              <w:br w:type="textWrapping"/>
            </w:r>
            <w:r>
              <w:rPr>
                <w:rFonts w:ascii="Courier New" w:hAnsi="Courier New"/>
                <w:color w:val="000000"/>
                <w:sz w:val="16"/>
              </w:rPr>
              <w:t xml:space="preserve">            Console.WriteLine();</w:t>
            </w:r>
            <w:r>
              <w:rPr>
                <w:rFonts w:ascii="Courier New" w:hAnsi="Courier New"/>
                <w:color w:val="000000"/>
                <w:sz w:val="16"/>
              </w:rPr>
              <w:br w:type="textWrapping"/>
            </w:r>
            <w:r>
              <w:rPr>
                <w:rFonts w:ascii="Courier New" w:hAnsi="Courier New"/>
                <w:color w:val="000000"/>
                <w:sz w:val="16"/>
              </w:rPr>
              <w:t xml:space="preserve">            Console.WriteLine();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&lt;summary&gt;Convierte un texto en líneas de caracteres de bloque usando la fuente interna.&lt;/summary&gt;</w:t>
            </w:r>
            <w:r>
              <w:rPr>
                <w:rFonts w:ascii="Courier New" w:hAnsi="Courier New"/>
                <w:color w:val="000000"/>
                <w:sz w:val="16"/>
              </w:rPr>
              <w:br w:type="textWrapping"/>
            </w:r>
            <w:r>
              <w:rPr>
                <w:rFonts w:ascii="Courier New" w:hAnsi="Courier New"/>
                <w:color w:val="000000"/>
                <w:sz w:val="16"/>
              </w:rPr>
              <w:t xml:space="preserve">        private static IEnumerable&lt;string&gt; DibujarTexto(string texto, int escala)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var lineas = new string[AltoGlifo];</w:t>
            </w:r>
            <w:r>
              <w:rPr>
                <w:rFonts w:ascii="Courier New" w:hAnsi="Courier New"/>
                <w:color w:val="000000"/>
                <w:sz w:val="16"/>
              </w:rPr>
              <w:br w:type="textWrapping"/>
            </w:r>
            <w:r>
              <w:rPr>
                <w:rFonts w:ascii="Courier New" w:hAnsi="Courier New"/>
                <w:color w:val="000000"/>
                <w:sz w:val="16"/>
              </w:rPr>
              <w:t xml:space="preserve">            bool primero = true;</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foreach (char caracter in texto.ToUpperInvariant())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if (!Fuente.TryGetValue(caracter, out string[]? glifo) || glifo.Length != AltoGlifo)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continue;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for (int fila = 0; fila &lt; AltoGlifo; fila++)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string pixeles = Expandir(glifo[fila], escala);</w:t>
            </w:r>
            <w:r>
              <w:rPr>
                <w:rFonts w:ascii="Courier New" w:hAnsi="Courier New"/>
                <w:color w:val="000000"/>
                <w:sz w:val="16"/>
              </w:rPr>
              <w:br w:type="textWrapping"/>
            </w:r>
            <w:r>
              <w:rPr>
                <w:rFonts w:ascii="Courier New" w:hAnsi="Courier New"/>
                <w:color w:val="000000"/>
                <w:sz w:val="16"/>
              </w:rPr>
              <w:t xml:space="preserve">                    lineas[fila] = primero ? pixeles : lineas[fila] + " " + pixeles;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primero = false;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return lineas;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static string Expandir(string fila, int escala)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var construida = new System.Text.StringBuilder(fila.Length * escala);</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foreach (char pixel in fila)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construida.Append(pixel == '#' ? new string('█', escala) : new string(' ', escala));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return construida.ToString();</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7CB2E180"/>
    <w:p w14:paraId="2F41005D">
      <w:pPr>
        <w:pStyle w:val="6"/>
        <w:spacing w:after="60"/>
      </w:pPr>
      <w:bookmarkStart w:id="186" w:name="_Toc5237"/>
      <w:bookmarkStart w:id="187" w:name="_Toc21908"/>
      <w:r>
        <w:rPr>
          <w:i/>
          <w:color w:val="1F497D"/>
          <w:sz w:val="18"/>
        </w:rPr>
        <w:t xml:space="preserve">Tabla </w:t>
      </w:r>
      <w:r>
        <w:rPr>
          <w:rFonts w:hint="default"/>
          <w:i/>
          <w:color w:val="1F497D"/>
          <w:sz w:val="18"/>
          <w:lang w:val="en-US"/>
        </w:rPr>
        <w:t>2</w:t>
      </w:r>
      <w:r>
        <w:rPr>
          <w:i/>
          <w:color w:val="1F497D"/>
          <w:sz w:val="18"/>
        </w:rPr>
        <w:t>0. Clase ZonaTexto - Cliente Consola</w:t>
      </w:r>
      <w:bookmarkEnd w:id="186"/>
      <w:bookmarkEnd w:id="187"/>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63"/>
      </w:tblGrid>
      <w:tr w14:paraId="71FB8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63" w:type="dxa"/>
            <w:shd w:val="clear" w:color="auto" w:fill="D9D9D9"/>
          </w:tcPr>
          <w:p w14:paraId="2893D326">
            <w:pPr>
              <w:spacing w:after="0" w:line="240" w:lineRule="auto"/>
            </w:pPr>
            <w:r>
              <w:rPr>
                <w:rFonts w:ascii="Courier New" w:hAnsi="Courier New"/>
                <w:color w:val="000000"/>
                <w:sz w:val="16"/>
              </w:rPr>
              <w:t>namespace ClienteConsolaConversion.Interfaz</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 &lt;summary&gt;</w:t>
            </w:r>
            <w:r>
              <w:rPr>
                <w:rFonts w:ascii="Courier New" w:hAnsi="Courier New"/>
                <w:color w:val="000000"/>
                <w:sz w:val="16"/>
              </w:rPr>
              <w:br w:type="textWrapping"/>
            </w:r>
            <w:r>
              <w:rPr>
                <w:rFonts w:ascii="Courier New" w:hAnsi="Courier New"/>
                <w:color w:val="000000"/>
                <w:sz w:val="16"/>
              </w:rPr>
              <w:t xml:space="preserve">    /// Región borruble de la consola.</w:t>
            </w:r>
            <w:r>
              <w:rPr>
                <w:rFonts w:ascii="Courier New" w:hAnsi="Courier New"/>
                <w:color w:val="000000"/>
                <w:sz w:val="16"/>
              </w:rPr>
              <w:br w:type="textWrapping"/>
            </w:r>
            <w:r>
              <w:rPr>
                <w:rFonts w:ascii="Courier New" w:hAnsi="Courier New"/>
                <w:color w:val="000000"/>
                <w:sz w:val="16"/>
              </w:rPr>
              <w:t xml:space="preserve">    /// Marca el inicio de un bloque (cabecera + selector o formulario) y permite borrar</w:t>
            </w:r>
            <w:r>
              <w:rPr>
                <w:rFonts w:ascii="Courier New" w:hAnsi="Courier New"/>
                <w:color w:val="000000"/>
                <w:sz w:val="16"/>
              </w:rPr>
              <w:br w:type="textWrapping"/>
            </w:r>
            <w:r>
              <w:rPr>
                <w:rFonts w:ascii="Courier New" w:hAnsi="Courier New"/>
                <w:color w:val="000000"/>
                <w:sz w:val="16"/>
              </w:rPr>
              <w:t xml:space="preserve">    /// exactamente las líneas escritas desde entonces, de modo que el siguiente bloque</w:t>
            </w:r>
            <w:r>
              <w:rPr>
                <w:rFonts w:ascii="Courier New" w:hAnsi="Courier New"/>
                <w:color w:val="000000"/>
                <w:sz w:val="16"/>
              </w:rPr>
              <w:br w:type="textWrapping"/>
            </w:r>
            <w:r>
              <w:rPr>
                <w:rFonts w:ascii="Courier New" w:hAnsi="Courier New"/>
                <w:color w:val="000000"/>
                <w:sz w:val="16"/>
              </w:rPr>
              <w:t xml:space="preserve">    /// se dibuje en el mismo sitio y no se acumule contenido anterior.</w:t>
            </w:r>
            <w:r>
              <w:rPr>
                <w:rFonts w:ascii="Courier New" w:hAnsi="Courier New"/>
                <w:color w:val="000000"/>
                <w:sz w:val="16"/>
              </w:rPr>
              <w:br w:type="textWrapping"/>
            </w:r>
            <w:r>
              <w:rPr>
                <w:rFonts w:ascii="Courier New" w:hAnsi="Courier New"/>
                <w:color w:val="000000"/>
                <w:sz w:val="16"/>
              </w:rPr>
              <w:t xml:space="preserve">    /// Los mensajes impresos después de Borrar() quedan como registro y ya no se borran.</w:t>
            </w:r>
            <w:r>
              <w:rPr>
                <w:rFonts w:ascii="Courier New" w:hAnsi="Courier New"/>
                <w:color w:val="000000"/>
                <w:sz w:val="16"/>
              </w:rPr>
              <w:br w:type="textWrapping"/>
            </w:r>
            <w:r>
              <w:rPr>
                <w:rFonts w:ascii="Courier New" w:hAnsi="Courier New"/>
                <w:color w:val="000000"/>
                <w:sz w:val="16"/>
              </w:rPr>
              <w:t xml:space="preserve">    /// &lt;/summary&gt;</w:t>
            </w:r>
            <w:r>
              <w:rPr>
                <w:rFonts w:ascii="Courier New" w:hAnsi="Courier New"/>
                <w:color w:val="000000"/>
                <w:sz w:val="16"/>
              </w:rPr>
              <w:br w:type="textWrapping"/>
            </w:r>
            <w:r>
              <w:rPr>
                <w:rFonts w:ascii="Courier New" w:hAnsi="Courier New"/>
                <w:color w:val="000000"/>
                <w:sz w:val="16"/>
              </w:rPr>
              <w:t xml:space="preserve">    public sealed class ZonaTexto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private int _izquierda;</w:t>
            </w:r>
            <w:r>
              <w:rPr>
                <w:rFonts w:ascii="Courier New" w:hAnsi="Courier New"/>
                <w:color w:val="000000"/>
                <w:sz w:val="16"/>
              </w:rPr>
              <w:br w:type="textWrapping"/>
            </w:r>
            <w:r>
              <w:rPr>
                <w:rFonts w:ascii="Courier New" w:hAnsi="Courier New"/>
                <w:color w:val="000000"/>
                <w:sz w:val="16"/>
              </w:rPr>
              <w:t xml:space="preserve">        private int _arriba;</w:t>
            </w:r>
            <w:r>
              <w:rPr>
                <w:rFonts w:ascii="Courier New" w:hAnsi="Courier New"/>
                <w:color w:val="000000"/>
                <w:sz w:val="16"/>
              </w:rPr>
              <w:br w:type="textWrapping"/>
            </w:r>
            <w:r>
              <w:rPr>
                <w:rFonts w:ascii="Courier New" w:hAnsi="Courier New"/>
                <w:color w:val="000000"/>
                <w:sz w:val="16"/>
              </w:rPr>
              <w:t xml:space="preserve">        private bool _activa;</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&lt;summary&gt;Marca el inicio del bloque que se va a dibujar.&lt;/summary&gt;</w:t>
            </w:r>
            <w:r>
              <w:rPr>
                <w:rFonts w:ascii="Courier New" w:hAnsi="Courier New"/>
                <w:color w:val="000000"/>
                <w:sz w:val="16"/>
              </w:rPr>
              <w:br w:type="textWrapping"/>
            </w:r>
            <w:r>
              <w:rPr>
                <w:rFonts w:ascii="Courier New" w:hAnsi="Courier New"/>
                <w:color w:val="000000"/>
                <w:sz w:val="16"/>
              </w:rPr>
              <w:t xml:space="preserve">        public void Comenzar()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try</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_izquierda = Console.CursorLeft;</w:t>
            </w:r>
            <w:r>
              <w:rPr>
                <w:rFonts w:ascii="Courier New" w:hAnsi="Courier New"/>
                <w:color w:val="000000"/>
                <w:sz w:val="16"/>
              </w:rPr>
              <w:br w:type="textWrapping"/>
            </w:r>
            <w:r>
              <w:rPr>
                <w:rFonts w:ascii="Courier New" w:hAnsi="Courier New"/>
                <w:color w:val="000000"/>
                <w:sz w:val="16"/>
              </w:rPr>
              <w:t xml:space="preserve">                _arriba = Console.CursorTop;</w:t>
            </w:r>
            <w:r>
              <w:rPr>
                <w:rFonts w:ascii="Courier New" w:hAnsi="Courier New"/>
                <w:color w:val="000000"/>
                <w:sz w:val="16"/>
              </w:rPr>
              <w:br w:type="textWrapping"/>
            </w:r>
            <w:r>
              <w:rPr>
                <w:rFonts w:ascii="Courier New" w:hAnsi="Courier New"/>
                <w:color w:val="000000"/>
                <w:sz w:val="16"/>
              </w:rPr>
              <w:t xml:space="preserve">                _activa = true;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catch (IOException)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 Consola no disponible (salida redirigida): no hay zona que borrar.</w:t>
            </w:r>
            <w:r>
              <w:rPr>
                <w:rFonts w:ascii="Courier New" w:hAnsi="Courier New"/>
                <w:color w:val="000000"/>
                <w:sz w:val="16"/>
              </w:rPr>
              <w:br w:type="textWrapping"/>
            </w:r>
            <w:r>
              <w:rPr>
                <w:rFonts w:ascii="Courier New" w:hAnsi="Courier New"/>
                <w:color w:val="000000"/>
                <w:sz w:val="16"/>
              </w:rPr>
              <w:t xml:space="preserve">                _activa = false;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catch (ArgumentOutOfRangeException)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_activa = false;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w:t>
            </w:r>
            <w:r>
              <w:rPr>
                <w:rFonts w:ascii="Courier New" w:hAnsi="Courier New"/>
                <w:color w:val="000000"/>
                <w:sz w:val="16"/>
              </w:rPr>
              <w:br w:type="textWrapping"/>
            </w:r>
            <w:r>
              <w:rPr>
                <w:rFonts w:ascii="Courier New" w:hAnsi="Courier New"/>
                <w:color w:val="000000"/>
                <w:sz w:val="16"/>
              </w:rPr>
              <w:t xml:space="preserve">        /// Borra todas las líneas escritas desde Comenzar() hasta la posición actual del cursor</w:t>
            </w:r>
            <w:r>
              <w:rPr>
                <w:rFonts w:ascii="Courier New" w:hAnsi="Courier New"/>
                <w:color w:val="000000"/>
                <w:sz w:val="16"/>
              </w:rPr>
              <w:br w:type="textWrapping"/>
            </w:r>
            <w:r>
              <w:rPr>
                <w:rFonts w:ascii="Courier New" w:hAnsi="Courier New"/>
                <w:color w:val="000000"/>
                <w:sz w:val="16"/>
              </w:rPr>
              <w:t xml:space="preserve">        /// y devuelve el cursor al inicio del bloque. Si no hay bloque activo no hace nada.</w:t>
            </w:r>
            <w:r>
              <w:rPr>
                <w:rFonts w:ascii="Courier New" w:hAnsi="Courier New"/>
                <w:color w:val="000000"/>
                <w:sz w:val="16"/>
              </w:rPr>
              <w:br w:type="textWrapping"/>
            </w:r>
            <w:r>
              <w:rPr>
                <w:rFonts w:ascii="Courier New" w:hAnsi="Courier New"/>
                <w:color w:val="000000"/>
                <w:sz w:val="16"/>
              </w:rPr>
              <w:t xml:space="preserve">        /// &lt;/summary&gt;</w:t>
            </w:r>
            <w:r>
              <w:rPr>
                <w:rFonts w:ascii="Courier New" w:hAnsi="Courier New"/>
                <w:color w:val="000000"/>
                <w:sz w:val="16"/>
              </w:rPr>
              <w:br w:type="textWrapping"/>
            </w:r>
            <w:r>
              <w:rPr>
                <w:rFonts w:ascii="Courier New" w:hAnsi="Courier New"/>
                <w:color w:val="000000"/>
                <w:sz w:val="16"/>
              </w:rPr>
              <w:t xml:space="preserve">        public void Borrar()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if (!_activa)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_activa = false;</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try</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int ultimaFila = Console.CursorTop;</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(ultimaFila &lt; _arriba || _izquierda &lt; 0)</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int ancho = Math.Max(1, AnchoConsola() - _izquierda);</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for (int fila = _arriba; fila &lt;= ultimaFila; fila++)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Console.SetCursorPosition(_izquierda, fila);</w:t>
            </w:r>
            <w:r>
              <w:rPr>
                <w:rFonts w:ascii="Courier New" w:hAnsi="Courier New"/>
                <w:color w:val="000000"/>
                <w:sz w:val="16"/>
              </w:rPr>
              <w:br w:type="textWrapping"/>
            </w:r>
            <w:r>
              <w:rPr>
                <w:rFonts w:ascii="Courier New" w:hAnsi="Courier New"/>
                <w:color w:val="000000"/>
                <w:sz w:val="16"/>
              </w:rPr>
              <w:t xml:space="preserve">                    Console.Write(new string(' ', ancho));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Console.SetCursorPosition(_izquierda, _arriba);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catch (ArgumentOutOfRangeException)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 La consola cambió de tamaño durante el borrado: se deja como está.</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catch (IOException)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 Consola no disponible: se deja como está.</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static int AnchoConsola()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try</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Math.Max(20, Console.WindowWidth);</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catch (IOException)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80;</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catch (ArgumentOutOfRangeException)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80;</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1E585FF4">
      <w:pPr>
        <w:rPr>
          <w:b/>
          <w:bCs/>
          <w:color w:val="243F61"/>
          <w:sz w:val="32"/>
          <w:szCs w:val="32"/>
        </w:rPr>
        <w:sectPr>
          <w:pgSz w:w="16838" w:h="11906" w:orient="landscape"/>
          <w:pgMar w:top="1701" w:right="1276" w:bottom="1701" w:left="993"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docGrid w:linePitch="299" w:charSpace="0"/>
        </w:sectPr>
      </w:pPr>
    </w:p>
    <w:p w14:paraId="0810DA39">
      <w:pPr>
        <w:rPr>
          <w:b/>
          <w:bCs/>
          <w:color w:val="243F61"/>
          <w:sz w:val="32"/>
          <w:szCs w:val="32"/>
        </w:rPr>
      </w:pPr>
      <w:r>
        <w:rPr>
          <w:b/>
          <w:bCs/>
          <w:color w:val="243F61"/>
          <w:sz w:val="32"/>
          <w:szCs w:val="32"/>
        </w:rPr>
        <w:t xml:space="preserve">CONSUMO DEL SERVICIO </w:t>
      </w:r>
      <w:r>
        <w:rPr>
          <w:b/>
          <w:bCs/>
          <w:color w:val="243F61"/>
          <w:sz w:val="32"/>
          <w:szCs w:val="32"/>
          <w:lang w:val="es-ES"/>
        </w:rPr>
        <w:t>RESTFUL</w:t>
      </w:r>
      <w:r>
        <w:rPr>
          <w:b/>
          <w:bCs/>
          <w:color w:val="243F61"/>
          <w:sz w:val="32"/>
          <w:szCs w:val="32"/>
        </w:rPr>
        <w:t xml:space="preserve"> (</w:t>
      </w:r>
      <w:del w:id="768" w:author="marpa" w:date="2026-10-25T15:19:04Z">
        <w:r>
          <w:rPr>
            <w:rFonts w:hint="default"/>
            <w:b/>
            <w:bCs/>
            <w:color w:val="243F61"/>
            <w:sz w:val="32"/>
            <w:szCs w:val="32"/>
            <w:lang w:val="en-US"/>
          </w:rPr>
          <w:delText>CONTROLADOR</w:delText>
        </w:r>
      </w:del>
      <w:ins w:id="769" w:author="marpa" w:date="2026-10-25T15:19:04Z">
        <w:r>
          <w:rPr>
            <w:rFonts w:hint="default"/>
            <w:b/>
            <w:bCs/>
            <w:color w:val="243F61"/>
            <w:sz w:val="32"/>
            <w:szCs w:val="32"/>
            <w:lang w:val="es-EC"/>
          </w:rPr>
          <w:t>S</w:t>
        </w:r>
      </w:ins>
      <w:ins w:id="770" w:author="marpa" w:date="2026-10-25T15:19:05Z">
        <w:r>
          <w:rPr>
            <w:rFonts w:hint="default"/>
            <w:b/>
            <w:bCs/>
            <w:color w:val="243F61"/>
            <w:sz w:val="32"/>
            <w:szCs w:val="32"/>
            <w:lang w:val="es-EC"/>
          </w:rPr>
          <w:t>ERVICIO</w:t>
        </w:r>
      </w:ins>
      <w:ins w:id="771" w:author="marpa" w:date="2026-10-25T15:19:06Z">
        <w:r>
          <w:rPr>
            <w:rFonts w:hint="default"/>
            <w:b/>
            <w:bCs/>
            <w:color w:val="243F61"/>
            <w:sz w:val="32"/>
            <w:szCs w:val="32"/>
            <w:lang w:val="es-EC"/>
          </w:rPr>
          <w:t>S Y S</w:t>
        </w:r>
      </w:ins>
      <w:ins w:id="772" w:author="marpa" w:date="2026-10-25T15:19:07Z">
        <w:r>
          <w:rPr>
            <w:rFonts w:hint="default"/>
            <w:b/>
            <w:bCs/>
            <w:color w:val="243F61"/>
            <w:sz w:val="32"/>
            <w:szCs w:val="32"/>
            <w:lang w:val="es-EC"/>
          </w:rPr>
          <w:t>EGURIDAD</w:t>
        </w:r>
      </w:ins>
      <w:r>
        <w:rPr>
          <w:b/>
          <w:bCs/>
          <w:color w:val="243F61"/>
          <w:sz w:val="32"/>
          <w:szCs w:val="32"/>
        </w:rPr>
        <w:t>)</w:t>
      </w:r>
    </w:p>
    <w:p w14:paraId="09906E63">
      <w:pPr>
        <w:rPr>
          <w:rFonts w:hint="default"/>
          <w:i/>
          <w:iCs/>
          <w:lang w:val="es-EC"/>
        </w:rPr>
      </w:pPr>
      <w:r>
        <w:t xml:space="preserve">En esta sección </w:t>
      </w:r>
      <w:del w:id="773" w:author="marpa" w:date="2026-10-25T15:19:29Z">
        <w:r>
          <w:rPr>
            <w:rFonts w:hint="default"/>
            <w:lang w:val="en-US"/>
          </w:rPr>
          <w:delText>se reemplazan los clientes REST tradicionales. Para la comunicación con el servidor, se utilizó la herramienta "Web Service Client" de NetBeans para generar los artefactos JAX-WS a partir del WSDL expuesto por Payara.</w:delText>
        </w:r>
      </w:del>
      <w:ins w:id="774" w:author="marpa" w:date="2026-10-25T15:19:29Z">
        <w:r>
          <w:rPr>
            <w:rFonts w:hint="default"/>
            <w:lang w:val="es-EC"/>
          </w:rPr>
          <w:t>se</w:t>
        </w:r>
      </w:ins>
      <w:ins w:id="775" w:author="marpa" w:date="2026-10-25T15:19:30Z">
        <w:r>
          <w:rPr>
            <w:rFonts w:hint="default"/>
            <w:lang w:val="es-EC"/>
          </w:rPr>
          <w:t xml:space="preserve"> </w:t>
        </w:r>
      </w:ins>
      <w:ins w:id="776" w:author="marpa" w:date="2026-10-25T15:19:33Z">
        <w:r>
          <w:rPr>
            <w:rFonts w:hint="default"/>
            <w:lang w:val="es-EC"/>
          </w:rPr>
          <w:t>establec</w:t>
        </w:r>
      </w:ins>
      <w:ins w:id="777" w:author="marpa" w:date="2026-10-25T15:19:34Z">
        <w:r>
          <w:rPr>
            <w:rFonts w:hint="default"/>
            <w:lang w:val="es-EC"/>
          </w:rPr>
          <w:t>e la comu</w:t>
        </w:r>
      </w:ins>
      <w:ins w:id="778" w:author="marpa" w:date="2026-10-25T15:19:35Z">
        <w:r>
          <w:rPr>
            <w:rFonts w:hint="default"/>
            <w:lang w:val="es-EC"/>
          </w:rPr>
          <w:t>nicació</w:t>
        </w:r>
      </w:ins>
      <w:ins w:id="779" w:author="marpa" w:date="2026-10-25T15:19:36Z">
        <w:r>
          <w:rPr>
            <w:rFonts w:hint="default"/>
            <w:lang w:val="es-EC"/>
          </w:rPr>
          <w:t xml:space="preserve">n </w:t>
        </w:r>
      </w:ins>
      <w:ins w:id="780" w:author="marpa" w:date="2026-10-25T15:19:37Z">
        <w:r>
          <w:rPr>
            <w:rFonts w:hint="default"/>
            <w:lang w:val="es-EC"/>
          </w:rPr>
          <w:t>con</w:t>
        </w:r>
      </w:ins>
      <w:ins w:id="781" w:author="marpa" w:date="2026-10-25T15:19:38Z">
        <w:r>
          <w:rPr>
            <w:rFonts w:hint="default"/>
            <w:lang w:val="es-EC"/>
          </w:rPr>
          <w:t xml:space="preserve"> el ser</w:t>
        </w:r>
      </w:ins>
      <w:ins w:id="782" w:author="marpa" w:date="2026-10-25T15:19:39Z">
        <w:r>
          <w:rPr>
            <w:rFonts w:hint="default"/>
            <w:lang w:val="es-EC"/>
          </w:rPr>
          <w:t>vidor</w:t>
        </w:r>
      </w:ins>
      <w:ins w:id="783" w:author="marpa" w:date="2026-10-25T15:19:40Z">
        <w:r>
          <w:rPr>
            <w:rFonts w:hint="default"/>
            <w:lang w:val="es-EC"/>
          </w:rPr>
          <w:t xml:space="preserve"> </w:t>
        </w:r>
      </w:ins>
      <w:r>
        <w:rPr>
          <w:rFonts w:hint="default"/>
          <w:lang w:val="es-ES"/>
        </w:rPr>
        <w:t>RESTFUL</w:t>
      </w:r>
      <w:ins w:id="784" w:author="marpa" w:date="2026-10-25T15:19:41Z">
        <w:r>
          <w:rPr>
            <w:rFonts w:hint="default"/>
            <w:lang w:val="es-EC"/>
          </w:rPr>
          <w:t xml:space="preserve"> par</w:t>
        </w:r>
      </w:ins>
      <w:ins w:id="785" w:author="marpa" w:date="2026-10-25T15:19:42Z">
        <w:r>
          <w:rPr>
            <w:rFonts w:hint="default"/>
            <w:lang w:val="es-EC"/>
          </w:rPr>
          <w:t>a cons</w:t>
        </w:r>
      </w:ins>
      <w:ins w:id="786" w:author="marpa" w:date="2026-10-25T15:19:43Z">
        <w:r>
          <w:rPr>
            <w:rFonts w:hint="default"/>
            <w:lang w:val="es-EC"/>
          </w:rPr>
          <w:t>umir los</w:t>
        </w:r>
      </w:ins>
      <w:ins w:id="787" w:author="marpa" w:date="2026-10-25T15:19:44Z">
        <w:r>
          <w:rPr>
            <w:rFonts w:hint="default"/>
            <w:lang w:val="es-EC"/>
          </w:rPr>
          <w:t xml:space="preserve"> endp</w:t>
        </w:r>
      </w:ins>
      <w:ins w:id="788" w:author="marpa" w:date="2026-10-25T15:19:45Z">
        <w:r>
          <w:rPr>
            <w:rFonts w:hint="default"/>
            <w:lang w:val="es-EC"/>
          </w:rPr>
          <w:t xml:space="preserve">oints. </w:t>
        </w:r>
      </w:ins>
      <w:ins w:id="789" w:author="marpa" w:date="2026-10-25T15:19:46Z">
        <w:r>
          <w:rPr>
            <w:rFonts w:hint="default"/>
            <w:lang w:val="es-EC"/>
          </w:rPr>
          <w:t>Para e</w:t>
        </w:r>
      </w:ins>
      <w:ins w:id="790" w:author="marpa" w:date="2026-10-25T15:19:47Z">
        <w:r>
          <w:rPr>
            <w:rFonts w:hint="default"/>
            <w:lang w:val="es-EC"/>
          </w:rPr>
          <w:t>llo</w:t>
        </w:r>
      </w:ins>
      <w:ins w:id="791" w:author="marpa" w:date="2026-10-25T15:19:48Z">
        <w:r>
          <w:rPr>
            <w:rFonts w:hint="default"/>
            <w:lang w:val="es-EC"/>
          </w:rPr>
          <w:t>, de</w:t>
        </w:r>
      </w:ins>
      <w:ins w:id="792" w:author="marpa" w:date="2026-10-25T15:19:49Z">
        <w:r>
          <w:rPr>
            <w:rFonts w:hint="default"/>
            <w:lang w:val="es-EC"/>
          </w:rPr>
          <w:t>ntro de</w:t>
        </w:r>
      </w:ins>
      <w:ins w:id="793" w:author="marpa" w:date="2026-10-25T15:19:50Z">
        <w:r>
          <w:rPr>
            <w:rFonts w:hint="default"/>
            <w:lang w:val="es-EC"/>
          </w:rPr>
          <w:t>l pa</w:t>
        </w:r>
      </w:ins>
      <w:ins w:id="794" w:author="marpa" w:date="2026-10-25T15:19:51Z">
        <w:r>
          <w:rPr>
            <w:rFonts w:hint="default"/>
            <w:lang w:val="es-EC"/>
          </w:rPr>
          <w:t>quet</w:t>
        </w:r>
      </w:ins>
      <w:ins w:id="795" w:author="marpa" w:date="2026-10-25T15:19:52Z">
        <w:r>
          <w:rPr>
            <w:rFonts w:hint="default"/>
            <w:lang w:val="es-EC"/>
          </w:rPr>
          <w:t>e ser</w:t>
        </w:r>
      </w:ins>
      <w:ins w:id="796" w:author="marpa" w:date="2026-10-25T15:19:53Z">
        <w:r>
          <w:rPr>
            <w:rFonts w:hint="default"/>
            <w:lang w:val="es-EC"/>
          </w:rPr>
          <w:t xml:space="preserve">vicios, </w:t>
        </w:r>
      </w:ins>
      <w:ins w:id="797" w:author="marpa" w:date="2026-10-25T15:19:54Z">
        <w:r>
          <w:rPr>
            <w:rFonts w:hint="default"/>
            <w:lang w:val="es-EC"/>
          </w:rPr>
          <w:t xml:space="preserve">se crea </w:t>
        </w:r>
      </w:ins>
      <w:ins w:id="798" w:author="marpa" w:date="2026-10-25T15:19:55Z">
        <w:r>
          <w:rPr>
            <w:rFonts w:hint="default"/>
            <w:lang w:val="es-EC"/>
          </w:rPr>
          <w:t>el servi</w:t>
        </w:r>
      </w:ins>
      <w:ins w:id="799" w:author="marpa" w:date="2026-10-25T15:19:56Z">
        <w:r>
          <w:rPr>
            <w:rFonts w:hint="default"/>
            <w:lang w:val="es-EC"/>
          </w:rPr>
          <w:t xml:space="preserve">cio </w:t>
        </w:r>
      </w:ins>
      <w:ins w:id="800" w:author="marpa" w:date="2026-10-25T15:20:01Z">
        <w:r>
          <w:rPr>
            <w:rFonts w:hint="default"/>
            <w:lang w:val="es-EC"/>
          </w:rPr>
          <w:t>de</w:t>
        </w:r>
      </w:ins>
      <w:ins w:id="801" w:author="marpa" w:date="2026-10-25T15:20:02Z">
        <w:r>
          <w:rPr>
            <w:rFonts w:hint="default"/>
            <w:lang w:val="es-EC"/>
          </w:rPr>
          <w:t xml:space="preserve"> </w:t>
        </w:r>
      </w:ins>
      <w:ins w:id="802" w:author="marpa" w:date="2026-10-25T15:20:03Z">
        <w:r>
          <w:rPr>
            <w:rFonts w:hint="default"/>
            <w:lang w:val="es-EC"/>
          </w:rPr>
          <w:t>conex</w:t>
        </w:r>
      </w:ins>
      <w:ins w:id="803" w:author="marpa" w:date="2026-10-25T15:20:04Z">
        <w:r>
          <w:rPr>
            <w:rFonts w:hint="default"/>
            <w:lang w:val="es-EC"/>
          </w:rPr>
          <w:t xml:space="preserve">ión </w:t>
        </w:r>
      </w:ins>
      <w:ins w:id="804" w:author="marpa" w:date="2026-10-25T15:21:08Z">
        <w:r>
          <w:rPr>
            <w:rFonts w:hint="default"/>
            <w:lang w:val="es-EC"/>
          </w:rPr>
          <w:t>d</w:t>
        </w:r>
      </w:ins>
      <w:ins w:id="805" w:author="marpa" w:date="2026-10-25T15:21:09Z">
        <w:r>
          <w:rPr>
            <w:rFonts w:hint="default"/>
            <w:lang w:val="es-EC"/>
          </w:rPr>
          <w:t>onde</w:t>
        </w:r>
      </w:ins>
      <w:ins w:id="806" w:author="marpa" w:date="2026-10-25T15:21:10Z">
        <w:r>
          <w:rPr>
            <w:rFonts w:hint="default"/>
            <w:lang w:val="es-EC"/>
          </w:rPr>
          <w:t xml:space="preserve"> s</w:t>
        </w:r>
      </w:ins>
      <w:ins w:id="807" w:author="marpa" w:date="2026-10-25T15:21:11Z">
        <w:r>
          <w:rPr>
            <w:rFonts w:hint="default"/>
            <w:lang w:val="es-EC"/>
          </w:rPr>
          <w:t>e cr</w:t>
        </w:r>
      </w:ins>
      <w:ins w:id="808" w:author="marpa" w:date="2026-10-25T15:21:12Z">
        <w:r>
          <w:rPr>
            <w:rFonts w:hint="default"/>
            <w:lang w:val="es-EC"/>
          </w:rPr>
          <w:t>ea e</w:t>
        </w:r>
      </w:ins>
      <w:ins w:id="809" w:author="marpa" w:date="2026-10-25T15:21:13Z">
        <w:r>
          <w:rPr>
            <w:rFonts w:hint="default"/>
            <w:lang w:val="es-EC"/>
          </w:rPr>
          <w:t>l ca</w:t>
        </w:r>
      </w:ins>
      <w:ins w:id="810" w:author="marpa" w:date="2026-10-25T15:21:14Z">
        <w:r>
          <w:rPr>
            <w:rFonts w:hint="default"/>
            <w:lang w:val="es-EC"/>
          </w:rPr>
          <w:t>nal</w:t>
        </w:r>
      </w:ins>
      <w:ins w:id="811" w:author="marpa" w:date="2026-10-25T15:21:15Z">
        <w:r>
          <w:rPr>
            <w:rFonts w:hint="default"/>
            <w:lang w:val="es-EC"/>
          </w:rPr>
          <w:t xml:space="preserve"> de con</w:t>
        </w:r>
      </w:ins>
      <w:ins w:id="812" w:author="marpa" w:date="2026-10-25T15:21:16Z">
        <w:r>
          <w:rPr>
            <w:rFonts w:hint="default"/>
            <w:lang w:val="es-EC"/>
          </w:rPr>
          <w:t xml:space="preserve">exion </w:t>
        </w:r>
      </w:ins>
      <w:ins w:id="813" w:author="marpa" w:date="2026-10-25T15:21:17Z">
        <w:r>
          <w:rPr>
            <w:rFonts w:hint="default"/>
            <w:lang w:val="es-EC"/>
          </w:rPr>
          <w:t xml:space="preserve">y </w:t>
        </w:r>
      </w:ins>
      <w:ins w:id="814" w:author="marpa" w:date="2026-10-25T15:20:05Z">
        <w:r>
          <w:rPr>
            <w:rFonts w:hint="default"/>
            <w:lang w:val="es-EC"/>
          </w:rPr>
          <w:t>se d</w:t>
        </w:r>
      </w:ins>
      <w:ins w:id="815" w:author="marpa" w:date="2026-10-25T15:20:06Z">
        <w:r>
          <w:rPr>
            <w:rFonts w:hint="default"/>
            <w:lang w:val="es-EC"/>
          </w:rPr>
          <w:t>efinen l</w:t>
        </w:r>
      </w:ins>
      <w:ins w:id="816" w:author="marpa" w:date="2026-10-25T15:20:07Z">
        <w:r>
          <w:rPr>
            <w:rFonts w:hint="default"/>
            <w:lang w:val="es-EC"/>
          </w:rPr>
          <w:t>as peticio</w:t>
        </w:r>
      </w:ins>
      <w:ins w:id="817" w:author="marpa" w:date="2026-10-25T15:20:08Z">
        <w:r>
          <w:rPr>
            <w:rFonts w:hint="default"/>
            <w:lang w:val="es-EC"/>
          </w:rPr>
          <w:t>nes a r</w:t>
        </w:r>
      </w:ins>
      <w:ins w:id="818" w:author="marpa" w:date="2026-10-25T15:20:09Z">
        <w:r>
          <w:rPr>
            <w:rFonts w:hint="default"/>
            <w:lang w:val="es-EC"/>
          </w:rPr>
          <w:t>ealizar</w:t>
        </w:r>
      </w:ins>
      <w:ins w:id="819" w:author="marpa" w:date="2026-10-25T15:20:16Z">
        <w:r>
          <w:rPr>
            <w:rFonts w:hint="default"/>
            <w:lang w:val="es-EC"/>
          </w:rPr>
          <w:t>.</w:t>
        </w:r>
      </w:ins>
    </w:p>
    <w:p w14:paraId="04E78FDB">
      <w:pPr>
        <w:keepNext/>
        <w:spacing w:after="0"/>
        <w:jc w:val="center"/>
      </w:pPr>
      <w:r>
        <w:drawing>
          <wp:inline distT="0" distB="0" distL="114300" distR="114300">
            <wp:extent cx="1920240" cy="251460"/>
            <wp:effectExtent l="0" t="0" r="0" b="7620"/>
            <wp:docPr id="107"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n 21"/>
                    <pic:cNvPicPr>
                      <a:picLocks noChangeAspect="1"/>
                    </pic:cNvPicPr>
                  </pic:nvPicPr>
                  <pic:blipFill>
                    <a:blip r:embed="rId36"/>
                    <a:stretch>
                      <a:fillRect/>
                    </a:stretch>
                  </pic:blipFill>
                  <pic:spPr>
                    <a:xfrm>
                      <a:off x="0" y="0"/>
                      <a:ext cx="1920240" cy="251460"/>
                    </a:xfrm>
                    <a:prstGeom prst="rect">
                      <a:avLst/>
                    </a:prstGeom>
                    <a:noFill/>
                    <a:ln>
                      <a:noFill/>
                    </a:ln>
                  </pic:spPr>
                </pic:pic>
              </a:graphicData>
            </a:graphic>
          </wp:inline>
        </w:drawing>
      </w:r>
      <w:del w:id="820" w:author="marpa" w:date="2026-10-25T15:20:18Z">
        <w:r>
          <w:rPr>
            <w:b/>
            <w:bCs/>
            <w:color w:val="243F61"/>
            <w:sz w:val="32"/>
            <w:szCs w:val="32"/>
          </w:rPr>
          <w:drawing>
            <wp:inline distT="114300" distB="114300" distL="114300" distR="114300">
              <wp:extent cx="2724150" cy="409575"/>
              <wp:effectExtent l="0" t="0" r="0" b="0"/>
              <wp:docPr id="35" name="image29.png"/>
              <wp:cNvGraphicFramePr/>
              <a:graphic xmlns:a="http://schemas.openxmlformats.org/drawingml/2006/main">
                <a:graphicData uri="http://schemas.openxmlformats.org/drawingml/2006/picture">
                  <pic:pic xmlns:pic="http://schemas.openxmlformats.org/drawingml/2006/picture">
                    <pic:nvPicPr>
                      <pic:cNvPr id="35" name="image29.png"/>
                      <pic:cNvPicPr preferRelativeResize="0"/>
                    </pic:nvPicPr>
                    <pic:blipFill>
                      <a:blip r:embed="rId37"/>
                      <a:srcRect/>
                      <a:stretch>
                        <a:fillRect/>
                      </a:stretch>
                    </pic:blipFill>
                    <pic:spPr>
                      <a:xfrm>
                        <a:off x="0" y="0"/>
                        <a:ext cx="2724150" cy="409575"/>
                      </a:xfrm>
                      <a:prstGeom prst="rect">
                        <a:avLst/>
                      </a:prstGeom>
                    </pic:spPr>
                  </pic:pic>
                </a:graphicData>
              </a:graphic>
            </wp:inline>
          </w:drawing>
        </w:r>
      </w:del>
    </w:p>
    <w:p w14:paraId="3703640B">
      <w:pPr>
        <w:pStyle w:val="5"/>
        <w:rPr>
          <w:ins w:id="822" w:author="marpa" w:date="2026-10-25T15:25:27Z"/>
        </w:rPr>
      </w:pPr>
      <w:bookmarkStart w:id="188" w:name="_Toc11159"/>
      <w:bookmarkStart w:id="189" w:name="_Toc9049"/>
      <w:bookmarkStart w:id="190" w:name="_Toc14892"/>
      <w:r>
        <w:t xml:space="preserve">Figura </w:t>
      </w:r>
      <w:r>
        <w:rPr>
          <w:rFonts w:hint="default"/>
          <w:lang w:val="en-US"/>
        </w:rPr>
        <w:t>2</w:t>
      </w:r>
      <w:r>
        <w:rPr>
          <w:rFonts w:hint="default"/>
          <w:lang w:val="es-EC"/>
        </w:rPr>
        <w:t>0</w:t>
      </w:r>
      <w:del w:id="823" w:author="marpa" w:date="2026-10-25T15:33:31Z">
        <w:r>
          <w:rPr/>
          <w:delText>27</w:delText>
        </w:r>
      </w:del>
      <w:r>
        <w:t xml:space="preserve">. Creación de </w:t>
      </w:r>
      <w:del w:id="824" w:author="marpa" w:date="2026-10-25T15:20:19Z">
        <w:r>
          <w:rPr>
            <w:rFonts w:hint="default"/>
            <w:lang w:val="en-US"/>
          </w:rPr>
          <w:delText xml:space="preserve">controlador </w:delText>
        </w:r>
      </w:del>
      <w:ins w:id="825" w:author="marpa" w:date="2026-10-25T15:20:19Z">
        <w:r>
          <w:rPr>
            <w:rFonts w:hint="default"/>
            <w:lang w:val="es-EC"/>
          </w:rPr>
          <w:t>s</w:t>
        </w:r>
      </w:ins>
      <w:ins w:id="826" w:author="marpa" w:date="2026-10-25T15:20:20Z">
        <w:r>
          <w:rPr>
            <w:rFonts w:hint="default"/>
            <w:lang w:val="es-EC"/>
          </w:rPr>
          <w:t>ervi</w:t>
        </w:r>
      </w:ins>
      <w:ins w:id="827" w:author="marpa" w:date="2026-10-25T15:20:21Z">
        <w:r>
          <w:rPr>
            <w:rFonts w:hint="default"/>
            <w:lang w:val="es-EC"/>
          </w:rPr>
          <w:t>cios</w:t>
        </w:r>
      </w:ins>
      <w:r>
        <w:t>- Cliente consola</w:t>
      </w:r>
      <w:bookmarkEnd w:id="188"/>
      <w:bookmarkEnd w:id="189"/>
      <w:bookmarkEnd w:id="190"/>
    </w:p>
    <w:p w14:paraId="39F24E5D">
      <w:pPr>
        <w:rPr>
          <w:ins w:id="828" w:author="marpa" w:date="2026-10-25T15:26:21Z"/>
          <w:rFonts w:hint="default"/>
          <w:lang w:val="es-EC"/>
        </w:rPr>
      </w:pPr>
      <w:ins w:id="829" w:author="marpa" w:date="2026-10-25T15:25:29Z">
        <w:r>
          <w:rPr>
            <w:rFonts w:hint="default"/>
            <w:lang w:val="es-EC"/>
          </w:rPr>
          <w:t>El ser</w:t>
        </w:r>
      </w:ins>
      <w:ins w:id="830" w:author="marpa" w:date="2026-10-25T15:25:30Z">
        <w:r>
          <w:rPr>
            <w:rFonts w:hint="default"/>
            <w:lang w:val="es-EC"/>
          </w:rPr>
          <w:t xml:space="preserve">vicio </w:t>
        </w:r>
      </w:ins>
      <w:ins w:id="831" w:author="marpa" w:date="2026-10-25T15:25:42Z">
        <w:r>
          <w:rPr>
            <w:rFonts w:hint="default"/>
            <w:lang w:val="es-EC"/>
          </w:rPr>
          <w:t>obtiene</w:t>
        </w:r>
      </w:ins>
      <w:ins w:id="832" w:author="marpa" w:date="2026-10-25T15:25:43Z">
        <w:r>
          <w:rPr>
            <w:rFonts w:hint="default"/>
            <w:lang w:val="es-EC"/>
          </w:rPr>
          <w:t xml:space="preserve"> los par</w:t>
        </w:r>
      </w:ins>
      <w:ins w:id="833" w:author="marpa" w:date="2026-10-25T15:25:44Z">
        <w:r>
          <w:rPr>
            <w:rFonts w:hint="default"/>
            <w:lang w:val="es-EC"/>
          </w:rPr>
          <w:t xml:space="preserve">ámetros </w:t>
        </w:r>
      </w:ins>
      <w:ins w:id="834" w:author="marpa" w:date="2026-10-25T15:25:45Z">
        <w:r>
          <w:rPr>
            <w:rFonts w:hint="default"/>
            <w:lang w:val="es-EC"/>
          </w:rPr>
          <w:t>de con</w:t>
        </w:r>
      </w:ins>
      <w:ins w:id="835" w:author="marpa" w:date="2026-10-25T15:25:46Z">
        <w:r>
          <w:rPr>
            <w:rFonts w:hint="default"/>
            <w:lang w:val="es-EC"/>
          </w:rPr>
          <w:t>exió</w:t>
        </w:r>
      </w:ins>
      <w:ins w:id="836" w:author="marpa" w:date="2026-10-25T15:25:47Z">
        <w:r>
          <w:rPr>
            <w:rFonts w:hint="default"/>
            <w:lang w:val="es-EC"/>
          </w:rPr>
          <w:t>n media</w:t>
        </w:r>
      </w:ins>
      <w:ins w:id="837" w:author="marpa" w:date="2026-10-25T15:25:48Z">
        <w:r>
          <w:rPr>
            <w:rFonts w:hint="default"/>
            <w:lang w:val="es-EC"/>
          </w:rPr>
          <w:t>nte un</w:t>
        </w:r>
      </w:ins>
      <w:ins w:id="838" w:author="marpa" w:date="2026-10-25T15:25:49Z">
        <w:r>
          <w:rPr>
            <w:rFonts w:hint="default"/>
            <w:lang w:val="es-EC"/>
          </w:rPr>
          <w:t>a</w:t>
        </w:r>
      </w:ins>
      <w:ins w:id="839" w:author="marpa" w:date="2026-10-25T15:25:50Z">
        <w:r>
          <w:rPr>
            <w:rFonts w:hint="default"/>
            <w:lang w:val="es-EC"/>
          </w:rPr>
          <w:t xml:space="preserve"> clas</w:t>
        </w:r>
      </w:ins>
      <w:ins w:id="840" w:author="marpa" w:date="2026-10-25T15:25:51Z">
        <w:r>
          <w:rPr>
            <w:rFonts w:hint="default"/>
            <w:lang w:val="es-EC"/>
          </w:rPr>
          <w:t>e d</w:t>
        </w:r>
      </w:ins>
      <w:ins w:id="841" w:author="marpa" w:date="2026-10-25T15:25:52Z">
        <w:r>
          <w:rPr>
            <w:rFonts w:hint="default"/>
            <w:lang w:val="es-EC"/>
          </w:rPr>
          <w:t>e confi</w:t>
        </w:r>
      </w:ins>
      <w:ins w:id="842" w:author="marpa" w:date="2026-10-25T15:25:53Z">
        <w:r>
          <w:rPr>
            <w:rFonts w:hint="default"/>
            <w:lang w:val="es-EC"/>
          </w:rPr>
          <w:t>guraci</w:t>
        </w:r>
      </w:ins>
      <w:ins w:id="843" w:author="marpa" w:date="2026-10-25T15:25:54Z">
        <w:r>
          <w:rPr>
            <w:rFonts w:hint="default"/>
            <w:lang w:val="es-EC"/>
          </w:rPr>
          <w:t xml:space="preserve">ón que </w:t>
        </w:r>
      </w:ins>
      <w:ins w:id="844" w:author="marpa" w:date="2026-10-25T15:25:57Z">
        <w:r>
          <w:rPr>
            <w:rFonts w:hint="default"/>
            <w:lang w:val="es-EC"/>
          </w:rPr>
          <w:t>e</w:t>
        </w:r>
      </w:ins>
      <w:ins w:id="845" w:author="marpa" w:date="2026-10-25T15:25:58Z">
        <w:r>
          <w:rPr>
            <w:rFonts w:hint="default"/>
            <w:lang w:val="es-EC"/>
          </w:rPr>
          <w:t>xtrae</w:t>
        </w:r>
      </w:ins>
      <w:ins w:id="846" w:author="marpa" w:date="2026-10-25T15:26:01Z">
        <w:r>
          <w:rPr>
            <w:rFonts w:hint="default"/>
            <w:lang w:val="es-EC"/>
          </w:rPr>
          <w:t xml:space="preserve"> lo</w:t>
        </w:r>
      </w:ins>
      <w:ins w:id="847" w:author="marpa" w:date="2026-10-25T15:26:02Z">
        <w:r>
          <w:rPr>
            <w:rFonts w:hint="default"/>
            <w:lang w:val="es-EC"/>
          </w:rPr>
          <w:t>s valore</w:t>
        </w:r>
      </w:ins>
      <w:ins w:id="848" w:author="marpa" w:date="2026-10-25T15:26:03Z">
        <w:r>
          <w:rPr>
            <w:rFonts w:hint="default"/>
            <w:lang w:val="es-EC"/>
          </w:rPr>
          <w:t>s</w:t>
        </w:r>
      </w:ins>
      <w:ins w:id="849" w:author="marpa" w:date="2026-10-25T15:26:11Z">
        <w:r>
          <w:rPr>
            <w:rFonts w:hint="default"/>
            <w:lang w:val="es-EC"/>
          </w:rPr>
          <w:t xml:space="preserve"> </w:t>
        </w:r>
      </w:ins>
      <w:ins w:id="850" w:author="marpa" w:date="2026-10-25T15:26:12Z">
        <w:r>
          <w:rPr>
            <w:rFonts w:hint="default"/>
            <w:lang w:val="es-EC"/>
          </w:rPr>
          <w:t>de una v</w:t>
        </w:r>
      </w:ins>
      <w:ins w:id="851" w:author="marpa" w:date="2026-10-25T15:26:13Z">
        <w:r>
          <w:rPr>
            <w:rFonts w:hint="default"/>
            <w:lang w:val="es-EC"/>
          </w:rPr>
          <w:t>ariable</w:t>
        </w:r>
      </w:ins>
      <w:ins w:id="852" w:author="marpa" w:date="2026-10-25T15:26:14Z">
        <w:r>
          <w:rPr>
            <w:rFonts w:hint="default"/>
            <w:lang w:val="es-EC"/>
          </w:rPr>
          <w:t xml:space="preserve"> de ento</w:t>
        </w:r>
      </w:ins>
      <w:ins w:id="853" w:author="marpa" w:date="2026-10-25T15:26:15Z">
        <w:r>
          <w:rPr>
            <w:rFonts w:hint="default"/>
            <w:lang w:val="es-EC"/>
          </w:rPr>
          <w:t>rno</w:t>
        </w:r>
      </w:ins>
      <w:ins w:id="854" w:author="marpa" w:date="2026-10-25T15:26:16Z">
        <w:r>
          <w:rPr>
            <w:rFonts w:hint="default"/>
            <w:lang w:val="es-EC"/>
          </w:rPr>
          <w:t xml:space="preserve">. </w:t>
        </w:r>
      </w:ins>
    </w:p>
    <w:p w14:paraId="7CD9B5BD">
      <w:pPr>
        <w:keepNext/>
        <w:spacing w:after="0"/>
        <w:jc w:val="center"/>
        <w:rPr>
          <w:ins w:id="855" w:author="marpa" w:date="2026-10-25T15:26:21Z"/>
        </w:rPr>
      </w:pPr>
      <w:r>
        <w:drawing>
          <wp:inline distT="0" distB="0" distL="114300" distR="114300">
            <wp:extent cx="1691640" cy="381000"/>
            <wp:effectExtent l="0" t="0" r="0" b="0"/>
            <wp:docPr id="108"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n 22"/>
                    <pic:cNvPicPr>
                      <a:picLocks noChangeAspect="1"/>
                    </pic:cNvPicPr>
                  </pic:nvPicPr>
                  <pic:blipFill>
                    <a:blip r:embed="rId38"/>
                    <a:stretch>
                      <a:fillRect/>
                    </a:stretch>
                  </pic:blipFill>
                  <pic:spPr>
                    <a:xfrm>
                      <a:off x="0" y="0"/>
                      <a:ext cx="1691640" cy="381000"/>
                    </a:xfrm>
                    <a:prstGeom prst="rect">
                      <a:avLst/>
                    </a:prstGeom>
                    <a:noFill/>
                    <a:ln>
                      <a:noFill/>
                    </a:ln>
                  </pic:spPr>
                </pic:pic>
              </a:graphicData>
            </a:graphic>
          </wp:inline>
        </w:drawing>
      </w:r>
    </w:p>
    <w:p w14:paraId="4675835B">
      <w:pPr>
        <w:pStyle w:val="5"/>
        <w:rPr>
          <w:rFonts w:hint="default"/>
          <w:lang w:val="es-EC"/>
        </w:rPr>
        <w:pPrChange w:id="856" w:author="marpa" w:date="2026-10-25T15:26:22Z">
          <w:pPr/>
        </w:pPrChange>
      </w:pPr>
      <w:ins w:id="857" w:author="marpa" w:date="2026-10-25T15:26:21Z">
        <w:bookmarkStart w:id="191" w:name="_Toc5693"/>
        <w:bookmarkStart w:id="192" w:name="_Toc11923"/>
        <w:bookmarkStart w:id="193" w:name="_Toc7919"/>
        <w:r>
          <w:rPr/>
          <w:t xml:space="preserve">Figura </w:t>
        </w:r>
      </w:ins>
      <w:r>
        <w:rPr>
          <w:rFonts w:hint="default"/>
          <w:lang w:val="en-US"/>
        </w:rPr>
        <w:t>2</w:t>
      </w:r>
      <w:r>
        <w:rPr>
          <w:rFonts w:hint="default"/>
          <w:lang w:val="es-EC"/>
        </w:rPr>
        <w:t>1</w:t>
      </w:r>
      <w:ins w:id="858" w:author="marpa" w:date="2026-10-25T15:26:21Z">
        <w:r>
          <w:rPr/>
          <w:t xml:space="preserve">. Creación de </w:t>
        </w:r>
      </w:ins>
      <w:ins w:id="859" w:author="marpa" w:date="2026-10-25T15:26:21Z">
        <w:r>
          <w:rPr>
            <w:rFonts w:hint="default"/>
            <w:lang w:val="es-EC"/>
          </w:rPr>
          <w:t>co</w:t>
        </w:r>
      </w:ins>
      <w:ins w:id="860" w:author="marpa" w:date="2026-10-25T15:26:25Z">
        <w:r>
          <w:rPr>
            <w:rFonts w:hint="default"/>
            <w:lang w:val="es-EC"/>
          </w:rPr>
          <w:t>n</w:t>
        </w:r>
      </w:ins>
      <w:ins w:id="861" w:author="marpa" w:date="2026-10-25T15:26:26Z">
        <w:r>
          <w:rPr>
            <w:rFonts w:hint="default"/>
            <w:lang w:val="es-EC"/>
          </w:rPr>
          <w:t>figuracion</w:t>
        </w:r>
      </w:ins>
      <w:ins w:id="862" w:author="marpa" w:date="2026-10-25T15:26:21Z">
        <w:r>
          <w:rPr/>
          <w:t>- Cliente consola</w:t>
        </w:r>
        <w:bookmarkEnd w:id="191"/>
        <w:bookmarkEnd w:id="192"/>
        <w:bookmarkEnd w:id="193"/>
      </w:ins>
    </w:p>
    <w:p w14:paraId="39399FA7">
      <w:ins w:id="863" w:author="marpa" w:date="2026-10-25T15:21:38Z">
        <w:r>
          <w:rPr>
            <w:rFonts w:hint="default"/>
            <w:lang w:val="es-EC"/>
          </w:rPr>
          <w:t>De</w:t>
        </w:r>
      </w:ins>
      <w:ins w:id="864" w:author="marpa" w:date="2026-10-25T15:21:39Z">
        <w:r>
          <w:rPr>
            <w:rFonts w:hint="default"/>
            <w:lang w:val="es-EC"/>
          </w:rPr>
          <w:t xml:space="preserve">ntro de </w:t>
        </w:r>
      </w:ins>
      <w:r>
        <w:rPr>
          <w:rFonts w:hint="default"/>
          <w:lang w:val="en-US"/>
        </w:rPr>
        <w:t>Estado</w:t>
      </w:r>
      <w:ins w:id="865" w:author="marpa" w:date="2026-10-25T15:21:41Z">
        <w:r>
          <w:rPr>
            <w:rFonts w:hint="default"/>
            <w:lang w:val="es-EC"/>
          </w:rPr>
          <w:t xml:space="preserve"> se </w:t>
        </w:r>
      </w:ins>
      <w:ins w:id="866" w:author="marpa" w:date="2026-10-25T15:21:42Z">
        <w:r>
          <w:rPr>
            <w:rFonts w:hint="default"/>
            <w:lang w:val="es-EC"/>
          </w:rPr>
          <w:t xml:space="preserve">crean </w:t>
        </w:r>
      </w:ins>
      <w:ins w:id="867" w:author="marpa" w:date="2026-10-25T15:21:43Z">
        <w:r>
          <w:rPr>
            <w:rFonts w:hint="default"/>
            <w:lang w:val="es-EC"/>
          </w:rPr>
          <w:t>clases</w:t>
        </w:r>
      </w:ins>
      <w:ins w:id="868" w:author="marpa" w:date="2026-10-25T15:21:44Z">
        <w:r>
          <w:rPr>
            <w:rFonts w:hint="default"/>
            <w:lang w:val="es-EC"/>
          </w:rPr>
          <w:t xml:space="preserve"> pa</w:t>
        </w:r>
      </w:ins>
      <w:ins w:id="869" w:author="marpa" w:date="2026-10-25T15:21:45Z">
        <w:r>
          <w:rPr>
            <w:rFonts w:hint="default"/>
            <w:lang w:val="es-EC"/>
          </w:rPr>
          <w:t>ra man</w:t>
        </w:r>
      </w:ins>
      <w:ins w:id="870" w:author="marpa" w:date="2026-10-25T15:21:46Z">
        <w:r>
          <w:rPr>
            <w:rFonts w:hint="default"/>
            <w:lang w:val="es-EC"/>
          </w:rPr>
          <w:t>ejar la</w:t>
        </w:r>
      </w:ins>
      <w:ins w:id="871" w:author="marpa" w:date="2026-10-25T15:21:47Z">
        <w:r>
          <w:rPr>
            <w:rFonts w:hint="default"/>
            <w:lang w:val="es-EC"/>
          </w:rPr>
          <w:t xml:space="preserve"> aute</w:t>
        </w:r>
      </w:ins>
      <w:ins w:id="872" w:author="marpa" w:date="2026-10-25T15:21:48Z">
        <w:r>
          <w:rPr>
            <w:rFonts w:hint="default"/>
            <w:lang w:val="es-EC"/>
          </w:rPr>
          <w:t>nticaci</w:t>
        </w:r>
      </w:ins>
      <w:ins w:id="873" w:author="marpa" w:date="2026-10-25T15:21:49Z">
        <w:r>
          <w:rPr>
            <w:rFonts w:hint="default"/>
            <w:lang w:val="es-EC"/>
          </w:rPr>
          <w:t>ón</w:t>
        </w:r>
      </w:ins>
      <w:ins w:id="874" w:author="marpa" w:date="2026-10-25T15:22:21Z">
        <w:r>
          <w:rPr>
            <w:rFonts w:hint="default"/>
            <w:lang w:val="es-EC"/>
          </w:rPr>
          <w:t xml:space="preserve"> </w:t>
        </w:r>
      </w:ins>
      <w:ins w:id="875" w:author="marpa" w:date="2026-10-25T15:22:22Z">
        <w:r>
          <w:rPr>
            <w:rFonts w:hint="default"/>
            <w:lang w:val="es-EC"/>
          </w:rPr>
          <w:t xml:space="preserve">para </w:t>
        </w:r>
      </w:ins>
      <w:ins w:id="876" w:author="marpa" w:date="2026-10-25T15:22:24Z">
        <w:r>
          <w:rPr>
            <w:rFonts w:hint="default"/>
            <w:lang w:val="es-EC"/>
          </w:rPr>
          <w:t>pre</w:t>
        </w:r>
      </w:ins>
      <w:ins w:id="877" w:author="marpa" w:date="2026-10-25T15:22:25Z">
        <w:r>
          <w:rPr>
            <w:rFonts w:hint="default"/>
            <w:lang w:val="es-EC"/>
          </w:rPr>
          <w:t>serva</w:t>
        </w:r>
      </w:ins>
      <w:ins w:id="878" w:author="marpa" w:date="2026-10-25T15:22:26Z">
        <w:r>
          <w:rPr>
            <w:rFonts w:hint="default"/>
            <w:lang w:val="es-EC"/>
          </w:rPr>
          <w:t>r la sesi</w:t>
        </w:r>
      </w:ins>
      <w:ins w:id="879" w:author="marpa" w:date="2026-10-25T15:22:27Z">
        <w:r>
          <w:rPr>
            <w:rFonts w:hint="default"/>
            <w:lang w:val="es-EC"/>
          </w:rPr>
          <w:t xml:space="preserve">on del </w:t>
        </w:r>
      </w:ins>
      <w:ins w:id="880" w:author="marpa" w:date="2026-10-25T15:22:28Z">
        <w:r>
          <w:rPr>
            <w:rFonts w:hint="default"/>
            <w:lang w:val="es-EC"/>
          </w:rPr>
          <w:t>usu</w:t>
        </w:r>
      </w:ins>
      <w:ins w:id="881" w:author="marpa" w:date="2026-10-25T15:22:29Z">
        <w:r>
          <w:rPr>
            <w:rFonts w:hint="default"/>
            <w:lang w:val="es-EC"/>
          </w:rPr>
          <w:t xml:space="preserve">ario </w:t>
        </w:r>
      </w:ins>
      <w:ins w:id="882" w:author="marpa" w:date="2026-10-25T15:22:37Z">
        <w:r>
          <w:rPr>
            <w:rFonts w:hint="default"/>
            <w:lang w:val="es-EC"/>
          </w:rPr>
          <w:t xml:space="preserve">con el </w:t>
        </w:r>
      </w:ins>
      <w:ins w:id="883" w:author="marpa" w:date="2026-10-25T15:22:38Z">
        <w:r>
          <w:rPr>
            <w:rFonts w:hint="default"/>
            <w:lang w:val="es-EC"/>
          </w:rPr>
          <w:t>token m</w:t>
        </w:r>
      </w:ins>
      <w:ins w:id="884" w:author="marpa" w:date="2026-10-25T15:22:39Z">
        <w:r>
          <w:rPr>
            <w:rFonts w:hint="default"/>
            <w:lang w:val="es-EC"/>
          </w:rPr>
          <w:t>ediant</w:t>
        </w:r>
      </w:ins>
      <w:ins w:id="885" w:author="marpa" w:date="2026-10-25T15:22:40Z">
        <w:r>
          <w:rPr>
            <w:rFonts w:hint="default"/>
            <w:lang w:val="es-EC"/>
          </w:rPr>
          <w:t xml:space="preserve">e </w:t>
        </w:r>
      </w:ins>
      <w:r>
        <w:rPr>
          <w:rFonts w:hint="default"/>
          <w:lang w:val="en-US"/>
        </w:rPr>
        <w:t>SesionActual</w:t>
      </w:r>
      <w:ins w:id="886" w:author="marpa" w:date="2026-10-25T15:22:44Z">
        <w:r>
          <w:rPr>
            <w:rFonts w:hint="default"/>
            <w:lang w:val="es-EC"/>
          </w:rPr>
          <w:t>.</w:t>
        </w:r>
      </w:ins>
      <w:ins w:id="887" w:author="marpa" w:date="2026-10-25T15:22:45Z">
        <w:r>
          <w:rPr>
            <w:rFonts w:hint="default"/>
            <w:lang w:val="es-EC"/>
          </w:rPr>
          <w:t xml:space="preserve"> </w:t>
        </w:r>
      </w:ins>
    </w:p>
    <w:p w14:paraId="13AEAAC3">
      <w:pPr>
        <w:keepNext/>
        <w:spacing w:after="0"/>
        <w:jc w:val="center"/>
        <w:rPr>
          <w:ins w:id="888" w:author="marpa" w:date="2026-10-25T15:23:27Z"/>
        </w:rPr>
      </w:pPr>
      <w:bookmarkStart w:id="194" w:name="_i8swqk2w2kf6" w:colFirst="0" w:colLast="0"/>
      <w:bookmarkEnd w:id="194"/>
      <w:r>
        <w:drawing>
          <wp:inline distT="0" distB="0" distL="114300" distR="114300">
            <wp:extent cx="1615440" cy="281940"/>
            <wp:effectExtent l="0" t="0" r="0" b="7620"/>
            <wp:docPr id="109"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n 23"/>
                    <pic:cNvPicPr>
                      <a:picLocks noChangeAspect="1"/>
                    </pic:cNvPicPr>
                  </pic:nvPicPr>
                  <pic:blipFill>
                    <a:blip r:embed="rId39"/>
                    <a:stretch>
                      <a:fillRect/>
                    </a:stretch>
                  </pic:blipFill>
                  <pic:spPr>
                    <a:xfrm>
                      <a:off x="0" y="0"/>
                      <a:ext cx="1615440" cy="281940"/>
                    </a:xfrm>
                    <a:prstGeom prst="rect">
                      <a:avLst/>
                    </a:prstGeom>
                    <a:noFill/>
                    <a:ln>
                      <a:noFill/>
                    </a:ln>
                  </pic:spPr>
                </pic:pic>
              </a:graphicData>
            </a:graphic>
          </wp:inline>
        </w:drawing>
      </w:r>
    </w:p>
    <w:p w14:paraId="3586CA7D">
      <w:pPr>
        <w:pStyle w:val="5"/>
      </w:pPr>
      <w:ins w:id="889" w:author="marpa" w:date="2026-10-25T15:23:27Z">
        <w:bookmarkStart w:id="195" w:name="_Toc19728"/>
        <w:bookmarkStart w:id="196" w:name="_Toc24678"/>
        <w:bookmarkStart w:id="197" w:name="_Toc25314"/>
        <w:r>
          <w:rPr/>
          <w:t xml:space="preserve">Figura </w:t>
        </w:r>
      </w:ins>
      <w:r>
        <w:rPr>
          <w:rFonts w:hint="default"/>
          <w:lang w:val="en-US"/>
        </w:rPr>
        <w:t>2</w:t>
      </w:r>
      <w:r>
        <w:rPr>
          <w:rFonts w:hint="default"/>
          <w:lang w:val="es-EC"/>
        </w:rPr>
        <w:t>2</w:t>
      </w:r>
      <w:ins w:id="890" w:author="marpa" w:date="2026-10-25T15:23:27Z">
        <w:r>
          <w:rPr/>
          <w:t xml:space="preserve">. Creación de </w:t>
        </w:r>
      </w:ins>
      <w:ins w:id="891" w:author="marpa" w:date="2026-10-25T15:23:29Z">
        <w:r>
          <w:rPr>
            <w:rFonts w:hint="default"/>
            <w:lang w:val="es-EC"/>
          </w:rPr>
          <w:t>com</w:t>
        </w:r>
      </w:ins>
      <w:ins w:id="892" w:author="marpa" w:date="2026-10-25T15:23:30Z">
        <w:r>
          <w:rPr>
            <w:rFonts w:hint="default"/>
            <w:lang w:val="es-EC"/>
          </w:rPr>
          <w:t>ponentes</w:t>
        </w:r>
      </w:ins>
      <w:ins w:id="893" w:author="marpa" w:date="2026-10-25T15:23:31Z">
        <w:r>
          <w:rPr>
            <w:rFonts w:hint="default"/>
            <w:lang w:val="es-EC"/>
          </w:rPr>
          <w:t xml:space="preserve"> de segu</w:t>
        </w:r>
      </w:ins>
      <w:ins w:id="894" w:author="marpa" w:date="2026-10-25T15:23:32Z">
        <w:r>
          <w:rPr>
            <w:rFonts w:hint="default"/>
            <w:lang w:val="es-EC"/>
          </w:rPr>
          <w:t>ridad</w:t>
        </w:r>
      </w:ins>
      <w:ins w:id="895" w:author="marpa" w:date="2026-10-25T15:23:27Z">
        <w:r>
          <w:rPr/>
          <w:t>- Cliente consola</w:t>
        </w:r>
        <w:bookmarkEnd w:id="195"/>
        <w:bookmarkEnd w:id="196"/>
        <w:bookmarkEnd w:id="197"/>
      </w:ins>
    </w:p>
    <w:p w14:paraId="742A2A0E">
      <w:pPr>
        <w:pStyle w:val="6"/>
        <w:spacing w:after="60"/>
      </w:pPr>
      <w:bookmarkStart w:id="198" w:name="_Toc7897"/>
      <w:bookmarkStart w:id="199" w:name="_Toc31479"/>
      <w:r>
        <w:rPr>
          <w:i/>
          <w:color w:val="1F497D"/>
          <w:sz w:val="18"/>
        </w:rPr>
        <w:t xml:space="preserve">Tabla </w:t>
      </w:r>
      <w:r>
        <w:rPr>
          <w:rFonts w:hint="default"/>
          <w:i/>
          <w:color w:val="1F497D"/>
          <w:sz w:val="18"/>
          <w:lang w:val="es-EC"/>
        </w:rPr>
        <w:t>21</w:t>
      </w:r>
      <w:r>
        <w:rPr>
          <w:i/>
          <w:color w:val="1F497D"/>
          <w:sz w:val="18"/>
        </w:rPr>
        <w:t>. Clase CargadorEnv - Cliente Escritorio</w:t>
      </w:r>
      <w:bookmarkEnd w:id="198"/>
      <w:bookmarkEnd w:id="199"/>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3DA9C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3D8E8CCC">
            <w:pPr>
              <w:spacing w:after="0" w:line="240" w:lineRule="auto"/>
            </w:pPr>
            <w:r>
              <w:rPr>
                <w:rFonts w:ascii="Courier New" w:hAnsi="Courier New"/>
                <w:color w:val="000000"/>
                <w:sz w:val="16"/>
              </w:rPr>
              <w:t>using System.IO;</w:t>
            </w:r>
            <w:r>
              <w:rPr>
                <w:rFonts w:ascii="Courier New" w:hAnsi="Courier New"/>
                <w:color w:val="000000"/>
                <w:sz w:val="16"/>
              </w:rPr>
              <w:br w:type="textWrapping"/>
            </w:r>
            <w:r>
              <w:rPr>
                <w:rFonts w:ascii="Courier New" w:hAnsi="Courier New"/>
                <w:color w:val="000000"/>
                <w:sz w:val="16"/>
              </w:rPr>
              <w:t>using System.Text;</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namespace ClienteEscritorioConversion.Configuracion</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public static class CargadorEnv</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private const string NombreArchivo = ".development.env";</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static Dictionary&lt;string, string?&gt; Cargar(string rutaInicio)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var variables = new Dictionary&lt;string, string?&gt;(StringComparer.OrdinalIgnoreCase);</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string? rutaArchivo = BuscarArchivo(rutaInicio);</w:t>
            </w:r>
            <w:r>
              <w:rPr>
                <w:rFonts w:ascii="Courier New" w:hAnsi="Courier New"/>
                <w:color w:val="000000"/>
                <w:sz w:val="16"/>
              </w:rPr>
              <w:br w:type="textWrapping"/>
            </w:r>
            <w:r>
              <w:rPr>
                <w:rFonts w:ascii="Courier New" w:hAnsi="Courier New"/>
                <w:color w:val="000000"/>
                <w:sz w:val="16"/>
              </w:rPr>
              <w:t xml:space="preserve">            if (rutaArchivo is null)</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rutaArchivo = Path.Combine(Directory.GetCurrentDirectory(), NombreArchivo);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if (rutaArchivo is null || !File.Exists(rutaArchivo))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rutaArchivo = Path.Combine(AppContext.BaseDirectory, NombreArchivo);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(!File.Exists(rutaArchivo))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variables;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try</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foreach (var linea in File.ReadAllLines(rutaArchivo, Encoding.UTF8))</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var texto = linea.Trim();</w:t>
            </w:r>
            <w:r>
              <w:rPr>
                <w:rFonts w:ascii="Courier New" w:hAnsi="Courier New"/>
                <w:color w:val="000000"/>
                <w:sz w:val="16"/>
              </w:rPr>
              <w:br w:type="textWrapping"/>
            </w:r>
            <w:r>
              <w:rPr>
                <w:rFonts w:ascii="Courier New" w:hAnsi="Courier New"/>
                <w:color w:val="000000"/>
                <w:sz w:val="16"/>
              </w:rPr>
              <w:t xml:space="preserve">                    if (string.IsNullOrEmpty(texto) || texto.StartsWith('#'))</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continue;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var separador = texto.IndexOf('=');</w:t>
            </w:r>
            <w:r>
              <w:rPr>
                <w:rFonts w:ascii="Courier New" w:hAnsi="Courier New"/>
                <w:color w:val="000000"/>
                <w:sz w:val="16"/>
              </w:rPr>
              <w:br w:type="textWrapping"/>
            </w:r>
            <w:r>
              <w:rPr>
                <w:rFonts w:ascii="Courier New" w:hAnsi="Courier New"/>
                <w:color w:val="000000"/>
                <w:sz w:val="16"/>
              </w:rPr>
              <w:t xml:space="preserve">                    if (separador &lt;= 0)</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continue;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var clave = texto[..separador].Trim();</w:t>
            </w:r>
            <w:r>
              <w:rPr>
                <w:rFonts w:ascii="Courier New" w:hAnsi="Courier New"/>
                <w:color w:val="000000"/>
                <w:sz w:val="16"/>
              </w:rPr>
              <w:br w:type="textWrapping"/>
            </w:r>
            <w:r>
              <w:rPr>
                <w:rFonts w:ascii="Courier New" w:hAnsi="Courier New"/>
                <w:color w:val="000000"/>
                <w:sz w:val="16"/>
              </w:rPr>
              <w:t xml:space="preserve">                    var valor = texto[(separador + 1)..].Trim();</w:t>
            </w:r>
            <w:r>
              <w:rPr>
                <w:rFonts w:ascii="Courier New" w:hAnsi="Courier New"/>
                <w:color w:val="000000"/>
                <w:sz w:val="16"/>
              </w:rPr>
              <w:br w:type="textWrapping"/>
            </w:r>
            <w:r>
              <w:rPr>
                <w:rFonts w:ascii="Courier New" w:hAnsi="Courier New"/>
                <w:color w:val="000000"/>
                <w:sz w:val="16"/>
              </w:rPr>
              <w:t xml:space="preserve">                    if ((valor.StartsWith('"') &amp;&amp; valor.EndsWith('"')) || (valor.StartsWith('\'') &amp;&amp; valor.EndsWith('\'')))</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valor = valor[1..^1];</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variables[clave] = valor;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catch</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return variables;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static string? BuscarArchivo(string rutaInicio)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try</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var directorio = new DirectoryInfo(rutaInicio);</w:t>
            </w:r>
            <w:r>
              <w:rPr>
                <w:rFonts w:ascii="Courier New" w:hAnsi="Courier New"/>
                <w:color w:val="000000"/>
                <w:sz w:val="16"/>
              </w:rPr>
              <w:br w:type="textWrapping"/>
            </w:r>
            <w:r>
              <w:rPr>
                <w:rFonts w:ascii="Courier New" w:hAnsi="Courier New"/>
                <w:color w:val="000000"/>
                <w:sz w:val="16"/>
              </w:rPr>
              <w:t xml:space="preserve">                while (directorio is not null)</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var rutaCandidata = Path.Combine(directorio.FullName, NombreArchivo);</w:t>
            </w:r>
            <w:r>
              <w:rPr>
                <w:rFonts w:ascii="Courier New" w:hAnsi="Courier New"/>
                <w:color w:val="000000"/>
                <w:sz w:val="16"/>
              </w:rPr>
              <w:br w:type="textWrapping"/>
            </w:r>
            <w:r>
              <w:rPr>
                <w:rFonts w:ascii="Courier New" w:hAnsi="Courier New"/>
                <w:color w:val="000000"/>
                <w:sz w:val="16"/>
              </w:rPr>
              <w:t xml:space="preserve">                    if (File.Exists(rutaCandidata))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rutaCandidata;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directorio = directorio.Parent;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catch</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null;</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46293E15">
      <w:pPr>
        <w:pStyle w:val="6"/>
        <w:spacing w:after="60"/>
      </w:pPr>
      <w:bookmarkStart w:id="200" w:name="_Toc15463"/>
      <w:bookmarkStart w:id="201" w:name="_Toc19420"/>
      <w:r>
        <w:rPr>
          <w:i/>
          <w:color w:val="1F497D"/>
          <w:sz w:val="18"/>
        </w:rPr>
        <w:t xml:space="preserve">Tabla </w:t>
      </w:r>
      <w:r>
        <w:rPr>
          <w:rFonts w:hint="default"/>
          <w:i/>
          <w:color w:val="1F497D"/>
          <w:sz w:val="18"/>
          <w:lang w:val="es-EC"/>
        </w:rPr>
        <w:t>22</w:t>
      </w:r>
      <w:r>
        <w:rPr>
          <w:i/>
          <w:color w:val="1F497D"/>
          <w:sz w:val="18"/>
        </w:rPr>
        <w:t>. Clase ConfiguracionCliente - Cliente Escritorio</w:t>
      </w:r>
      <w:bookmarkEnd w:id="200"/>
      <w:bookmarkEnd w:id="201"/>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14868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206F81B0">
            <w:pPr>
              <w:spacing w:after="0" w:line="240" w:lineRule="auto"/>
            </w:pPr>
            <w:r>
              <w:rPr>
                <w:rFonts w:ascii="Courier New" w:hAnsi="Courier New"/>
                <w:color w:val="000000"/>
                <w:sz w:val="16"/>
              </w:rPr>
              <w:t>using System.Net.Http;</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namespace ClienteEscritorioConversion.Configuracion</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public class ConfiguracionCliente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public string UrlBase { get;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ConfiguracionCliente(string urlBase)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UrlBase = urlBase.TrimEnd('/');</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static ConfiguracionCliente Cargar()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string? urlBase = null;</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try</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var ruta = AppContext.BaseDirectory;</w:t>
            </w:r>
            <w:r>
              <w:rPr>
                <w:rFonts w:ascii="Courier New" w:hAnsi="Courier New"/>
                <w:color w:val="000000"/>
                <w:sz w:val="16"/>
              </w:rPr>
              <w:br w:type="textWrapping"/>
            </w:r>
            <w:r>
              <w:rPr>
                <w:rFonts w:ascii="Courier New" w:hAnsi="Courier New"/>
                <w:color w:val="000000"/>
                <w:sz w:val="16"/>
              </w:rPr>
              <w:t xml:space="preserve">                var variables = CargadorEnv.Cargar(ruta);</w:t>
            </w:r>
            <w:r>
              <w:rPr>
                <w:rFonts w:ascii="Courier New" w:hAnsi="Courier New"/>
                <w:color w:val="000000"/>
                <w:sz w:val="16"/>
              </w:rPr>
              <w:br w:type="textWrapping"/>
            </w:r>
            <w:r>
              <w:rPr>
                <w:rFonts w:ascii="Courier New" w:hAnsi="Courier New"/>
                <w:color w:val="000000"/>
                <w:sz w:val="16"/>
              </w:rPr>
              <w:t xml:space="preserve">                if (variables.TryGetValue("URL_BASE", out var valor) &amp;&amp; !string.IsNullOrWhiteSpace(valor))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urlBase = valor.Trim();</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catch</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(string.IsNullOrWhiteSpace(urlBase))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try</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urlBase = Environment.GetEnvironmentVariable("URL_BASE");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catch</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(string.IsNullOrWhiteSpace(urlBase))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urlBase = "http://localhost:60980";</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return new ConfiguracionCliente(urlBase);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HttpClient CrearHttpClient()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var httpClient = new HttpClient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BaseAddress = new Uri(UrlBase + "/"),</w:t>
            </w:r>
            <w:r>
              <w:rPr>
                <w:rFonts w:ascii="Courier New" w:hAnsi="Courier New"/>
                <w:color w:val="000000"/>
                <w:sz w:val="16"/>
              </w:rPr>
              <w:br w:type="textWrapping"/>
            </w:r>
            <w:r>
              <w:rPr>
                <w:rFonts w:ascii="Courier New" w:hAnsi="Courier New"/>
                <w:color w:val="000000"/>
                <w:sz w:val="16"/>
              </w:rPr>
              <w:t xml:space="preserve">                Timeout = TimeSpan.FromSeconds(30)</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httpClient;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HttpClient CrearHttpClient(int segundosTimeout)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var httpClient = new HttpClient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BaseAddress = new Uri(UrlBase + "/"),</w:t>
            </w:r>
            <w:r>
              <w:rPr>
                <w:rFonts w:ascii="Courier New" w:hAnsi="Courier New"/>
                <w:color w:val="000000"/>
                <w:sz w:val="16"/>
              </w:rPr>
              <w:br w:type="textWrapping"/>
            </w:r>
            <w:r>
              <w:rPr>
                <w:rFonts w:ascii="Courier New" w:hAnsi="Courier New"/>
                <w:color w:val="000000"/>
                <w:sz w:val="16"/>
              </w:rPr>
              <w:t xml:space="preserve">                Timeout = TimeSpan.FromSeconds(segundosTimeout &gt; 0 ? segundosTimeout : 30)</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httpClient;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5CEAB339">
      <w:pPr>
        <w:sectPr>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pPr>
    </w:p>
    <w:p w14:paraId="5C46D4C8">
      <w:pPr>
        <w:rPr>
          <w:b/>
          <w:bCs/>
          <w:color w:val="243F61"/>
          <w:sz w:val="32"/>
          <w:szCs w:val="32"/>
        </w:rPr>
      </w:pPr>
      <w:r>
        <w:rPr>
          <w:b/>
          <w:bCs/>
          <w:color w:val="243F61"/>
          <w:sz w:val="32"/>
          <w:szCs w:val="32"/>
        </w:rPr>
        <w:t>CLASE PRINCIPAL (EJECUCIÓN)</w:t>
      </w:r>
    </w:p>
    <w:p w14:paraId="245DD4D9">
      <w:pPr>
        <w:rPr>
          <w:i/>
          <w:iCs/>
        </w:rPr>
      </w:pPr>
      <w:r>
        <w:t xml:space="preserve">Finalmente, se codifica la clase </w:t>
      </w:r>
      <w:r>
        <w:rPr>
          <w:rFonts w:hint="default"/>
          <w:lang w:val="es-EC"/>
        </w:rPr>
        <w:t>CLICON_UNI_</w:t>
      </w:r>
      <w:r>
        <w:rPr>
          <w:rFonts w:hint="default"/>
          <w:lang w:val="es-ES"/>
        </w:rPr>
        <w:t>.NET</w:t>
      </w:r>
      <w:r>
        <w:rPr>
          <w:rFonts w:hint="default"/>
          <w:lang w:val="es-EC"/>
        </w:rPr>
        <w:t>_REST</w:t>
      </w:r>
      <w:r>
        <w:rPr>
          <w:lang w:val="es-ES"/>
        </w:rPr>
        <w:t>.NET</w:t>
      </w:r>
      <w:r>
        <w:t xml:space="preserve"> que orquesta el flujo completo de la aplicación. El sistema inicia solicitando credenciales al usuario para invocar el servicio de seguridad; únicamente si la autenticación es exitosa, se instancia la interfaz y el controlador para permitir el uso de las operaciones de conversión.</w:t>
      </w:r>
    </w:p>
    <w:p w14:paraId="3EBB5AA7">
      <w:pPr>
        <w:keepNext/>
        <w:spacing w:after="0"/>
        <w:jc w:val="center"/>
      </w:pPr>
      <w:r>
        <w:drawing>
          <wp:inline distT="0" distB="0" distL="114300" distR="114300">
            <wp:extent cx="1127760" cy="251460"/>
            <wp:effectExtent l="0" t="0" r="0" b="7620"/>
            <wp:docPr id="110"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n 24"/>
                    <pic:cNvPicPr>
                      <a:picLocks noChangeAspect="1"/>
                    </pic:cNvPicPr>
                  </pic:nvPicPr>
                  <pic:blipFill>
                    <a:blip r:embed="rId40"/>
                    <a:stretch>
                      <a:fillRect/>
                    </a:stretch>
                  </pic:blipFill>
                  <pic:spPr>
                    <a:xfrm>
                      <a:off x="0" y="0"/>
                      <a:ext cx="1127760" cy="251460"/>
                    </a:xfrm>
                    <a:prstGeom prst="rect">
                      <a:avLst/>
                    </a:prstGeom>
                    <a:noFill/>
                    <a:ln>
                      <a:noFill/>
                    </a:ln>
                  </pic:spPr>
                </pic:pic>
              </a:graphicData>
            </a:graphic>
          </wp:inline>
        </w:drawing>
      </w:r>
      <w:del w:id="896" w:author="marpa" w:date="2026-10-25T15:36:06Z">
        <w:r>
          <w:rPr>
            <w:b/>
            <w:bCs/>
            <w:color w:val="243F61"/>
            <w:sz w:val="32"/>
            <w:szCs w:val="32"/>
          </w:rPr>
          <w:drawing>
            <wp:inline distT="114300" distB="114300" distL="114300" distR="114300">
              <wp:extent cx="2019300" cy="361950"/>
              <wp:effectExtent l="0" t="0" r="0" b="0"/>
              <wp:docPr id="38" name="image31.png"/>
              <wp:cNvGraphicFramePr/>
              <a:graphic xmlns:a="http://schemas.openxmlformats.org/drawingml/2006/main">
                <a:graphicData uri="http://schemas.openxmlformats.org/drawingml/2006/picture">
                  <pic:pic xmlns:pic="http://schemas.openxmlformats.org/drawingml/2006/picture">
                    <pic:nvPicPr>
                      <pic:cNvPr id="38" name="image31.png"/>
                      <pic:cNvPicPr preferRelativeResize="0"/>
                    </pic:nvPicPr>
                    <pic:blipFill>
                      <a:blip r:embed="rId41"/>
                      <a:srcRect/>
                      <a:stretch>
                        <a:fillRect/>
                      </a:stretch>
                    </pic:blipFill>
                    <pic:spPr>
                      <a:xfrm>
                        <a:off x="0" y="0"/>
                        <a:ext cx="2019300" cy="361950"/>
                      </a:xfrm>
                      <a:prstGeom prst="rect">
                        <a:avLst/>
                      </a:prstGeom>
                    </pic:spPr>
                  </pic:pic>
                </a:graphicData>
              </a:graphic>
            </wp:inline>
          </w:drawing>
        </w:r>
      </w:del>
    </w:p>
    <w:p w14:paraId="34919FFF">
      <w:pPr>
        <w:pStyle w:val="5"/>
      </w:pPr>
      <w:bookmarkStart w:id="202" w:name="_Toc2052"/>
      <w:bookmarkStart w:id="203" w:name="_Toc6902"/>
      <w:bookmarkStart w:id="204" w:name="_Toc1669"/>
      <w:r>
        <w:t xml:space="preserve">Figura </w:t>
      </w:r>
      <w:r>
        <w:rPr>
          <w:rFonts w:hint="default"/>
          <w:lang w:val="en-US"/>
        </w:rPr>
        <w:t>2</w:t>
      </w:r>
      <w:r>
        <w:rPr>
          <w:rFonts w:hint="default"/>
          <w:lang w:val="es-EC"/>
        </w:rPr>
        <w:t>3</w:t>
      </w:r>
      <w:del w:id="898" w:author="marpa" w:date="2026-10-25T15:36:09Z">
        <w:r>
          <w:rPr/>
          <w:delText>2</w:delText>
        </w:r>
      </w:del>
      <w:del w:id="899" w:author="marpa" w:date="2026-10-25T15:36:08Z">
        <w:r>
          <w:rPr/>
          <w:delText>8</w:delText>
        </w:r>
      </w:del>
      <w:r>
        <w:t>. Creación de clase principal - Cliente consola</w:t>
      </w:r>
      <w:bookmarkEnd w:id="202"/>
      <w:bookmarkEnd w:id="203"/>
      <w:bookmarkEnd w:id="204"/>
    </w:p>
    <w:p w14:paraId="16A45292">
      <w:pPr>
        <w:pStyle w:val="6"/>
        <w:sectPr>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pPr>
      <w:bookmarkStart w:id="205" w:name="_xa5u4i4on4ew" w:colFirst="0" w:colLast="0"/>
      <w:bookmarkEnd w:id="205"/>
    </w:p>
    <w:p w14:paraId="4756B558">
      <w:pPr>
        <w:pStyle w:val="6"/>
        <w:spacing w:after="60"/>
      </w:pPr>
      <w:bookmarkStart w:id="206" w:name="_Toc21455"/>
      <w:bookmarkStart w:id="207" w:name="_Toc31989"/>
      <w:r>
        <w:rPr>
          <w:i/>
          <w:color w:val="1F497D"/>
          <w:sz w:val="18"/>
        </w:rPr>
        <w:t xml:space="preserve">Tabla </w:t>
      </w:r>
      <w:r>
        <w:rPr>
          <w:rFonts w:hint="default"/>
          <w:i/>
          <w:color w:val="1F497D"/>
          <w:sz w:val="18"/>
          <w:lang w:val="es-EC"/>
        </w:rPr>
        <w:t>23</w:t>
      </w:r>
      <w:r>
        <w:rPr>
          <w:i/>
          <w:color w:val="1F497D"/>
          <w:sz w:val="18"/>
        </w:rPr>
        <w:t>. Clase ClienteRestfulConversion - Cliente Consola</w:t>
      </w:r>
      <w:bookmarkEnd w:id="206"/>
      <w:bookmarkEnd w:id="207"/>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4F10F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09C7B854">
            <w:pPr>
              <w:spacing w:after="0" w:line="240" w:lineRule="auto"/>
            </w:pPr>
            <w:r>
              <w:rPr>
                <w:rFonts w:ascii="Courier New" w:hAnsi="Courier New"/>
                <w:color w:val="000000"/>
                <w:sz w:val="16"/>
              </w:rPr>
              <w:t>using System.Net.Http.Json;</w:t>
            </w:r>
            <w:r>
              <w:rPr>
                <w:rFonts w:ascii="Courier New" w:hAnsi="Courier New"/>
                <w:color w:val="000000"/>
                <w:sz w:val="16"/>
              </w:rPr>
              <w:br w:type="textWrapping"/>
            </w:r>
            <w:r>
              <w:rPr>
                <w:rFonts w:ascii="Courier New" w:hAnsi="Courier New"/>
                <w:color w:val="000000"/>
                <w:sz w:val="16"/>
              </w:rPr>
              <w:t>using System.Text.Json;</w:t>
            </w:r>
            <w:r>
              <w:rPr>
                <w:rFonts w:ascii="Courier New" w:hAnsi="Courier New"/>
                <w:color w:val="000000"/>
                <w:sz w:val="16"/>
              </w:rPr>
              <w:br w:type="textWrapping"/>
            </w:r>
            <w:r>
              <w:rPr>
                <w:rFonts w:ascii="Courier New" w:hAnsi="Courier New"/>
                <w:color w:val="000000"/>
                <w:sz w:val="16"/>
              </w:rPr>
              <w:t>using ClienteConsolaConversion.Modelos;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namespace ClienteConsolaConversion.Servicios</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 &lt;summary&gt;Cliente HTTP para la API RESTful de conversión de unidades.&lt;/summary&gt;</w:t>
            </w:r>
            <w:r>
              <w:rPr>
                <w:rFonts w:ascii="Courier New" w:hAnsi="Courier New"/>
                <w:color w:val="000000"/>
                <w:sz w:val="16"/>
              </w:rPr>
              <w:br w:type="textWrapping"/>
            </w:r>
            <w:r>
              <w:rPr>
                <w:rFonts w:ascii="Courier New" w:hAnsi="Courier New"/>
                <w:color w:val="000000"/>
                <w:sz w:val="16"/>
              </w:rPr>
              <w:t xml:space="preserve">    public class ClienteRestfulConversion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public const string MensajeConexion = "No se pudo conectar con el servidor";</w:t>
            </w:r>
            <w:r>
              <w:rPr>
                <w:rFonts w:ascii="Courier New" w:hAnsi="Courier New"/>
                <w:color w:val="000000"/>
                <w:sz w:val="16"/>
              </w:rPr>
              <w:br w:type="textWrapping"/>
            </w:r>
            <w:r>
              <w:rPr>
                <w:rFonts w:ascii="Courier New" w:hAnsi="Courier New"/>
                <w:color w:val="000000"/>
                <w:sz w:val="16"/>
              </w:rPr>
              <w:t xml:space="preserve">        public const string MensajeTiempoAgotado = "El servicio tardó demasiado en responder. Verifica que esté iniciado e inténtalo de nuevo.";</w:t>
            </w:r>
            <w:r>
              <w:rPr>
                <w:rFonts w:ascii="Courier New" w:hAnsi="Courier New"/>
                <w:color w:val="000000"/>
                <w:sz w:val="16"/>
              </w:rPr>
              <w:br w:type="textWrapping"/>
            </w:r>
            <w:r>
              <w:rPr>
                <w:rFonts w:ascii="Courier New" w:hAnsi="Courier New"/>
                <w:color w:val="000000"/>
                <w:sz w:val="16"/>
              </w:rPr>
              <w:t xml:space="preserve">        public const string MensajeRespuestaVacia = "El servidor no devolvió una respuesta válida.";</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readonly HttpClient _httpClient;</w:t>
            </w:r>
            <w:r>
              <w:rPr>
                <w:rFonts w:ascii="Courier New" w:hAnsi="Courier New"/>
                <w:color w:val="000000"/>
                <w:sz w:val="16"/>
              </w:rPr>
              <w:br w:type="textWrapping"/>
            </w:r>
            <w:r>
              <w:rPr>
                <w:rFonts w:ascii="Courier New" w:hAnsi="Courier New"/>
                <w:color w:val="000000"/>
                <w:sz w:val="16"/>
              </w:rPr>
              <w:t xml:space="preserve">        private readonly string _urlBase;</w:t>
            </w:r>
            <w:r>
              <w:rPr>
                <w:rFonts w:ascii="Courier New" w:hAnsi="Courier New"/>
                <w:color w:val="000000"/>
                <w:sz w:val="16"/>
              </w:rPr>
              <w:br w:type="textWrapping"/>
            </w:r>
            <w:r>
              <w:rPr>
                <w:rFonts w:ascii="Courier New" w:hAnsi="Courier New"/>
                <w:color w:val="000000"/>
                <w:sz w:val="16"/>
              </w:rPr>
              <w:t xml:space="preserve">        private static readonly JsonSerializerOptions _jsonOptions = new()</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PropertyNameCaseInsensitive = true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ClienteRestfulConversion(string urlBase)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if (string.IsNullOrWhiteSpace(urlBase))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throw new ArgumentException("La URL base es obligatoria.", nameof(urlBase));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_urlBase = urlBase.TrimEnd('/');</w:t>
            </w:r>
            <w:r>
              <w:rPr>
                <w:rFonts w:ascii="Courier New" w:hAnsi="Courier New"/>
                <w:color w:val="000000"/>
                <w:sz w:val="16"/>
              </w:rPr>
              <w:br w:type="textWrapping"/>
            </w:r>
            <w:r>
              <w:rPr>
                <w:rFonts w:ascii="Courier New" w:hAnsi="Courier New"/>
                <w:color w:val="000000"/>
                <w:sz w:val="16"/>
              </w:rPr>
              <w:t xml:space="preserve">            _httpClient = new HttpClient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BaseAddress = new Uri(_urlBase + "/"),</w:t>
            </w:r>
            <w:r>
              <w:rPr>
                <w:rFonts w:ascii="Courier New" w:hAnsi="Courier New"/>
                <w:color w:val="000000"/>
                <w:sz w:val="16"/>
              </w:rPr>
              <w:br w:type="textWrapping"/>
            </w:r>
            <w:r>
              <w:rPr>
                <w:rFonts w:ascii="Courier New" w:hAnsi="Courier New"/>
                <w:color w:val="000000"/>
                <w:sz w:val="16"/>
              </w:rPr>
              <w:t xml:space="preserve">                Timeout = TimeSpan.FromSeconds(30)</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string UrlBase =&gt; _urlBase;</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async Task&lt;RespuestaInicioSesion&gt; IniciarSesionAsync(string usuario, string contrasena)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try</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var solicitud = new</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Usuario = usuario,</w:t>
            </w:r>
            <w:r>
              <w:rPr>
                <w:rFonts w:ascii="Courier New" w:hAnsi="Courier New"/>
                <w:color w:val="000000"/>
                <w:sz w:val="16"/>
              </w:rPr>
              <w:br w:type="textWrapping"/>
            </w:r>
            <w:r>
              <w:rPr>
                <w:rFonts w:ascii="Courier New" w:hAnsi="Courier New"/>
                <w:color w:val="000000"/>
                <w:sz w:val="16"/>
              </w:rPr>
              <w:t xml:space="preserve">                    Contrasena = contrasena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var respuestaHttp = await _httpClient.PostAsJsonAsync("api/autenticacion/login", solicitud, _jsonOptions);</w:t>
            </w:r>
            <w:r>
              <w:rPr>
                <w:rFonts w:ascii="Courier New" w:hAnsi="Courier New"/>
                <w:color w:val="000000"/>
                <w:sz w:val="16"/>
              </w:rPr>
              <w:br w:type="textWrapping"/>
            </w:r>
            <w:r>
              <w:rPr>
                <w:rFonts w:ascii="Courier New" w:hAnsi="Courier New"/>
                <w:color w:val="000000"/>
                <w:sz w:val="16"/>
              </w:rPr>
              <w:t xml:space="preserve">                var contenido = await respuestaHttp.Content.ReadAsStringAsync();</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(respuestaHttp.IsSuccessStatusCode)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var respuestaLogin = JsonSerializer.Deserialize&lt;RespuestaLoginRest&gt;(contenido, _jsonOptions);</w:t>
            </w:r>
            <w:r>
              <w:rPr>
                <w:rFonts w:ascii="Courier New" w:hAnsi="Courier New"/>
                <w:color w:val="000000"/>
                <w:sz w:val="16"/>
              </w:rPr>
              <w:br w:type="textWrapping"/>
            </w:r>
            <w:r>
              <w:rPr>
                <w:rFonts w:ascii="Courier New" w:hAnsi="Courier New"/>
                <w:color w:val="000000"/>
                <w:sz w:val="16"/>
              </w:rPr>
              <w:t xml:space="preserve">                    if (respuestaLogin is null || string.IsNullOrWhiteSpace(respuestaLogin.Token))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NuevaRespuestaInicioSesion(MensajeRespuestaVacia);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return new RespuestaInicioSesion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Exito = true,</w:t>
            </w:r>
            <w:r>
              <w:rPr>
                <w:rFonts w:ascii="Courier New" w:hAnsi="Courier New"/>
                <w:color w:val="000000"/>
                <w:sz w:val="16"/>
              </w:rPr>
              <w:br w:type="textWrapping"/>
            </w:r>
            <w:r>
              <w:rPr>
                <w:rFonts w:ascii="Courier New" w:hAnsi="Courier New"/>
                <w:color w:val="000000"/>
                <w:sz w:val="16"/>
              </w:rPr>
              <w:t xml:space="preserve">                        Token = respuestaLogin.Token,</w:t>
            </w:r>
            <w:r>
              <w:rPr>
                <w:rFonts w:ascii="Courier New" w:hAnsi="Courier New"/>
                <w:color w:val="000000"/>
                <w:sz w:val="16"/>
              </w:rPr>
              <w:br w:type="textWrapping"/>
            </w:r>
            <w:r>
              <w:rPr>
                <w:rFonts w:ascii="Courier New" w:hAnsi="Courier New"/>
                <w:color w:val="000000"/>
                <w:sz w:val="16"/>
              </w:rPr>
              <w:t xml:space="preserve">                        Mensaje = string.Empty</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var error = JsonSerializer.Deserialize&lt;RespuestaErrorRest&gt;(contenido, _jsonOptions);</w:t>
            </w:r>
            <w:r>
              <w:rPr>
                <w:rFonts w:ascii="Courier New" w:hAnsi="Courier New"/>
                <w:color w:val="000000"/>
                <w:sz w:val="16"/>
              </w:rPr>
              <w:br w:type="textWrapping"/>
            </w:r>
            <w:r>
              <w:rPr>
                <w:rFonts w:ascii="Courier New" w:hAnsi="Courier New"/>
                <w:color w:val="000000"/>
                <w:sz w:val="16"/>
              </w:rPr>
              <w:t xml:space="preserve">                if (error is not null &amp;&amp; !string.IsNullOrWhiteSpace(error.Mensaje))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NuevaRespuestaInicioSesion(error.Mensaje);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return NuevaRespuestaInicioSesion(MensajeRespuestaVacia);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catch (HttpRequestException)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NuevaRespuestaInicioSesion(MensajeConexion);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catch (TaskCanceledException)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NuevaRespuestaInicioSesion(MensajeTiempoAgotado);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catch</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NuevaRespuestaInicioSesion(MensajeConexion);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async Task&lt;RespuestaConversion&gt; ConvertirAsync(</w:t>
            </w:r>
            <w:r>
              <w:rPr>
                <w:rFonts w:ascii="Courier New" w:hAnsi="Courier New"/>
                <w:color w:val="000000"/>
                <w:sz w:val="16"/>
              </w:rPr>
              <w:br w:type="textWrapping"/>
            </w:r>
            <w:r>
              <w:rPr>
                <w:rFonts w:ascii="Courier New" w:hAnsi="Courier New"/>
                <w:color w:val="000000"/>
                <w:sz w:val="16"/>
              </w:rPr>
              <w:t xml:space="preserve">            string token,</w:t>
            </w:r>
            <w:r>
              <w:rPr>
                <w:rFonts w:ascii="Courier New" w:hAnsi="Courier New"/>
                <w:color w:val="000000"/>
                <w:sz w:val="16"/>
              </w:rPr>
              <w:br w:type="textWrapping"/>
            </w:r>
            <w:r>
              <w:rPr>
                <w:rFonts w:ascii="Courier New" w:hAnsi="Courier New"/>
                <w:color w:val="000000"/>
                <w:sz w:val="16"/>
              </w:rPr>
              <w:t xml:space="preserve">            CategoriaUnidad categoria,</w:t>
            </w:r>
            <w:r>
              <w:rPr>
                <w:rFonts w:ascii="Courier New" w:hAnsi="Courier New"/>
                <w:color w:val="000000"/>
                <w:sz w:val="16"/>
              </w:rPr>
              <w:br w:type="textWrapping"/>
            </w:r>
            <w:r>
              <w:rPr>
                <w:rFonts w:ascii="Courier New" w:hAnsi="Courier New"/>
                <w:color w:val="000000"/>
                <w:sz w:val="16"/>
              </w:rPr>
              <w:t xml:space="preserve">            string unidadOrigen,</w:t>
            </w:r>
            <w:r>
              <w:rPr>
                <w:rFonts w:ascii="Courier New" w:hAnsi="Courier New"/>
                <w:color w:val="000000"/>
                <w:sz w:val="16"/>
              </w:rPr>
              <w:br w:type="textWrapping"/>
            </w:r>
            <w:r>
              <w:rPr>
                <w:rFonts w:ascii="Courier New" w:hAnsi="Courier New"/>
                <w:color w:val="000000"/>
                <w:sz w:val="16"/>
              </w:rPr>
              <w:t xml:space="preserve">            string unidadDestino,</w:t>
            </w:r>
            <w:r>
              <w:rPr>
                <w:rFonts w:ascii="Courier New" w:hAnsi="Courier New"/>
                <w:color w:val="000000"/>
                <w:sz w:val="16"/>
              </w:rPr>
              <w:br w:type="textWrapping"/>
            </w:r>
            <w:r>
              <w:rPr>
                <w:rFonts w:ascii="Courier New" w:hAnsi="Courier New"/>
                <w:color w:val="000000"/>
                <w:sz w:val="16"/>
              </w:rPr>
              <w:t xml:space="preserve">            double valor)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try</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var ruta = categoria switch</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CategoriaUnidad.Temperatura =&gt; "api/conversion/temperatura",</w:t>
            </w:r>
            <w:r>
              <w:rPr>
                <w:rFonts w:ascii="Courier New" w:hAnsi="Courier New"/>
                <w:color w:val="000000"/>
                <w:sz w:val="16"/>
              </w:rPr>
              <w:br w:type="textWrapping"/>
            </w:r>
            <w:r>
              <w:rPr>
                <w:rFonts w:ascii="Courier New" w:hAnsi="Courier New"/>
                <w:color w:val="000000"/>
                <w:sz w:val="16"/>
              </w:rPr>
              <w:t xml:space="preserve">                    CategoriaUnidad.Longitud =&gt; "api/conversion/longitud",</w:t>
            </w:r>
            <w:r>
              <w:rPr>
                <w:rFonts w:ascii="Courier New" w:hAnsi="Courier New"/>
                <w:color w:val="000000"/>
                <w:sz w:val="16"/>
              </w:rPr>
              <w:br w:type="textWrapping"/>
            </w:r>
            <w:r>
              <w:rPr>
                <w:rFonts w:ascii="Courier New" w:hAnsi="Courier New"/>
                <w:color w:val="000000"/>
                <w:sz w:val="16"/>
              </w:rPr>
              <w:t xml:space="preserve">                    CategoriaUnidad.Masa =&gt; "api/conversion/masa",</w:t>
            </w:r>
            <w:r>
              <w:rPr>
                <w:rFonts w:ascii="Courier New" w:hAnsi="Courier New"/>
                <w:color w:val="000000"/>
                <w:sz w:val="16"/>
              </w:rPr>
              <w:br w:type="textWrapping"/>
            </w:r>
            <w:r>
              <w:rPr>
                <w:rFonts w:ascii="Courier New" w:hAnsi="Courier New"/>
                <w:color w:val="000000"/>
                <w:sz w:val="16"/>
              </w:rPr>
              <w:t xml:space="preserve">                    _ =&gt; "api/conversion/temperatura"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var solicitud = new</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UnidadOrigen = unidadOrigen,</w:t>
            </w:r>
            <w:r>
              <w:rPr>
                <w:rFonts w:ascii="Courier New" w:hAnsi="Courier New"/>
                <w:color w:val="000000"/>
                <w:sz w:val="16"/>
              </w:rPr>
              <w:br w:type="textWrapping"/>
            </w:r>
            <w:r>
              <w:rPr>
                <w:rFonts w:ascii="Courier New" w:hAnsi="Courier New"/>
                <w:color w:val="000000"/>
                <w:sz w:val="16"/>
              </w:rPr>
              <w:t xml:space="preserve">                    UnidadDestino = unidadDestino,</w:t>
            </w:r>
            <w:r>
              <w:rPr>
                <w:rFonts w:ascii="Courier New" w:hAnsi="Courier New"/>
                <w:color w:val="000000"/>
                <w:sz w:val="16"/>
              </w:rPr>
              <w:br w:type="textWrapping"/>
            </w:r>
            <w:r>
              <w:rPr>
                <w:rFonts w:ascii="Courier New" w:hAnsi="Courier New"/>
                <w:color w:val="000000"/>
                <w:sz w:val="16"/>
              </w:rPr>
              <w:t xml:space="preserve">                    Valor = valor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using var request = new HttpRequestMessage(HttpMethod.Post, ruta);</w:t>
            </w:r>
            <w:r>
              <w:rPr>
                <w:rFonts w:ascii="Courier New" w:hAnsi="Courier New"/>
                <w:color w:val="000000"/>
                <w:sz w:val="16"/>
              </w:rPr>
              <w:br w:type="textWrapping"/>
            </w:r>
            <w:r>
              <w:rPr>
                <w:rFonts w:ascii="Courier New" w:hAnsi="Courier New"/>
                <w:color w:val="000000"/>
                <w:sz w:val="16"/>
              </w:rPr>
              <w:t xml:space="preserve">                request.Headers.Add("Authorization", "Bearer " + token);</w:t>
            </w:r>
            <w:r>
              <w:rPr>
                <w:rFonts w:ascii="Courier New" w:hAnsi="Courier New"/>
                <w:color w:val="000000"/>
                <w:sz w:val="16"/>
              </w:rPr>
              <w:br w:type="textWrapping"/>
            </w:r>
            <w:r>
              <w:rPr>
                <w:rFonts w:ascii="Courier New" w:hAnsi="Courier New"/>
                <w:color w:val="000000"/>
                <w:sz w:val="16"/>
              </w:rPr>
              <w:t xml:space="preserve">                request.Content = JsonContent.Create(solicitud, options: _jsonOptions);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var respuestaHttp = await _httpClient.SendAsync(request);</w:t>
            </w:r>
            <w:r>
              <w:rPr>
                <w:rFonts w:ascii="Courier New" w:hAnsi="Courier New"/>
                <w:color w:val="000000"/>
                <w:sz w:val="16"/>
              </w:rPr>
              <w:br w:type="textWrapping"/>
            </w:r>
            <w:r>
              <w:rPr>
                <w:rFonts w:ascii="Courier New" w:hAnsi="Courier New"/>
                <w:color w:val="000000"/>
                <w:sz w:val="16"/>
              </w:rPr>
              <w:t xml:space="preserve">                var contenido = await respuestaHttp.Content.ReadAsStringAsync();</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(respuestaHttp.IsSuccessStatusCode)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var respuestaConversion = JsonSerializer.Deserialize&lt;RespuestaConversionRest&gt;(contenido, _jsonOptions);</w:t>
            </w:r>
            <w:r>
              <w:rPr>
                <w:rFonts w:ascii="Courier New" w:hAnsi="Courier New"/>
                <w:color w:val="000000"/>
                <w:sz w:val="16"/>
              </w:rPr>
              <w:br w:type="textWrapping"/>
            </w:r>
            <w:r>
              <w:rPr>
                <w:rFonts w:ascii="Courier New" w:hAnsi="Courier New"/>
                <w:color w:val="000000"/>
                <w:sz w:val="16"/>
              </w:rPr>
              <w:t xml:space="preserve">                    if (respuestaConversion is null)</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NuevaRespuestaConversion(MensajeRespuestaVacia);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return new RespuestaConversion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Exito = true,</w:t>
            </w:r>
            <w:r>
              <w:rPr>
                <w:rFonts w:ascii="Courier New" w:hAnsi="Courier New"/>
                <w:color w:val="000000"/>
                <w:sz w:val="16"/>
              </w:rPr>
              <w:br w:type="textWrapping"/>
            </w:r>
            <w:r>
              <w:rPr>
                <w:rFonts w:ascii="Courier New" w:hAnsi="Courier New"/>
                <w:color w:val="000000"/>
                <w:sz w:val="16"/>
              </w:rPr>
              <w:t xml:space="preserve">                        ValorConvertido = respuestaConversion.ValorConvertido,</w:t>
            </w:r>
            <w:r>
              <w:rPr>
                <w:rFonts w:ascii="Courier New" w:hAnsi="Courier New"/>
                <w:color w:val="000000"/>
                <w:sz w:val="16"/>
              </w:rPr>
              <w:br w:type="textWrapping"/>
            </w:r>
            <w:r>
              <w:rPr>
                <w:rFonts w:ascii="Courier New" w:hAnsi="Courier New"/>
                <w:color w:val="000000"/>
                <w:sz w:val="16"/>
              </w:rPr>
              <w:t xml:space="preserve">                        Mensaje = string.Empty</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var error = JsonSerializer.Deserialize&lt;RespuestaErrorRest&gt;(contenido, _jsonOptions);</w:t>
            </w:r>
            <w:r>
              <w:rPr>
                <w:rFonts w:ascii="Courier New" w:hAnsi="Courier New"/>
                <w:color w:val="000000"/>
                <w:sz w:val="16"/>
              </w:rPr>
              <w:br w:type="textWrapping"/>
            </w:r>
            <w:r>
              <w:rPr>
                <w:rFonts w:ascii="Courier New" w:hAnsi="Courier New"/>
                <w:color w:val="000000"/>
                <w:sz w:val="16"/>
              </w:rPr>
              <w:t xml:space="preserve">                if (error is not null &amp;&amp; !string.IsNullOrWhiteSpace(error.Mensaje))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NuevaRespuestaConversion(error.Mensaje);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return NuevaRespuestaConversion(MensajeRespuestaVacia);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catch (HttpRequestException)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NuevaRespuestaConversion(MensajeConexion);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catch (TaskCanceledException)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NuevaRespuestaConversion(MensajeTiempoAgotado);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catch</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NuevaRespuestaConversion(MensajeConexion);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static RespuestaInicioSesion NuevaRespuestaInicioSesion(string mensaje)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new RespuestaInicioSesion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Exito = false,</w:t>
            </w:r>
            <w:r>
              <w:rPr>
                <w:rFonts w:ascii="Courier New" w:hAnsi="Courier New"/>
                <w:color w:val="000000"/>
                <w:sz w:val="16"/>
              </w:rPr>
              <w:br w:type="textWrapping"/>
            </w:r>
            <w:r>
              <w:rPr>
                <w:rFonts w:ascii="Courier New" w:hAnsi="Courier New"/>
                <w:color w:val="000000"/>
                <w:sz w:val="16"/>
              </w:rPr>
              <w:t xml:space="preserve">                Mensaje = mensaje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static RespuestaConversion NuevaRespuestaConversion(string mensaje)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new RespuestaConversion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Exito = false,</w:t>
            </w:r>
            <w:r>
              <w:rPr>
                <w:rFonts w:ascii="Courier New" w:hAnsi="Courier New"/>
                <w:color w:val="000000"/>
                <w:sz w:val="16"/>
              </w:rPr>
              <w:br w:type="textWrapping"/>
            </w:r>
            <w:r>
              <w:rPr>
                <w:rFonts w:ascii="Courier New" w:hAnsi="Courier New"/>
                <w:color w:val="000000"/>
                <w:sz w:val="16"/>
              </w:rPr>
              <w:t xml:space="preserve">                ValorConvertido = 0.0,</w:t>
            </w:r>
            <w:r>
              <w:rPr>
                <w:rFonts w:ascii="Courier New" w:hAnsi="Courier New"/>
                <w:color w:val="000000"/>
                <w:sz w:val="16"/>
              </w:rPr>
              <w:br w:type="textWrapping"/>
            </w:r>
            <w:r>
              <w:rPr>
                <w:rFonts w:ascii="Courier New" w:hAnsi="Courier New"/>
                <w:color w:val="000000"/>
                <w:sz w:val="16"/>
              </w:rPr>
              <w:t xml:space="preserve">                Mensaje = mensaje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class RespuestaLoginRest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public string Token { get; set; } = string.Empty;</w:t>
            </w:r>
            <w:r>
              <w:rPr>
                <w:rFonts w:ascii="Courier New" w:hAnsi="Courier New"/>
                <w:color w:val="000000"/>
                <w:sz w:val="16"/>
              </w:rPr>
              <w:br w:type="textWrapping"/>
            </w:r>
            <w:r>
              <w:rPr>
                <w:rFonts w:ascii="Courier New" w:hAnsi="Courier New"/>
                <w:color w:val="000000"/>
                <w:sz w:val="16"/>
              </w:rPr>
              <w:t xml:space="preserve">            public DateTime Expiracion { get; set;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class RespuestaConversionRest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public double ValorConvertido { get; set; }</w:t>
            </w:r>
            <w:r>
              <w:rPr>
                <w:rFonts w:ascii="Courier New" w:hAnsi="Courier New"/>
                <w:color w:val="000000"/>
                <w:sz w:val="16"/>
              </w:rPr>
              <w:br w:type="textWrapping"/>
            </w:r>
            <w:r>
              <w:rPr>
                <w:rFonts w:ascii="Courier New" w:hAnsi="Courier New"/>
                <w:color w:val="000000"/>
                <w:sz w:val="16"/>
              </w:rPr>
              <w:t xml:space="preserve">            public string? Mensaje { get; set;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class RespuestaErrorRest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public int Codigo { get; set; }</w:t>
            </w:r>
            <w:r>
              <w:rPr>
                <w:rFonts w:ascii="Courier New" w:hAnsi="Courier New"/>
                <w:color w:val="000000"/>
                <w:sz w:val="16"/>
              </w:rPr>
              <w:br w:type="textWrapping"/>
            </w:r>
            <w:r>
              <w:rPr>
                <w:rFonts w:ascii="Courier New" w:hAnsi="Courier New"/>
                <w:color w:val="000000"/>
                <w:sz w:val="16"/>
              </w:rPr>
              <w:t xml:space="preserve">            public string? Mensaje { get; set; }</w:t>
            </w:r>
            <w:r>
              <w:rPr>
                <w:rFonts w:ascii="Courier New" w:hAnsi="Courier New"/>
                <w:color w:val="000000"/>
                <w:sz w:val="16"/>
              </w:rPr>
              <w:br w:type="textWrapping"/>
            </w:r>
            <w:r>
              <w:rPr>
                <w:rFonts w:ascii="Courier New" w:hAnsi="Courier New"/>
                <w:color w:val="000000"/>
                <w:sz w:val="16"/>
              </w:rPr>
              <w:t xml:space="preserve">            public string? Detalle { get; set;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068B24C9">
      <w:pPr>
        <w:pStyle w:val="4"/>
        <w:sectPr>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pPr>
    </w:p>
    <w:p w14:paraId="600BFF41">
      <w:pPr>
        <w:pStyle w:val="4"/>
      </w:pPr>
      <w:bookmarkStart w:id="208" w:name="_Toc20199"/>
      <w:bookmarkStart w:id="209" w:name="_Toc27345"/>
      <w:bookmarkStart w:id="210" w:name="_Toc32035"/>
      <w:r>
        <w:t>EJECUCIÓN DEL CLIENTE DE CONSOLA</w:t>
      </w:r>
      <w:bookmarkEnd w:id="208"/>
      <w:bookmarkEnd w:id="209"/>
      <w:bookmarkEnd w:id="210"/>
    </w:p>
    <w:p w14:paraId="3DE75C9E"/>
    <w:p w14:paraId="54624F65"/>
    <w:p w14:paraId="15CC1C18"/>
    <w:p w14:paraId="49C727C1">
      <w:pPr>
        <w:bidi w:val="0"/>
        <w:jc w:val="center"/>
      </w:pPr>
      <w:bookmarkStart w:id="211" w:name="_galin0iros9f" w:colFirst="0" w:colLast="0"/>
      <w:bookmarkEnd w:id="211"/>
      <w:bookmarkStart w:id="212" w:name="_Toc21906"/>
      <w:r>
        <w:drawing>
          <wp:inline distT="0" distB="0" distL="114300" distR="114300">
            <wp:extent cx="3414395" cy="1194435"/>
            <wp:effectExtent l="0" t="0" r="1905" b="12065"/>
            <wp:docPr id="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
                    <pic:cNvPicPr>
                      <a:picLocks noChangeAspect="1"/>
                    </pic:cNvPicPr>
                  </pic:nvPicPr>
                  <pic:blipFill>
                    <a:blip r:embed="rId42"/>
                    <a:stretch>
                      <a:fillRect/>
                    </a:stretch>
                  </pic:blipFill>
                  <pic:spPr>
                    <a:xfrm>
                      <a:off x="0" y="0"/>
                      <a:ext cx="3414395" cy="1194435"/>
                    </a:xfrm>
                    <a:prstGeom prst="rect">
                      <a:avLst/>
                    </a:prstGeom>
                  </pic:spPr>
                </pic:pic>
              </a:graphicData>
            </a:graphic>
          </wp:inline>
        </w:drawing>
      </w:r>
      <w:del w:id="900" w:author="marpa" w:date="2026-10-25T15:38:53Z">
        <w:r>
          <w:rPr/>
          <w:drawing>
            <wp:inline distT="114300" distB="114300" distL="114300" distR="114300">
              <wp:extent cx="2868295" cy="803275"/>
              <wp:effectExtent l="0" t="0" r="0" b="0"/>
              <wp:docPr id="69" name="image16.png"/>
              <wp:cNvGraphicFramePr/>
              <a:graphic xmlns:a="http://schemas.openxmlformats.org/drawingml/2006/main">
                <a:graphicData uri="http://schemas.openxmlformats.org/drawingml/2006/picture">
                  <pic:pic xmlns:pic="http://schemas.openxmlformats.org/drawingml/2006/picture">
                    <pic:nvPicPr>
                      <pic:cNvPr id="69" name="image16.png"/>
                      <pic:cNvPicPr preferRelativeResize="0"/>
                    </pic:nvPicPr>
                    <pic:blipFill>
                      <a:blip r:embed="rId43"/>
                      <a:srcRect/>
                      <a:stretch>
                        <a:fillRect/>
                      </a:stretch>
                    </pic:blipFill>
                    <pic:spPr>
                      <a:xfrm>
                        <a:off x="0" y="0"/>
                        <a:ext cx="2868450" cy="803756"/>
                      </a:xfrm>
                      <a:prstGeom prst="rect">
                        <a:avLst/>
                      </a:prstGeom>
                    </pic:spPr>
                  </pic:pic>
                </a:graphicData>
              </a:graphic>
            </wp:inline>
          </w:drawing>
        </w:r>
        <w:bookmarkEnd w:id="212"/>
      </w:del>
    </w:p>
    <w:p w14:paraId="3C570035">
      <w:pPr>
        <w:pStyle w:val="5"/>
      </w:pPr>
      <w:bookmarkStart w:id="213" w:name="_Toc24473"/>
      <w:bookmarkStart w:id="214" w:name="_Toc20795"/>
      <w:bookmarkStart w:id="215" w:name="_Toc14998"/>
      <w:r>
        <w:t xml:space="preserve">Figura </w:t>
      </w:r>
      <w:r>
        <w:rPr>
          <w:rFonts w:hint="default"/>
          <w:lang w:val="es-EC"/>
        </w:rPr>
        <w:t>24</w:t>
      </w:r>
      <w:r>
        <w:t>. Login - Cliente consola</w:t>
      </w:r>
      <w:bookmarkEnd w:id="213"/>
      <w:bookmarkEnd w:id="214"/>
      <w:bookmarkEnd w:id="215"/>
    </w:p>
    <w:p w14:paraId="7707BFC6">
      <w:pPr>
        <w:keepNext/>
        <w:jc w:val="center"/>
      </w:pPr>
      <w:r>
        <w:drawing>
          <wp:inline distT="0" distB="0" distL="114300" distR="114300">
            <wp:extent cx="3169920" cy="1493520"/>
            <wp:effectExtent l="0" t="0" r="5080" b="5080"/>
            <wp:docPr id="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2"/>
                    <pic:cNvPicPr>
                      <a:picLocks noChangeAspect="1"/>
                    </pic:cNvPicPr>
                  </pic:nvPicPr>
                  <pic:blipFill>
                    <a:blip r:embed="rId44"/>
                    <a:stretch>
                      <a:fillRect/>
                    </a:stretch>
                  </pic:blipFill>
                  <pic:spPr>
                    <a:xfrm>
                      <a:off x="0" y="0"/>
                      <a:ext cx="3169920" cy="1493520"/>
                    </a:xfrm>
                    <a:prstGeom prst="rect">
                      <a:avLst/>
                    </a:prstGeom>
                  </pic:spPr>
                </pic:pic>
              </a:graphicData>
            </a:graphic>
          </wp:inline>
        </w:drawing>
      </w:r>
    </w:p>
    <w:p w14:paraId="70AFC94B">
      <w:pPr>
        <w:pStyle w:val="5"/>
      </w:pPr>
      <w:bookmarkStart w:id="216" w:name="_Toc12576"/>
      <w:bookmarkStart w:id="217" w:name="_Toc16812"/>
      <w:bookmarkStart w:id="218" w:name="_Toc14630"/>
      <w:r>
        <w:t xml:space="preserve">Figura </w:t>
      </w:r>
      <w:r>
        <w:rPr>
          <w:rFonts w:hint="default"/>
          <w:lang w:val="es-EC"/>
        </w:rPr>
        <w:t>25</w:t>
      </w:r>
      <w:r>
        <w:t xml:space="preserve">. </w:t>
      </w:r>
      <w:r>
        <w:rPr>
          <w:rFonts w:hint="default"/>
          <w:lang w:val="es-EC"/>
        </w:rPr>
        <w:t>Menú Principal</w:t>
      </w:r>
      <w:r>
        <w:t xml:space="preserve"> - Cliente consola</w:t>
      </w:r>
      <w:bookmarkEnd w:id="216"/>
      <w:bookmarkEnd w:id="217"/>
      <w:bookmarkEnd w:id="218"/>
    </w:p>
    <w:p w14:paraId="22CA2C7F">
      <w:pPr>
        <w:keepNext/>
        <w:jc w:val="center"/>
      </w:pPr>
      <w:r>
        <w:drawing>
          <wp:inline distT="0" distB="0" distL="114300" distR="114300">
            <wp:extent cx="3341370" cy="1255395"/>
            <wp:effectExtent l="0" t="0" r="11430" b="1905"/>
            <wp:docPr id="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
                    <pic:cNvPicPr>
                      <a:picLocks noChangeAspect="1"/>
                    </pic:cNvPicPr>
                  </pic:nvPicPr>
                  <pic:blipFill>
                    <a:blip r:embed="rId45"/>
                    <a:stretch>
                      <a:fillRect/>
                    </a:stretch>
                  </pic:blipFill>
                  <pic:spPr>
                    <a:xfrm>
                      <a:off x="0" y="0"/>
                      <a:ext cx="3341370" cy="1255395"/>
                    </a:xfrm>
                    <a:prstGeom prst="rect">
                      <a:avLst/>
                    </a:prstGeom>
                  </pic:spPr>
                </pic:pic>
              </a:graphicData>
            </a:graphic>
          </wp:inline>
        </w:drawing>
      </w:r>
    </w:p>
    <w:p w14:paraId="4119CD7E">
      <w:pPr>
        <w:pStyle w:val="5"/>
      </w:pPr>
      <w:bookmarkStart w:id="219" w:name="_Toc20646"/>
      <w:bookmarkStart w:id="220" w:name="_Toc21343"/>
      <w:bookmarkStart w:id="221" w:name="_Toc17953"/>
      <w:r>
        <w:t>Figura</w:t>
      </w:r>
      <w:r>
        <w:rPr>
          <w:rFonts w:hint="default"/>
          <w:lang w:val="es-EC"/>
        </w:rPr>
        <w:t>26</w:t>
      </w:r>
      <w:del w:id="902" w:author="marpa" w:date="2026-10-25T15:40:50Z">
        <w:r>
          <w:rPr/>
          <w:delText>3</w:delText>
        </w:r>
      </w:del>
      <w:r>
        <w:t xml:space="preserve">. </w:t>
      </w:r>
      <w:r>
        <w:rPr>
          <w:rFonts w:hint="default"/>
          <w:lang w:val="es-EC"/>
        </w:rPr>
        <w:t>Pantalla de Conversión</w:t>
      </w:r>
      <w:r>
        <w:t xml:space="preserve"> - Cliente consola</w:t>
      </w:r>
      <w:bookmarkEnd w:id="219"/>
      <w:bookmarkEnd w:id="220"/>
      <w:bookmarkEnd w:id="221"/>
    </w:p>
    <w:p w14:paraId="15ED2DF2">
      <w:pPr>
        <w:keepNext/>
        <w:jc w:val="center"/>
      </w:pPr>
      <w:r>
        <w:drawing>
          <wp:inline distT="0" distB="0" distL="114300" distR="114300">
            <wp:extent cx="3343910" cy="1277620"/>
            <wp:effectExtent l="0" t="0" r="8890" b="5080"/>
            <wp:docPr id="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3"/>
                    <pic:cNvPicPr>
                      <a:picLocks noChangeAspect="1"/>
                    </pic:cNvPicPr>
                  </pic:nvPicPr>
                  <pic:blipFill>
                    <a:blip r:embed="rId46"/>
                    <a:stretch>
                      <a:fillRect/>
                    </a:stretch>
                  </pic:blipFill>
                  <pic:spPr>
                    <a:xfrm>
                      <a:off x="0" y="0"/>
                      <a:ext cx="3343910" cy="1277620"/>
                    </a:xfrm>
                    <a:prstGeom prst="rect">
                      <a:avLst/>
                    </a:prstGeom>
                  </pic:spPr>
                </pic:pic>
              </a:graphicData>
            </a:graphic>
          </wp:inline>
        </w:drawing>
      </w:r>
    </w:p>
    <w:p w14:paraId="47086838">
      <w:pPr>
        <w:pStyle w:val="5"/>
      </w:pPr>
      <w:bookmarkStart w:id="222" w:name="_Toc19696"/>
      <w:bookmarkStart w:id="223" w:name="_Toc14754"/>
      <w:bookmarkStart w:id="224" w:name="_Toc14942"/>
      <w:r>
        <w:t xml:space="preserve">Figura </w:t>
      </w:r>
      <w:r>
        <w:rPr>
          <w:rFonts w:hint="default"/>
          <w:lang w:val="es-EC"/>
        </w:rPr>
        <w:t>27</w:t>
      </w:r>
      <w:r>
        <w:t>. Conversión de Temperatura - Cliente consola</w:t>
      </w:r>
      <w:bookmarkEnd w:id="222"/>
      <w:bookmarkEnd w:id="223"/>
      <w:bookmarkEnd w:id="224"/>
    </w:p>
    <w:p w14:paraId="7780D4A4"/>
    <w:p w14:paraId="2B2C7902"/>
    <w:p w14:paraId="5CC62FC1"/>
    <w:p w14:paraId="276F182B"/>
    <w:p w14:paraId="0DB80431"/>
    <w:p w14:paraId="2892F4E0">
      <w:pPr>
        <w:pStyle w:val="3"/>
      </w:pPr>
      <w:bookmarkStart w:id="225" w:name="_Toc16878"/>
      <w:bookmarkStart w:id="226" w:name="_Toc30009"/>
      <w:bookmarkStart w:id="227" w:name="_Toc10100"/>
      <w:r>
        <w:t>CLIENTE ESCRITORIO</w:t>
      </w:r>
      <w:bookmarkEnd w:id="225"/>
      <w:bookmarkEnd w:id="226"/>
      <w:bookmarkEnd w:id="227"/>
    </w:p>
    <w:p w14:paraId="28C9089F">
      <w:pPr>
        <w:pStyle w:val="4"/>
      </w:pPr>
      <w:bookmarkStart w:id="228" w:name="_Toc30223"/>
      <w:bookmarkStart w:id="229" w:name="_Toc27977"/>
      <w:bookmarkStart w:id="230" w:name="_Toc25635"/>
      <w:r>
        <w:t>CREACIÓN DEL PROYECTO</w:t>
      </w:r>
      <w:bookmarkEnd w:id="228"/>
      <w:bookmarkEnd w:id="229"/>
      <w:bookmarkEnd w:id="230"/>
    </w:p>
    <w:p w14:paraId="435C8E08">
      <w:r>
        <w:t xml:space="preserve">El proyecto se crea de igual manera que el cliente de consola </w:t>
      </w:r>
      <w:r>
        <w:rPr>
          <w:i/>
          <w:iCs/>
          <w:lang w:val="es-ES"/>
        </w:rPr>
        <w:t>.NET</w:t>
      </w:r>
      <w:r>
        <w:rPr>
          <w:i/>
          <w:iCs/>
        </w:rPr>
        <w:t xml:space="preserve"> Application</w:t>
      </w:r>
    </w:p>
    <w:p w14:paraId="50C1B3AE">
      <w:pPr>
        <w:pStyle w:val="4"/>
      </w:pPr>
      <w:bookmarkStart w:id="231" w:name="_Toc28238"/>
      <w:bookmarkStart w:id="232" w:name="_Toc11694"/>
      <w:bookmarkStart w:id="233" w:name="_Toc9177"/>
      <w:r>
        <w:t>ESTRUCTURA DEL PROYECTO</w:t>
      </w:r>
      <w:bookmarkEnd w:id="231"/>
      <w:bookmarkEnd w:id="232"/>
      <w:bookmarkEnd w:id="233"/>
    </w:p>
    <w:p w14:paraId="3216EDD5">
      <w:r>
        <w:t>El cliente de escritorio con interfaz gráfica se estructuró bajo el patrón MVC. Se crearon los paquetes modelo, vista y controlador para separar el diseño visual de la lógica de consumo del servicio web.</w:t>
      </w:r>
    </w:p>
    <w:p w14:paraId="34AED321">
      <w:pPr>
        <w:keepNext/>
        <w:spacing w:after="0"/>
        <w:jc w:val="center"/>
      </w:pPr>
      <w:r>
        <w:drawing>
          <wp:inline distT="0" distB="0" distL="114300" distR="114300">
            <wp:extent cx="2788920" cy="1775460"/>
            <wp:effectExtent l="0" t="0" r="0" b="7620"/>
            <wp:docPr id="111"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n 25"/>
                    <pic:cNvPicPr>
                      <a:picLocks noChangeAspect="1"/>
                    </pic:cNvPicPr>
                  </pic:nvPicPr>
                  <pic:blipFill>
                    <a:blip r:embed="rId47"/>
                    <a:stretch>
                      <a:fillRect/>
                    </a:stretch>
                  </pic:blipFill>
                  <pic:spPr>
                    <a:xfrm>
                      <a:off x="0" y="0"/>
                      <a:ext cx="2788920" cy="1775460"/>
                    </a:xfrm>
                    <a:prstGeom prst="rect">
                      <a:avLst/>
                    </a:prstGeom>
                    <a:noFill/>
                    <a:ln>
                      <a:noFill/>
                    </a:ln>
                  </pic:spPr>
                </pic:pic>
              </a:graphicData>
            </a:graphic>
          </wp:inline>
        </w:drawing>
      </w:r>
      <w:del w:id="903" w:author="marpa" w:date="2026-10-25T15:40:31Z">
        <w:r>
          <w:rPr/>
          <w:drawing>
            <wp:inline distT="114300" distB="114300" distL="114300" distR="114300">
              <wp:extent cx="3019425" cy="1028700"/>
              <wp:effectExtent l="0" t="0" r="0" b="0"/>
              <wp:docPr id="71" name="image14.png"/>
              <wp:cNvGraphicFramePr/>
              <a:graphic xmlns:a="http://schemas.openxmlformats.org/drawingml/2006/main">
                <a:graphicData uri="http://schemas.openxmlformats.org/drawingml/2006/picture">
                  <pic:pic xmlns:pic="http://schemas.openxmlformats.org/drawingml/2006/picture">
                    <pic:nvPicPr>
                      <pic:cNvPr id="71" name="image14.png"/>
                      <pic:cNvPicPr preferRelativeResize="0"/>
                    </pic:nvPicPr>
                    <pic:blipFill>
                      <a:blip r:embed="rId48"/>
                      <a:srcRect/>
                      <a:stretch>
                        <a:fillRect/>
                      </a:stretch>
                    </pic:blipFill>
                    <pic:spPr>
                      <a:xfrm>
                        <a:off x="0" y="0"/>
                        <a:ext cx="3019425" cy="1028700"/>
                      </a:xfrm>
                      <a:prstGeom prst="rect">
                        <a:avLst/>
                      </a:prstGeom>
                    </pic:spPr>
                  </pic:pic>
                </a:graphicData>
              </a:graphic>
            </wp:inline>
          </w:drawing>
        </w:r>
      </w:del>
    </w:p>
    <w:p w14:paraId="31E66F28">
      <w:pPr>
        <w:pStyle w:val="5"/>
      </w:pPr>
      <w:bookmarkStart w:id="234" w:name="_Toc7649"/>
      <w:bookmarkStart w:id="235" w:name="_Toc10973"/>
      <w:bookmarkStart w:id="236" w:name="_Toc11407"/>
      <w:r>
        <w:t xml:space="preserve">Figura </w:t>
      </w:r>
      <w:r>
        <w:rPr>
          <w:rFonts w:hint="default"/>
          <w:lang w:val="es-EC"/>
        </w:rPr>
        <w:t>28</w:t>
      </w:r>
      <w:r>
        <w:t>. Estructura del proyecto - Cliente escritorio</w:t>
      </w:r>
      <w:bookmarkEnd w:id="234"/>
      <w:bookmarkEnd w:id="235"/>
      <w:bookmarkEnd w:id="236"/>
    </w:p>
    <w:p w14:paraId="70432706">
      <w:pPr>
        <w:pStyle w:val="3"/>
      </w:pPr>
      <w:bookmarkStart w:id="237" w:name="_Toc934"/>
      <w:bookmarkStart w:id="238" w:name="_Toc26481"/>
      <w:bookmarkStart w:id="239" w:name="_Toc3340"/>
      <w:r>
        <w:t>CODIFICACIÓN DEL PROYECTO CLIENTE ESCRITORIO</w:t>
      </w:r>
      <w:bookmarkEnd w:id="237"/>
      <w:bookmarkEnd w:id="238"/>
      <w:bookmarkEnd w:id="239"/>
    </w:p>
    <w:p w14:paraId="6B4997B2">
      <w:pPr>
        <w:pStyle w:val="4"/>
        <w:rPr>
          <w:ins w:id="905" w:author="marpa" w:date="2026-10-25T23:33:27Z"/>
        </w:rPr>
      </w:pPr>
      <w:ins w:id="906" w:author="marpa" w:date="2026-10-25T23:33:27Z">
        <w:bookmarkStart w:id="240" w:name="_Toc31883"/>
        <w:bookmarkStart w:id="241" w:name="_Toc11080"/>
        <w:bookmarkStart w:id="242" w:name="_Toc25531"/>
        <w:r>
          <w:rPr/>
          <w:t>CREACIÓN DE MODELOS Y VISTAS</w:t>
        </w:r>
        <w:bookmarkEnd w:id="240"/>
        <w:bookmarkEnd w:id="241"/>
        <w:bookmarkEnd w:id="242"/>
      </w:ins>
    </w:p>
    <w:p w14:paraId="11755CC5">
      <w:pPr>
        <w:rPr>
          <w:ins w:id="907" w:author="marpa" w:date="2026-10-25T23:33:27Z"/>
          <w:rFonts w:hint="default"/>
          <w:lang w:val="es-EC"/>
        </w:rPr>
      </w:pPr>
      <w:ins w:id="908" w:author="marpa" w:date="2026-10-25T23:33:27Z">
        <w:r>
          <w:rPr/>
          <w:t>Dado que no se requiere persistencia local ni mapeo de entidades complejas, el modelo se enfoca en la organización lógica de las opciones. S</w:t>
        </w:r>
      </w:ins>
      <w:ins w:id="909" w:author="marpa" w:date="2026-10-25T23:33:27Z">
        <w:r>
          <w:rPr>
            <w:rFonts w:hint="default"/>
            <w:lang w:val="es-EC"/>
          </w:rPr>
          <w:t xml:space="preserve">e crean </w:t>
        </w:r>
      </w:ins>
      <w:r>
        <w:rPr>
          <w:rFonts w:hint="default"/>
          <w:lang w:val="en-US"/>
        </w:rPr>
        <w:t>5</w:t>
      </w:r>
      <w:ins w:id="910" w:author="marpa" w:date="2026-10-25T23:33:27Z">
        <w:r>
          <w:rPr>
            <w:rFonts w:hint="default"/>
            <w:lang w:val="es-EC"/>
          </w:rPr>
          <w:t xml:space="preserve"> clases dentro del paquete modelos, </w:t>
        </w:r>
      </w:ins>
      <w:r>
        <w:rPr>
          <w:rFonts w:hint="default"/>
          <w:lang w:val="en-US"/>
        </w:rPr>
        <w:t>2</w:t>
      </w:r>
      <w:ins w:id="911" w:author="marpa" w:date="2026-10-25T23:33:27Z">
        <w:r>
          <w:rPr>
            <w:rFonts w:hint="default"/>
            <w:lang w:val="es-EC"/>
          </w:rPr>
          <w:t xml:space="preserve"> representa</w:t>
        </w:r>
      </w:ins>
      <w:r>
        <w:rPr>
          <w:rFonts w:hint="default"/>
          <w:lang w:val="en-US"/>
        </w:rPr>
        <w:t>n</w:t>
      </w:r>
      <w:ins w:id="912" w:author="marpa" w:date="2026-10-25T23:33:27Z">
        <w:r>
          <w:rPr>
            <w:rFonts w:hint="default"/>
            <w:lang w:val="es-EC"/>
          </w:rPr>
          <w:t xml:space="preserve"> las categorías de conversión con sus respectivas unidades y</w:t>
        </w:r>
      </w:ins>
      <w:r>
        <w:rPr>
          <w:rFonts w:hint="default"/>
          <w:lang w:val="en-US"/>
        </w:rPr>
        <w:t xml:space="preserve"> las demás</w:t>
      </w:r>
      <w:ins w:id="913" w:author="marpa" w:date="2026-10-25T23:33:27Z">
        <w:r>
          <w:rPr>
            <w:rFonts w:hint="default"/>
            <w:lang w:val="es-EC"/>
          </w:rPr>
          <w:t xml:space="preserve"> representa</w:t>
        </w:r>
      </w:ins>
      <w:r>
        <w:rPr>
          <w:rFonts w:hint="default"/>
          <w:lang w:val="en-US"/>
        </w:rPr>
        <w:t>n</w:t>
      </w:r>
      <w:ins w:id="914" w:author="marpa" w:date="2026-10-25T23:33:27Z">
        <w:r>
          <w:rPr>
            <w:rFonts w:hint="default"/>
            <w:lang w:val="es-EC"/>
          </w:rPr>
          <w:t xml:space="preserve"> la entidad</w:t>
        </w:r>
      </w:ins>
      <w:r>
        <w:rPr>
          <w:rFonts w:hint="default"/>
          <w:lang w:val="en-US"/>
        </w:rPr>
        <w:t>es</w:t>
      </w:r>
      <w:ins w:id="915" w:author="marpa" w:date="2026-10-25T23:33:27Z">
        <w:r>
          <w:rPr>
            <w:rFonts w:hint="default"/>
            <w:lang w:val="es-EC"/>
          </w:rPr>
          <w:t xml:space="preserve"> de respuesta tras enviar una </w:t>
        </w:r>
      </w:ins>
      <w:r>
        <w:rPr>
          <w:rFonts w:hint="default"/>
          <w:lang w:val="en-US"/>
        </w:rPr>
        <w:t>petición</w:t>
      </w:r>
      <w:ins w:id="916" w:author="marpa" w:date="2026-10-25T23:33:27Z">
        <w:r>
          <w:rPr>
            <w:rFonts w:hint="default"/>
            <w:lang w:val="es-EC"/>
          </w:rPr>
          <w:t xml:space="preserve"> al servidor.</w:t>
        </w:r>
      </w:ins>
    </w:p>
    <w:p w14:paraId="3C3BD822">
      <w:pPr>
        <w:keepNext/>
        <w:spacing w:after="0"/>
        <w:jc w:val="center"/>
        <w:rPr>
          <w:ins w:id="917" w:author="marpa" w:date="2026-10-25T23:33:27Z"/>
        </w:rPr>
      </w:pPr>
      <w:r>
        <w:drawing>
          <wp:inline distT="0" distB="0" distL="114300" distR="114300">
            <wp:extent cx="1805940" cy="876300"/>
            <wp:effectExtent l="0" t="0" r="7620" b="7620"/>
            <wp:docPr id="117"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n 26"/>
                    <pic:cNvPicPr>
                      <a:picLocks noChangeAspect="1"/>
                    </pic:cNvPicPr>
                  </pic:nvPicPr>
                  <pic:blipFill>
                    <a:blip r:embed="rId49"/>
                    <a:stretch>
                      <a:fillRect/>
                    </a:stretch>
                  </pic:blipFill>
                  <pic:spPr>
                    <a:xfrm>
                      <a:off x="0" y="0"/>
                      <a:ext cx="1805940" cy="876300"/>
                    </a:xfrm>
                    <a:prstGeom prst="rect">
                      <a:avLst/>
                    </a:prstGeom>
                    <a:noFill/>
                    <a:ln>
                      <a:noFill/>
                    </a:ln>
                  </pic:spPr>
                </pic:pic>
              </a:graphicData>
            </a:graphic>
          </wp:inline>
        </w:drawing>
      </w:r>
    </w:p>
    <w:p w14:paraId="5F893409">
      <w:pPr>
        <w:pStyle w:val="5"/>
        <w:rPr>
          <w:ins w:id="918" w:author="marpa" w:date="2026-10-25T23:33:27Z"/>
          <w:rFonts w:hint="default"/>
          <w:lang w:val="es-EC"/>
        </w:rPr>
      </w:pPr>
      <w:ins w:id="919" w:author="marpa" w:date="2026-10-25T23:33:27Z">
        <w:bookmarkStart w:id="243" w:name="_Toc15405"/>
        <w:bookmarkStart w:id="244" w:name="_Toc32555"/>
        <w:bookmarkStart w:id="245" w:name="_Toc18419"/>
        <w:r>
          <w:rPr/>
          <w:t xml:space="preserve">Figura </w:t>
        </w:r>
      </w:ins>
      <w:r>
        <w:rPr>
          <w:rFonts w:hint="default"/>
          <w:lang w:val="es-EC"/>
        </w:rPr>
        <w:t>29</w:t>
      </w:r>
      <w:ins w:id="920" w:author="marpa" w:date="2026-10-25T23:33:27Z">
        <w:r>
          <w:rPr/>
          <w:t xml:space="preserve">. Creación de modelos- Cliente </w:t>
        </w:r>
      </w:ins>
      <w:ins w:id="921" w:author="marpa" w:date="2026-10-25T23:36:55Z">
        <w:r>
          <w:rPr>
            <w:rFonts w:hint="default"/>
            <w:lang w:val="es-EC"/>
          </w:rPr>
          <w:t>escri</w:t>
        </w:r>
      </w:ins>
      <w:ins w:id="922" w:author="marpa" w:date="2026-10-25T23:36:56Z">
        <w:r>
          <w:rPr>
            <w:rFonts w:hint="default"/>
            <w:lang w:val="es-EC"/>
          </w:rPr>
          <w:t>torio</w:t>
        </w:r>
        <w:bookmarkEnd w:id="243"/>
        <w:bookmarkEnd w:id="244"/>
        <w:bookmarkEnd w:id="245"/>
      </w:ins>
    </w:p>
    <w:p w14:paraId="18263547">
      <w:pPr>
        <w:rPr>
          <w:ins w:id="923" w:author="marpa" w:date="2026-10-25T23:33:27Z"/>
          <w:rFonts w:hint="default"/>
          <w:lang w:val="es-EC"/>
        </w:rPr>
      </w:pPr>
      <w:ins w:id="924" w:author="marpa" w:date="2026-10-25T23:33:27Z">
        <w:r>
          <w:rPr/>
          <w:t xml:space="preserve">En la capa de interacción, dentro del paquete vista, se </w:t>
        </w:r>
      </w:ins>
      <w:ins w:id="925" w:author="marpa" w:date="2026-10-25T23:34:14Z">
        <w:r>
          <w:rPr>
            <w:rFonts w:hint="default"/>
            <w:lang w:val="es-EC"/>
          </w:rPr>
          <w:t>i</w:t>
        </w:r>
      </w:ins>
      <w:ins w:id="926" w:author="marpa" w:date="2026-10-25T23:34:15Z">
        <w:r>
          <w:rPr>
            <w:rFonts w:hint="default"/>
            <w:lang w:val="es-EC"/>
          </w:rPr>
          <w:t>mplement</w:t>
        </w:r>
      </w:ins>
      <w:ins w:id="927" w:author="marpa" w:date="2026-10-25T23:34:16Z">
        <w:r>
          <w:rPr>
            <w:rFonts w:hint="default"/>
            <w:lang w:val="es-EC"/>
          </w:rPr>
          <w:t xml:space="preserve">aron </w:t>
        </w:r>
      </w:ins>
      <w:ins w:id="928" w:author="marpa" w:date="2026-10-25T23:34:17Z">
        <w:r>
          <w:rPr>
            <w:rFonts w:hint="default"/>
            <w:lang w:val="es-EC"/>
          </w:rPr>
          <w:t>l</w:t>
        </w:r>
      </w:ins>
      <w:ins w:id="929" w:author="marpa" w:date="2026-10-25T23:34:27Z">
        <w:r>
          <w:rPr>
            <w:rFonts w:hint="default"/>
            <w:lang w:val="es-EC"/>
          </w:rPr>
          <w:t>as</w:t>
        </w:r>
      </w:ins>
      <w:ins w:id="930" w:author="marpa" w:date="2026-10-25T23:34:28Z">
        <w:r>
          <w:rPr>
            <w:rFonts w:hint="default"/>
            <w:lang w:val="es-EC"/>
          </w:rPr>
          <w:t xml:space="preserve"> pa</w:t>
        </w:r>
      </w:ins>
      <w:ins w:id="931" w:author="marpa" w:date="2026-10-25T23:34:29Z">
        <w:r>
          <w:rPr>
            <w:rFonts w:hint="default"/>
            <w:lang w:val="es-EC"/>
          </w:rPr>
          <w:t>ntallas</w:t>
        </w:r>
      </w:ins>
      <w:ins w:id="932" w:author="marpa" w:date="2026-10-25T23:34:30Z">
        <w:r>
          <w:rPr>
            <w:rFonts w:hint="default"/>
            <w:lang w:val="es-EC"/>
          </w:rPr>
          <w:t>, crea</w:t>
        </w:r>
      </w:ins>
      <w:ins w:id="933" w:author="marpa" w:date="2026-10-25T23:34:31Z">
        <w:r>
          <w:rPr>
            <w:rFonts w:hint="default"/>
            <w:lang w:val="es-EC"/>
          </w:rPr>
          <w:t>das us</w:t>
        </w:r>
      </w:ins>
      <w:ins w:id="934" w:author="marpa" w:date="2026-10-25T23:34:32Z">
        <w:r>
          <w:rPr>
            <w:rFonts w:hint="default"/>
            <w:lang w:val="es-EC"/>
          </w:rPr>
          <w:t xml:space="preserve">ando </w:t>
        </w:r>
      </w:ins>
      <w:ins w:id="935" w:author="marpa" w:date="2026-10-25T23:34:33Z">
        <w:r>
          <w:rPr>
            <w:rFonts w:hint="default"/>
            <w:lang w:val="es-EC"/>
          </w:rPr>
          <w:t>formula</w:t>
        </w:r>
      </w:ins>
      <w:ins w:id="936" w:author="marpa" w:date="2026-10-25T23:34:34Z">
        <w:r>
          <w:rPr>
            <w:rFonts w:hint="default"/>
            <w:lang w:val="es-EC"/>
          </w:rPr>
          <w:t xml:space="preserve">rios </w:t>
        </w:r>
      </w:ins>
      <w:r>
        <w:rPr>
          <w:rFonts w:hint="default"/>
          <w:lang w:val="en-US"/>
        </w:rPr>
        <w:t>en .NET</w:t>
      </w:r>
      <w:ins w:id="937" w:author="marpa" w:date="2026-10-25T23:34:37Z">
        <w:r>
          <w:rPr>
            <w:rFonts w:hint="default"/>
            <w:lang w:val="es-EC"/>
          </w:rPr>
          <w:t xml:space="preserve">, </w:t>
        </w:r>
      </w:ins>
      <w:ins w:id="938" w:author="marpa" w:date="2026-10-25T23:34:38Z">
        <w:r>
          <w:rPr>
            <w:rFonts w:hint="default"/>
            <w:lang w:val="es-EC"/>
          </w:rPr>
          <w:t>junt</w:t>
        </w:r>
      </w:ins>
      <w:ins w:id="939" w:author="marpa" w:date="2026-10-25T23:34:39Z">
        <w:r>
          <w:rPr>
            <w:rFonts w:hint="default"/>
            <w:lang w:val="es-EC"/>
          </w:rPr>
          <w:t xml:space="preserve">o con </w:t>
        </w:r>
      </w:ins>
      <w:ins w:id="940" w:author="marpa" w:date="2026-10-25T23:35:09Z">
        <w:r>
          <w:rPr>
            <w:rFonts w:hint="default"/>
            <w:lang w:val="es-EC"/>
          </w:rPr>
          <w:t>una</w:t>
        </w:r>
      </w:ins>
      <w:ins w:id="941" w:author="marpa" w:date="2026-10-25T23:35:10Z">
        <w:r>
          <w:rPr>
            <w:rFonts w:hint="default"/>
            <w:lang w:val="es-EC"/>
          </w:rPr>
          <w:t xml:space="preserve"> clase</w:t>
        </w:r>
      </w:ins>
      <w:ins w:id="942" w:author="marpa" w:date="2026-10-25T23:35:11Z">
        <w:r>
          <w:rPr>
            <w:rFonts w:hint="default"/>
            <w:lang w:val="es-EC"/>
          </w:rPr>
          <w:t xml:space="preserve"> pa</w:t>
        </w:r>
      </w:ins>
      <w:ins w:id="943" w:author="marpa" w:date="2026-10-25T23:35:12Z">
        <w:r>
          <w:rPr>
            <w:rFonts w:hint="default"/>
            <w:lang w:val="es-EC"/>
          </w:rPr>
          <w:t>ra mane</w:t>
        </w:r>
      </w:ins>
      <w:ins w:id="944" w:author="marpa" w:date="2026-10-25T23:35:13Z">
        <w:r>
          <w:rPr>
            <w:rFonts w:hint="default"/>
            <w:lang w:val="es-EC"/>
          </w:rPr>
          <w:t xml:space="preserve">jar </w:t>
        </w:r>
      </w:ins>
      <w:ins w:id="945" w:author="marpa" w:date="2026-10-25T23:35:15Z">
        <w:r>
          <w:rPr>
            <w:rFonts w:hint="default"/>
            <w:lang w:val="es-EC"/>
          </w:rPr>
          <w:t>el</w:t>
        </w:r>
      </w:ins>
      <w:ins w:id="946" w:author="marpa" w:date="2026-10-25T23:35:16Z">
        <w:r>
          <w:rPr>
            <w:rFonts w:hint="default"/>
            <w:lang w:val="es-EC"/>
          </w:rPr>
          <w:t xml:space="preserve"> estil</w:t>
        </w:r>
      </w:ins>
      <w:ins w:id="947" w:author="marpa" w:date="2026-10-25T23:35:17Z">
        <w:r>
          <w:rPr>
            <w:rFonts w:hint="default"/>
            <w:lang w:val="es-EC"/>
          </w:rPr>
          <w:t xml:space="preserve">o y </w:t>
        </w:r>
      </w:ins>
      <w:ins w:id="948" w:author="marpa" w:date="2026-10-25T23:35:18Z">
        <w:r>
          <w:rPr>
            <w:rFonts w:hint="default"/>
            <w:lang w:val="es-EC"/>
          </w:rPr>
          <w:t>la palet</w:t>
        </w:r>
      </w:ins>
      <w:ins w:id="949" w:author="marpa" w:date="2026-10-25T23:35:19Z">
        <w:r>
          <w:rPr>
            <w:rFonts w:hint="default"/>
            <w:lang w:val="es-EC"/>
          </w:rPr>
          <w:t>a de c</w:t>
        </w:r>
      </w:ins>
      <w:ins w:id="950" w:author="marpa" w:date="2026-10-25T23:35:20Z">
        <w:r>
          <w:rPr>
            <w:rFonts w:hint="default"/>
            <w:lang w:val="es-EC"/>
          </w:rPr>
          <w:t>olores,</w:t>
        </w:r>
      </w:ins>
      <w:ins w:id="951" w:author="marpa" w:date="2026-10-25T23:35:21Z">
        <w:r>
          <w:rPr>
            <w:rFonts w:hint="default"/>
            <w:lang w:val="es-EC"/>
          </w:rPr>
          <w:t xml:space="preserve"> y ot</w:t>
        </w:r>
      </w:ins>
      <w:ins w:id="952" w:author="marpa" w:date="2026-10-25T23:35:22Z">
        <w:r>
          <w:rPr>
            <w:rFonts w:hint="default"/>
            <w:lang w:val="es-EC"/>
          </w:rPr>
          <w:t>r</w:t>
        </w:r>
      </w:ins>
      <w:ins w:id="953" w:author="marpa" w:date="2026-10-25T23:35:24Z">
        <w:r>
          <w:rPr>
            <w:rFonts w:hint="default"/>
            <w:lang w:val="es-EC"/>
          </w:rPr>
          <w:t xml:space="preserve">a </w:t>
        </w:r>
      </w:ins>
      <w:ins w:id="954" w:author="marpa" w:date="2026-10-25T23:35:25Z">
        <w:r>
          <w:rPr>
            <w:rFonts w:hint="default"/>
            <w:lang w:val="es-EC"/>
          </w:rPr>
          <w:t xml:space="preserve">para </w:t>
        </w:r>
      </w:ins>
      <w:ins w:id="955" w:author="marpa" w:date="2026-10-25T23:35:54Z">
        <w:r>
          <w:rPr>
            <w:rFonts w:hint="default"/>
            <w:lang w:val="es-EC"/>
          </w:rPr>
          <w:t>m</w:t>
        </w:r>
      </w:ins>
      <w:ins w:id="956" w:author="marpa" w:date="2026-10-25T23:35:55Z">
        <w:r>
          <w:rPr>
            <w:rFonts w:hint="default"/>
            <w:lang w:val="es-EC"/>
          </w:rPr>
          <w:t>anipu</w:t>
        </w:r>
      </w:ins>
      <w:ins w:id="957" w:author="marpa" w:date="2026-10-25T23:35:56Z">
        <w:r>
          <w:rPr>
            <w:rFonts w:hint="default"/>
            <w:lang w:val="es-EC"/>
          </w:rPr>
          <w:t>l</w:t>
        </w:r>
      </w:ins>
      <w:ins w:id="958" w:author="marpa" w:date="2026-10-25T23:35:57Z">
        <w:r>
          <w:rPr>
            <w:rFonts w:hint="default"/>
            <w:lang w:val="es-EC"/>
          </w:rPr>
          <w:t>ar el</w:t>
        </w:r>
      </w:ins>
      <w:ins w:id="959" w:author="marpa" w:date="2026-10-25T23:35:58Z">
        <w:r>
          <w:rPr>
            <w:rFonts w:hint="default"/>
            <w:lang w:val="es-EC"/>
          </w:rPr>
          <w:t xml:space="preserve"> posicio</w:t>
        </w:r>
      </w:ins>
      <w:ins w:id="960" w:author="marpa" w:date="2026-10-25T23:35:59Z">
        <w:r>
          <w:rPr>
            <w:rFonts w:hint="default"/>
            <w:lang w:val="es-EC"/>
          </w:rPr>
          <w:t>nam</w:t>
        </w:r>
      </w:ins>
      <w:ins w:id="961" w:author="marpa" w:date="2026-10-25T23:36:00Z">
        <w:r>
          <w:rPr>
            <w:rFonts w:hint="default"/>
            <w:lang w:val="es-EC"/>
          </w:rPr>
          <w:t xml:space="preserve">iento </w:t>
        </w:r>
      </w:ins>
      <w:ins w:id="962" w:author="marpa" w:date="2026-10-25T23:36:42Z">
        <w:r>
          <w:rPr>
            <w:rFonts w:hint="default"/>
            <w:lang w:val="es-EC"/>
          </w:rPr>
          <w:t>y compor</w:t>
        </w:r>
      </w:ins>
      <w:ins w:id="963" w:author="marpa" w:date="2026-10-25T23:36:43Z">
        <w:r>
          <w:rPr>
            <w:rFonts w:hint="default"/>
            <w:lang w:val="es-EC"/>
          </w:rPr>
          <w:t>tamiento</w:t>
        </w:r>
      </w:ins>
      <w:ins w:id="964" w:author="marpa" w:date="2026-10-25T23:36:44Z">
        <w:r>
          <w:rPr>
            <w:rFonts w:hint="default"/>
            <w:lang w:val="es-EC"/>
          </w:rPr>
          <w:t xml:space="preserve">s de </w:t>
        </w:r>
      </w:ins>
      <w:ins w:id="965" w:author="marpa" w:date="2026-10-25T23:36:47Z">
        <w:r>
          <w:rPr>
            <w:rFonts w:hint="default"/>
            <w:lang w:val="es-EC"/>
          </w:rPr>
          <w:t>los el</w:t>
        </w:r>
      </w:ins>
      <w:ins w:id="966" w:author="marpa" w:date="2026-10-25T23:36:48Z">
        <w:r>
          <w:rPr>
            <w:rFonts w:hint="default"/>
            <w:lang w:val="es-EC"/>
          </w:rPr>
          <w:t>ementos d</w:t>
        </w:r>
      </w:ins>
      <w:ins w:id="967" w:author="marpa" w:date="2026-10-25T23:36:49Z">
        <w:r>
          <w:rPr>
            <w:rFonts w:hint="default"/>
            <w:lang w:val="es-EC"/>
          </w:rPr>
          <w:t>e las pa</w:t>
        </w:r>
      </w:ins>
      <w:ins w:id="968" w:author="marpa" w:date="2026-10-25T23:36:50Z">
        <w:r>
          <w:rPr>
            <w:rFonts w:hint="default"/>
            <w:lang w:val="es-EC"/>
          </w:rPr>
          <w:t>ntallas</w:t>
        </w:r>
      </w:ins>
      <w:ins w:id="969" w:author="marpa" w:date="2026-10-25T23:36:51Z">
        <w:r>
          <w:rPr>
            <w:rFonts w:hint="default"/>
            <w:lang w:val="es-EC"/>
          </w:rPr>
          <w:t>.</w:t>
        </w:r>
      </w:ins>
    </w:p>
    <w:p w14:paraId="13AF8200">
      <w:pPr>
        <w:keepNext/>
        <w:spacing w:after="0"/>
        <w:jc w:val="center"/>
        <w:rPr>
          <w:ins w:id="970" w:author="marpa" w:date="2026-10-25T23:33:27Z"/>
        </w:rPr>
      </w:pPr>
      <w:r>
        <w:drawing>
          <wp:inline distT="0" distB="0" distL="114300" distR="114300">
            <wp:extent cx="2057400" cy="739140"/>
            <wp:effectExtent l="0" t="0" r="0" b="7620"/>
            <wp:docPr id="118"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n 27"/>
                    <pic:cNvPicPr>
                      <a:picLocks noChangeAspect="1"/>
                    </pic:cNvPicPr>
                  </pic:nvPicPr>
                  <pic:blipFill>
                    <a:blip r:embed="rId50"/>
                    <a:stretch>
                      <a:fillRect/>
                    </a:stretch>
                  </pic:blipFill>
                  <pic:spPr>
                    <a:xfrm>
                      <a:off x="0" y="0"/>
                      <a:ext cx="2057400" cy="739140"/>
                    </a:xfrm>
                    <a:prstGeom prst="rect">
                      <a:avLst/>
                    </a:prstGeom>
                    <a:noFill/>
                    <a:ln>
                      <a:noFill/>
                    </a:ln>
                  </pic:spPr>
                </pic:pic>
              </a:graphicData>
            </a:graphic>
          </wp:inline>
        </w:drawing>
      </w:r>
    </w:p>
    <w:p w14:paraId="2C5774E4">
      <w:pPr>
        <w:pStyle w:val="5"/>
        <w:rPr>
          <w:ins w:id="971" w:author="marpa" w:date="2026-10-25T23:33:27Z"/>
        </w:rPr>
        <w:sectPr>
          <w:type w:val="continuous"/>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pPr>
      <w:ins w:id="972" w:author="marpa" w:date="2026-10-25T23:33:27Z">
        <w:bookmarkStart w:id="246" w:name="_Toc17287"/>
        <w:bookmarkStart w:id="247" w:name="_Toc18647"/>
        <w:bookmarkStart w:id="248" w:name="_Toc17357"/>
        <w:r>
          <w:rPr/>
          <w:t xml:space="preserve">Figura </w:t>
        </w:r>
      </w:ins>
      <w:r>
        <w:rPr>
          <w:rFonts w:hint="default"/>
          <w:lang w:val="es-EC"/>
        </w:rPr>
        <w:t>30</w:t>
      </w:r>
      <w:ins w:id="973" w:author="marpa" w:date="2026-10-25T23:33:27Z">
        <w:r>
          <w:rPr/>
          <w:t xml:space="preserve">. Creación de </w:t>
        </w:r>
      </w:ins>
      <w:ins w:id="974" w:author="marpa" w:date="2026-10-25T23:33:27Z">
        <w:r>
          <w:rPr>
            <w:rFonts w:hint="default"/>
            <w:lang w:val="es-EC"/>
          </w:rPr>
          <w:t>vistas</w:t>
        </w:r>
      </w:ins>
      <w:ins w:id="975" w:author="marpa" w:date="2026-10-25T23:33:27Z">
        <w:r>
          <w:rPr/>
          <w:t xml:space="preserve">- Cliente </w:t>
        </w:r>
      </w:ins>
      <w:ins w:id="976" w:author="marpa" w:date="2026-10-25T23:36:59Z">
        <w:r>
          <w:rPr>
            <w:rFonts w:hint="default"/>
            <w:lang w:val="es-EC"/>
          </w:rPr>
          <w:t>esc</w:t>
        </w:r>
      </w:ins>
      <w:ins w:id="977" w:author="marpa" w:date="2026-10-25T23:37:01Z">
        <w:r>
          <w:rPr>
            <w:rFonts w:hint="default"/>
            <w:lang w:val="es-EC"/>
          </w:rPr>
          <w:t>r</w:t>
        </w:r>
      </w:ins>
      <w:ins w:id="978" w:author="marpa" w:date="2026-10-25T23:37:02Z">
        <w:r>
          <w:rPr>
            <w:rFonts w:hint="default"/>
            <w:lang w:val="es-EC"/>
          </w:rPr>
          <w:t>ito</w:t>
        </w:r>
      </w:ins>
      <w:ins w:id="979" w:author="marpa" w:date="2026-10-25T23:37:03Z">
        <w:r>
          <w:rPr>
            <w:rFonts w:hint="default"/>
            <w:lang w:val="es-EC"/>
          </w:rPr>
          <w:t>rio</w:t>
        </w:r>
        <w:bookmarkEnd w:id="246"/>
        <w:bookmarkEnd w:id="247"/>
        <w:bookmarkEnd w:id="248"/>
      </w:ins>
    </w:p>
    <w:p w14:paraId="698A62AF">
      <w:pPr>
        <w:pStyle w:val="6"/>
        <w:spacing w:after="60"/>
      </w:pPr>
      <w:bookmarkStart w:id="249" w:name="_Toc26765"/>
      <w:bookmarkStart w:id="250" w:name="_Toc2431"/>
      <w:r>
        <w:rPr>
          <w:i/>
          <w:color w:val="1F497D"/>
          <w:sz w:val="18"/>
        </w:rPr>
        <w:t xml:space="preserve">Tabla </w:t>
      </w:r>
      <w:r>
        <w:rPr>
          <w:rFonts w:hint="default"/>
          <w:i/>
          <w:color w:val="1F497D"/>
          <w:sz w:val="18"/>
          <w:lang w:val="es-EC"/>
        </w:rPr>
        <w:t>24</w:t>
      </w:r>
      <w:r>
        <w:rPr>
          <w:i/>
          <w:color w:val="1F497D"/>
          <w:sz w:val="18"/>
        </w:rPr>
        <w:t>. Clase CatalogoUnidades - Cliente Escritorio</w:t>
      </w:r>
      <w:bookmarkEnd w:id="249"/>
      <w:bookmarkEnd w:id="250"/>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2C9FC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7873E7BC">
            <w:pPr>
              <w:spacing w:after="0" w:line="240" w:lineRule="auto"/>
            </w:pPr>
            <w:r>
              <w:rPr>
                <w:rFonts w:ascii="Courier New" w:hAnsi="Courier New"/>
                <w:color w:val="000000"/>
                <w:sz w:val="16"/>
              </w:rPr>
              <w:t>using System.Collections.Generic;</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namespace ClienteEscritorioConversion.Modelos</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 &lt;summary&gt;</w:t>
            </w:r>
            <w:r>
              <w:rPr>
                <w:rFonts w:ascii="Courier New" w:hAnsi="Courier New"/>
                <w:color w:val="000000"/>
                <w:sz w:val="16"/>
              </w:rPr>
              <w:br w:type="textWrapping"/>
            </w:r>
            <w:r>
              <w:rPr>
                <w:rFonts w:ascii="Courier New" w:hAnsi="Courier New"/>
                <w:color w:val="000000"/>
                <w:sz w:val="16"/>
              </w:rPr>
              <w:t xml:space="preserve">    /// Catálogo de unidades publicadas por el servidor SOAP, por categoría.</w:t>
            </w:r>
            <w:r>
              <w:rPr>
                <w:rFonts w:ascii="Courier New" w:hAnsi="Courier New"/>
                <w:color w:val="000000"/>
                <w:sz w:val="16"/>
              </w:rPr>
              <w:br w:type="textWrapping"/>
            </w:r>
            <w:r>
              <w:rPr>
                <w:rFonts w:ascii="Courier New" w:hAnsi="Courier New"/>
                <w:color w:val="000000"/>
                <w:sz w:val="16"/>
              </w:rPr>
              <w:t xml:space="preserve">    /// Los nombres coinciden exactamente con los enums del servidor</w:t>
            </w:r>
            <w:r>
              <w:rPr>
                <w:rFonts w:ascii="Courier New" w:hAnsi="Courier New"/>
                <w:color w:val="000000"/>
                <w:sz w:val="16"/>
              </w:rPr>
              <w:br w:type="textWrapping"/>
            </w:r>
            <w:r>
              <w:rPr>
                <w:rFonts w:ascii="Courier New" w:hAnsi="Courier New"/>
                <w:color w:val="000000"/>
                <w:sz w:val="16"/>
              </w:rPr>
              <w:t xml:space="preserve">    /// (UnidadTemperatura, UnidadLongitud y UnidadMasa).</w:t>
            </w:r>
            <w:r>
              <w:rPr>
                <w:rFonts w:ascii="Courier New" w:hAnsi="Courier New"/>
                <w:color w:val="000000"/>
                <w:sz w:val="16"/>
              </w:rPr>
              <w:br w:type="textWrapping"/>
            </w:r>
            <w:r>
              <w:rPr>
                <w:rFonts w:ascii="Courier New" w:hAnsi="Courier New"/>
                <w:color w:val="000000"/>
                <w:sz w:val="16"/>
              </w:rPr>
              <w:t xml:space="preserve">    /// &lt;/summary&gt;</w:t>
            </w:r>
            <w:r>
              <w:rPr>
                <w:rFonts w:ascii="Courier New" w:hAnsi="Courier New"/>
                <w:color w:val="000000"/>
                <w:sz w:val="16"/>
              </w:rPr>
              <w:br w:type="textWrapping"/>
            </w:r>
            <w:r>
              <w:rPr>
                <w:rFonts w:ascii="Courier New" w:hAnsi="Courier New"/>
                <w:color w:val="000000"/>
                <w:sz w:val="16"/>
              </w:rPr>
              <w:t xml:space="preserve">    public static class CatalogoUnidades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private static readonly string[] Temperatura =</w:t>
            </w:r>
            <w:r>
              <w:rPr>
                <w:rFonts w:ascii="Courier New" w:hAnsi="Courier New"/>
                <w:color w:val="000000"/>
                <w:sz w:val="16"/>
              </w:rPr>
              <w:br w:type="textWrapping"/>
            </w:r>
            <w:r>
              <w:rPr>
                <w:rFonts w:ascii="Courier New" w:hAnsi="Courier New"/>
                <w:color w:val="000000"/>
                <w:sz w:val="16"/>
              </w:rPr>
              <w:t xml:space="preserve">            { "Celsius", "Fahrenheit", "Kelvin", "Rankine"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static readonly string[] Longitud =</w:t>
            </w:r>
            <w:r>
              <w:rPr>
                <w:rFonts w:ascii="Courier New" w:hAnsi="Courier New"/>
                <w:color w:val="000000"/>
                <w:sz w:val="16"/>
              </w:rPr>
              <w:br w:type="textWrapping"/>
            </w:r>
            <w:r>
              <w:rPr>
                <w:rFonts w:ascii="Courier New" w:hAnsi="Courier New"/>
                <w:color w:val="000000"/>
                <w:sz w:val="16"/>
              </w:rPr>
              <w:t xml:space="preserve">            { "Centimetro", "Metro", "Pie", "Yarda", "Milla"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static readonly string[] Masa =</w:t>
            </w:r>
            <w:r>
              <w:rPr>
                <w:rFonts w:ascii="Courier New" w:hAnsi="Courier New"/>
                <w:color w:val="000000"/>
                <w:sz w:val="16"/>
              </w:rPr>
              <w:br w:type="textWrapping"/>
            </w:r>
            <w:r>
              <w:rPr>
                <w:rFonts w:ascii="Courier New" w:hAnsi="Courier New"/>
                <w:color w:val="000000"/>
                <w:sz w:val="16"/>
              </w:rPr>
              <w:t xml:space="preserve">            { "Kilogramo", "Gramo", "Onza", "Tonelada", "Miligramo"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static IReadOnlyList&lt;CategoriaUnidad&gt; Categorias { get; } =</w:t>
            </w:r>
            <w:r>
              <w:rPr>
                <w:rFonts w:ascii="Courier New" w:hAnsi="Courier New"/>
                <w:color w:val="000000"/>
                <w:sz w:val="16"/>
              </w:rPr>
              <w:br w:type="textWrapping"/>
            </w:r>
            <w:r>
              <w:rPr>
                <w:rFonts w:ascii="Courier New" w:hAnsi="Courier New"/>
                <w:color w:val="000000"/>
                <w:sz w:val="16"/>
              </w:rPr>
              <w:t xml:space="preserve">            new[] { CategoriaUnidad.Temperatura, CategoriaUnidad.Longitud, CategoriaUnidad.Masa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static IReadOnlyList&lt;string&gt; Obtener(CategoriaUnidad categoria)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categoria switch</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CategoriaUnidad.Temperatura =&gt; Temperatura,</w:t>
            </w:r>
            <w:r>
              <w:rPr>
                <w:rFonts w:ascii="Courier New" w:hAnsi="Courier New"/>
                <w:color w:val="000000"/>
                <w:sz w:val="16"/>
              </w:rPr>
              <w:br w:type="textWrapping"/>
            </w:r>
            <w:r>
              <w:rPr>
                <w:rFonts w:ascii="Courier New" w:hAnsi="Courier New"/>
                <w:color w:val="000000"/>
                <w:sz w:val="16"/>
              </w:rPr>
              <w:t xml:space="preserve">                CategoriaUnidad.Longitud =&gt; Longitud,</w:t>
            </w:r>
            <w:r>
              <w:rPr>
                <w:rFonts w:ascii="Courier New" w:hAnsi="Courier New"/>
                <w:color w:val="000000"/>
                <w:sz w:val="16"/>
              </w:rPr>
              <w:br w:type="textWrapping"/>
            </w:r>
            <w:r>
              <w:rPr>
                <w:rFonts w:ascii="Courier New" w:hAnsi="Courier New"/>
                <w:color w:val="000000"/>
                <w:sz w:val="16"/>
              </w:rPr>
              <w:t xml:space="preserve">                CategoriaUnidad.Masa =&gt; Masa,</w:t>
            </w:r>
            <w:r>
              <w:rPr>
                <w:rFonts w:ascii="Courier New" w:hAnsi="Courier New"/>
                <w:color w:val="000000"/>
                <w:sz w:val="16"/>
              </w:rPr>
              <w:br w:type="textWrapping"/>
            </w:r>
            <w:r>
              <w:rPr>
                <w:rFonts w:ascii="Courier New" w:hAnsi="Courier New"/>
                <w:color w:val="000000"/>
                <w:sz w:val="16"/>
              </w:rPr>
              <w:t xml:space="preserve">                _ =&gt; System.Array.Empty&lt;string&gt;()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324ADF1F"/>
    <w:p w14:paraId="11256968">
      <w:pPr>
        <w:pStyle w:val="6"/>
        <w:spacing w:after="60"/>
      </w:pPr>
      <w:bookmarkStart w:id="251" w:name="_Toc24874"/>
      <w:bookmarkStart w:id="252" w:name="_Toc8914"/>
      <w:r>
        <w:rPr>
          <w:i/>
          <w:color w:val="1F497D"/>
          <w:sz w:val="18"/>
        </w:rPr>
        <w:t xml:space="preserve">Tabla </w:t>
      </w:r>
      <w:r>
        <w:rPr>
          <w:rFonts w:hint="default"/>
          <w:i/>
          <w:color w:val="1F497D"/>
          <w:sz w:val="18"/>
          <w:lang w:val="es-EC"/>
        </w:rPr>
        <w:t>25</w:t>
      </w:r>
      <w:r>
        <w:rPr>
          <w:i/>
          <w:color w:val="1F497D"/>
          <w:sz w:val="18"/>
        </w:rPr>
        <w:t>. Clase CategoriaUnidad - Cliente Escritorio</w:t>
      </w:r>
      <w:bookmarkEnd w:id="251"/>
      <w:bookmarkEnd w:id="252"/>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3CA5F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0BAD719B">
            <w:pPr>
              <w:spacing w:after="0" w:line="240" w:lineRule="auto"/>
            </w:pPr>
            <w:r>
              <w:rPr>
                <w:rFonts w:ascii="Courier New" w:hAnsi="Courier New"/>
                <w:color w:val="000000"/>
                <w:sz w:val="16"/>
              </w:rPr>
              <w:t>namespace ClienteEscritorioConversion.Modelos</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 &lt;summary&gt;Categorías de conversión publicadas por el servidor.&lt;/summary&gt;</w:t>
            </w:r>
            <w:r>
              <w:rPr>
                <w:rFonts w:ascii="Courier New" w:hAnsi="Courier New"/>
                <w:color w:val="000000"/>
                <w:sz w:val="16"/>
              </w:rPr>
              <w:br w:type="textWrapping"/>
            </w:r>
            <w:r>
              <w:rPr>
                <w:rFonts w:ascii="Courier New" w:hAnsi="Courier New"/>
                <w:color w:val="000000"/>
                <w:sz w:val="16"/>
              </w:rPr>
              <w:t xml:space="preserve">    public enum CategoriaUnidad</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Temperatura,</w:t>
            </w:r>
            <w:r>
              <w:rPr>
                <w:rFonts w:ascii="Courier New" w:hAnsi="Courier New"/>
                <w:color w:val="000000"/>
                <w:sz w:val="16"/>
              </w:rPr>
              <w:br w:type="textWrapping"/>
            </w:r>
            <w:r>
              <w:rPr>
                <w:rFonts w:ascii="Courier New" w:hAnsi="Courier New"/>
                <w:color w:val="000000"/>
                <w:sz w:val="16"/>
              </w:rPr>
              <w:t xml:space="preserve">        Longitud,</w:t>
            </w:r>
            <w:r>
              <w:rPr>
                <w:rFonts w:ascii="Courier New" w:hAnsi="Courier New"/>
                <w:color w:val="000000"/>
                <w:sz w:val="16"/>
              </w:rPr>
              <w:br w:type="textWrapping"/>
            </w:r>
            <w:r>
              <w:rPr>
                <w:rFonts w:ascii="Courier New" w:hAnsi="Courier New"/>
                <w:color w:val="000000"/>
                <w:sz w:val="16"/>
              </w:rPr>
              <w:t xml:space="preserve">        Masa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6F070A18"/>
    <w:p w14:paraId="13C3625B">
      <w:pPr>
        <w:pStyle w:val="6"/>
        <w:spacing w:after="60"/>
      </w:pPr>
      <w:bookmarkStart w:id="253" w:name="_Toc17989"/>
      <w:bookmarkStart w:id="254" w:name="_Toc32438"/>
      <w:r>
        <w:rPr>
          <w:i/>
          <w:color w:val="1F497D"/>
          <w:sz w:val="18"/>
        </w:rPr>
        <w:t xml:space="preserve">Tabla </w:t>
      </w:r>
      <w:r>
        <w:rPr>
          <w:rFonts w:hint="default"/>
          <w:i/>
          <w:color w:val="1F497D"/>
          <w:sz w:val="18"/>
          <w:lang w:val="es-EC"/>
        </w:rPr>
        <w:t>26</w:t>
      </w:r>
      <w:r>
        <w:rPr>
          <w:i/>
          <w:color w:val="1F497D"/>
          <w:sz w:val="18"/>
        </w:rPr>
        <w:t>. Clase RespuestaConversion - Cliente Escritorio</w:t>
      </w:r>
      <w:bookmarkEnd w:id="253"/>
      <w:bookmarkEnd w:id="254"/>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2E76C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7B9202F1">
            <w:pPr>
              <w:spacing w:after="0" w:line="240" w:lineRule="auto"/>
            </w:pPr>
            <w:r>
              <w:rPr>
                <w:rFonts w:ascii="Courier New" w:hAnsi="Courier New"/>
                <w:color w:val="000000"/>
                <w:sz w:val="16"/>
              </w:rPr>
              <w:t>using System;</w:t>
            </w:r>
            <w:r>
              <w:rPr>
                <w:rFonts w:ascii="Courier New" w:hAnsi="Courier New"/>
                <w:color w:val="000000"/>
                <w:sz w:val="16"/>
              </w:rPr>
              <w:br w:type="textWrapping"/>
            </w:r>
            <w:r>
              <w:rPr>
                <w:rFonts w:ascii="Courier New" w:hAnsi="Courier New"/>
                <w:color w:val="000000"/>
                <w:sz w:val="16"/>
              </w:rPr>
              <w:t>using System.Collections.Generic;</w:t>
            </w:r>
            <w:r>
              <w:rPr>
                <w:rFonts w:ascii="Courier New" w:hAnsi="Courier New"/>
                <w:color w:val="000000"/>
                <w:sz w:val="16"/>
              </w:rPr>
              <w:br w:type="textWrapping"/>
            </w:r>
            <w:r>
              <w:rPr>
                <w:rFonts w:ascii="Courier New" w:hAnsi="Courier New"/>
                <w:color w:val="000000"/>
                <w:sz w:val="16"/>
              </w:rPr>
              <w:t>using System.Linq;</w:t>
            </w:r>
            <w:r>
              <w:rPr>
                <w:rFonts w:ascii="Courier New" w:hAnsi="Courier New"/>
                <w:color w:val="000000"/>
                <w:sz w:val="16"/>
              </w:rPr>
              <w:br w:type="textWrapping"/>
            </w:r>
            <w:r>
              <w:rPr>
                <w:rFonts w:ascii="Courier New" w:hAnsi="Courier New"/>
                <w:color w:val="000000"/>
                <w:sz w:val="16"/>
              </w:rPr>
              <w:t>using System.Text;</w:t>
            </w:r>
            <w:r>
              <w:rPr>
                <w:rFonts w:ascii="Courier New" w:hAnsi="Courier New"/>
                <w:color w:val="000000"/>
                <w:sz w:val="16"/>
              </w:rPr>
              <w:br w:type="textWrapping"/>
            </w:r>
            <w:r>
              <w:rPr>
                <w:rFonts w:ascii="Courier New" w:hAnsi="Courier New"/>
                <w:color w:val="000000"/>
                <w:sz w:val="16"/>
              </w:rPr>
              <w:t>using System.Threading.Tasks;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namespace ClienteEscritorioConversion.Modelos</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public class RespuestaConversion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public bool Exito { get; set; }</w:t>
            </w:r>
            <w:r>
              <w:rPr>
                <w:rFonts w:ascii="Courier New" w:hAnsi="Courier New"/>
                <w:color w:val="000000"/>
                <w:sz w:val="16"/>
              </w:rPr>
              <w:br w:type="textWrapping"/>
            </w:r>
            <w:r>
              <w:rPr>
                <w:rFonts w:ascii="Courier New" w:hAnsi="Courier New"/>
                <w:color w:val="000000"/>
                <w:sz w:val="16"/>
              </w:rPr>
              <w:t xml:space="preserve">        public double ValorConvertido { get; set; }</w:t>
            </w:r>
            <w:r>
              <w:rPr>
                <w:rFonts w:ascii="Courier New" w:hAnsi="Courier New"/>
                <w:color w:val="000000"/>
                <w:sz w:val="16"/>
              </w:rPr>
              <w:br w:type="textWrapping"/>
            </w:r>
            <w:r>
              <w:rPr>
                <w:rFonts w:ascii="Courier New" w:hAnsi="Courier New"/>
                <w:color w:val="000000"/>
                <w:sz w:val="16"/>
              </w:rPr>
              <w:t xml:space="preserve">        public string Mensaje { get; set; } = string.Empty;</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7BD1F805"/>
    <w:p w14:paraId="2E24D3C7">
      <w:pPr>
        <w:pStyle w:val="6"/>
        <w:spacing w:after="60"/>
      </w:pPr>
      <w:bookmarkStart w:id="255" w:name="_Toc26513"/>
      <w:bookmarkStart w:id="256" w:name="_Toc1381"/>
      <w:r>
        <w:rPr>
          <w:i/>
          <w:color w:val="1F497D"/>
          <w:sz w:val="18"/>
        </w:rPr>
        <w:t xml:space="preserve">Tabla </w:t>
      </w:r>
      <w:r>
        <w:rPr>
          <w:rFonts w:hint="default"/>
          <w:i/>
          <w:color w:val="1F497D"/>
          <w:sz w:val="18"/>
          <w:lang w:val="es-EC"/>
        </w:rPr>
        <w:t>27</w:t>
      </w:r>
      <w:r>
        <w:rPr>
          <w:i/>
          <w:color w:val="1F497D"/>
          <w:sz w:val="18"/>
        </w:rPr>
        <w:t>. Clase RespuestaInicioSesion - Cliente Escritorio</w:t>
      </w:r>
      <w:bookmarkEnd w:id="255"/>
      <w:bookmarkEnd w:id="256"/>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79547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71B171AA">
            <w:pPr>
              <w:spacing w:after="0" w:line="240" w:lineRule="auto"/>
            </w:pPr>
            <w:r>
              <w:rPr>
                <w:rFonts w:ascii="Courier New" w:hAnsi="Courier New"/>
                <w:color w:val="000000"/>
                <w:sz w:val="16"/>
              </w:rPr>
              <w:t>using System;</w:t>
            </w:r>
            <w:r>
              <w:rPr>
                <w:rFonts w:ascii="Courier New" w:hAnsi="Courier New"/>
                <w:color w:val="000000"/>
                <w:sz w:val="16"/>
              </w:rPr>
              <w:br w:type="textWrapping"/>
            </w:r>
            <w:r>
              <w:rPr>
                <w:rFonts w:ascii="Courier New" w:hAnsi="Courier New"/>
                <w:color w:val="000000"/>
                <w:sz w:val="16"/>
              </w:rPr>
              <w:t>using System.Collections.Generic;</w:t>
            </w:r>
            <w:r>
              <w:rPr>
                <w:rFonts w:ascii="Courier New" w:hAnsi="Courier New"/>
                <w:color w:val="000000"/>
                <w:sz w:val="16"/>
              </w:rPr>
              <w:br w:type="textWrapping"/>
            </w:r>
            <w:r>
              <w:rPr>
                <w:rFonts w:ascii="Courier New" w:hAnsi="Courier New"/>
                <w:color w:val="000000"/>
                <w:sz w:val="16"/>
              </w:rPr>
              <w:t>using System.Linq;</w:t>
            </w:r>
            <w:r>
              <w:rPr>
                <w:rFonts w:ascii="Courier New" w:hAnsi="Courier New"/>
                <w:color w:val="000000"/>
                <w:sz w:val="16"/>
              </w:rPr>
              <w:br w:type="textWrapping"/>
            </w:r>
            <w:r>
              <w:rPr>
                <w:rFonts w:ascii="Courier New" w:hAnsi="Courier New"/>
                <w:color w:val="000000"/>
                <w:sz w:val="16"/>
              </w:rPr>
              <w:t>using System.Text;</w:t>
            </w:r>
            <w:r>
              <w:rPr>
                <w:rFonts w:ascii="Courier New" w:hAnsi="Courier New"/>
                <w:color w:val="000000"/>
                <w:sz w:val="16"/>
              </w:rPr>
              <w:br w:type="textWrapping"/>
            </w:r>
            <w:r>
              <w:rPr>
                <w:rFonts w:ascii="Courier New" w:hAnsi="Courier New"/>
                <w:color w:val="000000"/>
                <w:sz w:val="16"/>
              </w:rPr>
              <w:t>using System.Threading.Tasks;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namespace ClienteEscritorioConversion.Modelos</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public class RespuestaInicioSesion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public bool Exito { get; set; }</w:t>
            </w:r>
            <w:r>
              <w:rPr>
                <w:rFonts w:ascii="Courier New" w:hAnsi="Courier New"/>
                <w:color w:val="000000"/>
                <w:sz w:val="16"/>
              </w:rPr>
              <w:br w:type="textWrapping"/>
            </w:r>
            <w:r>
              <w:rPr>
                <w:rFonts w:ascii="Courier New" w:hAnsi="Courier New"/>
                <w:color w:val="000000"/>
                <w:sz w:val="16"/>
              </w:rPr>
              <w:t xml:space="preserve">        public string? Token { get; set; }</w:t>
            </w:r>
            <w:r>
              <w:rPr>
                <w:rFonts w:ascii="Courier New" w:hAnsi="Courier New"/>
                <w:color w:val="000000"/>
                <w:sz w:val="16"/>
              </w:rPr>
              <w:br w:type="textWrapping"/>
            </w:r>
            <w:r>
              <w:rPr>
                <w:rFonts w:ascii="Courier New" w:hAnsi="Courier New"/>
                <w:color w:val="000000"/>
                <w:sz w:val="16"/>
              </w:rPr>
              <w:t xml:space="preserve">        public string Mensaje { get; set; } = string.Empty;</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0E16757D"/>
    <w:p w14:paraId="13B4A7B2">
      <w:pPr>
        <w:pStyle w:val="6"/>
        <w:spacing w:after="60"/>
      </w:pPr>
      <w:bookmarkStart w:id="257" w:name="_Toc6530"/>
      <w:bookmarkStart w:id="258" w:name="_Toc11377"/>
      <w:r>
        <w:rPr>
          <w:i/>
          <w:color w:val="1F497D"/>
          <w:sz w:val="18"/>
        </w:rPr>
        <w:t xml:space="preserve">Tabla </w:t>
      </w:r>
      <w:r>
        <w:rPr>
          <w:rFonts w:hint="default"/>
          <w:i/>
          <w:color w:val="1F497D"/>
          <w:sz w:val="18"/>
          <w:lang w:val="es-EC"/>
        </w:rPr>
        <w:t>28</w:t>
      </w:r>
      <w:r>
        <w:rPr>
          <w:i/>
          <w:color w:val="1F497D"/>
          <w:sz w:val="18"/>
        </w:rPr>
        <w:t>. Clase SesionActual - Cliente Escritorio</w:t>
      </w:r>
      <w:bookmarkEnd w:id="257"/>
      <w:bookmarkEnd w:id="258"/>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5E233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5A3B0AB8">
            <w:pPr>
              <w:spacing w:after="0" w:line="240" w:lineRule="auto"/>
            </w:pPr>
            <w:r>
              <w:rPr>
                <w:rFonts w:ascii="Courier New" w:hAnsi="Courier New"/>
                <w:color w:val="000000"/>
                <w:sz w:val="16"/>
              </w:rPr>
              <w:t>namespace ClienteEscritorioConversion.Modelos</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 &lt;summary&gt;</w:t>
            </w:r>
            <w:r>
              <w:rPr>
                <w:rFonts w:ascii="Courier New" w:hAnsi="Courier New"/>
                <w:color w:val="000000"/>
                <w:sz w:val="16"/>
              </w:rPr>
              <w:br w:type="textWrapping"/>
            </w:r>
            <w:r>
              <w:rPr>
                <w:rFonts w:ascii="Courier New" w:hAnsi="Courier New"/>
                <w:color w:val="000000"/>
                <w:sz w:val="16"/>
              </w:rPr>
              <w:t xml:space="preserve">    /// Token de la sesión en memoria del cliente.</w:t>
            </w:r>
            <w:r>
              <w:rPr>
                <w:rFonts w:ascii="Courier New" w:hAnsi="Courier New"/>
                <w:color w:val="000000"/>
                <w:sz w:val="16"/>
              </w:rPr>
              <w:br w:type="textWrapping"/>
            </w:r>
            <w:r>
              <w:rPr>
                <w:rFonts w:ascii="Courier New" w:hAnsi="Courier New"/>
                <w:color w:val="000000"/>
                <w:sz w:val="16"/>
              </w:rPr>
              <w:t xml:space="preserve">    /// Nunca se persiste en disco y se envía en cada llamada a Convertir.</w:t>
            </w:r>
            <w:r>
              <w:rPr>
                <w:rFonts w:ascii="Courier New" w:hAnsi="Courier New"/>
                <w:color w:val="000000"/>
                <w:sz w:val="16"/>
              </w:rPr>
              <w:br w:type="textWrapping"/>
            </w:r>
            <w:r>
              <w:rPr>
                <w:rFonts w:ascii="Courier New" w:hAnsi="Courier New"/>
                <w:color w:val="000000"/>
                <w:sz w:val="16"/>
              </w:rPr>
              <w:t xml:space="preserve">    /// &lt;/summary&gt;</w:t>
            </w:r>
            <w:r>
              <w:rPr>
                <w:rFonts w:ascii="Courier New" w:hAnsi="Courier New"/>
                <w:color w:val="000000"/>
                <w:sz w:val="16"/>
              </w:rPr>
              <w:br w:type="textWrapping"/>
            </w:r>
            <w:r>
              <w:rPr>
                <w:rFonts w:ascii="Courier New" w:hAnsi="Courier New"/>
                <w:color w:val="000000"/>
                <w:sz w:val="16"/>
              </w:rPr>
              <w:t xml:space="preserve">    public class SesionActual</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public string? Token { get; private set;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string? NombreUsuario { get; private set;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bool Autenticado =&gt; !string.IsNullOrEmpty(Token);</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void Iniciar(string nombreUsuario, string token)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NombreUsuario = nombreUsuario;</w:t>
            </w:r>
            <w:r>
              <w:rPr>
                <w:rFonts w:ascii="Courier New" w:hAnsi="Courier New"/>
                <w:color w:val="000000"/>
                <w:sz w:val="16"/>
              </w:rPr>
              <w:br w:type="textWrapping"/>
            </w:r>
            <w:r>
              <w:rPr>
                <w:rFonts w:ascii="Courier New" w:hAnsi="Courier New"/>
                <w:color w:val="000000"/>
                <w:sz w:val="16"/>
              </w:rPr>
              <w:t xml:space="preserve">            Token = token;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void Cerrar()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NombreUsuario = null;</w:t>
            </w:r>
            <w:r>
              <w:rPr>
                <w:rFonts w:ascii="Courier New" w:hAnsi="Courier New"/>
                <w:color w:val="000000"/>
                <w:sz w:val="16"/>
              </w:rPr>
              <w:br w:type="textWrapping"/>
            </w:r>
            <w:r>
              <w:rPr>
                <w:rFonts w:ascii="Courier New" w:hAnsi="Courier New"/>
                <w:color w:val="000000"/>
                <w:sz w:val="16"/>
              </w:rPr>
              <w:t xml:space="preserve">            Token = null;</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78679FF0">
      <w:pPr>
        <w:pStyle w:val="6"/>
        <w:spacing w:after="60"/>
      </w:pPr>
      <w:bookmarkStart w:id="259" w:name="_Toc27423"/>
      <w:bookmarkStart w:id="260" w:name="_Toc10098"/>
      <w:r>
        <w:rPr>
          <w:i/>
          <w:color w:val="1F497D"/>
          <w:sz w:val="18"/>
        </w:rPr>
        <w:t xml:space="preserve">Tabla </w:t>
      </w:r>
      <w:r>
        <w:rPr>
          <w:rFonts w:hint="default"/>
          <w:i/>
          <w:color w:val="1F497D"/>
          <w:sz w:val="18"/>
          <w:lang w:val="es-EC"/>
        </w:rPr>
        <w:t>29</w:t>
      </w:r>
      <w:r>
        <w:rPr>
          <w:i/>
          <w:color w:val="1F497D"/>
          <w:sz w:val="18"/>
        </w:rPr>
        <w:t>. Clase VistaConversion.xaml - Cliente Escritorio</w:t>
      </w:r>
      <w:bookmarkEnd w:id="259"/>
      <w:bookmarkEnd w:id="260"/>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1BB65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18E102C6">
            <w:pPr>
              <w:spacing w:after="0" w:line="240" w:lineRule="auto"/>
            </w:pPr>
            <w:r>
              <w:rPr>
                <w:rFonts w:ascii="Courier New" w:hAnsi="Courier New"/>
                <w:color w:val="000000"/>
                <w:sz w:val="16"/>
              </w:rPr>
              <w:t>using System.Windows;</w:t>
            </w:r>
            <w:r>
              <w:rPr>
                <w:rFonts w:ascii="Courier New" w:hAnsi="Courier New"/>
                <w:color w:val="000000"/>
                <w:sz w:val="16"/>
              </w:rPr>
              <w:br w:type="textWrapping"/>
            </w:r>
            <w:r>
              <w:rPr>
                <w:rFonts w:ascii="Courier New" w:hAnsi="Courier New"/>
                <w:color w:val="000000"/>
                <w:sz w:val="16"/>
              </w:rPr>
              <w:t>using System.Windows.Controls;</w:t>
            </w:r>
            <w:r>
              <w:rPr>
                <w:rFonts w:ascii="Courier New" w:hAnsi="Courier New"/>
                <w:color w:val="000000"/>
                <w:sz w:val="16"/>
              </w:rPr>
              <w:br w:type="textWrapping"/>
            </w:r>
            <w:r>
              <w:rPr>
                <w:rFonts w:ascii="Courier New" w:hAnsi="Courier New"/>
                <w:color w:val="000000"/>
                <w:sz w:val="16"/>
              </w:rPr>
              <w:t>using ClienteEscritorioConversion.Componentes;</w:t>
            </w:r>
            <w:r>
              <w:rPr>
                <w:rFonts w:ascii="Courier New" w:hAnsi="Courier New"/>
                <w:color w:val="000000"/>
                <w:sz w:val="16"/>
              </w:rPr>
              <w:br w:type="textWrapping"/>
            </w:r>
            <w:r>
              <w:rPr>
                <w:rFonts w:ascii="Courier New" w:hAnsi="Courier New"/>
                <w:color w:val="000000"/>
                <w:sz w:val="16"/>
              </w:rPr>
              <w:t>using ClienteEscritorioConversion.Controladores;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namespace ClienteEscritorioConversion.Vistas</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 &lt;summary&gt;</w:t>
            </w:r>
            <w:r>
              <w:rPr>
                <w:rFonts w:ascii="Courier New" w:hAnsi="Courier New"/>
                <w:color w:val="000000"/>
                <w:sz w:val="16"/>
              </w:rPr>
              <w:br w:type="textWrapping"/>
            </w:r>
            <w:r>
              <w:rPr>
                <w:rFonts w:ascii="Courier New" w:hAnsi="Courier New"/>
                <w:color w:val="000000"/>
                <w:sz w:val="16"/>
              </w:rPr>
              <w:t xml:space="preserve">    /// Vista de conversión. Presenta los 3 selectores, el valor y el resultado,</w:t>
            </w:r>
            <w:r>
              <w:rPr>
                <w:rFonts w:ascii="Courier New" w:hAnsi="Courier New"/>
                <w:color w:val="000000"/>
                <w:sz w:val="16"/>
              </w:rPr>
              <w:br w:type="textWrapping"/>
            </w:r>
            <w:r>
              <w:rPr>
                <w:rFonts w:ascii="Courier New" w:hAnsi="Courier New"/>
                <w:color w:val="000000"/>
                <w:sz w:val="16"/>
              </w:rPr>
              <w:t xml:space="preserve">    /// y delega cada acción en el controlador de conversión.</w:t>
            </w:r>
            <w:r>
              <w:rPr>
                <w:rFonts w:ascii="Courier New" w:hAnsi="Courier New"/>
                <w:color w:val="000000"/>
                <w:sz w:val="16"/>
              </w:rPr>
              <w:br w:type="textWrapping"/>
            </w:r>
            <w:r>
              <w:rPr>
                <w:rFonts w:ascii="Courier New" w:hAnsi="Courier New"/>
                <w:color w:val="000000"/>
                <w:sz w:val="16"/>
              </w:rPr>
              <w:t xml:space="preserve">    /// &lt;/summary&gt;</w:t>
            </w:r>
            <w:r>
              <w:rPr>
                <w:rFonts w:ascii="Courier New" w:hAnsi="Courier New"/>
                <w:color w:val="000000"/>
                <w:sz w:val="16"/>
              </w:rPr>
              <w:br w:type="textWrapping"/>
            </w:r>
            <w:r>
              <w:rPr>
                <w:rFonts w:ascii="Courier New" w:hAnsi="Courier New"/>
                <w:color w:val="000000"/>
                <w:sz w:val="16"/>
              </w:rPr>
              <w:t xml:space="preserve">    public partial class VistaConversion : UserControl</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private ControladorConversion? _controlador;</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VistaConversion()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InitializeComponent();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void Inicializar(ControladorConversion controlador, string? nombreUsuario)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_controlador = controlador;</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TextoUsuario.Text = string.IsNullOrWhiteSpace(nombreUsuario)</w:t>
            </w:r>
            <w:r>
              <w:rPr>
                <w:rFonts w:ascii="Courier New" w:hAnsi="Courier New"/>
                <w:color w:val="000000"/>
                <w:sz w:val="16"/>
              </w:rPr>
              <w:br w:type="textWrapping"/>
            </w:r>
            <w:r>
              <w:rPr>
                <w:rFonts w:ascii="Courier New" w:hAnsi="Courier New"/>
                <w:color w:val="000000"/>
                <w:sz w:val="16"/>
              </w:rPr>
              <w:t xml:space="preserve">                ? "Selecciona el tipo de conversión y las unidades"</w:t>
            </w:r>
            <w:r>
              <w:rPr>
                <w:rFonts w:ascii="Courier New" w:hAnsi="Courier New"/>
                <w:color w:val="000000"/>
                <w:sz w:val="16"/>
              </w:rPr>
              <w:br w:type="textWrapping"/>
            </w:r>
            <w:r>
              <w:rPr>
                <w:rFonts w:ascii="Courier New" w:hAnsi="Courier New"/>
                <w:color w:val="000000"/>
                <w:sz w:val="16"/>
              </w:rPr>
              <w:t xml:space="preserve">                : $"Sesión de {nombreUsuario} · Selecciona el tipo de conversión y las unidades";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ComboCategoria.ItemsSource = controlador.Categorias;</w:t>
            </w:r>
            <w:r>
              <w:rPr>
                <w:rFonts w:ascii="Courier New" w:hAnsi="Courier New"/>
                <w:color w:val="000000"/>
                <w:sz w:val="16"/>
              </w:rPr>
              <w:br w:type="textWrapping"/>
            </w:r>
            <w:r>
              <w:rPr>
                <w:rFonts w:ascii="Courier New" w:hAnsi="Courier New"/>
                <w:color w:val="000000"/>
                <w:sz w:val="16"/>
              </w:rPr>
              <w:t xml:space="preserve">            ComboCategoria.SelectedIndex = 0;</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RecargarUnidades(0);</w:t>
            </w:r>
            <w:r>
              <w:rPr>
                <w:rFonts w:ascii="Courier New" w:hAnsi="Courier New"/>
                <w:color w:val="000000"/>
                <w:sz w:val="16"/>
              </w:rPr>
              <w:br w:type="textWrapping"/>
            </w:r>
            <w:r>
              <w:rPr>
                <w:rFonts w:ascii="Courier New" w:hAnsi="Courier New"/>
                <w:color w:val="000000"/>
                <w:sz w:val="16"/>
              </w:rPr>
              <w:t xml:space="preserve">            LimpiarResultado();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void RecargarUnidades(int indiceCategoria)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if (_controlador is null)</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_controlador.CambiarCategoria(indiceCategoria);</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ComboOrigen.ItemsSource = _controlador.Unidades;</w:t>
            </w:r>
            <w:r>
              <w:rPr>
                <w:rFonts w:ascii="Courier New" w:hAnsi="Courier New"/>
                <w:color w:val="000000"/>
                <w:sz w:val="16"/>
              </w:rPr>
              <w:br w:type="textWrapping"/>
            </w:r>
            <w:r>
              <w:rPr>
                <w:rFonts w:ascii="Courier New" w:hAnsi="Courier New"/>
                <w:color w:val="000000"/>
                <w:sz w:val="16"/>
              </w:rPr>
              <w:t xml:space="preserve">            ComboDestino.ItemsSource = _controlador.Unidades;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(_controlador.Unidades.Count &gt; 0)</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ComboOrigen.SelectedIndex = 0;</w:t>
            </w:r>
            <w:r>
              <w:rPr>
                <w:rFonts w:ascii="Courier New" w:hAnsi="Courier New"/>
                <w:color w:val="000000"/>
                <w:sz w:val="16"/>
              </w:rPr>
              <w:br w:type="textWrapping"/>
            </w:r>
            <w:r>
              <w:rPr>
                <w:rFonts w:ascii="Courier New" w:hAnsi="Courier New"/>
                <w:color w:val="000000"/>
                <w:sz w:val="16"/>
              </w:rPr>
              <w:t xml:space="preserve">                ComboDestino.SelectedIndex = _controlador.Unidades.Count &gt; 1 ? 1 : 0;</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ActualizarEstadoBoton();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void ComboCategoria_SelectionChanged(object sender, SelectionChangedEventArgs 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if (_controlador is null || ComboCategoria.SelectedIndex &lt; 0)</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_controlador.CambiarCategoria(ComboCategoria.SelectedIndex);</w:t>
            </w:r>
            <w:r>
              <w:rPr>
                <w:rFonts w:ascii="Courier New" w:hAnsi="Courier New"/>
                <w:color w:val="000000"/>
                <w:sz w:val="16"/>
              </w:rPr>
              <w:br w:type="textWrapping"/>
            </w:r>
            <w:r>
              <w:rPr>
                <w:rFonts w:ascii="Courier New" w:hAnsi="Courier New"/>
                <w:color w:val="000000"/>
                <w:sz w:val="16"/>
              </w:rPr>
              <w:t xml:space="preserve">            ComboOrigen.ItemsSource = _controlador.Unidades;</w:t>
            </w:r>
            <w:r>
              <w:rPr>
                <w:rFonts w:ascii="Courier New" w:hAnsi="Courier New"/>
                <w:color w:val="000000"/>
                <w:sz w:val="16"/>
              </w:rPr>
              <w:br w:type="textWrapping"/>
            </w:r>
            <w:r>
              <w:rPr>
                <w:rFonts w:ascii="Courier New" w:hAnsi="Courier New"/>
                <w:color w:val="000000"/>
                <w:sz w:val="16"/>
              </w:rPr>
              <w:t xml:space="preserve">            ComboDestino.ItemsSource = _controlador.Unidades;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(_controlador.Unidades.Count &gt; 0)</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ComboOrigen.SelectedIndex = 0;</w:t>
            </w:r>
            <w:r>
              <w:rPr>
                <w:rFonts w:ascii="Courier New" w:hAnsi="Courier New"/>
                <w:color w:val="000000"/>
                <w:sz w:val="16"/>
              </w:rPr>
              <w:br w:type="textWrapping"/>
            </w:r>
            <w:r>
              <w:rPr>
                <w:rFonts w:ascii="Courier New" w:hAnsi="Courier New"/>
                <w:color w:val="000000"/>
                <w:sz w:val="16"/>
              </w:rPr>
              <w:t xml:space="preserve">                ComboDestino.SelectedIndex = _controlador.Unidades.Count &gt; 1 ? 1 : 0;</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LimpiarResultado();</w:t>
            </w:r>
            <w:r>
              <w:rPr>
                <w:rFonts w:ascii="Courier New" w:hAnsi="Courier New"/>
                <w:color w:val="000000"/>
                <w:sz w:val="16"/>
              </w:rPr>
              <w:br w:type="textWrapping"/>
            </w:r>
            <w:r>
              <w:rPr>
                <w:rFonts w:ascii="Courier New" w:hAnsi="Courier New"/>
                <w:color w:val="000000"/>
                <w:sz w:val="16"/>
              </w:rPr>
              <w:t xml:space="preserve">            Banner.Ocultar();</w:t>
            </w:r>
            <w:r>
              <w:rPr>
                <w:rFonts w:ascii="Courier New" w:hAnsi="Courier New"/>
                <w:color w:val="000000"/>
                <w:sz w:val="16"/>
              </w:rPr>
              <w:br w:type="textWrapping"/>
            </w:r>
            <w:r>
              <w:rPr>
                <w:rFonts w:ascii="Courier New" w:hAnsi="Courier New"/>
                <w:color w:val="000000"/>
                <w:sz w:val="16"/>
              </w:rPr>
              <w:t xml:space="preserve">            ActualizarEstadoBoton();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void ComboUnidad_SelectionChanged(object sender, SelectionChangedEventArgs 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if (_controlador is null)</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_controlador.CambiarUnidades(</w:t>
            </w:r>
            <w:r>
              <w:rPr>
                <w:rFonts w:ascii="Courier New" w:hAnsi="Courier New"/>
                <w:color w:val="000000"/>
                <w:sz w:val="16"/>
              </w:rPr>
              <w:br w:type="textWrapping"/>
            </w:r>
            <w:r>
              <w:rPr>
                <w:rFonts w:ascii="Courier New" w:hAnsi="Courier New"/>
                <w:color w:val="000000"/>
                <w:sz w:val="16"/>
              </w:rPr>
              <w:t xml:space="preserve">                ComboOrigen.SelectedItem as string,</w:t>
            </w:r>
            <w:r>
              <w:rPr>
                <w:rFonts w:ascii="Courier New" w:hAnsi="Courier New"/>
                <w:color w:val="000000"/>
                <w:sz w:val="16"/>
              </w:rPr>
              <w:br w:type="textWrapping"/>
            </w:r>
            <w:r>
              <w:rPr>
                <w:rFonts w:ascii="Courier New" w:hAnsi="Courier New"/>
                <w:color w:val="000000"/>
                <w:sz w:val="16"/>
              </w:rPr>
              <w:t xml:space="preserve">                ComboDestino.SelectedItem as string);</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LimpiarResultado();</w:t>
            </w:r>
            <w:r>
              <w:rPr>
                <w:rFonts w:ascii="Courier New" w:hAnsi="Courier New"/>
                <w:color w:val="000000"/>
                <w:sz w:val="16"/>
              </w:rPr>
              <w:br w:type="textWrapping"/>
            </w:r>
            <w:r>
              <w:rPr>
                <w:rFonts w:ascii="Courier New" w:hAnsi="Courier New"/>
                <w:color w:val="000000"/>
                <w:sz w:val="16"/>
              </w:rPr>
              <w:t xml:space="preserve">            ActualizarEstadoBoton();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void CampoValor_TextChanged(object sender, TextChangedEventArgs 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_controlador?.CambiarValor(CampoValor.Text);</w:t>
            </w:r>
            <w:r>
              <w:rPr>
                <w:rFonts w:ascii="Courier New" w:hAnsi="Courier New"/>
                <w:color w:val="000000"/>
                <w:sz w:val="16"/>
              </w:rPr>
              <w:br w:type="textWrapping"/>
            </w:r>
            <w:r>
              <w:rPr>
                <w:rFonts w:ascii="Courier New" w:hAnsi="Courier New"/>
                <w:color w:val="000000"/>
                <w:sz w:val="16"/>
              </w:rPr>
              <w:t xml:space="preserve">            ActualizarEstadoBoton();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void ActualizarEstadoBoton()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if (_controlador is null)</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BotonConvertir.IsEnabled = _controlador.PuedeConvertir;</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(_controlador.EsMismaUnidad)</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Banner.Mostrar("No es posible convertir a la misma unidad.", TipoMensaje.Advertencia);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else if (Banner.Tipo == TipoMensaje.Advertencia)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Banner.Ocultar();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async void BotonConvertir_Click(object sender, RoutedEventArgs 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if (_controlador is null)</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BotonConvertir.IsEnabled = false;</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try</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string? errorLocal = await _controlador.ConvertirAsync();</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(errorLocal is not null)</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Banner.Mostrar(errorLocal, TipoMensaje.Advertencia);</w:t>
            </w:r>
            <w:r>
              <w:rPr>
                <w:rFonts w:ascii="Courier New" w:hAnsi="Courier New"/>
                <w:color w:val="000000"/>
                <w:sz w:val="16"/>
              </w:rPr>
              <w:br w:type="textWrapping"/>
            </w:r>
            <w:r>
              <w:rPr>
                <w:rFonts w:ascii="Courier New" w:hAnsi="Courier New"/>
                <w:color w:val="000000"/>
                <w:sz w:val="16"/>
              </w:rPr>
              <w:t xml:space="preserve">                    return;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(_controlador.Exito)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MostrarResultado(_controlador.Resultado);</w:t>
            </w:r>
            <w:r>
              <w:rPr>
                <w:rFonts w:ascii="Courier New" w:hAnsi="Courier New"/>
                <w:color w:val="000000"/>
                <w:sz w:val="16"/>
              </w:rPr>
              <w:br w:type="textWrapping"/>
            </w:r>
            <w:r>
              <w:rPr>
                <w:rFonts w:ascii="Courier New" w:hAnsi="Courier New"/>
                <w:color w:val="000000"/>
                <w:sz w:val="16"/>
              </w:rPr>
              <w:t xml:space="preserve">                    Banner.Ocultar();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else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LimpiarResultado();</w:t>
            </w:r>
            <w:r>
              <w:rPr>
                <w:rFonts w:ascii="Courier New" w:hAnsi="Courier New"/>
                <w:color w:val="000000"/>
                <w:sz w:val="16"/>
              </w:rPr>
              <w:br w:type="textWrapping"/>
            </w:r>
            <w:r>
              <w:rPr>
                <w:rFonts w:ascii="Courier New" w:hAnsi="Courier New"/>
                <w:color w:val="000000"/>
                <w:sz w:val="16"/>
              </w:rPr>
              <w:t xml:space="preserve">                    // Mensaje del servidor tal cual, sin reescribirlo.</w:t>
            </w:r>
            <w:r>
              <w:rPr>
                <w:rFonts w:ascii="Courier New" w:hAnsi="Courier New"/>
                <w:color w:val="000000"/>
                <w:sz w:val="16"/>
              </w:rPr>
              <w:br w:type="textWrapping"/>
            </w:r>
            <w:r>
              <w:rPr>
                <w:rFonts w:ascii="Courier New" w:hAnsi="Courier New"/>
                <w:color w:val="000000"/>
                <w:sz w:val="16"/>
              </w:rPr>
              <w:t xml:space="preserve">                    Banner.Mostrar(_controlador.MensajeServidor ?? string.Empty, TipoMensaje.Error);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finally</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BotonConvertir.IsEnabled = _controlador.PuedeConvertir;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void MostrarResultado(string resultado)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TextoResultado.Text = "Resultado: " + resultado;</w:t>
            </w:r>
            <w:r>
              <w:rPr>
                <w:rFonts w:ascii="Courier New" w:hAnsi="Courier New"/>
                <w:color w:val="000000"/>
                <w:sz w:val="16"/>
              </w:rPr>
              <w:br w:type="textWrapping"/>
            </w:r>
            <w:r>
              <w:rPr>
                <w:rFonts w:ascii="Courier New" w:hAnsi="Courier New"/>
                <w:color w:val="000000"/>
                <w:sz w:val="16"/>
              </w:rPr>
              <w:t xml:space="preserve">            MarcoResultado.Visibility = Visibility.Visible;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void LimpiarResultado()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TextoResultado.Text = string.Empty;</w:t>
            </w:r>
            <w:r>
              <w:rPr>
                <w:rFonts w:ascii="Courier New" w:hAnsi="Courier New"/>
                <w:color w:val="000000"/>
                <w:sz w:val="16"/>
              </w:rPr>
              <w:br w:type="textWrapping"/>
            </w:r>
            <w:r>
              <w:rPr>
                <w:rFonts w:ascii="Courier New" w:hAnsi="Courier New"/>
                <w:color w:val="000000"/>
                <w:sz w:val="16"/>
              </w:rPr>
              <w:t xml:space="preserve">            MarcoResultado.Visibility = Visibility.Collapsed;</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void BotonCerrarSesion_Click(object sender, RoutedEventArgs 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_controlador?.CerrarSesion();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363BFF16"/>
    <w:p w14:paraId="5DE104C2">
      <w:pPr>
        <w:pStyle w:val="6"/>
        <w:spacing w:after="60"/>
      </w:pPr>
      <w:bookmarkStart w:id="261" w:name="_Toc1323"/>
      <w:bookmarkStart w:id="262" w:name="_Toc16822"/>
      <w:r>
        <w:rPr>
          <w:i/>
          <w:color w:val="1F497D"/>
          <w:sz w:val="18"/>
        </w:rPr>
        <w:t xml:space="preserve">Tabla </w:t>
      </w:r>
      <w:r>
        <w:rPr>
          <w:rFonts w:hint="default"/>
          <w:i/>
          <w:color w:val="1F497D"/>
          <w:sz w:val="18"/>
          <w:lang w:val="es-EC"/>
        </w:rPr>
        <w:t>30</w:t>
      </w:r>
      <w:r>
        <w:rPr>
          <w:i/>
          <w:color w:val="1F497D"/>
          <w:sz w:val="18"/>
        </w:rPr>
        <w:t>. Clase VistaInicioSesion.xaml - Cliente Escritorio</w:t>
      </w:r>
      <w:bookmarkEnd w:id="261"/>
      <w:bookmarkEnd w:id="262"/>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1575F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0F44F6BA">
            <w:pPr>
              <w:spacing w:after="0" w:line="240" w:lineRule="auto"/>
            </w:pPr>
            <w:r>
              <w:rPr>
                <w:rFonts w:ascii="Courier New" w:hAnsi="Courier New"/>
                <w:color w:val="000000"/>
                <w:sz w:val="16"/>
              </w:rPr>
              <w:t>using System.Windows;</w:t>
            </w:r>
            <w:r>
              <w:rPr>
                <w:rFonts w:ascii="Courier New" w:hAnsi="Courier New"/>
                <w:color w:val="000000"/>
                <w:sz w:val="16"/>
              </w:rPr>
              <w:br w:type="textWrapping"/>
            </w:r>
            <w:r>
              <w:rPr>
                <w:rFonts w:ascii="Courier New" w:hAnsi="Courier New"/>
                <w:color w:val="000000"/>
                <w:sz w:val="16"/>
              </w:rPr>
              <w:t>using System.Windows.Controls;</w:t>
            </w:r>
            <w:r>
              <w:rPr>
                <w:rFonts w:ascii="Courier New" w:hAnsi="Courier New"/>
                <w:color w:val="000000"/>
                <w:sz w:val="16"/>
              </w:rPr>
              <w:br w:type="textWrapping"/>
            </w:r>
            <w:r>
              <w:rPr>
                <w:rFonts w:ascii="Courier New" w:hAnsi="Courier New"/>
                <w:color w:val="000000"/>
                <w:sz w:val="16"/>
              </w:rPr>
              <w:t>using ClienteEscritorioConversion.Componentes;</w:t>
            </w:r>
            <w:r>
              <w:rPr>
                <w:rFonts w:ascii="Courier New" w:hAnsi="Courier New"/>
                <w:color w:val="000000"/>
                <w:sz w:val="16"/>
              </w:rPr>
              <w:br w:type="textWrapping"/>
            </w:r>
            <w:r>
              <w:rPr>
                <w:rFonts w:ascii="Courier New" w:hAnsi="Courier New"/>
                <w:color w:val="000000"/>
                <w:sz w:val="16"/>
              </w:rPr>
              <w:t>using ClienteEscritorioConversion.Controladores;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namespace ClienteEscritorioConversion.Vistas</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 &lt;summary&gt;</w:t>
            </w:r>
            <w:r>
              <w:rPr>
                <w:rFonts w:ascii="Courier New" w:hAnsi="Courier New"/>
                <w:color w:val="000000"/>
                <w:sz w:val="16"/>
              </w:rPr>
              <w:br w:type="textWrapping"/>
            </w:r>
            <w:r>
              <w:rPr>
                <w:rFonts w:ascii="Courier New" w:hAnsi="Courier New"/>
                <w:color w:val="000000"/>
                <w:sz w:val="16"/>
              </w:rPr>
              <w:t xml:space="preserve">    /// Vista de inicio de sesión. Solo presenta los campos y delega toda la lógica</w:t>
            </w:r>
            <w:r>
              <w:rPr>
                <w:rFonts w:ascii="Courier New" w:hAnsi="Courier New"/>
                <w:color w:val="000000"/>
                <w:sz w:val="16"/>
              </w:rPr>
              <w:br w:type="textWrapping"/>
            </w:r>
            <w:r>
              <w:rPr>
                <w:rFonts w:ascii="Courier New" w:hAnsi="Courier New"/>
                <w:color w:val="000000"/>
                <w:sz w:val="16"/>
              </w:rPr>
              <w:t xml:space="preserve">    /// en el controlador: aquí no se llama al servidor ni se decide la navegación.</w:t>
            </w:r>
            <w:r>
              <w:rPr>
                <w:rFonts w:ascii="Courier New" w:hAnsi="Courier New"/>
                <w:color w:val="000000"/>
                <w:sz w:val="16"/>
              </w:rPr>
              <w:br w:type="textWrapping"/>
            </w:r>
            <w:r>
              <w:rPr>
                <w:rFonts w:ascii="Courier New" w:hAnsi="Courier New"/>
                <w:color w:val="000000"/>
                <w:sz w:val="16"/>
              </w:rPr>
              <w:t xml:space="preserve">    /// &lt;/summary&gt;</w:t>
            </w:r>
            <w:r>
              <w:rPr>
                <w:rFonts w:ascii="Courier New" w:hAnsi="Courier New"/>
                <w:color w:val="000000"/>
                <w:sz w:val="16"/>
              </w:rPr>
              <w:br w:type="textWrapping"/>
            </w:r>
            <w:r>
              <w:rPr>
                <w:rFonts w:ascii="Courier New" w:hAnsi="Courier New"/>
                <w:color w:val="000000"/>
                <w:sz w:val="16"/>
              </w:rPr>
              <w:t xml:space="preserve">    public partial class VistaInicioSesion : UserControl</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private ControladorInicioSesion? _controlador;</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VistaInicioSesion()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InitializeComponent();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void Inicializar(ControladorInicioSesion controlador)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_controlador = controlador;</w:t>
            </w:r>
            <w:r>
              <w:rPr>
                <w:rFonts w:ascii="Courier New" w:hAnsi="Courier New"/>
                <w:color w:val="000000"/>
                <w:sz w:val="16"/>
              </w:rPr>
              <w:br w:type="textWrapping"/>
            </w:r>
            <w:r>
              <w:rPr>
                <w:rFonts w:ascii="Courier New" w:hAnsi="Courier New"/>
                <w:color w:val="000000"/>
                <w:sz w:val="16"/>
              </w:rPr>
              <w:t xml:space="preserve">            CampoUsuario.Focus();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&lt;summary&gt;Se dispara al terminar cada intento de login, para que el contenedor muestre el mensaje.&lt;/summary&gt;</w:t>
            </w:r>
            <w:r>
              <w:rPr>
                <w:rFonts w:ascii="Courier New" w:hAnsi="Courier New"/>
                <w:color w:val="000000"/>
                <w:sz w:val="16"/>
              </w:rPr>
              <w:br w:type="textWrapping"/>
            </w:r>
            <w:r>
              <w:rPr>
                <w:rFonts w:ascii="Courier New" w:hAnsi="Courier New"/>
                <w:color w:val="000000"/>
                <w:sz w:val="16"/>
              </w:rPr>
              <w:t xml:space="preserve">        public event Action? IntentoTerminado;</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void CampoUsuario_TextChanged(object sender, TextChangedEventArgs 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_controlador?.AlCambiarUsuario(CampoUsuario.Text);</w:t>
            </w:r>
            <w:r>
              <w:rPr>
                <w:rFonts w:ascii="Courier New" w:hAnsi="Courier New"/>
                <w:color w:val="000000"/>
                <w:sz w:val="16"/>
              </w:rPr>
              <w:br w:type="textWrapping"/>
            </w:r>
            <w:r>
              <w:rPr>
                <w:rFonts w:ascii="Courier New" w:hAnsi="Courier New"/>
                <w:color w:val="000000"/>
                <w:sz w:val="16"/>
              </w:rPr>
              <w:t xml:space="preserve">            ActualizarBoton();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void CampoContrasena_PasswordChanged(object sender, RoutedEventArgs 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_controlador?.AlCambiarContrasena(CampoContrasena.Password);</w:t>
            </w:r>
            <w:r>
              <w:rPr>
                <w:rFonts w:ascii="Courier New" w:hAnsi="Courier New"/>
                <w:color w:val="000000"/>
                <w:sz w:val="16"/>
              </w:rPr>
              <w:br w:type="textWrapping"/>
            </w:r>
            <w:r>
              <w:rPr>
                <w:rFonts w:ascii="Courier New" w:hAnsi="Courier New"/>
                <w:color w:val="000000"/>
                <w:sz w:val="16"/>
              </w:rPr>
              <w:t xml:space="preserve">            ActualizarBoton();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void ActualizarBoton()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BotonIngresar.IsEnabled = _controlador?.PuedeIniciarSesion ?? false;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async void BotonIngresar_Click(object sender, RoutedEventArgs 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if (_controlador is null)</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BotonIngresar.IsEnabled = false;</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try</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await _controlador.IniciarSesionAsync();</w:t>
            </w:r>
            <w:r>
              <w:rPr>
                <w:rFonts w:ascii="Courier New" w:hAnsi="Courier New"/>
                <w:color w:val="000000"/>
                <w:sz w:val="16"/>
              </w:rPr>
              <w:br w:type="textWrapping"/>
            </w:r>
            <w:r>
              <w:rPr>
                <w:rFonts w:ascii="Courier New" w:hAnsi="Courier New"/>
                <w:color w:val="000000"/>
                <w:sz w:val="16"/>
              </w:rPr>
              <w:t xml:space="preserve">                IntentoTerminado?.Invoke();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finally</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BotonIngresar.IsEnabled = _controlador.PuedeIniciarSesion;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&lt;summary&gt;El banner lo manipula la vista; el texto exacto lo entrega el controlador/servidor.&lt;/summary&gt;</w:t>
            </w:r>
            <w:r>
              <w:rPr>
                <w:rFonts w:ascii="Courier New" w:hAnsi="Courier New"/>
                <w:color w:val="000000"/>
                <w:sz w:val="16"/>
              </w:rPr>
              <w:br w:type="textWrapping"/>
            </w:r>
            <w:r>
              <w:rPr>
                <w:rFonts w:ascii="Courier New" w:hAnsi="Courier New"/>
                <w:color w:val="000000"/>
                <w:sz w:val="16"/>
              </w:rPr>
              <w:t xml:space="preserve">        public void MostrarMensaje(string texto, TipoMensaje tipo)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Banner.Mostrar(texto, tipo);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void LimpiarFormulario()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CampoUsuario.Clear();</w:t>
            </w:r>
            <w:r>
              <w:rPr>
                <w:rFonts w:ascii="Courier New" w:hAnsi="Courier New"/>
                <w:color w:val="000000"/>
                <w:sz w:val="16"/>
              </w:rPr>
              <w:br w:type="textWrapping"/>
            </w:r>
            <w:r>
              <w:rPr>
                <w:rFonts w:ascii="Courier New" w:hAnsi="Courier New"/>
                <w:color w:val="000000"/>
                <w:sz w:val="16"/>
              </w:rPr>
              <w:t xml:space="preserve">            CampoContrasena.Clear();</w:t>
            </w:r>
            <w:r>
              <w:rPr>
                <w:rFonts w:ascii="Courier New" w:hAnsi="Courier New"/>
                <w:color w:val="000000"/>
                <w:sz w:val="16"/>
              </w:rPr>
              <w:br w:type="textWrapping"/>
            </w:r>
            <w:r>
              <w:rPr>
                <w:rFonts w:ascii="Courier New" w:hAnsi="Courier New"/>
                <w:color w:val="000000"/>
                <w:sz w:val="16"/>
              </w:rPr>
              <w:t xml:space="preserve">            Banner.Ocultar();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void EnfocarUsuario()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CampoUsuario.Focus();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void ImagenLogo_ImageFailed(object sender, ExceptionRoutedEventArgs 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 El logo es opcional: si el archivo no está, el espacio se colapsa sin romper la vista.</w:t>
            </w:r>
            <w:r>
              <w:rPr>
                <w:rFonts w:ascii="Courier New" w:hAnsi="Courier New"/>
                <w:color w:val="000000"/>
                <w:sz w:val="16"/>
              </w:rPr>
              <w:br w:type="textWrapping"/>
            </w:r>
            <w:r>
              <w:rPr>
                <w:rFonts w:ascii="Courier New" w:hAnsi="Courier New"/>
                <w:color w:val="000000"/>
                <w:sz w:val="16"/>
              </w:rPr>
              <w:t xml:space="preserve">            ImagenLogo.Visibility = Visibility.Collapsed;</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641BC920">
      <w:pPr>
        <w:rPr>
          <w:ins w:id="980" w:author="marpa" w:date="2026-10-25T23:33:28Z"/>
          <w:b/>
          <w:bCs/>
          <w:color w:val="243F61"/>
          <w:sz w:val="32"/>
          <w:szCs w:val="32"/>
        </w:rPr>
        <w:sectPr>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docGrid w:linePitch="299" w:charSpace="0"/>
        </w:sectPr>
      </w:pPr>
    </w:p>
    <w:p w14:paraId="652A6DAB">
      <w:pPr>
        <w:rPr>
          <w:ins w:id="981" w:author="marpa" w:date="2026-10-25T23:33:28Z"/>
          <w:b/>
          <w:bCs/>
          <w:color w:val="243F61"/>
          <w:sz w:val="32"/>
          <w:szCs w:val="32"/>
        </w:rPr>
      </w:pPr>
      <w:ins w:id="982" w:author="marpa" w:date="2026-10-25T23:33:28Z">
        <w:r>
          <w:rPr>
            <w:b/>
            <w:bCs/>
            <w:color w:val="243F61"/>
            <w:sz w:val="32"/>
            <w:szCs w:val="32"/>
          </w:rPr>
          <w:t xml:space="preserve">CONSUMO DEL SERVICIO </w:t>
        </w:r>
      </w:ins>
      <w:r>
        <w:rPr>
          <w:b/>
          <w:bCs/>
          <w:color w:val="243F61"/>
          <w:sz w:val="32"/>
          <w:szCs w:val="32"/>
          <w:lang w:val="es-ES"/>
        </w:rPr>
        <w:t>RESTFUL</w:t>
      </w:r>
      <w:ins w:id="983" w:author="marpa" w:date="2026-10-25T23:33:28Z">
        <w:r>
          <w:rPr>
            <w:b/>
            <w:bCs/>
            <w:color w:val="243F61"/>
            <w:sz w:val="32"/>
            <w:szCs w:val="32"/>
          </w:rPr>
          <w:t xml:space="preserve"> (</w:t>
        </w:r>
      </w:ins>
      <w:ins w:id="984" w:author="marpa" w:date="2026-10-25T23:33:28Z">
        <w:r>
          <w:rPr>
            <w:rFonts w:hint="default"/>
            <w:b/>
            <w:bCs/>
            <w:color w:val="243F61"/>
            <w:sz w:val="32"/>
            <w:szCs w:val="32"/>
            <w:lang w:val="es-EC"/>
          </w:rPr>
          <w:t xml:space="preserve">SERVICIOS </w:t>
        </w:r>
      </w:ins>
      <w:ins w:id="985" w:author="marpa" w:date="2026-10-25T23:33:28Z">
        <w:r>
          <w:rPr>
            <w:b/>
            <w:bCs/>
            <w:color w:val="243F61"/>
            <w:sz w:val="32"/>
            <w:szCs w:val="32"/>
          </w:rPr>
          <w:t>)</w:t>
        </w:r>
      </w:ins>
    </w:p>
    <w:p w14:paraId="0EEDD370">
      <w:pPr>
        <w:rPr>
          <w:ins w:id="986" w:author="marpa" w:date="2026-10-25T23:33:28Z"/>
          <w:rFonts w:hint="default"/>
          <w:i/>
          <w:iCs/>
          <w:lang w:val="es-EC"/>
        </w:rPr>
      </w:pPr>
      <w:ins w:id="987" w:author="marpa" w:date="2026-10-25T23:33:28Z">
        <w:r>
          <w:rPr/>
          <w:t xml:space="preserve">En esta sección </w:t>
        </w:r>
      </w:ins>
      <w:ins w:id="988" w:author="marpa" w:date="2026-10-25T23:33:28Z">
        <w:r>
          <w:rPr>
            <w:rFonts w:hint="default"/>
            <w:lang w:val="es-EC"/>
          </w:rPr>
          <w:t xml:space="preserve">se establece la comunicación con el servidor </w:t>
        </w:r>
      </w:ins>
      <w:r>
        <w:rPr>
          <w:rFonts w:hint="default"/>
          <w:lang w:val="es-ES"/>
        </w:rPr>
        <w:t>RESTFUL</w:t>
      </w:r>
      <w:ins w:id="989" w:author="marpa" w:date="2026-10-25T23:33:28Z">
        <w:r>
          <w:rPr>
            <w:rFonts w:hint="default"/>
            <w:lang w:val="es-EC"/>
          </w:rPr>
          <w:t xml:space="preserve"> para consumir los endpoints. Para ello, dentro del paquete servicios, se crea el servicio de conexión WSConversorCliente donde se crea el canal de conexion y se definen las peticiones a realizar.</w:t>
        </w:r>
      </w:ins>
    </w:p>
    <w:p w14:paraId="5948A058">
      <w:pPr>
        <w:keepNext/>
        <w:spacing w:after="0"/>
        <w:jc w:val="center"/>
        <w:rPr>
          <w:ins w:id="990" w:author="marpa" w:date="2026-10-25T23:33:28Z"/>
        </w:rPr>
      </w:pPr>
      <w:r>
        <w:drawing>
          <wp:inline distT="0" distB="0" distL="114300" distR="114300">
            <wp:extent cx="1767840" cy="327660"/>
            <wp:effectExtent l="0" t="0" r="0" b="7620"/>
            <wp:docPr id="119"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n 28"/>
                    <pic:cNvPicPr>
                      <a:picLocks noChangeAspect="1"/>
                    </pic:cNvPicPr>
                  </pic:nvPicPr>
                  <pic:blipFill>
                    <a:blip r:embed="rId51"/>
                    <a:stretch>
                      <a:fillRect/>
                    </a:stretch>
                  </pic:blipFill>
                  <pic:spPr>
                    <a:xfrm>
                      <a:off x="0" y="0"/>
                      <a:ext cx="1767840" cy="327660"/>
                    </a:xfrm>
                    <a:prstGeom prst="rect">
                      <a:avLst/>
                    </a:prstGeom>
                    <a:noFill/>
                    <a:ln>
                      <a:noFill/>
                    </a:ln>
                  </pic:spPr>
                </pic:pic>
              </a:graphicData>
            </a:graphic>
          </wp:inline>
        </w:drawing>
      </w:r>
    </w:p>
    <w:p w14:paraId="64BD3407">
      <w:pPr>
        <w:pStyle w:val="5"/>
        <w:rPr>
          <w:ins w:id="991" w:author="marpa" w:date="2026-10-25T23:33:28Z"/>
          <w:rFonts w:hint="default"/>
          <w:lang w:val="en-US"/>
        </w:rPr>
      </w:pPr>
      <w:ins w:id="992" w:author="marpa" w:date="2026-10-25T23:33:28Z">
        <w:bookmarkStart w:id="263" w:name="_Toc24984"/>
        <w:bookmarkStart w:id="264" w:name="_Toc31441"/>
        <w:bookmarkStart w:id="265" w:name="_Toc14937"/>
        <w:r>
          <w:rPr/>
          <w:t xml:space="preserve">Figura </w:t>
        </w:r>
      </w:ins>
      <w:r>
        <w:rPr>
          <w:rFonts w:hint="default"/>
          <w:lang w:val="en-US"/>
        </w:rPr>
        <w:t>3</w:t>
      </w:r>
      <w:r>
        <w:rPr>
          <w:rFonts w:hint="default"/>
          <w:lang w:val="es-EC"/>
        </w:rPr>
        <w:t>6</w:t>
      </w:r>
      <w:ins w:id="993" w:author="marpa" w:date="2026-10-25T23:33:28Z">
        <w:r>
          <w:rPr/>
          <w:t xml:space="preserve">. Creación de </w:t>
        </w:r>
      </w:ins>
      <w:ins w:id="994" w:author="marpa" w:date="2026-10-25T23:33:28Z">
        <w:r>
          <w:rPr>
            <w:rFonts w:hint="default"/>
            <w:lang w:val="es-EC"/>
          </w:rPr>
          <w:t>servicios</w:t>
        </w:r>
      </w:ins>
      <w:ins w:id="995" w:author="marpa" w:date="2026-10-25T23:33:28Z">
        <w:r>
          <w:rPr/>
          <w:t>- Cliente</w:t>
        </w:r>
        <w:bookmarkEnd w:id="263"/>
      </w:ins>
      <w:r>
        <w:rPr>
          <w:rFonts w:hint="default"/>
          <w:lang w:val="en-US"/>
        </w:rPr>
        <w:t>Escritorio</w:t>
      </w:r>
      <w:bookmarkEnd w:id="264"/>
      <w:bookmarkEnd w:id="265"/>
    </w:p>
    <w:p w14:paraId="0D7A6773">
      <w:pPr>
        <w:rPr>
          <w:ins w:id="996" w:author="marpa" w:date="2026-10-25T23:33:28Z"/>
          <w:rFonts w:hint="default"/>
          <w:lang w:val="es-EC"/>
        </w:rPr>
      </w:pPr>
      <w:ins w:id="997" w:author="marpa" w:date="2026-10-25T23:33:28Z">
        <w:r>
          <w:rPr>
            <w:rFonts w:hint="default"/>
            <w:lang w:val="es-EC"/>
          </w:rPr>
          <w:t xml:space="preserve">El servicio obtiene los parámetros de conexión mediante una clase de configuración que extrae los valores de una variable de entorno. </w:t>
        </w:r>
      </w:ins>
    </w:p>
    <w:p w14:paraId="6077A8ED">
      <w:pPr>
        <w:keepNext/>
        <w:spacing w:after="0"/>
        <w:jc w:val="center"/>
        <w:rPr>
          <w:ins w:id="998" w:author="marpa" w:date="2026-10-25T23:33:28Z"/>
        </w:rPr>
      </w:pPr>
      <w:r>
        <w:drawing>
          <wp:inline distT="0" distB="0" distL="114300" distR="114300">
            <wp:extent cx="1714500" cy="381000"/>
            <wp:effectExtent l="0" t="0" r="7620" b="0"/>
            <wp:docPr id="120"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n 29"/>
                    <pic:cNvPicPr>
                      <a:picLocks noChangeAspect="1"/>
                    </pic:cNvPicPr>
                  </pic:nvPicPr>
                  <pic:blipFill>
                    <a:blip r:embed="rId52"/>
                    <a:stretch>
                      <a:fillRect/>
                    </a:stretch>
                  </pic:blipFill>
                  <pic:spPr>
                    <a:xfrm>
                      <a:off x="0" y="0"/>
                      <a:ext cx="1714500" cy="381000"/>
                    </a:xfrm>
                    <a:prstGeom prst="rect">
                      <a:avLst/>
                    </a:prstGeom>
                    <a:noFill/>
                    <a:ln>
                      <a:noFill/>
                    </a:ln>
                  </pic:spPr>
                </pic:pic>
              </a:graphicData>
            </a:graphic>
          </wp:inline>
        </w:drawing>
      </w:r>
    </w:p>
    <w:p w14:paraId="3A086EFE">
      <w:pPr>
        <w:pStyle w:val="5"/>
        <w:rPr>
          <w:ins w:id="999" w:author="marpa" w:date="2026-10-25T23:33:28Z"/>
          <w:rFonts w:hint="default"/>
          <w:lang w:val="es-EC"/>
        </w:rPr>
      </w:pPr>
      <w:ins w:id="1000" w:author="marpa" w:date="2026-10-25T23:33:28Z">
        <w:bookmarkStart w:id="266" w:name="_Toc10332"/>
        <w:bookmarkStart w:id="267" w:name="_Toc15660"/>
        <w:bookmarkStart w:id="268" w:name="_Toc23512"/>
        <w:r>
          <w:rPr/>
          <w:t xml:space="preserve">Figura </w:t>
        </w:r>
      </w:ins>
      <w:r>
        <w:rPr>
          <w:rFonts w:hint="default"/>
          <w:lang w:val="en-US"/>
        </w:rPr>
        <w:t>3</w:t>
      </w:r>
      <w:r>
        <w:rPr>
          <w:rFonts w:hint="default"/>
          <w:lang w:val="es-EC"/>
        </w:rPr>
        <w:t>1</w:t>
      </w:r>
      <w:ins w:id="1001" w:author="marpa" w:date="2026-10-25T23:33:28Z">
        <w:r>
          <w:rPr/>
          <w:t xml:space="preserve">. Creación de </w:t>
        </w:r>
      </w:ins>
      <w:ins w:id="1002" w:author="marpa" w:date="2026-10-25T23:33:28Z">
        <w:r>
          <w:rPr>
            <w:rFonts w:hint="default"/>
            <w:lang w:val="es-EC"/>
          </w:rPr>
          <w:t>configuracion</w:t>
        </w:r>
      </w:ins>
      <w:ins w:id="1003" w:author="marpa" w:date="2026-10-25T23:33:28Z">
        <w:r>
          <w:rPr/>
          <w:t xml:space="preserve">- </w:t>
        </w:r>
        <w:bookmarkEnd w:id="266"/>
        <w:r>
          <w:rPr/>
          <w:t>Cliente</w:t>
        </w:r>
      </w:ins>
      <w:r>
        <w:rPr>
          <w:rFonts w:hint="default"/>
          <w:lang w:val="en-US"/>
        </w:rPr>
        <w:t>Escritorio</w:t>
      </w:r>
      <w:bookmarkEnd w:id="267"/>
      <w:bookmarkEnd w:id="268"/>
    </w:p>
    <w:p w14:paraId="5241C22A">
      <w:pPr>
        <w:keepNext/>
        <w:spacing w:after="0"/>
        <w:jc w:val="center"/>
        <w:rPr>
          <w:ins w:id="1004" w:author="marpa" w:date="2026-10-25T23:33:28Z"/>
        </w:rPr>
      </w:pPr>
    </w:p>
    <w:p w14:paraId="09EC66EA">
      <w:pPr>
        <w:bidi w:val="0"/>
      </w:pPr>
    </w:p>
    <w:p w14:paraId="26CFDA25">
      <w:pPr>
        <w:pStyle w:val="6"/>
        <w:spacing w:after="60"/>
      </w:pPr>
      <w:bookmarkStart w:id="269" w:name="_Toc37"/>
      <w:bookmarkStart w:id="270" w:name="_Toc32262"/>
      <w:r>
        <w:rPr>
          <w:i/>
          <w:color w:val="1F497D"/>
          <w:sz w:val="18"/>
        </w:rPr>
        <w:t xml:space="preserve">Tabla </w:t>
      </w:r>
      <w:r>
        <w:rPr>
          <w:rFonts w:hint="default"/>
          <w:i/>
          <w:color w:val="1F497D"/>
          <w:sz w:val="18"/>
          <w:lang w:val="es-EC"/>
        </w:rPr>
        <w:t>31</w:t>
      </w:r>
      <w:r>
        <w:rPr>
          <w:i/>
          <w:color w:val="1F497D"/>
          <w:sz w:val="18"/>
        </w:rPr>
        <w:t>. Clase ClienteSoapConversion - Cliente Escritorio</w:t>
      </w:r>
      <w:bookmarkEnd w:id="269"/>
      <w:bookmarkEnd w:id="270"/>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30EAC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73A4552F">
            <w:pPr>
              <w:spacing w:after="0" w:line="240" w:lineRule="auto"/>
            </w:pPr>
            <w:r>
              <w:rPr>
                <w:rFonts w:ascii="Courier New" w:hAnsi="Courier New"/>
                <w:color w:val="000000"/>
                <w:sz w:val="16"/>
              </w:rPr>
              <w:t>using System.Net.Http;</w:t>
            </w:r>
            <w:r>
              <w:rPr>
                <w:rFonts w:ascii="Courier New" w:hAnsi="Courier New"/>
                <w:color w:val="000000"/>
                <w:sz w:val="16"/>
              </w:rPr>
              <w:br w:type="textWrapping"/>
            </w:r>
            <w:r>
              <w:rPr>
                <w:rFonts w:ascii="Courier New" w:hAnsi="Courier New"/>
                <w:color w:val="000000"/>
                <w:sz w:val="16"/>
              </w:rPr>
              <w:t>using System.Net.Http.Json;</w:t>
            </w:r>
            <w:r>
              <w:rPr>
                <w:rFonts w:ascii="Courier New" w:hAnsi="Courier New"/>
                <w:color w:val="000000"/>
                <w:sz w:val="16"/>
              </w:rPr>
              <w:br w:type="textWrapping"/>
            </w:r>
            <w:r>
              <w:rPr>
                <w:rFonts w:ascii="Courier New" w:hAnsi="Courier New"/>
                <w:color w:val="000000"/>
                <w:sz w:val="16"/>
              </w:rPr>
              <w:t>using System.Text.Json;</w:t>
            </w:r>
            <w:r>
              <w:rPr>
                <w:rFonts w:ascii="Courier New" w:hAnsi="Courier New"/>
                <w:color w:val="000000"/>
                <w:sz w:val="16"/>
              </w:rPr>
              <w:br w:type="textWrapping"/>
            </w:r>
            <w:r>
              <w:rPr>
                <w:rFonts w:ascii="Courier New" w:hAnsi="Courier New"/>
                <w:color w:val="000000"/>
                <w:sz w:val="16"/>
              </w:rPr>
              <w:t>using ClienteEscritorioConversion.Configuracion;</w:t>
            </w:r>
            <w:r>
              <w:rPr>
                <w:rFonts w:ascii="Courier New" w:hAnsi="Courier New"/>
                <w:color w:val="000000"/>
                <w:sz w:val="16"/>
              </w:rPr>
              <w:br w:type="textWrapping"/>
            </w:r>
            <w:r>
              <w:rPr>
                <w:rFonts w:ascii="Courier New" w:hAnsi="Courier New"/>
                <w:color w:val="000000"/>
                <w:sz w:val="16"/>
              </w:rPr>
              <w:t>using ClienteEscritorioConversion.Modelos;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namespace ClienteEscritorioConversion.Servicios</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public class ClienteSoapConversion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public const string MensajeConexion = "No se pudo conectar con el servidor";</w:t>
            </w:r>
            <w:r>
              <w:rPr>
                <w:rFonts w:ascii="Courier New" w:hAnsi="Courier New"/>
                <w:color w:val="000000"/>
                <w:sz w:val="16"/>
              </w:rPr>
              <w:br w:type="textWrapping"/>
            </w:r>
            <w:r>
              <w:rPr>
                <w:rFonts w:ascii="Courier New" w:hAnsi="Courier New"/>
                <w:color w:val="000000"/>
                <w:sz w:val="16"/>
              </w:rPr>
              <w:t xml:space="preserve">        public const string MensajeTiempoAgotado = "El servicio tardó demasiado en responder. Verifica que esté iniciado e inténtalo de nuevo.";</w:t>
            </w:r>
            <w:r>
              <w:rPr>
                <w:rFonts w:ascii="Courier New" w:hAnsi="Courier New"/>
                <w:color w:val="000000"/>
                <w:sz w:val="16"/>
              </w:rPr>
              <w:br w:type="textWrapping"/>
            </w:r>
            <w:r>
              <w:rPr>
                <w:rFonts w:ascii="Courier New" w:hAnsi="Courier New"/>
                <w:color w:val="000000"/>
                <w:sz w:val="16"/>
              </w:rPr>
              <w:t xml:space="preserve">        public const string MensajeRespuestaVacia = "El servidor no devolvió una respuesta válida.";</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readonly HttpClient _httpClient;</w:t>
            </w:r>
            <w:r>
              <w:rPr>
                <w:rFonts w:ascii="Courier New" w:hAnsi="Courier New"/>
                <w:color w:val="000000"/>
                <w:sz w:val="16"/>
              </w:rPr>
              <w:br w:type="textWrapping"/>
            </w:r>
            <w:r>
              <w:rPr>
                <w:rFonts w:ascii="Courier New" w:hAnsi="Courier New"/>
                <w:color w:val="000000"/>
                <w:sz w:val="16"/>
              </w:rPr>
              <w:t xml:space="preserve">        private readonly string _urlBase;</w:t>
            </w:r>
            <w:r>
              <w:rPr>
                <w:rFonts w:ascii="Courier New" w:hAnsi="Courier New"/>
                <w:color w:val="000000"/>
                <w:sz w:val="16"/>
              </w:rPr>
              <w:br w:type="textWrapping"/>
            </w:r>
            <w:r>
              <w:rPr>
                <w:rFonts w:ascii="Courier New" w:hAnsi="Courier New"/>
                <w:color w:val="000000"/>
                <w:sz w:val="16"/>
              </w:rPr>
              <w:t xml:space="preserve">        private static readonly JsonSerializerOptions _jsonOptions = new()</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PropertyNameCaseInsensitive = true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ClienteSoapConversion(string urlBase)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if (string.IsNullOrWhiteSpace(urlBase))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throw new ArgumentException("La URL base es obligatoria.", nameof(urlBase));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_urlBase = urlBase.TrimEnd('/');</w:t>
            </w:r>
            <w:r>
              <w:rPr>
                <w:rFonts w:ascii="Courier New" w:hAnsi="Courier New"/>
                <w:color w:val="000000"/>
                <w:sz w:val="16"/>
              </w:rPr>
              <w:br w:type="textWrapping"/>
            </w:r>
            <w:r>
              <w:rPr>
                <w:rFonts w:ascii="Courier New" w:hAnsi="Courier New"/>
                <w:color w:val="000000"/>
                <w:sz w:val="16"/>
              </w:rPr>
              <w:t xml:space="preserve">            _httpClient = new HttpClient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BaseAddress = new Uri(_urlBase + "/"),</w:t>
            </w:r>
            <w:r>
              <w:rPr>
                <w:rFonts w:ascii="Courier New" w:hAnsi="Courier New"/>
                <w:color w:val="000000"/>
                <w:sz w:val="16"/>
              </w:rPr>
              <w:br w:type="textWrapping"/>
            </w:r>
            <w:r>
              <w:rPr>
                <w:rFonts w:ascii="Courier New" w:hAnsi="Courier New"/>
                <w:color w:val="000000"/>
                <w:sz w:val="16"/>
              </w:rPr>
              <w:t xml:space="preserve">                Timeout = TimeSpan.FromSeconds(30)</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string UrlBase =&gt; _urlBase;</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async Task&lt;RespuestaInicioSesion&gt; IniciarSesionAsync(string usuario, string contrasena)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try</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var solicitud = new</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Usuario = usuario,</w:t>
            </w:r>
            <w:r>
              <w:rPr>
                <w:rFonts w:ascii="Courier New" w:hAnsi="Courier New"/>
                <w:color w:val="000000"/>
                <w:sz w:val="16"/>
              </w:rPr>
              <w:br w:type="textWrapping"/>
            </w:r>
            <w:r>
              <w:rPr>
                <w:rFonts w:ascii="Courier New" w:hAnsi="Courier New"/>
                <w:color w:val="000000"/>
                <w:sz w:val="16"/>
              </w:rPr>
              <w:t xml:space="preserve">                    Contrasena = contrasena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var respuestaHttp = await _httpClient.PostAsJsonAsync("api/autenticacion/login", solicitud, _jsonOptions);</w:t>
            </w:r>
            <w:r>
              <w:rPr>
                <w:rFonts w:ascii="Courier New" w:hAnsi="Courier New"/>
                <w:color w:val="000000"/>
                <w:sz w:val="16"/>
              </w:rPr>
              <w:br w:type="textWrapping"/>
            </w:r>
            <w:r>
              <w:rPr>
                <w:rFonts w:ascii="Courier New" w:hAnsi="Courier New"/>
                <w:color w:val="000000"/>
                <w:sz w:val="16"/>
              </w:rPr>
              <w:t xml:space="preserve">                var contenido = await respuestaHttp.Content.ReadAsStringAsync();</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(respuestaHttp.IsSuccessStatusCode)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var respuestaLogin = JsonSerializer.Deserialize&lt;RespuestaLoginRest&gt;(contenido, _jsonOptions);</w:t>
            </w:r>
            <w:r>
              <w:rPr>
                <w:rFonts w:ascii="Courier New" w:hAnsi="Courier New"/>
                <w:color w:val="000000"/>
                <w:sz w:val="16"/>
              </w:rPr>
              <w:br w:type="textWrapping"/>
            </w:r>
            <w:r>
              <w:rPr>
                <w:rFonts w:ascii="Courier New" w:hAnsi="Courier New"/>
                <w:color w:val="000000"/>
                <w:sz w:val="16"/>
              </w:rPr>
              <w:t xml:space="preserve">                    if (respuestaLogin is null || string.IsNullOrWhiteSpace(respuestaLogin.Token))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NuevaRespuestaInicioSesion(MensajeRespuestaVacia);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return new RespuestaInicioSesion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Exito = true,</w:t>
            </w:r>
            <w:r>
              <w:rPr>
                <w:rFonts w:ascii="Courier New" w:hAnsi="Courier New"/>
                <w:color w:val="000000"/>
                <w:sz w:val="16"/>
              </w:rPr>
              <w:br w:type="textWrapping"/>
            </w:r>
            <w:r>
              <w:rPr>
                <w:rFonts w:ascii="Courier New" w:hAnsi="Courier New"/>
                <w:color w:val="000000"/>
                <w:sz w:val="16"/>
              </w:rPr>
              <w:t xml:space="preserve">                        Token = respuestaLogin.Token,</w:t>
            </w:r>
            <w:r>
              <w:rPr>
                <w:rFonts w:ascii="Courier New" w:hAnsi="Courier New"/>
                <w:color w:val="000000"/>
                <w:sz w:val="16"/>
              </w:rPr>
              <w:br w:type="textWrapping"/>
            </w:r>
            <w:r>
              <w:rPr>
                <w:rFonts w:ascii="Courier New" w:hAnsi="Courier New"/>
                <w:color w:val="000000"/>
                <w:sz w:val="16"/>
              </w:rPr>
              <w:t xml:space="preserve">                        Mensaje = string.Empty</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var error = JsonSerializer.Deserialize&lt;RespuestaErrorRest&gt;(contenido, _jsonOptions);</w:t>
            </w:r>
            <w:r>
              <w:rPr>
                <w:rFonts w:ascii="Courier New" w:hAnsi="Courier New"/>
                <w:color w:val="000000"/>
                <w:sz w:val="16"/>
              </w:rPr>
              <w:br w:type="textWrapping"/>
            </w:r>
            <w:r>
              <w:rPr>
                <w:rFonts w:ascii="Courier New" w:hAnsi="Courier New"/>
                <w:color w:val="000000"/>
                <w:sz w:val="16"/>
              </w:rPr>
              <w:t xml:space="preserve">                if (error is not null &amp;&amp; !string.IsNullOrWhiteSpace(error.Mensaje))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NuevaRespuestaInicioSesion(error.Mensaje);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return NuevaRespuestaInicioSesion(MensajeRespuestaVacia);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catch (HttpRequestException)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NuevaRespuestaInicioSesion(MensajeConexion);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catch (TaskCanceledException)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NuevaRespuestaInicioSesion(MensajeTiempoAgotado);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catch</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NuevaRespuestaInicioSesion(MensajeConexion);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async Task&lt;RespuestaConversion&gt; ConvertirAsync(</w:t>
            </w:r>
            <w:r>
              <w:rPr>
                <w:rFonts w:ascii="Courier New" w:hAnsi="Courier New"/>
                <w:color w:val="000000"/>
                <w:sz w:val="16"/>
              </w:rPr>
              <w:br w:type="textWrapping"/>
            </w:r>
            <w:r>
              <w:rPr>
                <w:rFonts w:ascii="Courier New" w:hAnsi="Courier New"/>
                <w:color w:val="000000"/>
                <w:sz w:val="16"/>
              </w:rPr>
              <w:t xml:space="preserve">            string token,</w:t>
            </w:r>
            <w:r>
              <w:rPr>
                <w:rFonts w:ascii="Courier New" w:hAnsi="Courier New"/>
                <w:color w:val="000000"/>
                <w:sz w:val="16"/>
              </w:rPr>
              <w:br w:type="textWrapping"/>
            </w:r>
            <w:r>
              <w:rPr>
                <w:rFonts w:ascii="Courier New" w:hAnsi="Courier New"/>
                <w:color w:val="000000"/>
                <w:sz w:val="16"/>
              </w:rPr>
              <w:t xml:space="preserve">            CategoriaUnidad categoria,</w:t>
            </w:r>
            <w:r>
              <w:rPr>
                <w:rFonts w:ascii="Courier New" w:hAnsi="Courier New"/>
                <w:color w:val="000000"/>
                <w:sz w:val="16"/>
              </w:rPr>
              <w:br w:type="textWrapping"/>
            </w:r>
            <w:r>
              <w:rPr>
                <w:rFonts w:ascii="Courier New" w:hAnsi="Courier New"/>
                <w:color w:val="000000"/>
                <w:sz w:val="16"/>
              </w:rPr>
              <w:t xml:space="preserve">            string unidadOrigen,</w:t>
            </w:r>
            <w:r>
              <w:rPr>
                <w:rFonts w:ascii="Courier New" w:hAnsi="Courier New"/>
                <w:color w:val="000000"/>
                <w:sz w:val="16"/>
              </w:rPr>
              <w:br w:type="textWrapping"/>
            </w:r>
            <w:r>
              <w:rPr>
                <w:rFonts w:ascii="Courier New" w:hAnsi="Courier New"/>
                <w:color w:val="000000"/>
                <w:sz w:val="16"/>
              </w:rPr>
              <w:t xml:space="preserve">            string unidadDestino,</w:t>
            </w:r>
            <w:r>
              <w:rPr>
                <w:rFonts w:ascii="Courier New" w:hAnsi="Courier New"/>
                <w:color w:val="000000"/>
                <w:sz w:val="16"/>
              </w:rPr>
              <w:br w:type="textWrapping"/>
            </w:r>
            <w:r>
              <w:rPr>
                <w:rFonts w:ascii="Courier New" w:hAnsi="Courier New"/>
                <w:color w:val="000000"/>
                <w:sz w:val="16"/>
              </w:rPr>
              <w:t xml:space="preserve">            double valor)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try</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var ruta = categoria switch</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CategoriaUnidad.Temperatura =&gt; "api/conversion/temperatura",</w:t>
            </w:r>
            <w:r>
              <w:rPr>
                <w:rFonts w:ascii="Courier New" w:hAnsi="Courier New"/>
                <w:color w:val="000000"/>
                <w:sz w:val="16"/>
              </w:rPr>
              <w:br w:type="textWrapping"/>
            </w:r>
            <w:r>
              <w:rPr>
                <w:rFonts w:ascii="Courier New" w:hAnsi="Courier New"/>
                <w:color w:val="000000"/>
                <w:sz w:val="16"/>
              </w:rPr>
              <w:t xml:space="preserve">                    CategoriaUnidad.Longitud =&gt; "api/conversion/longitud",</w:t>
            </w:r>
            <w:r>
              <w:rPr>
                <w:rFonts w:ascii="Courier New" w:hAnsi="Courier New"/>
                <w:color w:val="000000"/>
                <w:sz w:val="16"/>
              </w:rPr>
              <w:br w:type="textWrapping"/>
            </w:r>
            <w:r>
              <w:rPr>
                <w:rFonts w:ascii="Courier New" w:hAnsi="Courier New"/>
                <w:color w:val="000000"/>
                <w:sz w:val="16"/>
              </w:rPr>
              <w:t xml:space="preserve">                    CategoriaUnidad.Masa =&gt; "api/conversion/masa",</w:t>
            </w:r>
            <w:r>
              <w:rPr>
                <w:rFonts w:ascii="Courier New" w:hAnsi="Courier New"/>
                <w:color w:val="000000"/>
                <w:sz w:val="16"/>
              </w:rPr>
              <w:br w:type="textWrapping"/>
            </w:r>
            <w:r>
              <w:rPr>
                <w:rFonts w:ascii="Courier New" w:hAnsi="Courier New"/>
                <w:color w:val="000000"/>
                <w:sz w:val="16"/>
              </w:rPr>
              <w:t xml:space="preserve">                    _ =&gt; "api/conversion/temperatura"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var solicitud = new</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UnidadOrigen = unidadOrigen,</w:t>
            </w:r>
            <w:r>
              <w:rPr>
                <w:rFonts w:ascii="Courier New" w:hAnsi="Courier New"/>
                <w:color w:val="000000"/>
                <w:sz w:val="16"/>
              </w:rPr>
              <w:br w:type="textWrapping"/>
            </w:r>
            <w:r>
              <w:rPr>
                <w:rFonts w:ascii="Courier New" w:hAnsi="Courier New"/>
                <w:color w:val="000000"/>
                <w:sz w:val="16"/>
              </w:rPr>
              <w:t xml:space="preserve">                    UnidadDestino = unidadDestino,</w:t>
            </w:r>
            <w:r>
              <w:rPr>
                <w:rFonts w:ascii="Courier New" w:hAnsi="Courier New"/>
                <w:color w:val="000000"/>
                <w:sz w:val="16"/>
              </w:rPr>
              <w:br w:type="textWrapping"/>
            </w:r>
            <w:r>
              <w:rPr>
                <w:rFonts w:ascii="Courier New" w:hAnsi="Courier New"/>
                <w:color w:val="000000"/>
                <w:sz w:val="16"/>
              </w:rPr>
              <w:t xml:space="preserve">                    Valor = valor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using var request = new HttpRequestMessage(HttpMethod.Post, ruta);</w:t>
            </w:r>
            <w:r>
              <w:rPr>
                <w:rFonts w:ascii="Courier New" w:hAnsi="Courier New"/>
                <w:color w:val="000000"/>
                <w:sz w:val="16"/>
              </w:rPr>
              <w:br w:type="textWrapping"/>
            </w:r>
            <w:r>
              <w:rPr>
                <w:rFonts w:ascii="Courier New" w:hAnsi="Courier New"/>
                <w:color w:val="000000"/>
                <w:sz w:val="16"/>
              </w:rPr>
              <w:t xml:space="preserve">                request.Headers.Add("Authorization", "Bearer " + token);</w:t>
            </w:r>
            <w:r>
              <w:rPr>
                <w:rFonts w:ascii="Courier New" w:hAnsi="Courier New"/>
                <w:color w:val="000000"/>
                <w:sz w:val="16"/>
              </w:rPr>
              <w:br w:type="textWrapping"/>
            </w:r>
            <w:r>
              <w:rPr>
                <w:rFonts w:ascii="Courier New" w:hAnsi="Courier New"/>
                <w:color w:val="000000"/>
                <w:sz w:val="16"/>
              </w:rPr>
              <w:t xml:space="preserve">                request.Content = JsonContent.Create(solicitud, options: _jsonOptions);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var respuestaHttp = await _httpClient.SendAsync(request);</w:t>
            </w:r>
            <w:r>
              <w:rPr>
                <w:rFonts w:ascii="Courier New" w:hAnsi="Courier New"/>
                <w:color w:val="000000"/>
                <w:sz w:val="16"/>
              </w:rPr>
              <w:br w:type="textWrapping"/>
            </w:r>
            <w:r>
              <w:rPr>
                <w:rFonts w:ascii="Courier New" w:hAnsi="Courier New"/>
                <w:color w:val="000000"/>
                <w:sz w:val="16"/>
              </w:rPr>
              <w:t xml:space="preserve">                var contenido = await respuestaHttp.Content.ReadAsStringAsync();</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(respuestaHttp.IsSuccessStatusCode)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var respuestaConversion = JsonSerializer.Deserialize&lt;RespuestaConversionRest&gt;(contenido, _jsonOptions);</w:t>
            </w:r>
            <w:r>
              <w:rPr>
                <w:rFonts w:ascii="Courier New" w:hAnsi="Courier New"/>
                <w:color w:val="000000"/>
                <w:sz w:val="16"/>
              </w:rPr>
              <w:br w:type="textWrapping"/>
            </w:r>
            <w:r>
              <w:rPr>
                <w:rFonts w:ascii="Courier New" w:hAnsi="Courier New"/>
                <w:color w:val="000000"/>
                <w:sz w:val="16"/>
              </w:rPr>
              <w:t xml:space="preserve">                    if (respuestaConversion is null)</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NuevaRespuestaConversion(MensajeRespuestaVacia);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return new RespuestaConversion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Exito = true,</w:t>
            </w:r>
            <w:r>
              <w:rPr>
                <w:rFonts w:ascii="Courier New" w:hAnsi="Courier New"/>
                <w:color w:val="000000"/>
                <w:sz w:val="16"/>
              </w:rPr>
              <w:br w:type="textWrapping"/>
            </w:r>
            <w:r>
              <w:rPr>
                <w:rFonts w:ascii="Courier New" w:hAnsi="Courier New"/>
                <w:color w:val="000000"/>
                <w:sz w:val="16"/>
              </w:rPr>
              <w:t xml:space="preserve">                        ValorConvertido = respuestaConversion.ValorConvertido,</w:t>
            </w:r>
            <w:r>
              <w:rPr>
                <w:rFonts w:ascii="Courier New" w:hAnsi="Courier New"/>
                <w:color w:val="000000"/>
                <w:sz w:val="16"/>
              </w:rPr>
              <w:br w:type="textWrapping"/>
            </w:r>
            <w:r>
              <w:rPr>
                <w:rFonts w:ascii="Courier New" w:hAnsi="Courier New"/>
                <w:color w:val="000000"/>
                <w:sz w:val="16"/>
              </w:rPr>
              <w:t xml:space="preserve">                        Mensaje = string.Empty</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var error = JsonSerializer.Deserialize&lt;RespuestaErrorRest&gt;(contenido, _jsonOptions);</w:t>
            </w:r>
            <w:r>
              <w:rPr>
                <w:rFonts w:ascii="Courier New" w:hAnsi="Courier New"/>
                <w:color w:val="000000"/>
                <w:sz w:val="16"/>
              </w:rPr>
              <w:br w:type="textWrapping"/>
            </w:r>
            <w:r>
              <w:rPr>
                <w:rFonts w:ascii="Courier New" w:hAnsi="Courier New"/>
                <w:color w:val="000000"/>
                <w:sz w:val="16"/>
              </w:rPr>
              <w:t xml:space="preserve">                if (error is not null &amp;&amp; !string.IsNullOrWhiteSpace(error.Mensaje))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NuevaRespuestaConversion(error.Mensaje);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return NuevaRespuestaConversion(MensajeRespuestaVacia);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catch (HttpRequestException)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NuevaRespuestaConversion(MensajeConexion);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catch (TaskCanceledException)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NuevaRespuestaConversion(MensajeTiempoAgotado);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catch</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NuevaRespuestaConversion(MensajeConexion);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static RespuestaInicioSesion NuevaRespuestaInicioSesion(string mensaje)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new RespuestaInicioSesion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Exito = false,</w:t>
            </w:r>
            <w:r>
              <w:rPr>
                <w:rFonts w:ascii="Courier New" w:hAnsi="Courier New"/>
                <w:color w:val="000000"/>
                <w:sz w:val="16"/>
              </w:rPr>
              <w:br w:type="textWrapping"/>
            </w:r>
            <w:r>
              <w:rPr>
                <w:rFonts w:ascii="Courier New" w:hAnsi="Courier New"/>
                <w:color w:val="000000"/>
                <w:sz w:val="16"/>
              </w:rPr>
              <w:t xml:space="preserve">                Mensaje = mensaje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static RespuestaConversion NuevaRespuestaConversion(string mensaje)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new RespuestaConversion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Exito = false,</w:t>
            </w:r>
            <w:r>
              <w:rPr>
                <w:rFonts w:ascii="Courier New" w:hAnsi="Courier New"/>
                <w:color w:val="000000"/>
                <w:sz w:val="16"/>
              </w:rPr>
              <w:br w:type="textWrapping"/>
            </w:r>
            <w:r>
              <w:rPr>
                <w:rFonts w:ascii="Courier New" w:hAnsi="Courier New"/>
                <w:color w:val="000000"/>
                <w:sz w:val="16"/>
              </w:rPr>
              <w:t xml:space="preserve">                ValorConvertido = 0.0,</w:t>
            </w:r>
            <w:r>
              <w:rPr>
                <w:rFonts w:ascii="Courier New" w:hAnsi="Courier New"/>
                <w:color w:val="000000"/>
                <w:sz w:val="16"/>
              </w:rPr>
              <w:br w:type="textWrapping"/>
            </w:r>
            <w:r>
              <w:rPr>
                <w:rFonts w:ascii="Courier New" w:hAnsi="Courier New"/>
                <w:color w:val="000000"/>
                <w:sz w:val="16"/>
              </w:rPr>
              <w:t xml:space="preserve">                Mensaje = mensaje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class RespuestaLoginRest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public string Token { get; set; } = string.Empty;</w:t>
            </w:r>
            <w:r>
              <w:rPr>
                <w:rFonts w:ascii="Courier New" w:hAnsi="Courier New"/>
                <w:color w:val="000000"/>
                <w:sz w:val="16"/>
              </w:rPr>
              <w:br w:type="textWrapping"/>
            </w:r>
            <w:r>
              <w:rPr>
                <w:rFonts w:ascii="Courier New" w:hAnsi="Courier New"/>
                <w:color w:val="000000"/>
                <w:sz w:val="16"/>
              </w:rPr>
              <w:t xml:space="preserve">            public DateTime Expiracion { get; set;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class RespuestaConversionRest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public double ValorConvertido { get; set; }</w:t>
            </w:r>
            <w:r>
              <w:rPr>
                <w:rFonts w:ascii="Courier New" w:hAnsi="Courier New"/>
                <w:color w:val="000000"/>
                <w:sz w:val="16"/>
              </w:rPr>
              <w:br w:type="textWrapping"/>
            </w:r>
            <w:r>
              <w:rPr>
                <w:rFonts w:ascii="Courier New" w:hAnsi="Courier New"/>
                <w:color w:val="000000"/>
                <w:sz w:val="16"/>
              </w:rPr>
              <w:t xml:space="preserve">            public string? Mensaje { get; set;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class RespuestaErrorRest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public int Codigo { get; set; }</w:t>
            </w:r>
            <w:r>
              <w:rPr>
                <w:rFonts w:ascii="Courier New" w:hAnsi="Courier New"/>
                <w:color w:val="000000"/>
                <w:sz w:val="16"/>
              </w:rPr>
              <w:br w:type="textWrapping"/>
            </w:r>
            <w:r>
              <w:rPr>
                <w:rFonts w:ascii="Courier New" w:hAnsi="Courier New"/>
                <w:color w:val="000000"/>
                <w:sz w:val="16"/>
              </w:rPr>
              <w:t xml:space="preserve">            public string? Mensaje { get; set; }</w:t>
            </w:r>
            <w:r>
              <w:rPr>
                <w:rFonts w:ascii="Courier New" w:hAnsi="Courier New"/>
                <w:color w:val="000000"/>
                <w:sz w:val="16"/>
              </w:rPr>
              <w:br w:type="textWrapping"/>
            </w:r>
            <w:r>
              <w:rPr>
                <w:rFonts w:ascii="Courier New" w:hAnsi="Courier New"/>
                <w:color w:val="000000"/>
                <w:sz w:val="16"/>
              </w:rPr>
              <w:t xml:space="preserve">            public string? Detalle { get; set;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582B5005"/>
    <w:p w14:paraId="3B7BD385">
      <w:pPr>
        <w:rPr>
          <w:ins w:id="1005" w:author="marpa" w:date="2026-10-25T23:33:28Z"/>
        </w:rPr>
        <w:sectPr>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pPr>
    </w:p>
    <w:p w14:paraId="17D9A109">
      <w:pPr>
        <w:rPr>
          <w:ins w:id="1006" w:author="marpa" w:date="2026-10-25T23:33:28Z"/>
          <w:rFonts w:hint="default"/>
          <w:b/>
          <w:bCs/>
          <w:color w:val="243F61"/>
          <w:sz w:val="32"/>
          <w:szCs w:val="32"/>
          <w:lang w:val="es-EC"/>
        </w:rPr>
      </w:pPr>
      <w:ins w:id="1007" w:author="marpa" w:date="2026-10-25T23:33:28Z">
        <w:r>
          <w:rPr>
            <w:rFonts w:hint="default"/>
            <w:b/>
            <w:bCs/>
            <w:color w:val="243F61"/>
            <w:sz w:val="32"/>
            <w:szCs w:val="32"/>
            <w:lang w:val="es-EC"/>
          </w:rPr>
          <w:t>CREACION DE CONTROLADORES</w:t>
        </w:r>
      </w:ins>
    </w:p>
    <w:p w14:paraId="09D36627">
      <w:pPr>
        <w:jc w:val="left"/>
        <w:rPr>
          <w:ins w:id="1008" w:author="marpa" w:date="2026-10-25T23:33:28Z"/>
          <w:rFonts w:hint="default"/>
          <w:lang w:val="es-EC"/>
        </w:rPr>
      </w:pPr>
      <w:ins w:id="1009" w:author="marpa" w:date="2026-10-25T23:33:28Z">
        <w:r>
          <w:rPr>
            <w:rFonts w:hint="default"/>
            <w:lang w:val="es-EC"/>
          </w:rPr>
          <w:t>Dentro de controladores se crean las clases para enlazar la vista con los servicios y modelos, y ejecutar flujos de control en base a los datos recibidos en los servicios o a las acciones del usuario en la interfaz. Se usan 3 controladores, uno para todo el cliente, que maneja las transiciones entre vistas de inicio de sesión y conversores, y los controladores propios de cada vista que conectan el servicio y sus endpoints con sus respectivas interfaces.</w:t>
        </w:r>
      </w:ins>
    </w:p>
    <w:p w14:paraId="799B5368">
      <w:pPr>
        <w:keepNext/>
        <w:spacing w:after="0"/>
        <w:jc w:val="center"/>
        <w:rPr>
          <w:ins w:id="1010" w:author="marpa" w:date="2026-10-25T23:33:28Z"/>
        </w:rPr>
      </w:pPr>
      <w:r>
        <w:drawing>
          <wp:inline distT="0" distB="0" distL="114300" distR="114300">
            <wp:extent cx="1501140" cy="533400"/>
            <wp:effectExtent l="0" t="0" r="7620" b="0"/>
            <wp:docPr id="121"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n 30"/>
                    <pic:cNvPicPr>
                      <a:picLocks noChangeAspect="1"/>
                    </pic:cNvPicPr>
                  </pic:nvPicPr>
                  <pic:blipFill>
                    <a:blip r:embed="rId53"/>
                    <a:stretch>
                      <a:fillRect/>
                    </a:stretch>
                  </pic:blipFill>
                  <pic:spPr>
                    <a:xfrm>
                      <a:off x="0" y="0"/>
                      <a:ext cx="1501140" cy="533400"/>
                    </a:xfrm>
                    <a:prstGeom prst="rect">
                      <a:avLst/>
                    </a:prstGeom>
                    <a:noFill/>
                    <a:ln>
                      <a:noFill/>
                    </a:ln>
                  </pic:spPr>
                </pic:pic>
              </a:graphicData>
            </a:graphic>
          </wp:inline>
        </w:drawing>
      </w:r>
    </w:p>
    <w:p w14:paraId="51070E5B">
      <w:pPr>
        <w:pStyle w:val="5"/>
        <w:rPr>
          <w:ins w:id="1011" w:author="marpa" w:date="2026-10-25T23:33:28Z"/>
          <w:rFonts w:hint="default"/>
          <w:lang w:val="es-EC"/>
        </w:rPr>
      </w:pPr>
      <w:ins w:id="1012" w:author="marpa" w:date="2026-10-25T23:33:28Z">
        <w:bookmarkStart w:id="271" w:name="_Toc4293"/>
        <w:bookmarkStart w:id="272" w:name="_Toc32073"/>
        <w:bookmarkStart w:id="273" w:name="_Toc23975"/>
        <w:r>
          <w:rPr/>
          <w:t xml:space="preserve">Figura </w:t>
        </w:r>
      </w:ins>
      <w:r>
        <w:rPr>
          <w:rFonts w:hint="default"/>
          <w:lang w:val="en-US"/>
        </w:rPr>
        <w:t>3</w:t>
      </w:r>
      <w:r>
        <w:rPr>
          <w:rFonts w:hint="default"/>
          <w:lang w:val="es-EC"/>
        </w:rPr>
        <w:t>2</w:t>
      </w:r>
      <w:ins w:id="1013" w:author="marpa" w:date="2026-10-25T23:33:28Z">
        <w:r>
          <w:rPr/>
          <w:t>. Creación de c</w:t>
        </w:r>
      </w:ins>
      <w:ins w:id="1014" w:author="marpa" w:date="2026-10-25T23:33:28Z">
        <w:r>
          <w:rPr>
            <w:rFonts w:hint="default"/>
            <w:lang w:val="es-EC"/>
          </w:rPr>
          <w:t>ontroladores</w:t>
        </w:r>
      </w:ins>
      <w:ins w:id="1015" w:author="marpa" w:date="2026-10-25T23:33:28Z">
        <w:r>
          <w:rPr/>
          <w:t xml:space="preserve">- </w:t>
        </w:r>
        <w:bookmarkEnd w:id="271"/>
        <w:r>
          <w:rPr/>
          <w:t>Cliente</w:t>
        </w:r>
      </w:ins>
      <w:r>
        <w:rPr>
          <w:rFonts w:hint="default"/>
          <w:lang w:val="en-US"/>
        </w:rPr>
        <w:t>Escritorio</w:t>
      </w:r>
      <w:bookmarkEnd w:id="272"/>
      <w:bookmarkEnd w:id="273"/>
    </w:p>
    <w:p w14:paraId="070909A1">
      <w:pPr>
        <w:jc w:val="left"/>
        <w:rPr>
          <w:rFonts w:hint="default"/>
          <w:lang w:val="es-EC"/>
        </w:rPr>
      </w:pPr>
    </w:p>
    <w:p w14:paraId="357CC38D">
      <w:pPr>
        <w:pStyle w:val="6"/>
        <w:spacing w:after="60"/>
      </w:pPr>
      <w:bookmarkStart w:id="274" w:name="_Toc18210"/>
      <w:bookmarkStart w:id="275" w:name="_Toc24816"/>
      <w:r>
        <w:rPr>
          <w:i/>
          <w:color w:val="1F497D"/>
          <w:sz w:val="18"/>
        </w:rPr>
        <w:t xml:space="preserve">Tabla </w:t>
      </w:r>
      <w:r>
        <w:rPr>
          <w:rFonts w:hint="default"/>
          <w:i/>
          <w:color w:val="1F497D"/>
          <w:sz w:val="18"/>
          <w:lang w:val="es-EC"/>
        </w:rPr>
        <w:t>32</w:t>
      </w:r>
      <w:r>
        <w:rPr>
          <w:i/>
          <w:color w:val="1F497D"/>
          <w:sz w:val="18"/>
        </w:rPr>
        <w:t>. Clase ControladorAplicacion - Cliente Escritorio</w:t>
      </w:r>
      <w:bookmarkEnd w:id="274"/>
      <w:bookmarkEnd w:id="275"/>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2625B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10FB66C3">
            <w:pPr>
              <w:spacing w:after="0" w:line="240" w:lineRule="auto"/>
            </w:pPr>
            <w:r>
              <w:rPr>
                <w:rFonts w:ascii="Courier New" w:hAnsi="Courier New"/>
                <w:color w:val="000000"/>
                <w:sz w:val="16"/>
              </w:rPr>
              <w:t>using System.Windows;</w:t>
            </w:r>
            <w:r>
              <w:rPr>
                <w:rFonts w:ascii="Courier New" w:hAnsi="Courier New"/>
                <w:color w:val="000000"/>
                <w:sz w:val="16"/>
              </w:rPr>
              <w:br w:type="textWrapping"/>
            </w:r>
            <w:r>
              <w:rPr>
                <w:rFonts w:ascii="Courier New" w:hAnsi="Courier New"/>
                <w:color w:val="000000"/>
                <w:sz w:val="16"/>
              </w:rPr>
              <w:t>using ClienteEscritorioConversion.Componentes;</w:t>
            </w:r>
            <w:r>
              <w:rPr>
                <w:rFonts w:ascii="Courier New" w:hAnsi="Courier New"/>
                <w:color w:val="000000"/>
                <w:sz w:val="16"/>
              </w:rPr>
              <w:br w:type="textWrapping"/>
            </w:r>
            <w:r>
              <w:rPr>
                <w:rFonts w:ascii="Courier New" w:hAnsi="Courier New"/>
                <w:color w:val="000000"/>
                <w:sz w:val="16"/>
              </w:rPr>
              <w:t>using ClienteEscritorioConversion.Modelos;</w:t>
            </w:r>
            <w:r>
              <w:rPr>
                <w:rFonts w:ascii="Courier New" w:hAnsi="Courier New"/>
                <w:color w:val="000000"/>
                <w:sz w:val="16"/>
              </w:rPr>
              <w:br w:type="textWrapping"/>
            </w:r>
            <w:r>
              <w:rPr>
                <w:rFonts w:ascii="Courier New" w:hAnsi="Courier New"/>
                <w:color w:val="000000"/>
                <w:sz w:val="16"/>
              </w:rPr>
              <w:t>using ClienteEscritorioConversion.Servicios;</w:t>
            </w:r>
            <w:r>
              <w:rPr>
                <w:rFonts w:ascii="Courier New" w:hAnsi="Courier New"/>
                <w:color w:val="000000"/>
                <w:sz w:val="16"/>
              </w:rPr>
              <w:br w:type="textWrapping"/>
            </w:r>
            <w:r>
              <w:rPr>
                <w:rFonts w:ascii="Courier New" w:hAnsi="Courier New"/>
                <w:color w:val="000000"/>
                <w:sz w:val="16"/>
              </w:rPr>
              <w:t>using ClienteEscritorioConversion.Vistas;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namespace ClienteEscritorioConversion.Controladores</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 &lt;summary&gt;</w:t>
            </w:r>
            <w:r>
              <w:rPr>
                <w:rFonts w:ascii="Courier New" w:hAnsi="Courier New"/>
                <w:color w:val="000000"/>
                <w:sz w:val="16"/>
              </w:rPr>
              <w:br w:type="textWrapping"/>
            </w:r>
            <w:r>
              <w:rPr>
                <w:rFonts w:ascii="Courier New" w:hAnsi="Courier New"/>
                <w:color w:val="000000"/>
                <w:sz w:val="16"/>
              </w:rPr>
              <w:t xml:space="preserve">    /// Controlador de la aplicación: navega entre las vistas de login y conversión</w:t>
            </w:r>
            <w:r>
              <w:rPr>
                <w:rFonts w:ascii="Courier New" w:hAnsi="Courier New"/>
                <w:color w:val="000000"/>
                <w:sz w:val="16"/>
              </w:rPr>
              <w:br w:type="textWrapping"/>
            </w:r>
            <w:r>
              <w:rPr>
                <w:rFonts w:ascii="Courier New" w:hAnsi="Courier New"/>
                <w:color w:val="000000"/>
                <w:sz w:val="16"/>
              </w:rPr>
              <w:t xml:space="preserve">    /// y conecta los controladores de cada pantalla con su vista.</w:t>
            </w:r>
            <w:r>
              <w:rPr>
                <w:rFonts w:ascii="Courier New" w:hAnsi="Courier New"/>
                <w:color w:val="000000"/>
                <w:sz w:val="16"/>
              </w:rPr>
              <w:br w:type="textWrapping"/>
            </w:r>
            <w:r>
              <w:rPr>
                <w:rFonts w:ascii="Courier New" w:hAnsi="Courier New"/>
                <w:color w:val="000000"/>
                <w:sz w:val="16"/>
              </w:rPr>
              <w:t xml:space="preserve">    /// &lt;/summary&gt;</w:t>
            </w:r>
            <w:r>
              <w:rPr>
                <w:rFonts w:ascii="Courier New" w:hAnsi="Courier New"/>
                <w:color w:val="000000"/>
                <w:sz w:val="16"/>
              </w:rPr>
              <w:br w:type="textWrapping"/>
            </w:r>
            <w:r>
              <w:rPr>
                <w:rFonts w:ascii="Courier New" w:hAnsi="Courier New"/>
                <w:color w:val="000000"/>
                <w:sz w:val="16"/>
              </w:rPr>
              <w:t xml:space="preserve">    public class ControladorAplicacion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private readonly ClienteSoapConversion _servicio;</w:t>
            </w:r>
            <w:r>
              <w:rPr>
                <w:rFonts w:ascii="Courier New" w:hAnsi="Courier New"/>
                <w:color w:val="000000"/>
                <w:sz w:val="16"/>
              </w:rPr>
              <w:br w:type="textWrapping"/>
            </w:r>
            <w:r>
              <w:rPr>
                <w:rFonts w:ascii="Courier New" w:hAnsi="Courier New"/>
                <w:color w:val="000000"/>
                <w:sz w:val="16"/>
              </w:rPr>
              <w:t xml:space="preserve">        private readonly SesionActual _sesion;</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readonly VistaInicioSesion _vistaInicioSesion = new VistaInicioSesion();</w:t>
            </w:r>
            <w:r>
              <w:rPr>
                <w:rFonts w:ascii="Courier New" w:hAnsi="Courier New"/>
                <w:color w:val="000000"/>
                <w:sz w:val="16"/>
              </w:rPr>
              <w:br w:type="textWrapping"/>
            </w:r>
            <w:r>
              <w:rPr>
                <w:rFonts w:ascii="Courier New" w:hAnsi="Courier New"/>
                <w:color w:val="000000"/>
                <w:sz w:val="16"/>
              </w:rPr>
              <w:t xml:space="preserve">        private readonly VistaConversion _vistaConversion = new VistaConversion();</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readonly ControladorInicioSesion _controladorInicioSesion;</w:t>
            </w:r>
            <w:r>
              <w:rPr>
                <w:rFonts w:ascii="Courier New" w:hAnsi="Courier New"/>
                <w:color w:val="000000"/>
                <w:sz w:val="16"/>
              </w:rPr>
              <w:br w:type="textWrapping"/>
            </w:r>
            <w:r>
              <w:rPr>
                <w:rFonts w:ascii="Courier New" w:hAnsi="Courier New"/>
                <w:color w:val="000000"/>
                <w:sz w:val="16"/>
              </w:rPr>
              <w:t xml:space="preserve">        private readonly ControladorConversion _controladorConversion;</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ControladorAplicacion(ClienteSoapConversion servicio, SesionActual sesion)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_servicio = servicio;</w:t>
            </w:r>
            <w:r>
              <w:rPr>
                <w:rFonts w:ascii="Courier New" w:hAnsi="Courier New"/>
                <w:color w:val="000000"/>
                <w:sz w:val="16"/>
              </w:rPr>
              <w:br w:type="textWrapping"/>
            </w:r>
            <w:r>
              <w:rPr>
                <w:rFonts w:ascii="Courier New" w:hAnsi="Courier New"/>
                <w:color w:val="000000"/>
                <w:sz w:val="16"/>
              </w:rPr>
              <w:t xml:space="preserve">            _sesion = sesion;</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_controladorInicioSesion = new ControladorInicioSesion(_servicio, _sesion);</w:t>
            </w:r>
            <w:r>
              <w:rPr>
                <w:rFonts w:ascii="Courier New" w:hAnsi="Courier New"/>
                <w:color w:val="000000"/>
                <w:sz w:val="16"/>
              </w:rPr>
              <w:br w:type="textWrapping"/>
            </w:r>
            <w:r>
              <w:rPr>
                <w:rFonts w:ascii="Courier New" w:hAnsi="Courier New"/>
                <w:color w:val="000000"/>
                <w:sz w:val="16"/>
              </w:rPr>
              <w:t xml:space="preserve">            _controladorConversion = new ControladorConversion(_servicio, _sesion);</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_controladorInicioSesion.InicioSesionExitoso += MostrarConversion;</w:t>
            </w:r>
            <w:r>
              <w:rPr>
                <w:rFonts w:ascii="Courier New" w:hAnsi="Courier New"/>
                <w:color w:val="000000"/>
                <w:sz w:val="16"/>
              </w:rPr>
              <w:br w:type="textWrapping"/>
            </w:r>
            <w:r>
              <w:rPr>
                <w:rFonts w:ascii="Courier New" w:hAnsi="Courier New"/>
                <w:color w:val="000000"/>
                <w:sz w:val="16"/>
              </w:rPr>
              <w:t xml:space="preserve">            _controladorConversion.SesionCerrada += MostrarInicioSesion;</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_vistaInicioSesion.Inicializar(_controladorInicioSesion);</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El botón del formulario no expone eventos públicos: se enlaza el resultado</w:t>
            </w:r>
            <w:r>
              <w:rPr>
                <w:rFonts w:ascii="Courier New" w:hAnsi="Courier New"/>
                <w:color w:val="000000"/>
                <w:sz w:val="16"/>
              </w:rPr>
              <w:br w:type="textWrapping"/>
            </w:r>
            <w:r>
              <w:rPr>
                <w:rFonts w:ascii="Courier New" w:hAnsi="Courier New"/>
                <w:color w:val="000000"/>
                <w:sz w:val="16"/>
              </w:rPr>
              <w:t xml:space="preserve">            // del intento desde la propia vista mediante este hook.</w:t>
            </w:r>
            <w:r>
              <w:rPr>
                <w:rFonts w:ascii="Courier New" w:hAnsi="Courier New"/>
                <w:color w:val="000000"/>
                <w:sz w:val="16"/>
              </w:rPr>
              <w:br w:type="textWrapping"/>
            </w:r>
            <w:r>
              <w:rPr>
                <w:rFonts w:ascii="Courier New" w:hAnsi="Courier New"/>
                <w:color w:val="000000"/>
                <w:sz w:val="16"/>
              </w:rPr>
              <w:t xml:space="preserve">            _vistaInicioSesion.IntentoTerminado += MostrarMensajeInicioSesion;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&lt;summary&gt;Contenedor donde se intercambian las vistas (lo entrega MainWindow).&lt;/summary&gt;</w:t>
            </w:r>
            <w:r>
              <w:rPr>
                <w:rFonts w:ascii="Courier New" w:hAnsi="Courier New"/>
                <w:color w:val="000000"/>
                <w:sz w:val="16"/>
              </w:rPr>
              <w:br w:type="textWrapping"/>
            </w:r>
            <w:r>
              <w:rPr>
                <w:rFonts w:ascii="Courier New" w:hAnsi="Courier New"/>
                <w:color w:val="000000"/>
                <w:sz w:val="16"/>
              </w:rPr>
              <w:t xml:space="preserve">        public event Action&lt;UIElement&gt;? VistaCambiada;</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void Iniciar()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MostrarInicioSesion();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void MostrarInicioSesion()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_vistaInicioSesion.LimpiarFormulario();</w:t>
            </w:r>
            <w:r>
              <w:rPr>
                <w:rFonts w:ascii="Courier New" w:hAnsi="Courier New"/>
                <w:color w:val="000000"/>
                <w:sz w:val="16"/>
              </w:rPr>
              <w:br w:type="textWrapping"/>
            </w:r>
            <w:r>
              <w:rPr>
                <w:rFonts w:ascii="Courier New" w:hAnsi="Courier New"/>
                <w:color w:val="000000"/>
                <w:sz w:val="16"/>
              </w:rPr>
              <w:t xml:space="preserve">            VistaCambiada?.Invoke(_vistaInicioSesion);</w:t>
            </w:r>
            <w:r>
              <w:rPr>
                <w:rFonts w:ascii="Courier New" w:hAnsi="Courier New"/>
                <w:color w:val="000000"/>
                <w:sz w:val="16"/>
              </w:rPr>
              <w:br w:type="textWrapping"/>
            </w:r>
            <w:r>
              <w:rPr>
                <w:rFonts w:ascii="Courier New" w:hAnsi="Courier New"/>
                <w:color w:val="000000"/>
                <w:sz w:val="16"/>
              </w:rPr>
              <w:t xml:space="preserve">            _vistaInicioSesion.EnfocarUsuario();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void MostrarConversion()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_vistaConversion.Inicializar(_controladorConversion, _sesion.NombreUsuario);</w:t>
            </w:r>
            <w:r>
              <w:rPr>
                <w:rFonts w:ascii="Courier New" w:hAnsi="Courier New"/>
                <w:color w:val="000000"/>
                <w:sz w:val="16"/>
              </w:rPr>
              <w:br w:type="textWrapping"/>
            </w:r>
            <w:r>
              <w:rPr>
                <w:rFonts w:ascii="Courier New" w:hAnsi="Courier New"/>
                <w:color w:val="000000"/>
                <w:sz w:val="16"/>
              </w:rPr>
              <w:t xml:space="preserve">            VistaCambiada?.Invoke(_vistaConversion);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void MostrarMensajeInicioSesion()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string? mensaje = _controladorInicioSesion.Mensaje;</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(string.IsNullOrEmpty(mensaje))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_vistaInicioSesion.MostrarMensaje(</w:t>
            </w:r>
            <w:r>
              <w:rPr>
                <w:rFonts w:ascii="Courier New" w:hAnsi="Courier New"/>
                <w:color w:val="000000"/>
                <w:sz w:val="16"/>
              </w:rPr>
              <w:br w:type="textWrapping"/>
            </w:r>
            <w:r>
              <w:rPr>
                <w:rFonts w:ascii="Courier New" w:hAnsi="Courier New"/>
                <w:color w:val="000000"/>
                <w:sz w:val="16"/>
              </w:rPr>
              <w:t xml:space="preserve">                mensaje,</w:t>
            </w:r>
            <w:r>
              <w:rPr>
                <w:rFonts w:ascii="Courier New" w:hAnsi="Courier New"/>
                <w:color w:val="000000"/>
                <w:sz w:val="16"/>
              </w:rPr>
              <w:br w:type="textWrapping"/>
            </w:r>
            <w:r>
              <w:rPr>
                <w:rFonts w:ascii="Courier New" w:hAnsi="Courier New"/>
                <w:color w:val="000000"/>
                <w:sz w:val="16"/>
              </w:rPr>
              <w:t xml:space="preserve">                _controladorInicioSesion.EsError ? TipoMensaje.Error : TipoMensaje.Exito);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30AF007D"/>
    <w:p w14:paraId="0F4336F9">
      <w:pPr>
        <w:pStyle w:val="6"/>
        <w:spacing w:after="60"/>
      </w:pPr>
      <w:bookmarkStart w:id="276" w:name="_Toc11127"/>
      <w:bookmarkStart w:id="277" w:name="_Toc1299"/>
      <w:r>
        <w:rPr>
          <w:i/>
          <w:color w:val="1F497D"/>
          <w:sz w:val="18"/>
        </w:rPr>
        <w:t xml:space="preserve">Tabla </w:t>
      </w:r>
      <w:r>
        <w:rPr>
          <w:rFonts w:hint="default"/>
          <w:i/>
          <w:color w:val="1F497D"/>
          <w:sz w:val="18"/>
          <w:lang w:val="es-EC"/>
        </w:rPr>
        <w:t>33</w:t>
      </w:r>
      <w:r>
        <w:rPr>
          <w:i/>
          <w:color w:val="1F497D"/>
          <w:sz w:val="18"/>
        </w:rPr>
        <w:t>. Clase ControladorConversion - Cliente Escritorio</w:t>
      </w:r>
      <w:bookmarkEnd w:id="276"/>
      <w:bookmarkEnd w:id="277"/>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169B1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6AAB6DCC">
            <w:pPr>
              <w:spacing w:after="0" w:line="240" w:lineRule="auto"/>
            </w:pPr>
            <w:r>
              <w:rPr>
                <w:rFonts w:ascii="Courier New" w:hAnsi="Courier New"/>
                <w:color w:val="000000"/>
                <w:sz w:val="16"/>
              </w:rPr>
              <w:t>using System.Collections.ObjectModel;</w:t>
            </w:r>
            <w:r>
              <w:rPr>
                <w:rFonts w:ascii="Courier New" w:hAnsi="Courier New"/>
                <w:color w:val="000000"/>
                <w:sz w:val="16"/>
              </w:rPr>
              <w:br w:type="textWrapping"/>
            </w:r>
            <w:r>
              <w:rPr>
                <w:rFonts w:ascii="Courier New" w:hAnsi="Courier New"/>
                <w:color w:val="000000"/>
                <w:sz w:val="16"/>
              </w:rPr>
              <w:t>using System.Globalization;</w:t>
            </w:r>
            <w:r>
              <w:rPr>
                <w:rFonts w:ascii="Courier New" w:hAnsi="Courier New"/>
                <w:color w:val="000000"/>
                <w:sz w:val="16"/>
              </w:rPr>
              <w:br w:type="textWrapping"/>
            </w:r>
            <w:r>
              <w:rPr>
                <w:rFonts w:ascii="Courier New" w:hAnsi="Courier New"/>
                <w:color w:val="000000"/>
                <w:sz w:val="16"/>
              </w:rPr>
              <w:t>using ClienteEscritorioConversion.Modelos;</w:t>
            </w:r>
            <w:r>
              <w:rPr>
                <w:rFonts w:ascii="Courier New" w:hAnsi="Courier New"/>
                <w:color w:val="000000"/>
                <w:sz w:val="16"/>
              </w:rPr>
              <w:br w:type="textWrapping"/>
            </w:r>
            <w:r>
              <w:rPr>
                <w:rFonts w:ascii="Courier New" w:hAnsi="Courier New"/>
                <w:color w:val="000000"/>
                <w:sz w:val="16"/>
              </w:rPr>
              <w:t>using ClienteEscritorioConversion.Servicios;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namespace ClienteEscritorioConversion.Controladores</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 &lt;summary&gt;</w:t>
            </w:r>
            <w:r>
              <w:rPr>
                <w:rFonts w:ascii="Courier New" w:hAnsi="Courier New"/>
                <w:color w:val="000000"/>
                <w:sz w:val="16"/>
              </w:rPr>
              <w:br w:type="textWrapping"/>
            </w:r>
            <w:r>
              <w:rPr>
                <w:rFonts w:ascii="Courier New" w:hAnsi="Courier New"/>
                <w:color w:val="000000"/>
                <w:sz w:val="16"/>
              </w:rPr>
              <w:t xml:space="preserve">    /// Controlador de la conversión: mantiene el estado de los selectores y del valor,</w:t>
            </w:r>
            <w:r>
              <w:rPr>
                <w:rFonts w:ascii="Courier New" w:hAnsi="Courier New"/>
                <w:color w:val="000000"/>
                <w:sz w:val="16"/>
              </w:rPr>
              <w:br w:type="textWrapping"/>
            </w:r>
            <w:r>
              <w:rPr>
                <w:rFonts w:ascii="Courier New" w:hAnsi="Courier New"/>
                <w:color w:val="000000"/>
                <w:sz w:val="16"/>
              </w:rPr>
              <w:t xml:space="preserve">    /// aplica la regla de misma unidad y llama al servicio SOAP.</w:t>
            </w:r>
            <w:r>
              <w:rPr>
                <w:rFonts w:ascii="Courier New" w:hAnsi="Courier New"/>
                <w:color w:val="000000"/>
                <w:sz w:val="16"/>
              </w:rPr>
              <w:br w:type="textWrapping"/>
            </w:r>
            <w:r>
              <w:rPr>
                <w:rFonts w:ascii="Courier New" w:hAnsi="Courier New"/>
                <w:color w:val="000000"/>
                <w:sz w:val="16"/>
              </w:rPr>
              <w:t xml:space="preserve">    /// Los mensajes del servidor se propagan sin modificar.</w:t>
            </w:r>
            <w:r>
              <w:rPr>
                <w:rFonts w:ascii="Courier New" w:hAnsi="Courier New"/>
                <w:color w:val="000000"/>
                <w:sz w:val="16"/>
              </w:rPr>
              <w:br w:type="textWrapping"/>
            </w:r>
            <w:r>
              <w:rPr>
                <w:rFonts w:ascii="Courier New" w:hAnsi="Courier New"/>
                <w:color w:val="000000"/>
                <w:sz w:val="16"/>
              </w:rPr>
              <w:t xml:space="preserve">    /// &lt;/summary&gt;</w:t>
            </w:r>
            <w:r>
              <w:rPr>
                <w:rFonts w:ascii="Courier New" w:hAnsi="Courier New"/>
                <w:color w:val="000000"/>
                <w:sz w:val="16"/>
              </w:rPr>
              <w:br w:type="textWrapping"/>
            </w:r>
            <w:r>
              <w:rPr>
                <w:rFonts w:ascii="Courier New" w:hAnsi="Courier New"/>
                <w:color w:val="000000"/>
                <w:sz w:val="16"/>
              </w:rPr>
              <w:t xml:space="preserve">    public class ControladorConversion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public const string MensajeMismaUnidad = "No es posible convertir a la misma unidad.";</w:t>
            </w:r>
            <w:r>
              <w:rPr>
                <w:rFonts w:ascii="Courier New" w:hAnsi="Courier New"/>
                <w:color w:val="000000"/>
                <w:sz w:val="16"/>
              </w:rPr>
              <w:br w:type="textWrapping"/>
            </w:r>
            <w:r>
              <w:rPr>
                <w:rFonts w:ascii="Courier New" w:hAnsi="Courier New"/>
                <w:color w:val="000000"/>
                <w:sz w:val="16"/>
              </w:rPr>
              <w:t xml:space="preserve">        public const string MensajeValorInvalido = "Ingresa un valor numérico válido.";</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readonly ClienteSoapConversion _servicio;</w:t>
            </w:r>
            <w:r>
              <w:rPr>
                <w:rFonts w:ascii="Courier New" w:hAnsi="Courier New"/>
                <w:color w:val="000000"/>
                <w:sz w:val="16"/>
              </w:rPr>
              <w:br w:type="textWrapping"/>
            </w:r>
            <w:r>
              <w:rPr>
                <w:rFonts w:ascii="Courier New" w:hAnsi="Courier New"/>
                <w:color w:val="000000"/>
                <w:sz w:val="16"/>
              </w:rPr>
              <w:t xml:space="preserve">        private readonly SesionActual _sesion;</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ControladorConversion(ClienteSoapConversion servicio, SesionActual sesion)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_servicio = servicio;</w:t>
            </w:r>
            <w:r>
              <w:rPr>
                <w:rFonts w:ascii="Courier New" w:hAnsi="Courier New"/>
                <w:color w:val="000000"/>
                <w:sz w:val="16"/>
              </w:rPr>
              <w:br w:type="textWrapping"/>
            </w:r>
            <w:r>
              <w:rPr>
                <w:rFonts w:ascii="Courier New" w:hAnsi="Courier New"/>
                <w:color w:val="000000"/>
                <w:sz w:val="16"/>
              </w:rPr>
              <w:t xml:space="preserve">            _sesion = sesion;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IReadOnlyList&lt;CategoriaUnidad&gt; Categorias =&gt; CatalogoUnidades.Categorias;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ObservableCollection&lt;string&gt; Unidades { get; } = new ObservableCollection&lt;string&gt;();</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CategoriaUnidad Categoria { get; private set; } = CategoriaUnidad.Temperatura;</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string? UnidadOrigen { get; private set;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string? UnidadDestino { get; private set;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string ValorTexto { get; private set; } = string.Empty;</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bool EsMismaUnidad =&gt;</w:t>
            </w:r>
            <w:r>
              <w:rPr>
                <w:rFonts w:ascii="Courier New" w:hAnsi="Courier New"/>
                <w:color w:val="000000"/>
                <w:sz w:val="16"/>
              </w:rPr>
              <w:br w:type="textWrapping"/>
            </w:r>
            <w:r>
              <w:rPr>
                <w:rFonts w:ascii="Courier New" w:hAnsi="Courier New"/>
                <w:color w:val="000000"/>
                <w:sz w:val="16"/>
              </w:rPr>
              <w:t xml:space="preserve">            !string.IsNullOrEmpty(UnidadOrigen) &amp;&amp;</w:t>
            </w:r>
            <w:r>
              <w:rPr>
                <w:rFonts w:ascii="Courier New" w:hAnsi="Courier New"/>
                <w:color w:val="000000"/>
                <w:sz w:val="16"/>
              </w:rPr>
              <w:br w:type="textWrapping"/>
            </w:r>
            <w:r>
              <w:rPr>
                <w:rFonts w:ascii="Courier New" w:hAnsi="Courier New"/>
                <w:color w:val="000000"/>
                <w:sz w:val="16"/>
              </w:rPr>
              <w:t xml:space="preserve">            string.Equals(UnidadOrigen, UnidadDestino, StringComparison.Ordinal);</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&lt;summary&gt;Habilita el botón Convertir solo con datos completos y unidades distintas.&lt;/summary&gt;</w:t>
            </w:r>
            <w:r>
              <w:rPr>
                <w:rFonts w:ascii="Courier New" w:hAnsi="Courier New"/>
                <w:color w:val="000000"/>
                <w:sz w:val="16"/>
              </w:rPr>
              <w:br w:type="textWrapping"/>
            </w:r>
            <w:r>
              <w:rPr>
                <w:rFonts w:ascii="Courier New" w:hAnsi="Courier New"/>
                <w:color w:val="000000"/>
                <w:sz w:val="16"/>
              </w:rPr>
              <w:t xml:space="preserve">        public bool PuedeConvertir =&gt;</w:t>
            </w:r>
            <w:r>
              <w:rPr>
                <w:rFonts w:ascii="Courier New" w:hAnsi="Courier New"/>
                <w:color w:val="000000"/>
                <w:sz w:val="16"/>
              </w:rPr>
              <w:br w:type="textWrapping"/>
            </w:r>
            <w:r>
              <w:rPr>
                <w:rFonts w:ascii="Courier New" w:hAnsi="Courier New"/>
                <w:color w:val="000000"/>
                <w:sz w:val="16"/>
              </w:rPr>
              <w:t xml:space="preserve">            !EsMismaUnidad &amp;&amp;</w:t>
            </w:r>
            <w:r>
              <w:rPr>
                <w:rFonts w:ascii="Courier New" w:hAnsi="Courier New"/>
                <w:color w:val="000000"/>
                <w:sz w:val="16"/>
              </w:rPr>
              <w:br w:type="textWrapping"/>
            </w:r>
            <w:r>
              <w:rPr>
                <w:rFonts w:ascii="Courier New" w:hAnsi="Courier New"/>
                <w:color w:val="000000"/>
                <w:sz w:val="16"/>
              </w:rPr>
              <w:t xml:space="preserve">            !string.IsNullOrEmpty(UnidadOrigen) &amp;&amp;</w:t>
            </w:r>
            <w:r>
              <w:rPr>
                <w:rFonts w:ascii="Courier New" w:hAnsi="Courier New"/>
                <w:color w:val="000000"/>
                <w:sz w:val="16"/>
              </w:rPr>
              <w:br w:type="textWrapping"/>
            </w:r>
            <w:r>
              <w:rPr>
                <w:rFonts w:ascii="Courier New" w:hAnsi="Courier New"/>
                <w:color w:val="000000"/>
                <w:sz w:val="16"/>
              </w:rPr>
              <w:t xml:space="preserve">            !string.IsNullOrEmpty(UnidadDestino) &amp;&amp;</w:t>
            </w:r>
            <w:r>
              <w:rPr>
                <w:rFonts w:ascii="Courier New" w:hAnsi="Courier New"/>
                <w:color w:val="000000"/>
                <w:sz w:val="16"/>
              </w:rPr>
              <w:br w:type="textWrapping"/>
            </w:r>
            <w:r>
              <w:rPr>
                <w:rFonts w:ascii="Courier New" w:hAnsi="Courier New"/>
                <w:color w:val="000000"/>
                <w:sz w:val="16"/>
              </w:rPr>
              <w:t xml:space="preserve">            EsValorValido(ValorTexto);</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bool Exito { get; private set;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&lt;summary&gt;Resultado formateado a 4 decimales, listo para mostrar.&lt;/summary&gt;</w:t>
            </w:r>
            <w:r>
              <w:rPr>
                <w:rFonts w:ascii="Courier New" w:hAnsi="Courier New"/>
                <w:color w:val="000000"/>
                <w:sz w:val="16"/>
              </w:rPr>
              <w:br w:type="textWrapping"/>
            </w:r>
            <w:r>
              <w:rPr>
                <w:rFonts w:ascii="Courier New" w:hAnsi="Courier New"/>
                <w:color w:val="000000"/>
                <w:sz w:val="16"/>
              </w:rPr>
              <w:t xml:space="preserve">        public string Resultado { get; private set; } = string.Empty;</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&lt;summary&gt;Mensaje del servidor tal cual llegó (solo cuando Exito = false).&lt;/summary&gt;</w:t>
            </w:r>
            <w:r>
              <w:rPr>
                <w:rFonts w:ascii="Courier New" w:hAnsi="Courier New"/>
                <w:color w:val="000000"/>
                <w:sz w:val="16"/>
              </w:rPr>
              <w:br w:type="textWrapping"/>
            </w:r>
            <w:r>
              <w:rPr>
                <w:rFonts w:ascii="Courier New" w:hAnsi="Courier New"/>
                <w:color w:val="000000"/>
                <w:sz w:val="16"/>
              </w:rPr>
              <w:t xml:space="preserve">        public string? MensajeServidor { get; private set;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&lt;summary&gt;Error de validación local que debe mostrarse como advertencia (no llama al servidor).&lt;/summary&gt;</w:t>
            </w:r>
            <w:r>
              <w:rPr>
                <w:rFonts w:ascii="Courier New" w:hAnsi="Courier New"/>
                <w:color w:val="000000"/>
                <w:sz w:val="16"/>
              </w:rPr>
              <w:br w:type="textWrapping"/>
            </w:r>
            <w:r>
              <w:rPr>
                <w:rFonts w:ascii="Courier New" w:hAnsi="Courier New"/>
                <w:color w:val="000000"/>
                <w:sz w:val="16"/>
              </w:rPr>
              <w:t xml:space="preserve">        public string? MensajeLocal { get; private set;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event Action? SesionCerrada;</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void CambiarCategoria(int indiceCategoria)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if (indiceCategoria &lt; 0 || indiceCategoria &gt;= CatalogoUnidades.Categorias.Count)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Categoria = CatalogoUnidades.Categorias[indiceCategoria];</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Unidades.Clear();</w:t>
            </w:r>
            <w:r>
              <w:rPr>
                <w:rFonts w:ascii="Courier New" w:hAnsi="Courier New"/>
                <w:color w:val="000000"/>
                <w:sz w:val="16"/>
              </w:rPr>
              <w:br w:type="textWrapping"/>
            </w:r>
            <w:r>
              <w:rPr>
                <w:rFonts w:ascii="Courier New" w:hAnsi="Courier New"/>
                <w:color w:val="000000"/>
                <w:sz w:val="16"/>
              </w:rPr>
              <w:t xml:space="preserve">            foreach (string unidad in CatalogoUnidades.Obtener(Categoria))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Unidades.Add(unidad);</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UnidadOrigen = null;</w:t>
            </w:r>
            <w:r>
              <w:rPr>
                <w:rFonts w:ascii="Courier New" w:hAnsi="Courier New"/>
                <w:color w:val="000000"/>
                <w:sz w:val="16"/>
              </w:rPr>
              <w:br w:type="textWrapping"/>
            </w:r>
            <w:r>
              <w:rPr>
                <w:rFonts w:ascii="Courier New" w:hAnsi="Courier New"/>
                <w:color w:val="000000"/>
                <w:sz w:val="16"/>
              </w:rPr>
              <w:t xml:space="preserve">            UnidadDestino = null;</w:t>
            </w:r>
            <w:r>
              <w:rPr>
                <w:rFonts w:ascii="Courier New" w:hAnsi="Courier New"/>
                <w:color w:val="000000"/>
                <w:sz w:val="16"/>
              </w:rPr>
              <w:br w:type="textWrapping"/>
            </w:r>
            <w:r>
              <w:rPr>
                <w:rFonts w:ascii="Courier New" w:hAnsi="Courier New"/>
                <w:color w:val="000000"/>
                <w:sz w:val="16"/>
              </w:rPr>
              <w:t xml:space="preserve">            LimpiarRespuesta();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void CambiarUnidades(string? origen, string? destino)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UnidadOrigen = origen;</w:t>
            </w:r>
            <w:r>
              <w:rPr>
                <w:rFonts w:ascii="Courier New" w:hAnsi="Courier New"/>
                <w:color w:val="000000"/>
                <w:sz w:val="16"/>
              </w:rPr>
              <w:br w:type="textWrapping"/>
            </w:r>
            <w:r>
              <w:rPr>
                <w:rFonts w:ascii="Courier New" w:hAnsi="Courier New"/>
                <w:color w:val="000000"/>
                <w:sz w:val="16"/>
              </w:rPr>
              <w:t xml:space="preserve">            UnidadDestino = destino;</w:t>
            </w:r>
            <w:r>
              <w:rPr>
                <w:rFonts w:ascii="Courier New" w:hAnsi="Courier New"/>
                <w:color w:val="000000"/>
                <w:sz w:val="16"/>
              </w:rPr>
              <w:br w:type="textWrapping"/>
            </w:r>
            <w:r>
              <w:rPr>
                <w:rFonts w:ascii="Courier New" w:hAnsi="Courier New"/>
                <w:color w:val="000000"/>
                <w:sz w:val="16"/>
              </w:rPr>
              <w:t xml:space="preserve">            LimpiarRespuesta();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void CambiarValor(string valor)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ValorTexto = valor ?? string.Empty;</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w:t>
            </w:r>
            <w:r>
              <w:rPr>
                <w:rFonts w:ascii="Courier New" w:hAnsi="Courier New"/>
                <w:color w:val="000000"/>
                <w:sz w:val="16"/>
              </w:rPr>
              <w:br w:type="textWrapping"/>
            </w:r>
            <w:r>
              <w:rPr>
                <w:rFonts w:ascii="Courier New" w:hAnsi="Courier New"/>
                <w:color w:val="000000"/>
                <w:sz w:val="16"/>
              </w:rPr>
              <w:t xml:space="preserve">        /// Ejecuta la conversión. Devuelve un mensaje local cuando la petición se aborta</w:t>
            </w:r>
            <w:r>
              <w:rPr>
                <w:rFonts w:ascii="Courier New" w:hAnsi="Courier New"/>
                <w:color w:val="000000"/>
                <w:sz w:val="16"/>
              </w:rPr>
              <w:br w:type="textWrapping"/>
            </w:r>
            <w:r>
              <w:rPr>
                <w:rFonts w:ascii="Courier New" w:hAnsi="Courier New"/>
                <w:color w:val="000000"/>
                <w:sz w:val="16"/>
              </w:rPr>
              <w:t xml:space="preserve">        /// antes de llamar al servidor; en caso contrario devuelve null y deja el</w:t>
            </w:r>
            <w:r>
              <w:rPr>
                <w:rFonts w:ascii="Courier New" w:hAnsi="Courier New"/>
                <w:color w:val="000000"/>
                <w:sz w:val="16"/>
              </w:rPr>
              <w:br w:type="textWrapping"/>
            </w:r>
            <w:r>
              <w:rPr>
                <w:rFonts w:ascii="Courier New" w:hAnsi="Courier New"/>
                <w:color w:val="000000"/>
                <w:sz w:val="16"/>
              </w:rPr>
              <w:t xml:space="preserve">        /// resultado o el mensaje del servidor en las propiedades correspondientes.</w:t>
            </w:r>
            <w:r>
              <w:rPr>
                <w:rFonts w:ascii="Courier New" w:hAnsi="Courier New"/>
                <w:color w:val="000000"/>
                <w:sz w:val="16"/>
              </w:rPr>
              <w:br w:type="textWrapping"/>
            </w:r>
            <w:r>
              <w:rPr>
                <w:rFonts w:ascii="Courier New" w:hAnsi="Courier New"/>
                <w:color w:val="000000"/>
                <w:sz w:val="16"/>
              </w:rPr>
              <w:t xml:space="preserve">        /// &lt;/summary&gt;</w:t>
            </w:r>
            <w:r>
              <w:rPr>
                <w:rFonts w:ascii="Courier New" w:hAnsi="Courier New"/>
                <w:color w:val="000000"/>
                <w:sz w:val="16"/>
              </w:rPr>
              <w:br w:type="textWrapping"/>
            </w:r>
            <w:r>
              <w:rPr>
                <w:rFonts w:ascii="Courier New" w:hAnsi="Courier New"/>
                <w:color w:val="000000"/>
                <w:sz w:val="16"/>
              </w:rPr>
              <w:t xml:space="preserve">        public async Task&lt;string?&gt; ConvertirAsync()</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MensajeLocal = null;</w:t>
            </w:r>
            <w:r>
              <w:rPr>
                <w:rFonts w:ascii="Courier New" w:hAnsi="Courier New"/>
                <w:color w:val="000000"/>
                <w:sz w:val="16"/>
              </w:rPr>
              <w:br w:type="textWrapping"/>
            </w:r>
            <w:r>
              <w:rPr>
                <w:rFonts w:ascii="Courier New" w:hAnsi="Courier New"/>
                <w:color w:val="000000"/>
                <w:sz w:val="16"/>
              </w:rPr>
              <w:t xml:space="preserve">            LimpiarRespuesta();</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(EsMismaUnidad)</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MensajeLocal = MensajeMismaUnidad;</w:t>
            </w:r>
            <w:r>
              <w:rPr>
                <w:rFonts w:ascii="Courier New" w:hAnsi="Courier New"/>
                <w:color w:val="000000"/>
                <w:sz w:val="16"/>
              </w:rPr>
              <w:br w:type="textWrapping"/>
            </w:r>
            <w:r>
              <w:rPr>
                <w:rFonts w:ascii="Courier New" w:hAnsi="Courier New"/>
                <w:color w:val="000000"/>
                <w:sz w:val="16"/>
              </w:rPr>
              <w:t xml:space="preserve">                return MensajeLocal;</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(!TryParsearValor(ValorTexto, out double valor))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MensajeLocal = MensajeValorInvalido;</w:t>
            </w:r>
            <w:r>
              <w:rPr>
                <w:rFonts w:ascii="Courier New" w:hAnsi="Courier New"/>
                <w:color w:val="000000"/>
                <w:sz w:val="16"/>
              </w:rPr>
              <w:br w:type="textWrapping"/>
            </w:r>
            <w:r>
              <w:rPr>
                <w:rFonts w:ascii="Courier New" w:hAnsi="Courier New"/>
                <w:color w:val="000000"/>
                <w:sz w:val="16"/>
              </w:rPr>
              <w:t xml:space="preserve">                return MensajeLocal;</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(string.IsNullOrEmpty(_sesion.Token))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MensajeLocal = "La sesión no está activa. Inicia sesión nuevamente.";</w:t>
            </w:r>
            <w:r>
              <w:rPr>
                <w:rFonts w:ascii="Courier New" w:hAnsi="Courier New"/>
                <w:color w:val="000000"/>
                <w:sz w:val="16"/>
              </w:rPr>
              <w:br w:type="textWrapping"/>
            </w:r>
            <w:r>
              <w:rPr>
                <w:rFonts w:ascii="Courier New" w:hAnsi="Courier New"/>
                <w:color w:val="000000"/>
                <w:sz w:val="16"/>
              </w:rPr>
              <w:t xml:space="preserve">                return MensajeLocal;</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RespuestaConversion respuesta = await _servicio.ConvertirAsync(</w:t>
            </w:r>
            <w:r>
              <w:rPr>
                <w:rFonts w:ascii="Courier New" w:hAnsi="Courier New"/>
                <w:color w:val="000000"/>
                <w:sz w:val="16"/>
              </w:rPr>
              <w:br w:type="textWrapping"/>
            </w:r>
            <w:r>
              <w:rPr>
                <w:rFonts w:ascii="Courier New" w:hAnsi="Courier New"/>
                <w:color w:val="000000"/>
                <w:sz w:val="16"/>
              </w:rPr>
              <w:t xml:space="preserve">                _sesion.Token,</w:t>
            </w:r>
            <w:r>
              <w:rPr>
                <w:rFonts w:ascii="Courier New" w:hAnsi="Courier New"/>
                <w:color w:val="000000"/>
                <w:sz w:val="16"/>
              </w:rPr>
              <w:br w:type="textWrapping"/>
            </w:r>
            <w:r>
              <w:rPr>
                <w:rFonts w:ascii="Courier New" w:hAnsi="Courier New"/>
                <w:color w:val="000000"/>
                <w:sz w:val="16"/>
              </w:rPr>
              <w:t xml:space="preserve">                Categoria,</w:t>
            </w:r>
            <w:r>
              <w:rPr>
                <w:rFonts w:ascii="Courier New" w:hAnsi="Courier New"/>
                <w:color w:val="000000"/>
                <w:sz w:val="16"/>
              </w:rPr>
              <w:br w:type="textWrapping"/>
            </w:r>
            <w:r>
              <w:rPr>
                <w:rFonts w:ascii="Courier New" w:hAnsi="Courier New"/>
                <w:color w:val="000000"/>
                <w:sz w:val="16"/>
              </w:rPr>
              <w:t xml:space="preserve">                UnidadOrigen!,</w:t>
            </w:r>
            <w:r>
              <w:rPr>
                <w:rFonts w:ascii="Courier New" w:hAnsi="Courier New"/>
                <w:color w:val="000000"/>
                <w:sz w:val="16"/>
              </w:rPr>
              <w:br w:type="textWrapping"/>
            </w:r>
            <w:r>
              <w:rPr>
                <w:rFonts w:ascii="Courier New" w:hAnsi="Courier New"/>
                <w:color w:val="000000"/>
                <w:sz w:val="16"/>
              </w:rPr>
              <w:t xml:space="preserve">                UnidadDestino!,</w:t>
            </w:r>
            <w:r>
              <w:rPr>
                <w:rFonts w:ascii="Courier New" w:hAnsi="Courier New"/>
                <w:color w:val="000000"/>
                <w:sz w:val="16"/>
              </w:rPr>
              <w:br w:type="textWrapping"/>
            </w:r>
            <w:r>
              <w:rPr>
                <w:rFonts w:ascii="Courier New" w:hAnsi="Courier New"/>
                <w:color w:val="000000"/>
                <w:sz w:val="16"/>
              </w:rPr>
              <w:t xml:space="preserve">                valor);</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Exito = respuesta.Exito;</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(respuesta.Exito)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Resultado = respuesta.ValorConvertido.ToString("0.0000", CultureInfo.InvariantCulture);</w:t>
            </w:r>
            <w:r>
              <w:rPr>
                <w:rFonts w:ascii="Courier New" w:hAnsi="Courier New"/>
                <w:color w:val="000000"/>
                <w:sz w:val="16"/>
              </w:rPr>
              <w:br w:type="textWrapping"/>
            </w:r>
            <w:r>
              <w:rPr>
                <w:rFonts w:ascii="Courier New" w:hAnsi="Courier New"/>
                <w:color w:val="000000"/>
                <w:sz w:val="16"/>
              </w:rPr>
              <w:t xml:space="preserve">                return null;</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MensajeServidor = respuesta.Mensaje;</w:t>
            </w:r>
            <w:r>
              <w:rPr>
                <w:rFonts w:ascii="Courier New" w:hAnsi="Courier New"/>
                <w:color w:val="000000"/>
                <w:sz w:val="16"/>
              </w:rPr>
              <w:br w:type="textWrapping"/>
            </w:r>
            <w:r>
              <w:rPr>
                <w:rFonts w:ascii="Courier New" w:hAnsi="Courier New"/>
                <w:color w:val="000000"/>
                <w:sz w:val="16"/>
              </w:rPr>
              <w:t xml:space="preserve">            return null;</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void CerrarSesion()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_sesion.Cerrar();</w:t>
            </w:r>
            <w:r>
              <w:rPr>
                <w:rFonts w:ascii="Courier New" w:hAnsi="Courier New"/>
                <w:color w:val="000000"/>
                <w:sz w:val="16"/>
              </w:rPr>
              <w:br w:type="textWrapping"/>
            </w:r>
            <w:r>
              <w:rPr>
                <w:rFonts w:ascii="Courier New" w:hAnsi="Courier New"/>
                <w:color w:val="000000"/>
                <w:sz w:val="16"/>
              </w:rPr>
              <w:t xml:space="preserve">            SesionCerrada?.Invoke();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static bool EsValorValido(string texto) =&gt; TryParsearValor(texto, out _);</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&lt;summary&gt;Acepta negativos y separador decimal '.' o ',' con cultura invariante.&lt;/summary&gt;</w:t>
            </w:r>
            <w:r>
              <w:rPr>
                <w:rFonts w:ascii="Courier New" w:hAnsi="Courier New"/>
                <w:color w:val="000000"/>
                <w:sz w:val="16"/>
              </w:rPr>
              <w:br w:type="textWrapping"/>
            </w:r>
            <w:r>
              <w:rPr>
                <w:rFonts w:ascii="Courier New" w:hAnsi="Courier New"/>
                <w:color w:val="000000"/>
                <w:sz w:val="16"/>
              </w:rPr>
              <w:t xml:space="preserve">        private static bool TryParsearValor(string texto, out double valor)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valor = 0;</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(string.IsNullOrWhiteSpace(texto))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false;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string normalizado = texto.Trim().Replace(',',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return double.TryParse(</w:t>
            </w:r>
            <w:r>
              <w:rPr>
                <w:rFonts w:ascii="Courier New" w:hAnsi="Courier New"/>
                <w:color w:val="000000"/>
                <w:sz w:val="16"/>
              </w:rPr>
              <w:br w:type="textWrapping"/>
            </w:r>
            <w:r>
              <w:rPr>
                <w:rFonts w:ascii="Courier New" w:hAnsi="Courier New"/>
                <w:color w:val="000000"/>
                <w:sz w:val="16"/>
              </w:rPr>
              <w:t xml:space="preserve">                       normalizado,</w:t>
            </w:r>
            <w:r>
              <w:rPr>
                <w:rFonts w:ascii="Courier New" w:hAnsi="Courier New"/>
                <w:color w:val="000000"/>
                <w:sz w:val="16"/>
              </w:rPr>
              <w:br w:type="textWrapping"/>
            </w:r>
            <w:r>
              <w:rPr>
                <w:rFonts w:ascii="Courier New" w:hAnsi="Courier New"/>
                <w:color w:val="000000"/>
                <w:sz w:val="16"/>
              </w:rPr>
              <w:t xml:space="preserve">                       NumberStyles.Float,</w:t>
            </w:r>
            <w:r>
              <w:rPr>
                <w:rFonts w:ascii="Courier New" w:hAnsi="Courier New"/>
                <w:color w:val="000000"/>
                <w:sz w:val="16"/>
              </w:rPr>
              <w:br w:type="textWrapping"/>
            </w:r>
            <w:r>
              <w:rPr>
                <w:rFonts w:ascii="Courier New" w:hAnsi="Courier New"/>
                <w:color w:val="000000"/>
                <w:sz w:val="16"/>
              </w:rPr>
              <w:t xml:space="preserve">                       CultureInfo.InvariantCulture,</w:t>
            </w:r>
            <w:r>
              <w:rPr>
                <w:rFonts w:ascii="Courier New" w:hAnsi="Courier New"/>
                <w:color w:val="000000"/>
                <w:sz w:val="16"/>
              </w:rPr>
              <w:br w:type="textWrapping"/>
            </w:r>
            <w:r>
              <w:rPr>
                <w:rFonts w:ascii="Courier New" w:hAnsi="Courier New"/>
                <w:color w:val="000000"/>
                <w:sz w:val="16"/>
              </w:rPr>
              <w:t xml:space="preserve">                       out valor) &amp;&amp;</w:t>
            </w:r>
            <w:r>
              <w:rPr>
                <w:rFonts w:ascii="Courier New" w:hAnsi="Courier New"/>
                <w:color w:val="000000"/>
                <w:sz w:val="16"/>
              </w:rPr>
              <w:br w:type="textWrapping"/>
            </w:r>
            <w:r>
              <w:rPr>
                <w:rFonts w:ascii="Courier New" w:hAnsi="Courier New"/>
                <w:color w:val="000000"/>
                <w:sz w:val="16"/>
              </w:rPr>
              <w:t xml:space="preserve">                   !double.IsNaN(valor) &amp;&amp;</w:t>
            </w:r>
            <w:r>
              <w:rPr>
                <w:rFonts w:ascii="Courier New" w:hAnsi="Courier New"/>
                <w:color w:val="000000"/>
                <w:sz w:val="16"/>
              </w:rPr>
              <w:br w:type="textWrapping"/>
            </w:r>
            <w:r>
              <w:rPr>
                <w:rFonts w:ascii="Courier New" w:hAnsi="Courier New"/>
                <w:color w:val="000000"/>
                <w:sz w:val="16"/>
              </w:rPr>
              <w:t xml:space="preserve">                   !double.IsInfinity(valor);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void LimpiarRespuesta()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Exito = false;</w:t>
            </w:r>
            <w:r>
              <w:rPr>
                <w:rFonts w:ascii="Courier New" w:hAnsi="Courier New"/>
                <w:color w:val="000000"/>
                <w:sz w:val="16"/>
              </w:rPr>
              <w:br w:type="textWrapping"/>
            </w:r>
            <w:r>
              <w:rPr>
                <w:rFonts w:ascii="Courier New" w:hAnsi="Courier New"/>
                <w:color w:val="000000"/>
                <w:sz w:val="16"/>
              </w:rPr>
              <w:t xml:space="preserve">            Resultado = string.Empty;</w:t>
            </w:r>
            <w:r>
              <w:rPr>
                <w:rFonts w:ascii="Courier New" w:hAnsi="Courier New"/>
                <w:color w:val="000000"/>
                <w:sz w:val="16"/>
              </w:rPr>
              <w:br w:type="textWrapping"/>
            </w:r>
            <w:r>
              <w:rPr>
                <w:rFonts w:ascii="Courier New" w:hAnsi="Courier New"/>
                <w:color w:val="000000"/>
                <w:sz w:val="16"/>
              </w:rPr>
              <w:t xml:space="preserve">            MensajeServidor = null;</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3DDA3CF0"/>
    <w:p w14:paraId="05547083">
      <w:pPr>
        <w:pStyle w:val="6"/>
        <w:spacing w:after="60"/>
      </w:pPr>
      <w:bookmarkStart w:id="278" w:name="_Toc26570"/>
      <w:bookmarkStart w:id="279" w:name="_Toc13496"/>
      <w:r>
        <w:rPr>
          <w:i/>
          <w:color w:val="1F497D"/>
          <w:sz w:val="18"/>
        </w:rPr>
        <w:t xml:space="preserve">Tabla </w:t>
      </w:r>
      <w:r>
        <w:rPr>
          <w:rFonts w:hint="default"/>
          <w:i/>
          <w:color w:val="1F497D"/>
          <w:sz w:val="18"/>
          <w:lang w:val="es-EC"/>
        </w:rPr>
        <w:t>34</w:t>
      </w:r>
      <w:r>
        <w:rPr>
          <w:i/>
          <w:color w:val="1F497D"/>
          <w:sz w:val="18"/>
        </w:rPr>
        <w:t>. Clase ControladorInicioSesion - Cliente Escritorio</w:t>
      </w:r>
      <w:bookmarkEnd w:id="278"/>
      <w:bookmarkEnd w:id="279"/>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4D551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0747FC7C">
            <w:pPr>
              <w:spacing w:after="0" w:line="240" w:lineRule="auto"/>
            </w:pPr>
            <w:r>
              <w:rPr>
                <w:rFonts w:ascii="Courier New" w:hAnsi="Courier New"/>
                <w:color w:val="000000"/>
                <w:sz w:val="16"/>
              </w:rPr>
              <w:t>using ClienteEscritorioConversion.Modelos;</w:t>
            </w:r>
            <w:r>
              <w:rPr>
                <w:rFonts w:ascii="Courier New" w:hAnsi="Courier New"/>
                <w:color w:val="000000"/>
                <w:sz w:val="16"/>
              </w:rPr>
              <w:br w:type="textWrapping"/>
            </w:r>
            <w:r>
              <w:rPr>
                <w:rFonts w:ascii="Courier New" w:hAnsi="Courier New"/>
                <w:color w:val="000000"/>
                <w:sz w:val="16"/>
              </w:rPr>
              <w:t>using ClienteEscritorioConversion.Servicios;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namespace ClienteEscritorioConversion.Controladores</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 &lt;summary&gt;</w:t>
            </w:r>
            <w:r>
              <w:rPr>
                <w:rFonts w:ascii="Courier New" w:hAnsi="Courier New"/>
                <w:color w:val="000000"/>
                <w:sz w:val="16"/>
              </w:rPr>
              <w:br w:type="textWrapping"/>
            </w:r>
            <w:r>
              <w:rPr>
                <w:rFonts w:ascii="Courier New" w:hAnsi="Courier New"/>
                <w:color w:val="000000"/>
                <w:sz w:val="16"/>
              </w:rPr>
              <w:t xml:space="preserve">    /// Controlador del inicio de sesión: valida los campos en el cliente</w:t>
            </w:r>
            <w:r>
              <w:rPr>
                <w:rFonts w:ascii="Courier New" w:hAnsi="Courier New"/>
                <w:color w:val="000000"/>
                <w:sz w:val="16"/>
              </w:rPr>
              <w:br w:type="textWrapping"/>
            </w:r>
            <w:r>
              <w:rPr>
                <w:rFonts w:ascii="Courier New" w:hAnsi="Courier New"/>
                <w:color w:val="000000"/>
                <w:sz w:val="16"/>
              </w:rPr>
              <w:t xml:space="preserve">    /// y delega la autenticación en el servicio SOAP.</w:t>
            </w:r>
            <w:r>
              <w:rPr>
                <w:rFonts w:ascii="Courier New" w:hAnsi="Courier New"/>
                <w:color w:val="000000"/>
                <w:sz w:val="16"/>
              </w:rPr>
              <w:br w:type="textWrapping"/>
            </w:r>
            <w:r>
              <w:rPr>
                <w:rFonts w:ascii="Courier New" w:hAnsi="Courier New"/>
                <w:color w:val="000000"/>
                <w:sz w:val="16"/>
              </w:rPr>
              <w:t xml:space="preserve">    /// Los mensajes del servidor se propagan sin modificar.</w:t>
            </w:r>
            <w:r>
              <w:rPr>
                <w:rFonts w:ascii="Courier New" w:hAnsi="Courier New"/>
                <w:color w:val="000000"/>
                <w:sz w:val="16"/>
              </w:rPr>
              <w:br w:type="textWrapping"/>
            </w:r>
            <w:r>
              <w:rPr>
                <w:rFonts w:ascii="Courier New" w:hAnsi="Courier New"/>
                <w:color w:val="000000"/>
                <w:sz w:val="16"/>
              </w:rPr>
              <w:t xml:space="preserve">    /// &lt;/summary&gt;</w:t>
            </w:r>
            <w:r>
              <w:rPr>
                <w:rFonts w:ascii="Courier New" w:hAnsi="Courier New"/>
                <w:color w:val="000000"/>
                <w:sz w:val="16"/>
              </w:rPr>
              <w:br w:type="textWrapping"/>
            </w:r>
            <w:r>
              <w:rPr>
                <w:rFonts w:ascii="Courier New" w:hAnsi="Courier New"/>
                <w:color w:val="000000"/>
                <w:sz w:val="16"/>
              </w:rPr>
              <w:t xml:space="preserve">    public class ControladorInicioSesion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public const string MensajeUsuarioVacio = "El usuario no puede estar vacío";</w:t>
            </w:r>
            <w:r>
              <w:rPr>
                <w:rFonts w:ascii="Courier New" w:hAnsi="Courier New"/>
                <w:color w:val="000000"/>
                <w:sz w:val="16"/>
              </w:rPr>
              <w:br w:type="textWrapping"/>
            </w:r>
            <w:r>
              <w:rPr>
                <w:rFonts w:ascii="Courier New" w:hAnsi="Courier New"/>
                <w:color w:val="000000"/>
                <w:sz w:val="16"/>
              </w:rPr>
              <w:t xml:space="preserve">        public const string MensajeContrasenaVacia = "La contraseña no puede estar vacía";</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readonly ClienteSoapConversion _servicio;</w:t>
            </w:r>
            <w:r>
              <w:rPr>
                <w:rFonts w:ascii="Courier New" w:hAnsi="Courier New"/>
                <w:color w:val="000000"/>
                <w:sz w:val="16"/>
              </w:rPr>
              <w:br w:type="textWrapping"/>
            </w:r>
            <w:r>
              <w:rPr>
                <w:rFonts w:ascii="Courier New" w:hAnsi="Courier New"/>
                <w:color w:val="000000"/>
                <w:sz w:val="16"/>
              </w:rPr>
              <w:t xml:space="preserve">        private readonly SesionActual _sesion;</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ControladorInicioSesion(ClienteSoapConversion servicio, SesionActual sesion)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_servicio = servicio;</w:t>
            </w:r>
            <w:r>
              <w:rPr>
                <w:rFonts w:ascii="Courier New" w:hAnsi="Courier New"/>
                <w:color w:val="000000"/>
                <w:sz w:val="16"/>
              </w:rPr>
              <w:br w:type="textWrapping"/>
            </w:r>
            <w:r>
              <w:rPr>
                <w:rFonts w:ascii="Courier New" w:hAnsi="Courier New"/>
                <w:color w:val="000000"/>
                <w:sz w:val="16"/>
              </w:rPr>
              <w:t xml:space="preserve">            _sesion = sesion;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string Usuario { get; private set; } = string.Empty;</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string Contrasena { get; private set; } = string.Empty;</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bool PuedeIniciarSesion =&gt;</w:t>
            </w:r>
            <w:r>
              <w:rPr>
                <w:rFonts w:ascii="Courier New" w:hAnsi="Courier New"/>
                <w:color w:val="000000"/>
                <w:sz w:val="16"/>
              </w:rPr>
              <w:br w:type="textWrapping"/>
            </w:r>
            <w:r>
              <w:rPr>
                <w:rFonts w:ascii="Courier New" w:hAnsi="Courier New"/>
                <w:color w:val="000000"/>
                <w:sz w:val="16"/>
              </w:rPr>
              <w:t xml:space="preserve">            !string.IsNullOrWhiteSpace(Usuario) &amp;&amp; !string.IsNullOrEmpty(Contrasena);</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&lt;summary&gt;Mensaje del servidor o mensaje local del último intento de login.&lt;/summary&gt;</w:t>
            </w:r>
            <w:r>
              <w:rPr>
                <w:rFonts w:ascii="Courier New" w:hAnsi="Courier New"/>
                <w:color w:val="000000"/>
                <w:sz w:val="16"/>
              </w:rPr>
              <w:br w:type="textWrapping"/>
            </w:r>
            <w:r>
              <w:rPr>
                <w:rFonts w:ascii="Courier New" w:hAnsi="Courier New"/>
                <w:color w:val="000000"/>
                <w:sz w:val="16"/>
              </w:rPr>
              <w:t xml:space="preserve">        public string? Mensaje { get; private set;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&lt;summary&gt;True cuando el mensaje del último intento es un error.&lt;/summary&gt;</w:t>
            </w:r>
            <w:r>
              <w:rPr>
                <w:rFonts w:ascii="Courier New" w:hAnsi="Courier New"/>
                <w:color w:val="000000"/>
                <w:sz w:val="16"/>
              </w:rPr>
              <w:br w:type="textWrapping"/>
            </w:r>
            <w:r>
              <w:rPr>
                <w:rFonts w:ascii="Courier New" w:hAnsi="Courier New"/>
                <w:color w:val="000000"/>
                <w:sz w:val="16"/>
              </w:rPr>
              <w:t xml:space="preserve">        public bool EsError { get; private set;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event Action? InicioSesionExitoso;</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void AlCambiarUsuario(string usuario)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Usuario = usuario ?? string.Empty;</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void AlCambiarContrasena(string contrasena)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Contrasena = contrasena ?? string.Empty;</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async Task IniciarSesionAsync()</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Mensaje = null;</w:t>
            </w:r>
            <w:r>
              <w:rPr>
                <w:rFonts w:ascii="Courier New" w:hAnsi="Courier New"/>
                <w:color w:val="000000"/>
                <w:sz w:val="16"/>
              </w:rPr>
              <w:br w:type="textWrapping"/>
            </w:r>
            <w:r>
              <w:rPr>
                <w:rFonts w:ascii="Courier New" w:hAnsi="Courier New"/>
                <w:color w:val="000000"/>
                <w:sz w:val="16"/>
              </w:rPr>
              <w:t xml:space="preserve">            EsError = false;</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Validación local: no se llama al servidor con campos vacíos.</w:t>
            </w:r>
            <w:r>
              <w:rPr>
                <w:rFonts w:ascii="Courier New" w:hAnsi="Courier New"/>
                <w:color w:val="000000"/>
                <w:sz w:val="16"/>
              </w:rPr>
              <w:br w:type="textWrapping"/>
            </w:r>
            <w:r>
              <w:rPr>
                <w:rFonts w:ascii="Courier New" w:hAnsi="Courier New"/>
                <w:color w:val="000000"/>
                <w:sz w:val="16"/>
              </w:rPr>
              <w:t xml:space="preserve">            if (string.IsNullOrWhiteSpace(Usuario))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Mensaje = MensajeUsuarioVacio;</w:t>
            </w:r>
            <w:r>
              <w:rPr>
                <w:rFonts w:ascii="Courier New" w:hAnsi="Courier New"/>
                <w:color w:val="000000"/>
                <w:sz w:val="16"/>
              </w:rPr>
              <w:br w:type="textWrapping"/>
            </w:r>
            <w:r>
              <w:rPr>
                <w:rFonts w:ascii="Courier New" w:hAnsi="Courier New"/>
                <w:color w:val="000000"/>
                <w:sz w:val="16"/>
              </w:rPr>
              <w:t xml:space="preserve">                EsError = true;</w:t>
            </w:r>
            <w:r>
              <w:rPr>
                <w:rFonts w:ascii="Courier New" w:hAnsi="Courier New"/>
                <w:color w:val="000000"/>
                <w:sz w:val="16"/>
              </w:rPr>
              <w:br w:type="textWrapping"/>
            </w:r>
            <w:r>
              <w:rPr>
                <w:rFonts w:ascii="Courier New" w:hAnsi="Courier New"/>
                <w:color w:val="000000"/>
                <w:sz w:val="16"/>
              </w:rPr>
              <w:t xml:space="preserve">                return;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(string.IsNullOrEmpty(Contrasena))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Mensaje = MensajeContrasenaVacia;</w:t>
            </w:r>
            <w:r>
              <w:rPr>
                <w:rFonts w:ascii="Courier New" w:hAnsi="Courier New"/>
                <w:color w:val="000000"/>
                <w:sz w:val="16"/>
              </w:rPr>
              <w:br w:type="textWrapping"/>
            </w:r>
            <w:r>
              <w:rPr>
                <w:rFonts w:ascii="Courier New" w:hAnsi="Courier New"/>
                <w:color w:val="000000"/>
                <w:sz w:val="16"/>
              </w:rPr>
              <w:t xml:space="preserve">                EsError = true;</w:t>
            </w:r>
            <w:r>
              <w:rPr>
                <w:rFonts w:ascii="Courier New" w:hAnsi="Courier New"/>
                <w:color w:val="000000"/>
                <w:sz w:val="16"/>
              </w:rPr>
              <w:br w:type="textWrapping"/>
            </w:r>
            <w:r>
              <w:rPr>
                <w:rFonts w:ascii="Courier New" w:hAnsi="Courier New"/>
                <w:color w:val="000000"/>
                <w:sz w:val="16"/>
              </w:rPr>
              <w:t xml:space="preserve">                return;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RespuestaInicioSesion respuesta = await _servicio.IniciarSesionAsync(Usuario, Contrasena);</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(respuesta.Exito &amp;&amp; !string.IsNullOrEmpty(respuesta.Token))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_sesion.Iniciar(Usuario, respuesta.Token);</w:t>
            </w:r>
            <w:r>
              <w:rPr>
                <w:rFonts w:ascii="Courier New" w:hAnsi="Courier New"/>
                <w:color w:val="000000"/>
                <w:sz w:val="16"/>
              </w:rPr>
              <w:br w:type="textWrapping"/>
            </w:r>
            <w:r>
              <w:rPr>
                <w:rFonts w:ascii="Courier New" w:hAnsi="Courier New"/>
                <w:color w:val="000000"/>
                <w:sz w:val="16"/>
              </w:rPr>
              <w:t xml:space="preserve">                Mensaje = respuesta.Mensaje;</w:t>
            </w:r>
            <w:r>
              <w:rPr>
                <w:rFonts w:ascii="Courier New" w:hAnsi="Courier New"/>
                <w:color w:val="000000"/>
                <w:sz w:val="16"/>
              </w:rPr>
              <w:br w:type="textWrapping"/>
            </w:r>
            <w:r>
              <w:rPr>
                <w:rFonts w:ascii="Courier New" w:hAnsi="Courier New"/>
                <w:color w:val="000000"/>
                <w:sz w:val="16"/>
              </w:rPr>
              <w:t xml:space="preserve">                InicioSesionExitoso?.Invoke();</w:t>
            </w:r>
            <w:r>
              <w:rPr>
                <w:rFonts w:ascii="Courier New" w:hAnsi="Courier New"/>
                <w:color w:val="000000"/>
                <w:sz w:val="16"/>
              </w:rPr>
              <w:br w:type="textWrapping"/>
            </w:r>
            <w:r>
              <w:rPr>
                <w:rFonts w:ascii="Courier New" w:hAnsi="Courier New"/>
                <w:color w:val="000000"/>
                <w:sz w:val="16"/>
              </w:rPr>
              <w:t xml:space="preserve">                return;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Mensaje del servidor tal cual (credenciales inválidas, red caída, etc.).</w:t>
            </w:r>
            <w:r>
              <w:rPr>
                <w:rFonts w:ascii="Courier New" w:hAnsi="Courier New"/>
                <w:color w:val="000000"/>
                <w:sz w:val="16"/>
              </w:rPr>
              <w:br w:type="textWrapping"/>
            </w:r>
            <w:r>
              <w:rPr>
                <w:rFonts w:ascii="Courier New" w:hAnsi="Courier New"/>
                <w:color w:val="000000"/>
                <w:sz w:val="16"/>
              </w:rPr>
              <w:t xml:space="preserve">            Mensaje = respuesta.Mensaje;</w:t>
            </w:r>
            <w:r>
              <w:rPr>
                <w:rFonts w:ascii="Courier New" w:hAnsi="Courier New"/>
                <w:color w:val="000000"/>
                <w:sz w:val="16"/>
              </w:rPr>
              <w:br w:type="textWrapping"/>
            </w:r>
            <w:r>
              <w:rPr>
                <w:rFonts w:ascii="Courier New" w:hAnsi="Courier New"/>
                <w:color w:val="000000"/>
                <w:sz w:val="16"/>
              </w:rPr>
              <w:t xml:space="preserve">            EsError = true;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44B05073"/>
    <w:p w14:paraId="52D1B830">
      <w:pPr>
        <w:jc w:val="left"/>
        <w:rPr>
          <w:ins w:id="1016" w:author="marpa" w:date="2026-10-25T23:33:28Z"/>
          <w:rFonts w:hint="default"/>
          <w:lang w:val="es-EC"/>
        </w:rPr>
        <w:sectPr>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pPr>
    </w:p>
    <w:p w14:paraId="07E2F46E">
      <w:pPr>
        <w:rPr>
          <w:ins w:id="1017" w:author="marpa" w:date="2026-10-25T23:33:28Z"/>
          <w:b/>
          <w:bCs/>
          <w:color w:val="243F61"/>
          <w:sz w:val="32"/>
          <w:szCs w:val="32"/>
        </w:rPr>
      </w:pPr>
      <w:ins w:id="1018" w:author="marpa" w:date="2026-10-25T23:33:28Z">
        <w:r>
          <w:rPr>
            <w:b/>
            <w:bCs/>
            <w:color w:val="243F61"/>
            <w:sz w:val="32"/>
            <w:szCs w:val="32"/>
          </w:rPr>
          <w:t>CLASE PRINCIPAL (EJECUCIÓN)</w:t>
        </w:r>
      </w:ins>
    </w:p>
    <w:p w14:paraId="6D34D857">
      <w:pPr>
        <w:rPr>
          <w:ins w:id="1019" w:author="marpa" w:date="2026-10-25T23:33:28Z"/>
          <w:i/>
          <w:iCs/>
        </w:rPr>
      </w:pPr>
      <w:ins w:id="1020" w:author="marpa" w:date="2026-10-25T23:33:28Z">
        <w:r>
          <w:rPr/>
          <w:t xml:space="preserve">Finalmente, se codifica la clase </w:t>
        </w:r>
      </w:ins>
      <w:r>
        <w:rPr>
          <w:rFonts w:hint="default"/>
          <w:lang w:val="es-EC"/>
        </w:rPr>
        <w:t>CLIESC_</w:t>
      </w:r>
      <w:r>
        <w:rPr>
          <w:rFonts w:hint="default"/>
          <w:lang w:val="es-ES"/>
        </w:rPr>
        <w:t>.NET</w:t>
      </w:r>
      <w:r>
        <w:rPr>
          <w:rFonts w:hint="default"/>
          <w:lang w:val="es-EC"/>
        </w:rPr>
        <w:t>_</w:t>
      </w:r>
      <w:r>
        <w:rPr>
          <w:rFonts w:hint="default"/>
          <w:lang w:val="es-ES"/>
        </w:rPr>
        <w:t>RESTFUL</w:t>
      </w:r>
      <w:ins w:id="1021" w:author="marpa" w:date="2026-10-25T23:33:28Z">
        <w:r>
          <w:rPr/>
          <w:t>.</w:t>
        </w:r>
      </w:ins>
      <w:r>
        <w:rPr>
          <w:lang w:val="es-ES"/>
        </w:rPr>
        <w:t>.NET</w:t>
      </w:r>
      <w:ins w:id="1022" w:author="marpa" w:date="2026-10-25T23:33:28Z">
        <w:r>
          <w:rPr/>
          <w:t xml:space="preserve"> que orquesta el flujo completo de la aplicación. El sistema inicia solicitando credenciales al usuario para invocar el servicio de seguridad; únicamente si la autenticación es exitosa, se instancia la interfaz y el controlador para permitir el uso de las operaciones de conversión.</w:t>
        </w:r>
      </w:ins>
    </w:p>
    <w:p w14:paraId="79F0472A">
      <w:pPr>
        <w:keepNext/>
        <w:spacing w:after="0"/>
        <w:jc w:val="center"/>
        <w:rPr>
          <w:ins w:id="1023" w:author="marpa" w:date="2026-10-25T23:33:28Z"/>
        </w:rPr>
      </w:pPr>
      <w:r>
        <w:drawing>
          <wp:inline distT="0" distB="0" distL="114300" distR="114300">
            <wp:extent cx="1501140" cy="822960"/>
            <wp:effectExtent l="0" t="0" r="7620" b="0"/>
            <wp:docPr id="122"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n 31"/>
                    <pic:cNvPicPr>
                      <a:picLocks noChangeAspect="1"/>
                    </pic:cNvPicPr>
                  </pic:nvPicPr>
                  <pic:blipFill>
                    <a:blip r:embed="rId54"/>
                    <a:stretch>
                      <a:fillRect/>
                    </a:stretch>
                  </pic:blipFill>
                  <pic:spPr>
                    <a:xfrm>
                      <a:off x="0" y="0"/>
                      <a:ext cx="1501140" cy="822960"/>
                    </a:xfrm>
                    <a:prstGeom prst="rect">
                      <a:avLst/>
                    </a:prstGeom>
                    <a:noFill/>
                    <a:ln>
                      <a:noFill/>
                    </a:ln>
                  </pic:spPr>
                </pic:pic>
              </a:graphicData>
            </a:graphic>
          </wp:inline>
        </w:drawing>
      </w:r>
    </w:p>
    <w:p w14:paraId="7CF54C06">
      <w:pPr>
        <w:pStyle w:val="5"/>
        <w:rPr>
          <w:ins w:id="1024" w:author="marpa" w:date="2026-10-25T23:33:28Z"/>
        </w:rPr>
      </w:pPr>
      <w:ins w:id="1025" w:author="marpa" w:date="2026-10-25T23:33:28Z">
        <w:bookmarkStart w:id="280" w:name="_Toc19551"/>
        <w:bookmarkStart w:id="281" w:name="_Toc10760"/>
        <w:bookmarkStart w:id="282" w:name="_Toc1097"/>
        <w:r>
          <w:rPr/>
          <w:t xml:space="preserve">Figura </w:t>
        </w:r>
      </w:ins>
      <w:r>
        <w:rPr>
          <w:rFonts w:hint="default"/>
          <w:lang w:val="en-US"/>
        </w:rPr>
        <w:t>3</w:t>
      </w:r>
      <w:r>
        <w:rPr>
          <w:rFonts w:hint="default"/>
          <w:lang w:val="es-EC"/>
        </w:rPr>
        <w:t>3</w:t>
      </w:r>
      <w:ins w:id="1026" w:author="marpa" w:date="2026-10-25T23:33:28Z">
        <w:r>
          <w:rPr/>
          <w:t xml:space="preserve">. Creación de clase principal - </w:t>
        </w:r>
        <w:bookmarkEnd w:id="280"/>
        <w:r>
          <w:rPr/>
          <w:t>Cliente</w:t>
        </w:r>
      </w:ins>
      <w:r>
        <w:rPr>
          <w:rFonts w:hint="default"/>
          <w:lang w:val="en-US"/>
        </w:rPr>
        <w:t>Escritorio</w:t>
      </w:r>
      <w:bookmarkEnd w:id="281"/>
      <w:bookmarkEnd w:id="282"/>
    </w:p>
    <w:p w14:paraId="00FBC450">
      <w:pPr>
        <w:bidi w:val="0"/>
      </w:pPr>
    </w:p>
    <w:p w14:paraId="5B30DE21">
      <w:pPr>
        <w:pStyle w:val="6"/>
        <w:spacing w:after="60"/>
      </w:pPr>
      <w:bookmarkStart w:id="283" w:name="_Toc9244"/>
      <w:bookmarkStart w:id="284" w:name="_Toc2449"/>
      <w:r>
        <w:rPr>
          <w:i/>
          <w:color w:val="1F497D"/>
          <w:sz w:val="18"/>
        </w:rPr>
        <w:t xml:space="preserve">Tabla </w:t>
      </w:r>
      <w:r>
        <w:rPr>
          <w:rFonts w:hint="default"/>
          <w:i/>
          <w:color w:val="1F497D"/>
          <w:sz w:val="18"/>
          <w:lang w:val="es-EC"/>
        </w:rPr>
        <w:t>35</w:t>
      </w:r>
      <w:r>
        <w:rPr>
          <w:i/>
          <w:color w:val="1F497D"/>
          <w:sz w:val="18"/>
        </w:rPr>
        <w:t xml:space="preserve">. </w:t>
      </w:r>
      <w:r>
        <w:rPr>
          <w:rFonts w:hint="default"/>
          <w:i/>
          <w:color w:val="1F497D"/>
          <w:sz w:val="18"/>
          <w:lang w:val="en-US"/>
        </w:rPr>
        <w:t>MainWindow</w:t>
      </w:r>
      <w:r>
        <w:rPr>
          <w:i/>
          <w:color w:val="1F497D"/>
          <w:sz w:val="18"/>
        </w:rPr>
        <w:t xml:space="preserve"> - Cliente Escritorio</w:t>
      </w:r>
      <w:bookmarkEnd w:id="283"/>
      <w:bookmarkEnd w:id="284"/>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4CD03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11E07C8B">
            <w:pPr>
              <w:spacing w:after="0" w:line="240" w:lineRule="auto"/>
              <w:rPr>
                <w:rFonts w:hint="default" w:ascii="Courier New" w:hAnsi="Courier New"/>
                <w:color w:val="000000"/>
                <w:sz w:val="16"/>
              </w:rPr>
            </w:pPr>
            <w:r>
              <w:rPr>
                <w:rFonts w:hint="default" w:ascii="Courier New" w:hAnsi="Courier New"/>
                <w:color w:val="000000"/>
                <w:sz w:val="16"/>
              </w:rPr>
              <w:t>using System.Windows;</w:t>
            </w:r>
          </w:p>
          <w:p w14:paraId="53BAC3FA">
            <w:pPr>
              <w:spacing w:after="0" w:line="240" w:lineRule="auto"/>
              <w:rPr>
                <w:rFonts w:hint="default" w:ascii="Courier New" w:hAnsi="Courier New"/>
                <w:color w:val="000000"/>
                <w:sz w:val="16"/>
              </w:rPr>
            </w:pPr>
            <w:r>
              <w:rPr>
                <w:rFonts w:hint="default" w:ascii="Courier New" w:hAnsi="Courier New"/>
                <w:color w:val="000000"/>
                <w:sz w:val="16"/>
              </w:rPr>
              <w:t>using ClienteEscritorioConversion.Controladores;</w:t>
            </w:r>
          </w:p>
          <w:p w14:paraId="6BDC7351">
            <w:pPr>
              <w:spacing w:after="0" w:line="240" w:lineRule="auto"/>
              <w:rPr>
                <w:rFonts w:hint="default" w:ascii="Courier New" w:hAnsi="Courier New"/>
                <w:color w:val="000000"/>
                <w:sz w:val="16"/>
              </w:rPr>
            </w:pPr>
          </w:p>
          <w:p w14:paraId="0067992E">
            <w:pPr>
              <w:spacing w:after="0" w:line="240" w:lineRule="auto"/>
              <w:rPr>
                <w:rFonts w:hint="default" w:ascii="Courier New" w:hAnsi="Courier New"/>
                <w:color w:val="000000"/>
                <w:sz w:val="16"/>
              </w:rPr>
            </w:pPr>
            <w:r>
              <w:rPr>
                <w:rFonts w:hint="default" w:ascii="Courier New" w:hAnsi="Courier New"/>
                <w:color w:val="000000"/>
                <w:sz w:val="16"/>
              </w:rPr>
              <w:t>namespace ClienteEscritorioConversion</w:t>
            </w:r>
          </w:p>
          <w:p w14:paraId="1C29B80B">
            <w:pPr>
              <w:spacing w:after="0" w:line="240" w:lineRule="auto"/>
              <w:rPr>
                <w:rFonts w:hint="default" w:ascii="Courier New" w:hAnsi="Courier New"/>
                <w:color w:val="000000"/>
                <w:sz w:val="16"/>
              </w:rPr>
            </w:pPr>
            <w:r>
              <w:rPr>
                <w:rFonts w:hint="default" w:ascii="Courier New" w:hAnsi="Courier New"/>
                <w:color w:val="000000"/>
                <w:sz w:val="16"/>
              </w:rPr>
              <w:t>{</w:t>
            </w:r>
          </w:p>
          <w:p w14:paraId="4C1AA325">
            <w:pPr>
              <w:spacing w:after="0" w:line="240" w:lineRule="auto"/>
              <w:rPr>
                <w:rFonts w:hint="default" w:ascii="Courier New" w:hAnsi="Courier New"/>
                <w:color w:val="000000"/>
                <w:sz w:val="16"/>
              </w:rPr>
            </w:pPr>
            <w:r>
              <w:rPr>
                <w:rFonts w:hint="default" w:ascii="Courier New" w:hAnsi="Courier New"/>
                <w:color w:val="000000"/>
                <w:sz w:val="16"/>
              </w:rPr>
              <w:t xml:space="preserve">    /// &lt;summary&gt;</w:t>
            </w:r>
          </w:p>
          <w:p w14:paraId="7B4E76C3">
            <w:pPr>
              <w:spacing w:after="0" w:line="240" w:lineRule="auto"/>
              <w:rPr>
                <w:rFonts w:hint="default" w:ascii="Courier New" w:hAnsi="Courier New"/>
                <w:color w:val="000000"/>
                <w:sz w:val="16"/>
              </w:rPr>
            </w:pPr>
            <w:r>
              <w:rPr>
                <w:rFonts w:hint="default" w:ascii="Courier New" w:hAnsi="Courier New"/>
                <w:color w:val="000000"/>
                <w:sz w:val="16"/>
              </w:rPr>
              <w:t xml:space="preserve">    /// Contenedor de la aplicación. Solo intercambia la vista activa; no contiene lógica.</w:t>
            </w:r>
          </w:p>
          <w:p w14:paraId="42DBB079">
            <w:pPr>
              <w:spacing w:after="0" w:line="240" w:lineRule="auto"/>
              <w:rPr>
                <w:rFonts w:hint="default" w:ascii="Courier New" w:hAnsi="Courier New"/>
                <w:color w:val="000000"/>
                <w:sz w:val="16"/>
              </w:rPr>
            </w:pPr>
            <w:r>
              <w:rPr>
                <w:rFonts w:hint="default" w:ascii="Courier New" w:hAnsi="Courier New"/>
                <w:color w:val="000000"/>
                <w:sz w:val="16"/>
              </w:rPr>
              <w:t xml:space="preserve">    /// &lt;/summary&gt;</w:t>
            </w:r>
          </w:p>
          <w:p w14:paraId="05C79816">
            <w:pPr>
              <w:spacing w:after="0" w:line="240" w:lineRule="auto"/>
              <w:rPr>
                <w:rFonts w:hint="default" w:ascii="Courier New" w:hAnsi="Courier New"/>
                <w:color w:val="000000"/>
                <w:sz w:val="16"/>
              </w:rPr>
            </w:pPr>
            <w:r>
              <w:rPr>
                <w:rFonts w:hint="default" w:ascii="Courier New" w:hAnsi="Courier New"/>
                <w:color w:val="000000"/>
                <w:sz w:val="16"/>
              </w:rPr>
              <w:t xml:space="preserve">    public partial class MainWindow : Window</w:t>
            </w:r>
          </w:p>
          <w:p w14:paraId="78DE0200">
            <w:pPr>
              <w:spacing w:after="0" w:line="240" w:lineRule="auto"/>
              <w:rPr>
                <w:rFonts w:hint="default" w:ascii="Courier New" w:hAnsi="Courier New"/>
                <w:color w:val="000000"/>
                <w:sz w:val="16"/>
              </w:rPr>
            </w:pPr>
            <w:r>
              <w:rPr>
                <w:rFonts w:hint="default" w:ascii="Courier New" w:hAnsi="Courier New"/>
                <w:color w:val="000000"/>
                <w:sz w:val="16"/>
              </w:rPr>
              <w:t xml:space="preserve">    {</w:t>
            </w:r>
          </w:p>
          <w:p w14:paraId="1BFB63B5">
            <w:pPr>
              <w:spacing w:after="0" w:line="240" w:lineRule="auto"/>
              <w:rPr>
                <w:rFonts w:hint="default" w:ascii="Courier New" w:hAnsi="Courier New"/>
                <w:color w:val="000000"/>
                <w:sz w:val="16"/>
              </w:rPr>
            </w:pPr>
            <w:r>
              <w:rPr>
                <w:rFonts w:hint="default" w:ascii="Courier New" w:hAnsi="Courier New"/>
                <w:color w:val="000000"/>
                <w:sz w:val="16"/>
              </w:rPr>
              <w:t xml:space="preserve">        public MainWindow()</w:t>
            </w:r>
          </w:p>
          <w:p w14:paraId="3CFBA7A7">
            <w:pPr>
              <w:spacing w:after="0" w:line="240" w:lineRule="auto"/>
              <w:rPr>
                <w:rFonts w:hint="default" w:ascii="Courier New" w:hAnsi="Courier New"/>
                <w:color w:val="000000"/>
                <w:sz w:val="16"/>
              </w:rPr>
            </w:pPr>
            <w:r>
              <w:rPr>
                <w:rFonts w:hint="default" w:ascii="Courier New" w:hAnsi="Courier New"/>
                <w:color w:val="000000"/>
                <w:sz w:val="16"/>
              </w:rPr>
              <w:t xml:space="preserve">        {</w:t>
            </w:r>
          </w:p>
          <w:p w14:paraId="27D70734">
            <w:pPr>
              <w:spacing w:after="0" w:line="240" w:lineRule="auto"/>
              <w:rPr>
                <w:rFonts w:hint="default" w:ascii="Courier New" w:hAnsi="Courier New"/>
                <w:color w:val="000000"/>
                <w:sz w:val="16"/>
              </w:rPr>
            </w:pPr>
            <w:r>
              <w:rPr>
                <w:rFonts w:hint="default" w:ascii="Courier New" w:hAnsi="Courier New"/>
                <w:color w:val="000000"/>
                <w:sz w:val="16"/>
              </w:rPr>
              <w:t xml:space="preserve">            InitializeComponent();</w:t>
            </w:r>
          </w:p>
          <w:p w14:paraId="6692477C">
            <w:pPr>
              <w:spacing w:after="0" w:line="240" w:lineRule="auto"/>
              <w:rPr>
                <w:rFonts w:hint="default" w:ascii="Courier New" w:hAnsi="Courier New"/>
                <w:color w:val="000000"/>
                <w:sz w:val="16"/>
              </w:rPr>
            </w:pPr>
            <w:r>
              <w:rPr>
                <w:rFonts w:hint="default" w:ascii="Courier New" w:hAnsi="Courier New"/>
                <w:color w:val="000000"/>
                <w:sz w:val="16"/>
              </w:rPr>
              <w:t xml:space="preserve">        }</w:t>
            </w:r>
          </w:p>
          <w:p w14:paraId="34515033">
            <w:pPr>
              <w:spacing w:after="0" w:line="240" w:lineRule="auto"/>
              <w:rPr>
                <w:rFonts w:hint="default" w:ascii="Courier New" w:hAnsi="Courier New"/>
                <w:color w:val="000000"/>
                <w:sz w:val="16"/>
              </w:rPr>
            </w:pPr>
          </w:p>
          <w:p w14:paraId="3119ECF8">
            <w:pPr>
              <w:spacing w:after="0" w:line="240" w:lineRule="auto"/>
              <w:rPr>
                <w:rFonts w:hint="default" w:ascii="Courier New" w:hAnsi="Courier New"/>
                <w:color w:val="000000"/>
                <w:sz w:val="16"/>
              </w:rPr>
            </w:pPr>
            <w:r>
              <w:rPr>
                <w:rFonts w:hint="default" w:ascii="Courier New" w:hAnsi="Courier New"/>
                <w:color w:val="000000"/>
                <w:sz w:val="16"/>
              </w:rPr>
              <w:t xml:space="preserve">        /// &lt;summary&gt;Reemplaza el contenido por la vista indicada por el controlador.&lt;/summary&gt;</w:t>
            </w:r>
          </w:p>
          <w:p w14:paraId="6C717E1D">
            <w:pPr>
              <w:spacing w:after="0" w:line="240" w:lineRule="auto"/>
              <w:rPr>
                <w:rFonts w:hint="default" w:ascii="Courier New" w:hAnsi="Courier New"/>
                <w:color w:val="000000"/>
                <w:sz w:val="16"/>
              </w:rPr>
            </w:pPr>
            <w:r>
              <w:rPr>
                <w:rFonts w:hint="default" w:ascii="Courier New" w:hAnsi="Courier New"/>
                <w:color w:val="000000"/>
                <w:sz w:val="16"/>
              </w:rPr>
              <w:t xml:space="preserve">        public void MostrarVista(UIElement vista)</w:t>
            </w:r>
          </w:p>
          <w:p w14:paraId="32F9B9F9">
            <w:pPr>
              <w:spacing w:after="0" w:line="240" w:lineRule="auto"/>
              <w:rPr>
                <w:rFonts w:hint="default" w:ascii="Courier New" w:hAnsi="Courier New"/>
                <w:color w:val="000000"/>
                <w:sz w:val="16"/>
              </w:rPr>
            </w:pPr>
            <w:r>
              <w:rPr>
                <w:rFonts w:hint="default" w:ascii="Courier New" w:hAnsi="Courier New"/>
                <w:color w:val="000000"/>
                <w:sz w:val="16"/>
              </w:rPr>
              <w:t xml:space="preserve">        {</w:t>
            </w:r>
          </w:p>
          <w:p w14:paraId="1D6FE118">
            <w:pPr>
              <w:spacing w:after="0" w:line="240" w:lineRule="auto"/>
              <w:rPr>
                <w:rFonts w:hint="default" w:ascii="Courier New" w:hAnsi="Courier New"/>
                <w:color w:val="000000"/>
                <w:sz w:val="16"/>
              </w:rPr>
            </w:pPr>
            <w:r>
              <w:rPr>
                <w:rFonts w:hint="default" w:ascii="Courier New" w:hAnsi="Courier New"/>
                <w:color w:val="000000"/>
                <w:sz w:val="16"/>
              </w:rPr>
              <w:t xml:space="preserve">            ContenedorVistas.Children.Clear();</w:t>
            </w:r>
          </w:p>
          <w:p w14:paraId="611252A3">
            <w:pPr>
              <w:spacing w:after="0" w:line="240" w:lineRule="auto"/>
              <w:rPr>
                <w:rFonts w:hint="default" w:ascii="Courier New" w:hAnsi="Courier New"/>
                <w:color w:val="000000"/>
                <w:sz w:val="16"/>
              </w:rPr>
            </w:pPr>
            <w:r>
              <w:rPr>
                <w:rFonts w:hint="default" w:ascii="Courier New" w:hAnsi="Courier New"/>
                <w:color w:val="000000"/>
                <w:sz w:val="16"/>
              </w:rPr>
              <w:t xml:space="preserve">            ContenedorVistas.Children.Add(vista);</w:t>
            </w:r>
          </w:p>
          <w:p w14:paraId="7F1FB9F6">
            <w:pPr>
              <w:spacing w:after="0" w:line="240" w:lineRule="auto"/>
              <w:rPr>
                <w:rFonts w:hint="default" w:ascii="Courier New" w:hAnsi="Courier New"/>
                <w:color w:val="000000"/>
                <w:sz w:val="16"/>
              </w:rPr>
            </w:pPr>
            <w:r>
              <w:rPr>
                <w:rFonts w:hint="default" w:ascii="Courier New" w:hAnsi="Courier New"/>
                <w:color w:val="000000"/>
                <w:sz w:val="16"/>
              </w:rPr>
              <w:t xml:space="preserve">        }</w:t>
            </w:r>
          </w:p>
          <w:p w14:paraId="63747736">
            <w:pPr>
              <w:spacing w:after="0" w:line="240" w:lineRule="auto"/>
              <w:rPr>
                <w:rFonts w:hint="default" w:ascii="Courier New" w:hAnsi="Courier New"/>
                <w:color w:val="000000"/>
                <w:sz w:val="16"/>
              </w:rPr>
            </w:pPr>
          </w:p>
          <w:p w14:paraId="50272B80">
            <w:pPr>
              <w:spacing w:after="0" w:line="240" w:lineRule="auto"/>
              <w:rPr>
                <w:rFonts w:hint="default" w:ascii="Courier New" w:hAnsi="Courier New"/>
                <w:color w:val="000000"/>
                <w:sz w:val="16"/>
              </w:rPr>
            </w:pPr>
            <w:r>
              <w:rPr>
                <w:rFonts w:hint="default" w:ascii="Courier New" w:hAnsi="Courier New"/>
                <w:color w:val="000000"/>
                <w:sz w:val="16"/>
              </w:rPr>
              <w:t xml:space="preserve">        /// &lt;summary&gt;Conecta el controlador de aplicación con este contenedor.&lt;/summary&gt;</w:t>
            </w:r>
          </w:p>
          <w:p w14:paraId="6440A3D9">
            <w:pPr>
              <w:spacing w:after="0" w:line="240" w:lineRule="auto"/>
              <w:rPr>
                <w:rFonts w:hint="default" w:ascii="Courier New" w:hAnsi="Courier New"/>
                <w:color w:val="000000"/>
                <w:sz w:val="16"/>
              </w:rPr>
            </w:pPr>
            <w:r>
              <w:rPr>
                <w:rFonts w:hint="default" w:ascii="Courier New" w:hAnsi="Courier New"/>
                <w:color w:val="000000"/>
                <w:sz w:val="16"/>
              </w:rPr>
              <w:t xml:space="preserve">        public void Conectar(ControladorAplicacion controlador)</w:t>
            </w:r>
          </w:p>
          <w:p w14:paraId="5B668C64">
            <w:pPr>
              <w:spacing w:after="0" w:line="240" w:lineRule="auto"/>
              <w:rPr>
                <w:rFonts w:hint="default" w:ascii="Courier New" w:hAnsi="Courier New"/>
                <w:color w:val="000000"/>
                <w:sz w:val="16"/>
              </w:rPr>
            </w:pPr>
            <w:r>
              <w:rPr>
                <w:rFonts w:hint="default" w:ascii="Courier New" w:hAnsi="Courier New"/>
                <w:color w:val="000000"/>
                <w:sz w:val="16"/>
              </w:rPr>
              <w:t xml:space="preserve">        {</w:t>
            </w:r>
          </w:p>
          <w:p w14:paraId="36C8B6E2">
            <w:pPr>
              <w:spacing w:after="0" w:line="240" w:lineRule="auto"/>
              <w:rPr>
                <w:rFonts w:hint="default" w:ascii="Courier New" w:hAnsi="Courier New"/>
                <w:color w:val="000000"/>
                <w:sz w:val="16"/>
              </w:rPr>
            </w:pPr>
            <w:r>
              <w:rPr>
                <w:rFonts w:hint="default" w:ascii="Courier New" w:hAnsi="Courier New"/>
                <w:color w:val="000000"/>
                <w:sz w:val="16"/>
              </w:rPr>
              <w:t xml:space="preserve">            controlador.VistaCambiada += MostrarVista;</w:t>
            </w:r>
          </w:p>
          <w:p w14:paraId="5BCB68C9">
            <w:pPr>
              <w:spacing w:after="0" w:line="240" w:lineRule="auto"/>
              <w:rPr>
                <w:rFonts w:hint="default" w:ascii="Courier New" w:hAnsi="Courier New"/>
                <w:color w:val="000000"/>
                <w:sz w:val="16"/>
              </w:rPr>
            </w:pPr>
            <w:r>
              <w:rPr>
                <w:rFonts w:hint="default" w:ascii="Courier New" w:hAnsi="Courier New"/>
                <w:color w:val="000000"/>
                <w:sz w:val="16"/>
              </w:rPr>
              <w:t xml:space="preserve">            controlador.Iniciar();</w:t>
            </w:r>
          </w:p>
          <w:p w14:paraId="6261F105">
            <w:pPr>
              <w:spacing w:after="0" w:line="240" w:lineRule="auto"/>
              <w:rPr>
                <w:rFonts w:hint="default" w:ascii="Courier New" w:hAnsi="Courier New"/>
                <w:color w:val="000000"/>
                <w:sz w:val="16"/>
              </w:rPr>
            </w:pPr>
            <w:r>
              <w:rPr>
                <w:rFonts w:hint="default" w:ascii="Courier New" w:hAnsi="Courier New"/>
                <w:color w:val="000000"/>
                <w:sz w:val="16"/>
              </w:rPr>
              <w:t xml:space="preserve">        }</w:t>
            </w:r>
          </w:p>
          <w:p w14:paraId="53D394E5">
            <w:pPr>
              <w:spacing w:after="0" w:line="240" w:lineRule="auto"/>
              <w:rPr>
                <w:rFonts w:hint="default" w:ascii="Courier New" w:hAnsi="Courier New"/>
                <w:color w:val="000000"/>
                <w:sz w:val="16"/>
              </w:rPr>
            </w:pPr>
            <w:r>
              <w:rPr>
                <w:rFonts w:hint="default" w:ascii="Courier New" w:hAnsi="Courier New"/>
                <w:color w:val="000000"/>
                <w:sz w:val="16"/>
              </w:rPr>
              <w:t xml:space="preserve">    }</w:t>
            </w:r>
          </w:p>
          <w:p w14:paraId="2D9E935F">
            <w:pPr>
              <w:spacing w:after="0" w:line="240" w:lineRule="auto"/>
              <w:rPr>
                <w:rFonts w:hint="default" w:ascii="Courier New" w:hAnsi="Courier New"/>
                <w:color w:val="000000"/>
                <w:sz w:val="16"/>
              </w:rPr>
            </w:pPr>
            <w:r>
              <w:rPr>
                <w:rFonts w:hint="default" w:ascii="Courier New" w:hAnsi="Courier New"/>
                <w:color w:val="000000"/>
                <w:sz w:val="16"/>
              </w:rPr>
              <w:t>}</w:t>
            </w:r>
          </w:p>
          <w:p w14:paraId="6B2DB4F6">
            <w:pPr>
              <w:spacing w:after="0" w:line="240" w:lineRule="auto"/>
            </w:pP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6FAD52E6">
      <w:pPr>
        <w:rPr>
          <w:ins w:id="1027" w:author="marpa" w:date="2026-10-25T23:33:28Z"/>
        </w:rPr>
        <w:sectPr>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pPr>
    </w:p>
    <w:p w14:paraId="4DDBBEA2">
      <w:pPr>
        <w:rPr>
          <w:ins w:id="1028" w:author="marpa" w:date="2026-10-25T23:33:28Z"/>
        </w:rPr>
        <w:sectPr>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pPr>
    </w:p>
    <w:p w14:paraId="39D1CD0C">
      <w:pPr>
        <w:pStyle w:val="4"/>
        <w:rPr>
          <w:ins w:id="1029" w:author="marpa" w:date="2026-10-25T23:33:28Z"/>
        </w:rPr>
      </w:pPr>
      <w:ins w:id="1030" w:author="marpa" w:date="2026-10-25T23:33:28Z">
        <w:bookmarkStart w:id="285" w:name="_Toc22770"/>
        <w:bookmarkStart w:id="286" w:name="_Toc9873"/>
        <w:bookmarkStart w:id="287" w:name="_Toc16428"/>
        <w:r>
          <w:rPr/>
          <w:t>EJECUCIÓN DEL CLIENTE DE CONSOLA</w:t>
        </w:r>
        <w:bookmarkEnd w:id="285"/>
        <w:bookmarkEnd w:id="286"/>
        <w:bookmarkEnd w:id="287"/>
      </w:ins>
    </w:p>
    <w:p w14:paraId="5C90D4B4">
      <w:pPr>
        <w:bidi w:val="0"/>
        <w:jc w:val="center"/>
        <w:rPr>
          <w:ins w:id="1031" w:author="marpa" w:date="2026-10-25T23:33:28Z"/>
        </w:rPr>
      </w:pPr>
      <w:r>
        <w:drawing>
          <wp:inline distT="0" distB="0" distL="114300" distR="114300">
            <wp:extent cx="3504565" cy="2402840"/>
            <wp:effectExtent l="0" t="0" r="635" b="10160"/>
            <wp:docPr id="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3"/>
                    <pic:cNvPicPr>
                      <a:picLocks noChangeAspect="1"/>
                    </pic:cNvPicPr>
                  </pic:nvPicPr>
                  <pic:blipFill>
                    <a:blip r:embed="rId55"/>
                    <a:stretch>
                      <a:fillRect/>
                    </a:stretch>
                  </pic:blipFill>
                  <pic:spPr>
                    <a:xfrm>
                      <a:off x="0" y="0"/>
                      <a:ext cx="3504565" cy="2402840"/>
                    </a:xfrm>
                    <a:prstGeom prst="rect">
                      <a:avLst/>
                    </a:prstGeom>
                  </pic:spPr>
                </pic:pic>
              </a:graphicData>
            </a:graphic>
          </wp:inline>
        </w:drawing>
      </w:r>
    </w:p>
    <w:p w14:paraId="138150D7">
      <w:pPr>
        <w:pStyle w:val="5"/>
        <w:rPr>
          <w:rFonts w:hint="default"/>
          <w:lang w:val="es-EC"/>
        </w:rPr>
      </w:pPr>
      <w:ins w:id="1032" w:author="marpa" w:date="2026-10-25T23:33:28Z">
        <w:bookmarkStart w:id="288" w:name="_Toc31606"/>
        <w:bookmarkStart w:id="289" w:name="_Toc9985"/>
        <w:bookmarkStart w:id="290" w:name="_Toc12132"/>
        <w:r>
          <w:rPr/>
          <w:t xml:space="preserve">Figura </w:t>
        </w:r>
      </w:ins>
      <w:r>
        <w:rPr>
          <w:rFonts w:hint="default"/>
          <w:lang w:val="es-EC"/>
        </w:rPr>
        <w:t>34</w:t>
      </w:r>
      <w:ins w:id="1033" w:author="marpa" w:date="2026-10-25T23:33:28Z">
        <w:r>
          <w:rPr/>
          <w:t xml:space="preserve">. Login - Cliente </w:t>
        </w:r>
        <w:bookmarkEnd w:id="288"/>
      </w:ins>
      <w:r>
        <w:rPr>
          <w:rFonts w:hint="default"/>
          <w:lang w:val="es-EC"/>
        </w:rPr>
        <w:t>escritorio</w:t>
      </w:r>
      <w:bookmarkEnd w:id="289"/>
      <w:bookmarkEnd w:id="290"/>
      <w:r>
        <w:rPr>
          <w:rFonts w:hint="default"/>
          <w:lang w:val="es-EC"/>
        </w:rPr>
        <w:t xml:space="preserve"> </w:t>
      </w:r>
    </w:p>
    <w:p w14:paraId="23501FE2">
      <w:pPr>
        <w:rPr>
          <w:rFonts w:hint="default"/>
          <w:lang w:val="es-EC"/>
        </w:rPr>
      </w:pPr>
    </w:p>
    <w:p w14:paraId="5ECAE6CD">
      <w:pPr>
        <w:keepNext/>
        <w:jc w:val="center"/>
        <w:rPr>
          <w:ins w:id="1034" w:author="marpa" w:date="2026-10-25T23:33:28Z"/>
        </w:rPr>
      </w:pPr>
      <w:r>
        <w:drawing>
          <wp:inline distT="0" distB="0" distL="114300" distR="114300">
            <wp:extent cx="3448685" cy="2383790"/>
            <wp:effectExtent l="0" t="0" r="5715" b="3810"/>
            <wp:docPr id="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3"/>
                    <pic:cNvPicPr>
                      <a:picLocks noChangeAspect="1"/>
                    </pic:cNvPicPr>
                  </pic:nvPicPr>
                  <pic:blipFill>
                    <a:blip r:embed="rId56"/>
                    <a:stretch>
                      <a:fillRect/>
                    </a:stretch>
                  </pic:blipFill>
                  <pic:spPr>
                    <a:xfrm>
                      <a:off x="0" y="0"/>
                      <a:ext cx="3448685" cy="2383790"/>
                    </a:xfrm>
                    <a:prstGeom prst="rect">
                      <a:avLst/>
                    </a:prstGeom>
                  </pic:spPr>
                </pic:pic>
              </a:graphicData>
            </a:graphic>
          </wp:inline>
        </w:drawing>
      </w:r>
    </w:p>
    <w:p w14:paraId="388D6AC7">
      <w:pPr>
        <w:pStyle w:val="5"/>
        <w:rPr>
          <w:rFonts w:hint="default"/>
          <w:lang w:val="es-EC"/>
        </w:rPr>
      </w:pPr>
      <w:ins w:id="1035" w:author="marpa" w:date="2026-10-25T23:33:28Z">
        <w:bookmarkStart w:id="291" w:name="_Toc29598"/>
        <w:bookmarkStart w:id="292" w:name="_Toc10108"/>
        <w:r>
          <w:rPr/>
          <w:t xml:space="preserve">Figura </w:t>
        </w:r>
      </w:ins>
      <w:r>
        <w:rPr>
          <w:rFonts w:hint="default"/>
          <w:lang w:val="es-EC"/>
        </w:rPr>
        <w:t>35</w:t>
      </w:r>
      <w:ins w:id="1036" w:author="marpa" w:date="2026-10-25T23:33:28Z">
        <w:r>
          <w:rPr/>
          <w:t xml:space="preserve">. </w:t>
        </w:r>
      </w:ins>
      <w:r>
        <w:rPr>
          <w:rFonts w:hint="default"/>
          <w:lang w:val="es-EC"/>
        </w:rPr>
        <w:t>Pantalla de conversión</w:t>
      </w:r>
      <w:ins w:id="1037" w:author="marpa" w:date="2026-10-25T23:33:28Z">
        <w:r>
          <w:rPr/>
          <w:t xml:space="preserve">- Cliente </w:t>
        </w:r>
      </w:ins>
      <w:r>
        <w:rPr>
          <w:rFonts w:hint="default"/>
          <w:lang w:val="es-EC"/>
        </w:rPr>
        <w:t>escritorio</w:t>
      </w:r>
      <w:bookmarkEnd w:id="291"/>
      <w:bookmarkEnd w:id="292"/>
    </w:p>
    <w:p w14:paraId="0BD3633A">
      <w:pPr>
        <w:rPr>
          <w:rFonts w:hint="default"/>
          <w:lang w:val="es-EC"/>
        </w:rPr>
      </w:pPr>
    </w:p>
    <w:p w14:paraId="06F1018D">
      <w:pPr>
        <w:jc w:val="center"/>
      </w:pPr>
      <w:r>
        <w:drawing>
          <wp:inline distT="0" distB="0" distL="114300" distR="114300">
            <wp:extent cx="3028950" cy="2105025"/>
            <wp:effectExtent l="0" t="0" r="6350" b="3175"/>
            <wp:docPr id="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3"/>
                    <pic:cNvPicPr>
                      <a:picLocks noChangeAspect="1"/>
                    </pic:cNvPicPr>
                  </pic:nvPicPr>
                  <pic:blipFill>
                    <a:blip r:embed="rId57"/>
                    <a:stretch>
                      <a:fillRect/>
                    </a:stretch>
                  </pic:blipFill>
                  <pic:spPr>
                    <a:xfrm>
                      <a:off x="0" y="0"/>
                      <a:ext cx="3028950" cy="2105025"/>
                    </a:xfrm>
                    <a:prstGeom prst="rect">
                      <a:avLst/>
                    </a:prstGeom>
                  </pic:spPr>
                </pic:pic>
              </a:graphicData>
            </a:graphic>
          </wp:inline>
        </w:drawing>
      </w:r>
    </w:p>
    <w:p w14:paraId="7B39207B">
      <w:pPr>
        <w:pStyle w:val="5"/>
        <w:rPr>
          <w:del w:id="1038" w:author="marpa" w:date="2026-10-25T23:33:27Z"/>
        </w:rPr>
      </w:pPr>
      <w:ins w:id="1039" w:author="marpa" w:date="2026-10-25T23:33:28Z">
        <w:bookmarkStart w:id="293" w:name="_Toc13285"/>
        <w:bookmarkStart w:id="294" w:name="_Toc4014"/>
        <w:r>
          <w:rPr/>
          <w:t xml:space="preserve">Figura </w:t>
        </w:r>
      </w:ins>
      <w:r>
        <w:rPr>
          <w:rFonts w:hint="default"/>
          <w:lang w:val="es-EC"/>
        </w:rPr>
        <w:t>36</w:t>
      </w:r>
      <w:ins w:id="1040" w:author="marpa" w:date="2026-10-25T23:33:28Z">
        <w:r>
          <w:rPr/>
          <w:t xml:space="preserve">. </w:t>
        </w:r>
      </w:ins>
      <w:r>
        <w:rPr>
          <w:rFonts w:hint="default"/>
          <w:lang w:val="es-EC"/>
        </w:rPr>
        <w:t xml:space="preserve">Conversión realizada </w:t>
      </w:r>
      <w:ins w:id="1041" w:author="marpa" w:date="2026-10-25T23:33:28Z">
        <w:r>
          <w:rPr/>
          <w:t xml:space="preserve">- Cliente </w:t>
        </w:r>
      </w:ins>
      <w:r>
        <w:rPr>
          <w:rFonts w:hint="default"/>
          <w:lang w:val="es-EC"/>
        </w:rPr>
        <w:t>escritorio</w:t>
      </w:r>
      <w:del w:id="1042" w:author="marpa" w:date="2026-10-25T23:33:27Z">
        <w:r>
          <w:rPr/>
          <w:delText>Figura 36. Creación de vistas - Cliente escritorio</w:delText>
        </w:r>
        <w:bookmarkEnd w:id="293"/>
        <w:bookmarkEnd w:id="294"/>
      </w:del>
    </w:p>
    <w:p w14:paraId="599FFB2E">
      <w:pPr>
        <w:rPr>
          <w:del w:id="1043" w:author="marpa" w:date="2026-10-25T23:33:27Z"/>
          <w:b/>
          <w:bCs/>
          <w:color w:val="243F61"/>
          <w:szCs w:val="32"/>
        </w:rPr>
      </w:pPr>
      <w:del w:id="1044" w:author="marpa" w:date="2026-10-25T23:33:27Z">
        <w:r>
          <w:rPr>
            <w:b/>
            <w:bCs/>
            <w:color w:val="243F61"/>
            <w:szCs w:val="32"/>
          </w:rPr>
          <w:delText>CLASE PRINCIPAL (EJECUCIÓN)</w:delText>
        </w:r>
      </w:del>
    </w:p>
    <w:p w14:paraId="6973EE26">
      <w:pPr>
        <w:rPr>
          <w:del w:id="1045" w:author="marpa" w:date="2026-10-25T23:33:27Z"/>
        </w:rPr>
      </w:pPr>
      <w:del w:id="1046" w:author="marpa" w:date="2026-10-25T23:33:27Z">
        <w:r>
          <w:rPr/>
          <w:delText>La clase principal del proyecto funciona como el punto de entrada de la aplicación. Su única responsabilidad es instanciar la ventana inicial del sistema (la interfaz de inicio de sesión) y hacerla visible en la pantalla para iniciar el flujo gráfico del programa.</w:delText>
        </w:r>
      </w:del>
    </w:p>
    <w:p w14:paraId="1F840ADD">
      <w:pPr>
        <w:keepNext/>
        <w:spacing w:after="0"/>
        <w:jc w:val="center"/>
        <w:rPr>
          <w:del w:id="1047" w:author="marpa" w:date="2026-10-25T23:33:27Z"/>
        </w:rPr>
      </w:pPr>
      <w:del w:id="1048" w:author="marpa" w:date="2026-10-25T23:33:27Z">
        <w:r>
          <w:rPr/>
          <w:drawing>
            <wp:inline distT="114300" distB="114300" distL="114300" distR="114300">
              <wp:extent cx="2134870" cy="767715"/>
              <wp:effectExtent l="0" t="0" r="0" b="0"/>
              <wp:docPr id="40" name="image12.png"/>
              <wp:cNvGraphicFramePr/>
              <a:graphic xmlns:a="http://schemas.openxmlformats.org/drawingml/2006/main">
                <a:graphicData uri="http://schemas.openxmlformats.org/drawingml/2006/picture">
                  <pic:pic xmlns:pic="http://schemas.openxmlformats.org/drawingml/2006/picture">
                    <pic:nvPicPr>
                      <pic:cNvPr id="40" name="image12.png"/>
                      <pic:cNvPicPr preferRelativeResize="0"/>
                    </pic:nvPicPr>
                    <pic:blipFill>
                      <a:blip r:embed="rId58"/>
                      <a:srcRect/>
                      <a:stretch>
                        <a:fillRect/>
                      </a:stretch>
                    </pic:blipFill>
                    <pic:spPr>
                      <a:xfrm>
                        <a:off x="0" y="0"/>
                        <a:ext cx="2135025" cy="767934"/>
                      </a:xfrm>
                      <a:prstGeom prst="rect">
                        <a:avLst/>
                      </a:prstGeom>
                    </pic:spPr>
                  </pic:pic>
                </a:graphicData>
              </a:graphic>
            </wp:inline>
          </w:drawing>
        </w:r>
      </w:del>
    </w:p>
    <w:p w14:paraId="27A178B5">
      <w:pPr>
        <w:bidi w:val="0"/>
        <w:rPr>
          <w:del w:id="1050" w:author="marpa" w:date="2026-10-25T23:33:27Z"/>
        </w:rPr>
      </w:pPr>
      <w:del w:id="1051" w:author="marpa" w:date="2026-10-25T23:33:27Z">
        <w:r>
          <w:rPr/>
          <w:delText>Figura 37. Creación de vistas - Cliente escritorio</w:delText>
        </w:r>
      </w:del>
    </w:p>
    <w:p w14:paraId="78A088F9">
      <w:pPr>
        <w:rPr>
          <w:del w:id="1052" w:author="marpa" w:date="2026-10-25T23:33:27Z"/>
        </w:rPr>
      </w:pPr>
    </w:p>
    <w:p w14:paraId="41B3B4C3">
      <w:pPr>
        <w:pStyle w:val="4"/>
        <w:rPr>
          <w:del w:id="1053" w:author="marpa" w:date="2026-10-25T23:33:27Z"/>
        </w:rPr>
      </w:pPr>
      <w:del w:id="1054" w:author="marpa" w:date="2026-10-25T23:33:27Z">
        <w:r>
          <w:rPr/>
          <w:delText>EJECUCIÓN DEL CLIENTE DE ESCRITORIO</w:delText>
        </w:r>
      </w:del>
    </w:p>
    <w:p w14:paraId="262A83DE">
      <w:pPr>
        <w:jc w:val="center"/>
        <w:rPr>
          <w:del w:id="1055" w:author="marpa" w:date="2026-10-25T23:33:27Z"/>
        </w:rPr>
      </w:pPr>
      <w:del w:id="1056" w:author="marpa" w:date="2026-10-25T23:33:27Z">
        <w:r>
          <w:rPr/>
          <w:drawing>
            <wp:inline distT="114300" distB="114300" distL="114300" distR="114300">
              <wp:extent cx="4082415" cy="2468880"/>
              <wp:effectExtent l="0" t="0" r="0" b="0"/>
              <wp:docPr id="75" name="image9.png"/>
              <wp:cNvGraphicFramePr/>
              <a:graphic xmlns:a="http://schemas.openxmlformats.org/drawingml/2006/main">
                <a:graphicData uri="http://schemas.openxmlformats.org/drawingml/2006/picture">
                  <pic:pic xmlns:pic="http://schemas.openxmlformats.org/drawingml/2006/picture">
                    <pic:nvPicPr>
                      <pic:cNvPr id="75" name="image9.png"/>
                      <pic:cNvPicPr preferRelativeResize="0"/>
                    </pic:nvPicPr>
                    <pic:blipFill>
                      <a:blip r:embed="rId59"/>
                      <a:srcRect/>
                      <a:stretch>
                        <a:fillRect/>
                      </a:stretch>
                    </pic:blipFill>
                    <pic:spPr>
                      <a:xfrm>
                        <a:off x="0" y="0"/>
                        <a:ext cx="4082888" cy="2469488"/>
                      </a:xfrm>
                      <a:prstGeom prst="rect">
                        <a:avLst/>
                      </a:prstGeom>
                    </pic:spPr>
                  </pic:pic>
                </a:graphicData>
              </a:graphic>
            </wp:inline>
          </w:drawing>
        </w:r>
      </w:del>
    </w:p>
    <w:p w14:paraId="4811AC1F">
      <w:pPr>
        <w:pStyle w:val="5"/>
        <w:rPr>
          <w:del w:id="1058" w:author="marpa" w:date="2026-10-25T23:33:27Z"/>
        </w:rPr>
      </w:pPr>
      <w:del w:id="1059" w:author="marpa" w:date="2026-10-25T23:33:27Z">
        <w:r>
          <w:rPr/>
          <w:delText>Figura 38. Login - Cliente escritorio</w:delText>
        </w:r>
      </w:del>
    </w:p>
    <w:p w14:paraId="6904FE3F">
      <w:pPr>
        <w:pBdr>
          <w:top w:val="none" w:color="auto" w:sz="0" w:space="0"/>
          <w:left w:val="none" w:color="auto" w:sz="0" w:space="0"/>
          <w:bottom w:val="none" w:color="auto" w:sz="0" w:space="0"/>
          <w:right w:val="none" w:color="auto" w:sz="0" w:space="0"/>
          <w:between w:val="none" w:color="auto" w:sz="0" w:space="0"/>
        </w:pBdr>
        <w:spacing w:line="240" w:lineRule="auto"/>
        <w:jc w:val="center"/>
        <w:rPr>
          <w:del w:id="1060" w:author="marpa" w:date="2026-10-25T23:33:27Z"/>
          <w:i/>
          <w:iCs/>
          <w:color w:val="1F497D"/>
          <w:szCs w:val="18"/>
        </w:rPr>
      </w:pPr>
      <w:del w:id="1061" w:author="marpa" w:date="2026-10-25T23:33:27Z">
        <w:bookmarkStart w:id="295" w:name="_xbnp2zcdk5zv" w:colFirst="0" w:colLast="0"/>
        <w:bookmarkEnd w:id="295"/>
        <w:r>
          <w:rPr>
            <w:i/>
            <w:iCs/>
            <w:color w:val="1F497D"/>
            <w:szCs w:val="18"/>
          </w:rPr>
          <w:drawing>
            <wp:inline distT="114300" distB="114300" distL="114300" distR="114300">
              <wp:extent cx="4102100" cy="2727325"/>
              <wp:effectExtent l="0" t="0" r="0" b="0"/>
              <wp:docPr id="76" name="image2.png"/>
              <wp:cNvGraphicFramePr/>
              <a:graphic xmlns:a="http://schemas.openxmlformats.org/drawingml/2006/main">
                <a:graphicData uri="http://schemas.openxmlformats.org/drawingml/2006/picture">
                  <pic:pic xmlns:pic="http://schemas.openxmlformats.org/drawingml/2006/picture">
                    <pic:nvPicPr>
                      <pic:cNvPr id="76" name="image2.png"/>
                      <pic:cNvPicPr preferRelativeResize="0"/>
                    </pic:nvPicPr>
                    <pic:blipFill>
                      <a:blip r:embed="rId60"/>
                      <a:srcRect/>
                      <a:stretch>
                        <a:fillRect/>
                      </a:stretch>
                    </pic:blipFill>
                    <pic:spPr>
                      <a:xfrm>
                        <a:off x="0" y="0"/>
                        <a:ext cx="4109411" cy="2731804"/>
                      </a:xfrm>
                      <a:prstGeom prst="rect">
                        <a:avLst/>
                      </a:prstGeom>
                    </pic:spPr>
                  </pic:pic>
                </a:graphicData>
              </a:graphic>
            </wp:inline>
          </w:drawing>
        </w:r>
      </w:del>
    </w:p>
    <w:p w14:paraId="7F9AA0AF">
      <w:pPr>
        <w:pStyle w:val="5"/>
      </w:pPr>
      <w:del w:id="1063" w:author="marpa" w:date="2026-10-25T23:33:27Z">
        <w:r>
          <w:rPr/>
          <w:delText>Figura 39. Pantalla de Conversiones - Cliente escritorio</w:delText>
        </w:r>
      </w:del>
    </w:p>
    <w:p w14:paraId="46E0F00F">
      <w:pPr>
        <w:bidi w:val="0"/>
      </w:pPr>
      <w:bookmarkStart w:id="296" w:name="_Toc24788"/>
    </w:p>
    <w:p w14:paraId="59ECF790">
      <w:pPr>
        <w:bidi w:val="0"/>
      </w:pPr>
    </w:p>
    <w:p w14:paraId="4FC680C7">
      <w:pPr>
        <w:bidi w:val="0"/>
      </w:pPr>
    </w:p>
    <w:p w14:paraId="78EADFE1">
      <w:pPr>
        <w:bidi w:val="0"/>
      </w:pPr>
    </w:p>
    <w:p w14:paraId="3168B244">
      <w:pPr>
        <w:bidi w:val="0"/>
      </w:pPr>
    </w:p>
    <w:p w14:paraId="55182EE7">
      <w:pPr>
        <w:bidi w:val="0"/>
      </w:pPr>
    </w:p>
    <w:p w14:paraId="7242CFC6">
      <w:pPr>
        <w:bidi w:val="0"/>
      </w:pPr>
    </w:p>
    <w:p w14:paraId="35C7779E">
      <w:pPr>
        <w:bidi w:val="0"/>
      </w:pPr>
    </w:p>
    <w:p w14:paraId="0DCCF9F1">
      <w:pPr>
        <w:bidi w:val="0"/>
      </w:pPr>
    </w:p>
    <w:p w14:paraId="41238EAC">
      <w:pPr>
        <w:bidi w:val="0"/>
      </w:pPr>
    </w:p>
    <w:p w14:paraId="77EEDAAB">
      <w:pPr>
        <w:bidi w:val="0"/>
      </w:pPr>
    </w:p>
    <w:p w14:paraId="500FBA92">
      <w:pPr>
        <w:bidi w:val="0"/>
      </w:pPr>
    </w:p>
    <w:p w14:paraId="258F4B39">
      <w:pPr>
        <w:bidi w:val="0"/>
      </w:pPr>
    </w:p>
    <w:p w14:paraId="66418D13">
      <w:pPr>
        <w:bidi w:val="0"/>
      </w:pPr>
    </w:p>
    <w:p w14:paraId="0B85218C">
      <w:pPr>
        <w:bidi w:val="0"/>
      </w:pPr>
    </w:p>
    <w:p w14:paraId="5B66107B">
      <w:pPr>
        <w:bidi w:val="0"/>
      </w:pPr>
    </w:p>
    <w:p w14:paraId="6A1345B2">
      <w:pPr>
        <w:pStyle w:val="3"/>
      </w:pPr>
      <w:bookmarkStart w:id="297" w:name="_Toc20924"/>
      <w:bookmarkStart w:id="298" w:name="_Toc17512"/>
      <w:r>
        <w:t>CLIENTE WEB</w:t>
      </w:r>
      <w:bookmarkEnd w:id="296"/>
      <w:bookmarkEnd w:id="297"/>
      <w:bookmarkEnd w:id="298"/>
    </w:p>
    <w:p w14:paraId="00659BB4">
      <w:pPr>
        <w:pStyle w:val="4"/>
      </w:pPr>
      <w:bookmarkStart w:id="299" w:name="_Toc6992"/>
      <w:bookmarkStart w:id="300" w:name="_Toc25813"/>
      <w:bookmarkStart w:id="301" w:name="_Toc5062"/>
      <w:r>
        <w:t>CREACIÓN DEL PROYECTO</w:t>
      </w:r>
      <w:bookmarkEnd w:id="299"/>
      <w:bookmarkEnd w:id="300"/>
      <w:bookmarkEnd w:id="301"/>
    </w:p>
    <w:p w14:paraId="5512FA4B">
      <w:pPr>
        <w:rPr>
          <w:rFonts w:hint="default"/>
          <w:lang w:val="es-EC"/>
        </w:rPr>
      </w:pPr>
      <w:r>
        <w:t xml:space="preserve">El proyecto se crea </w:t>
      </w:r>
      <w:r>
        <w:rPr>
          <w:rFonts w:hint="default"/>
          <w:lang w:val="es-EC"/>
        </w:rPr>
        <w:t>como una aplicación web de Blazor, ya que esta tecnología permite manejar renderizado estático o interactivo, de parte del cliente o del servidor. En este caso, se escoge renderizado interactivo desde el servidor.</w:t>
      </w:r>
    </w:p>
    <w:p w14:paraId="6B3C1DE7">
      <w:pPr>
        <w:jc w:val="center"/>
      </w:pPr>
      <w:r>
        <w:drawing>
          <wp:inline distT="0" distB="0" distL="114300" distR="114300">
            <wp:extent cx="3799840" cy="1365885"/>
            <wp:effectExtent l="0" t="0" r="10160" b="5715"/>
            <wp:docPr id="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
                    <pic:cNvPicPr>
                      <a:picLocks noChangeAspect="1"/>
                    </pic:cNvPicPr>
                  </pic:nvPicPr>
                  <pic:blipFill>
                    <a:blip r:embed="rId61"/>
                    <a:srcRect b="54190"/>
                    <a:stretch>
                      <a:fillRect/>
                    </a:stretch>
                  </pic:blipFill>
                  <pic:spPr>
                    <a:xfrm>
                      <a:off x="0" y="0"/>
                      <a:ext cx="3799840" cy="1365885"/>
                    </a:xfrm>
                    <a:prstGeom prst="rect">
                      <a:avLst/>
                    </a:prstGeom>
                    <a:noFill/>
                    <a:ln>
                      <a:noFill/>
                    </a:ln>
                  </pic:spPr>
                </pic:pic>
              </a:graphicData>
            </a:graphic>
          </wp:inline>
        </w:drawing>
      </w:r>
    </w:p>
    <w:p w14:paraId="41A3ACDC">
      <w:pPr>
        <w:pStyle w:val="5"/>
      </w:pPr>
      <w:bookmarkStart w:id="302" w:name="_Toc1066"/>
      <w:bookmarkStart w:id="303" w:name="_Toc28571"/>
      <w:r>
        <w:t xml:space="preserve">Figura </w:t>
      </w:r>
      <w:r>
        <w:rPr>
          <w:rFonts w:hint="default"/>
          <w:lang w:val="es-EC"/>
        </w:rPr>
        <w:t>37</w:t>
      </w:r>
      <w:r>
        <w:t xml:space="preserve">. </w:t>
      </w:r>
      <w:r>
        <w:rPr>
          <w:rFonts w:hint="default"/>
          <w:lang w:val="es-EC"/>
        </w:rPr>
        <w:t xml:space="preserve">Creación </w:t>
      </w:r>
      <w:r>
        <w:t>del proyecto - Cliente web</w:t>
      </w:r>
      <w:bookmarkEnd w:id="302"/>
      <w:bookmarkEnd w:id="303"/>
    </w:p>
    <w:p w14:paraId="57BE589E">
      <w:pPr>
        <w:jc w:val="center"/>
        <w:pPrChange w:id="1064" w:author="marpa" w:date="2026-10-27T22:29:56Z">
          <w:pPr/>
        </w:pPrChange>
      </w:pPr>
    </w:p>
    <w:p w14:paraId="39B6B5F5">
      <w:pPr>
        <w:jc w:val="center"/>
        <w:pPrChange w:id="1065" w:author="marpa" w:date="2026-10-27T22:29:56Z">
          <w:pPr/>
        </w:pPrChange>
      </w:pPr>
      <w:r>
        <w:drawing>
          <wp:inline distT="0" distB="0" distL="114300" distR="114300">
            <wp:extent cx="3702050" cy="1892300"/>
            <wp:effectExtent l="0" t="0" r="6350" b="0"/>
            <wp:docPr id="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pic:cNvPicPr>
                      <a:picLocks noChangeAspect="1"/>
                    </pic:cNvPicPr>
                  </pic:nvPicPr>
                  <pic:blipFill>
                    <a:blip r:embed="rId62"/>
                    <a:stretch>
                      <a:fillRect/>
                    </a:stretch>
                  </pic:blipFill>
                  <pic:spPr>
                    <a:xfrm>
                      <a:off x="0" y="0"/>
                      <a:ext cx="3702050" cy="1892300"/>
                    </a:xfrm>
                    <a:prstGeom prst="rect">
                      <a:avLst/>
                    </a:prstGeom>
                    <a:noFill/>
                    <a:ln>
                      <a:noFill/>
                    </a:ln>
                  </pic:spPr>
                </pic:pic>
              </a:graphicData>
            </a:graphic>
          </wp:inline>
        </w:drawing>
      </w:r>
    </w:p>
    <w:p w14:paraId="6CCEA7C2">
      <w:pPr>
        <w:pStyle w:val="5"/>
      </w:pPr>
      <w:bookmarkStart w:id="304" w:name="_Toc13304"/>
      <w:bookmarkStart w:id="305" w:name="_Toc10362"/>
      <w:r>
        <w:t xml:space="preserve">Figura </w:t>
      </w:r>
      <w:r>
        <w:rPr>
          <w:rFonts w:hint="default"/>
          <w:lang w:val="es-EC"/>
        </w:rPr>
        <w:t>38</w:t>
      </w:r>
      <w:r>
        <w:t xml:space="preserve">. </w:t>
      </w:r>
      <w:r>
        <w:rPr>
          <w:rFonts w:hint="default"/>
          <w:lang w:val="es-EC"/>
        </w:rPr>
        <w:t xml:space="preserve">Configuración </w:t>
      </w:r>
      <w:r>
        <w:t>del proyecto - Cliente web</w:t>
      </w:r>
      <w:bookmarkEnd w:id="304"/>
      <w:bookmarkEnd w:id="305"/>
    </w:p>
    <w:p w14:paraId="37DE77C5"/>
    <w:p w14:paraId="06924F20"/>
    <w:p w14:paraId="60DCC745"/>
    <w:p w14:paraId="1A5FE3B3"/>
    <w:p w14:paraId="72C914D9"/>
    <w:p w14:paraId="469B5239"/>
    <w:p w14:paraId="5BBEDD9C">
      <w:pPr>
        <w:rPr>
          <w:rFonts w:hint="default"/>
          <w:lang w:val="es-EC"/>
        </w:rPr>
      </w:pPr>
    </w:p>
    <w:p w14:paraId="5418E809">
      <w:pPr>
        <w:pStyle w:val="4"/>
      </w:pPr>
      <w:bookmarkStart w:id="306" w:name="_Toc7190"/>
      <w:bookmarkStart w:id="307" w:name="_Toc27306"/>
      <w:bookmarkStart w:id="308" w:name="_Toc3149"/>
      <w:r>
        <w:t>ESTRUCTURA DEL PROYECTO</w:t>
      </w:r>
      <w:bookmarkEnd w:id="306"/>
      <w:bookmarkEnd w:id="307"/>
      <w:bookmarkEnd w:id="308"/>
    </w:p>
    <w:p w14:paraId="5A8A92DC">
      <w:r>
        <w:t>El cliente web se desarrolló siguiendo el patrón MVC</w:t>
      </w:r>
      <w:r>
        <w:rPr>
          <w:rFonts w:hint="default"/>
          <w:lang w:val="es-EC"/>
        </w:rPr>
        <w:t>; las vistas se crearon mediante páginas .razor que manejan una notación y función similar a HTML, pero permiten inyectar componentes de código como controladores</w:t>
      </w:r>
      <w:r>
        <w:t>. La estructura separa la lógica de control (en el paquete controlador) de las interfaces de usuario (páginas web).</w:t>
      </w:r>
    </w:p>
    <w:p w14:paraId="1130E9DA">
      <w:pPr>
        <w:keepNext/>
        <w:spacing w:after="0"/>
        <w:jc w:val="center"/>
      </w:pPr>
      <w:r>
        <w:drawing>
          <wp:inline distT="0" distB="0" distL="114300" distR="114300">
            <wp:extent cx="1737360" cy="1242695"/>
            <wp:effectExtent l="0" t="0" r="2540" b="1905"/>
            <wp:docPr id="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3"/>
                    <pic:cNvPicPr>
                      <a:picLocks noChangeAspect="1"/>
                    </pic:cNvPicPr>
                  </pic:nvPicPr>
                  <pic:blipFill>
                    <a:blip r:embed="rId63"/>
                    <a:stretch>
                      <a:fillRect/>
                    </a:stretch>
                  </pic:blipFill>
                  <pic:spPr>
                    <a:xfrm>
                      <a:off x="0" y="0"/>
                      <a:ext cx="1737360" cy="1242695"/>
                    </a:xfrm>
                    <a:prstGeom prst="rect">
                      <a:avLst/>
                    </a:prstGeom>
                    <a:noFill/>
                    <a:ln>
                      <a:noFill/>
                    </a:ln>
                  </pic:spPr>
                </pic:pic>
              </a:graphicData>
            </a:graphic>
          </wp:inline>
        </w:drawing>
      </w:r>
    </w:p>
    <w:p w14:paraId="1C880133">
      <w:pPr>
        <w:pStyle w:val="5"/>
      </w:pPr>
      <w:bookmarkStart w:id="309" w:name="_Toc20932"/>
      <w:bookmarkStart w:id="310" w:name="_Toc19456"/>
      <w:bookmarkStart w:id="311" w:name="_Toc19798"/>
      <w:r>
        <w:t xml:space="preserve">Figura </w:t>
      </w:r>
      <w:r>
        <w:rPr>
          <w:rFonts w:hint="default"/>
          <w:lang w:val="es-EC"/>
        </w:rPr>
        <w:t>39</w:t>
      </w:r>
      <w:r>
        <w:t>. Estructura del proyecto - Cliente web</w:t>
      </w:r>
      <w:bookmarkEnd w:id="309"/>
      <w:bookmarkEnd w:id="310"/>
      <w:bookmarkEnd w:id="311"/>
    </w:p>
    <w:p w14:paraId="28A2D36D">
      <w:pPr>
        <w:pStyle w:val="3"/>
      </w:pPr>
      <w:bookmarkStart w:id="312" w:name="_Toc28328"/>
      <w:bookmarkStart w:id="313" w:name="_Toc25851"/>
      <w:bookmarkStart w:id="314" w:name="_Toc29440"/>
      <w:r>
        <w:t>CODIFICACIÓN DEL PROYECTO CLIENTE WEB</w:t>
      </w:r>
      <w:bookmarkEnd w:id="312"/>
      <w:bookmarkEnd w:id="313"/>
      <w:bookmarkEnd w:id="314"/>
    </w:p>
    <w:p w14:paraId="0995C488">
      <w:pPr>
        <w:rPr>
          <w:b/>
          <w:bCs/>
          <w:color w:val="243F61"/>
          <w:sz w:val="32"/>
          <w:szCs w:val="32"/>
        </w:rPr>
      </w:pPr>
      <w:r>
        <w:rPr>
          <w:b/>
          <w:bCs/>
          <w:color w:val="243F61"/>
          <w:sz w:val="32"/>
          <w:szCs w:val="32"/>
        </w:rPr>
        <w:t xml:space="preserve">CONSUMO DEL SERVICIO </w:t>
      </w:r>
      <w:r>
        <w:rPr>
          <w:b/>
          <w:bCs/>
          <w:color w:val="243F61"/>
          <w:sz w:val="32"/>
          <w:szCs w:val="32"/>
          <w:lang w:val="es-ES"/>
        </w:rPr>
        <w:t>RESTFUL</w:t>
      </w:r>
      <w:r>
        <w:rPr>
          <w:b/>
          <w:bCs/>
          <w:color w:val="243F61"/>
          <w:sz w:val="32"/>
          <w:szCs w:val="32"/>
        </w:rPr>
        <w:t xml:space="preserve"> </w:t>
      </w:r>
    </w:p>
    <w:p w14:paraId="51A15744">
      <w:pPr>
        <w:rPr>
          <w:rFonts w:hint="default"/>
          <w:i/>
          <w:iCs/>
          <w:lang w:val="es-EC"/>
        </w:rPr>
      </w:pPr>
      <w:r>
        <w:t xml:space="preserve">Para la comunicación con el servidor </w:t>
      </w:r>
      <w:r>
        <w:rPr>
          <w:lang w:val="es-ES"/>
        </w:rPr>
        <w:t>RESTFUL</w:t>
      </w:r>
      <w:r>
        <w:t xml:space="preserve">, se </w:t>
      </w:r>
      <w:r>
        <w:rPr>
          <w:rFonts w:hint="default"/>
          <w:lang w:val="es-EC"/>
        </w:rPr>
        <w:t>trabaja con servicios cliente, que establecen el canal de comunicaciones con el servidor mediante la librería propia de C# para HTTP. Adicionalmente, se crearon 2 clases adicionales, para manejar la configuración de los parámetros de conexión, incluidos los endpoints, y la sesión del cliente.</w:t>
      </w:r>
    </w:p>
    <w:p w14:paraId="359DBEF2">
      <w:pPr>
        <w:keepNext/>
        <w:spacing w:after="0"/>
        <w:jc w:val="center"/>
      </w:pPr>
      <w:r>
        <w:drawing>
          <wp:inline distT="0" distB="0" distL="114300" distR="114300">
            <wp:extent cx="2226310" cy="892175"/>
            <wp:effectExtent l="0" t="0" r="8890" b="9525"/>
            <wp:docPr id="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4"/>
                    <pic:cNvPicPr>
                      <a:picLocks noChangeAspect="1"/>
                    </pic:cNvPicPr>
                  </pic:nvPicPr>
                  <pic:blipFill>
                    <a:blip r:embed="rId64"/>
                    <a:stretch>
                      <a:fillRect/>
                    </a:stretch>
                  </pic:blipFill>
                  <pic:spPr>
                    <a:xfrm>
                      <a:off x="0" y="0"/>
                      <a:ext cx="2226310" cy="892175"/>
                    </a:xfrm>
                    <a:prstGeom prst="rect">
                      <a:avLst/>
                    </a:prstGeom>
                    <a:noFill/>
                    <a:ln>
                      <a:noFill/>
                    </a:ln>
                  </pic:spPr>
                </pic:pic>
              </a:graphicData>
            </a:graphic>
          </wp:inline>
        </w:drawing>
      </w:r>
    </w:p>
    <w:p w14:paraId="7FB30B53">
      <w:pPr>
        <w:pStyle w:val="5"/>
      </w:pPr>
      <w:bookmarkStart w:id="315" w:name="_Toc27748"/>
      <w:bookmarkStart w:id="316" w:name="_Toc19237"/>
      <w:bookmarkStart w:id="317" w:name="_Toc9224"/>
      <w:r>
        <w:t xml:space="preserve">Figura </w:t>
      </w:r>
      <w:r>
        <w:rPr>
          <w:rFonts w:hint="default"/>
          <w:lang w:val="es-EC"/>
        </w:rPr>
        <w:t>40</w:t>
      </w:r>
      <w:r>
        <w:t xml:space="preserve">. Creación de </w:t>
      </w:r>
      <w:r>
        <w:rPr>
          <w:rFonts w:hint="default"/>
          <w:lang w:val="es-EC"/>
        </w:rPr>
        <w:t>servicios</w:t>
      </w:r>
      <w:r>
        <w:t>- Cliente web</w:t>
      </w:r>
      <w:bookmarkEnd w:id="315"/>
      <w:bookmarkEnd w:id="316"/>
      <w:bookmarkEnd w:id="317"/>
    </w:p>
    <w:p w14:paraId="7EE22F45">
      <w:pPr>
        <w:pStyle w:val="6"/>
        <w:spacing w:after="120"/>
      </w:pPr>
      <w:bookmarkStart w:id="318" w:name="_xt5cfjgd913q" w:colFirst="0" w:colLast="0"/>
      <w:bookmarkEnd w:id="318"/>
      <w:bookmarkStart w:id="319" w:name="_Toc7415"/>
      <w:bookmarkStart w:id="320" w:name="_Toc30683"/>
      <w:r>
        <w:rPr>
          <w:i/>
          <w:color w:val="1F497D"/>
          <w:sz w:val="18"/>
        </w:rPr>
        <w:t xml:space="preserve">Tabla </w:t>
      </w:r>
      <w:r>
        <w:rPr>
          <w:rFonts w:hint="default"/>
          <w:i/>
          <w:color w:val="1F497D"/>
          <w:sz w:val="18"/>
          <w:lang w:val="es-EC"/>
        </w:rPr>
        <w:t>36</w:t>
      </w:r>
      <w:r>
        <w:rPr>
          <w:i/>
          <w:color w:val="1F497D"/>
          <w:sz w:val="18"/>
        </w:rPr>
        <w:t>. Clase AutenticacionServicio - cliente web</w:t>
      </w:r>
      <w:bookmarkEnd w:id="319"/>
      <w:bookmarkEnd w:id="320"/>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1FB78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26586381">
            <w:pPr>
              <w:spacing w:after="0" w:line="240" w:lineRule="auto"/>
            </w:pPr>
            <w:r>
              <w:rPr>
                <w:rFonts w:ascii="Courier New" w:hAnsi="Courier New"/>
                <w:color w:val="000000"/>
                <w:sz w:val="16"/>
              </w:rPr>
              <w:t>using System.Net;</w:t>
            </w:r>
            <w:r>
              <w:rPr>
                <w:rFonts w:ascii="Courier New" w:hAnsi="Courier New"/>
                <w:color w:val="000000"/>
                <w:sz w:val="16"/>
              </w:rPr>
              <w:br w:type="textWrapping"/>
            </w:r>
            <w:r>
              <w:rPr>
                <w:rFonts w:ascii="Courier New" w:hAnsi="Courier New"/>
                <w:color w:val="000000"/>
                <w:sz w:val="16"/>
              </w:rPr>
              <w:t>using System.Net.Http.Json;</w:t>
            </w:r>
            <w:r>
              <w:rPr>
                <w:rFonts w:ascii="Courier New" w:hAnsi="Courier New"/>
                <w:color w:val="000000"/>
                <w:sz w:val="16"/>
              </w:rPr>
              <w:br w:type="textWrapping"/>
            </w:r>
            <w:r>
              <w:rPr>
                <w:rFonts w:ascii="Courier New" w:hAnsi="Courier New"/>
                <w:color w:val="000000"/>
                <w:sz w:val="16"/>
              </w:rPr>
              <w:t>using CLI_WEB_RESTFUL_DOTNET.Modelos;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namespace CLI_WEB_RESTFUL_DOTNET.Servicios;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public interface IAutenticacionServicio</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Task&lt;ResultadoLogin&gt; IniciarSesionAsync(CredencialesLogin credenciales);</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 Consume POST /api/autenticacion/login y traduce la respuesta REST</w:t>
            </w:r>
            <w:r>
              <w:rPr>
                <w:rFonts w:ascii="Courier New" w:hAnsi="Courier New"/>
                <w:color w:val="000000"/>
                <w:sz w:val="16"/>
              </w:rPr>
              <w:br w:type="textWrapping"/>
            </w:r>
            <w:r>
              <w:rPr>
                <w:rFonts w:ascii="Courier New" w:hAnsi="Courier New"/>
                <w:color w:val="000000"/>
                <w:sz w:val="16"/>
              </w:rPr>
              <w:t>/// a los modelos de la aplicación.</w:t>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public class AutenticacionServicio : IAutenticacionServicio</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private readonly HttpClient _http;</w:t>
            </w:r>
            <w:r>
              <w:rPr>
                <w:rFonts w:ascii="Courier New" w:hAnsi="Courier New"/>
                <w:color w:val="000000"/>
                <w:sz w:val="16"/>
              </w:rPr>
              <w:br w:type="textWrapping"/>
            </w:r>
            <w:r>
              <w:rPr>
                <w:rFonts w:ascii="Courier New" w:hAnsi="Courier New"/>
                <w:color w:val="000000"/>
                <w:sz w:val="16"/>
              </w:rPr>
              <w:t xml:space="preserve">    private readonly ILogger&lt;AutenticacionServicio&gt; _log;</w:t>
            </w:r>
            <w:r>
              <w:rPr>
                <w:rFonts w:ascii="Courier New" w:hAnsi="Courier New"/>
                <w:color w:val="000000"/>
                <w:sz w:val="16"/>
              </w:rPr>
              <w:br w:type="textWrapping"/>
            </w:r>
            <w:r>
              <w:rPr>
                <w:rFonts w:ascii="Courier New" w:hAnsi="Courier New"/>
                <w:color w:val="000000"/>
                <w:sz w:val="16"/>
              </w:rPr>
              <w:t xml:space="preserve">    private readonly string _rutaLogin;</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AutenticacionServicio(IHttpClientFactory fabrica, ILogger&lt;AutenticacionServicio&gt; log)</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var opciones = OpcionesApiRest.CargarDesdeEnv();</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_http = fabrica.CreateClient();</w:t>
            </w:r>
            <w:r>
              <w:rPr>
                <w:rFonts w:ascii="Courier New" w:hAnsi="Courier New"/>
                <w:color w:val="000000"/>
                <w:sz w:val="16"/>
              </w:rPr>
              <w:br w:type="textWrapping"/>
            </w:r>
            <w:r>
              <w:rPr>
                <w:rFonts w:ascii="Courier New" w:hAnsi="Courier New"/>
                <w:color w:val="000000"/>
                <w:sz w:val="16"/>
              </w:rPr>
              <w:t xml:space="preserve">        _http.BaseAddress = new Uri(opciones.UrlBase);</w:t>
            </w:r>
            <w:r>
              <w:rPr>
                <w:rFonts w:ascii="Courier New" w:hAnsi="Courier New"/>
                <w:color w:val="000000"/>
                <w:sz w:val="16"/>
              </w:rPr>
              <w:br w:type="textWrapping"/>
            </w:r>
            <w:r>
              <w:rPr>
                <w:rFonts w:ascii="Courier New" w:hAnsi="Courier New"/>
                <w:color w:val="000000"/>
                <w:sz w:val="16"/>
              </w:rPr>
              <w:t xml:space="preserve">        _http.Timeout = TimeSpan.FromSeconds(opciones.TimeoutSegundos);</w:t>
            </w:r>
            <w:r>
              <w:rPr>
                <w:rFonts w:ascii="Courier New" w:hAnsi="Courier New"/>
                <w:color w:val="000000"/>
                <w:sz w:val="16"/>
              </w:rPr>
              <w:br w:type="textWrapping"/>
            </w:r>
            <w:r>
              <w:rPr>
                <w:rFonts w:ascii="Courier New" w:hAnsi="Courier New"/>
                <w:color w:val="000000"/>
                <w:sz w:val="16"/>
              </w:rPr>
              <w:t xml:space="preserve">        _rutaLogin = opciones.RutaLogin;</w:t>
            </w:r>
            <w:r>
              <w:rPr>
                <w:rFonts w:ascii="Courier New" w:hAnsi="Courier New"/>
                <w:color w:val="000000"/>
                <w:sz w:val="16"/>
              </w:rPr>
              <w:br w:type="textWrapping"/>
            </w:r>
            <w:r>
              <w:rPr>
                <w:rFonts w:ascii="Courier New" w:hAnsi="Courier New"/>
                <w:color w:val="000000"/>
                <w:sz w:val="16"/>
              </w:rPr>
              <w:t xml:space="preserve">        _log = log;</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async Task&lt;ResultadoLogin&gt; IniciarSesionAsync(CredencialesLogin credenciales)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try</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var solicitud = new SolicitudLogin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Usuario = credenciales.NombreUsuario,</w:t>
            </w:r>
            <w:r>
              <w:rPr>
                <w:rFonts w:ascii="Courier New" w:hAnsi="Courier New"/>
                <w:color w:val="000000"/>
                <w:sz w:val="16"/>
              </w:rPr>
              <w:br w:type="textWrapping"/>
            </w:r>
            <w:r>
              <w:rPr>
                <w:rFonts w:ascii="Courier New" w:hAnsi="Courier New"/>
                <w:color w:val="000000"/>
                <w:sz w:val="16"/>
              </w:rPr>
              <w:t xml:space="preserve">                Contrasena = credenciales.Contrasena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using var respuesta = await _http.PostAsJsonAsync(_rutaLogin, solicitud);</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(respuesta.IsSuccessStatusCode)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var datos = await respuesta.Content.ReadFromJsonAsync&lt;RespuestaLogin&gt;();</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(!string.IsNullOrEmpty(datos?.Token))</w:t>
            </w:r>
            <w:r>
              <w:rPr>
                <w:rFonts w:ascii="Courier New" w:hAnsi="Courier New"/>
                <w:color w:val="000000"/>
                <w:sz w:val="16"/>
              </w:rPr>
              <w:br w:type="textWrapping"/>
            </w:r>
            <w:r>
              <w:rPr>
                <w:rFonts w:ascii="Courier New" w:hAnsi="Courier New"/>
                <w:color w:val="000000"/>
                <w:sz w:val="16"/>
              </w:rPr>
              <w:t xml:space="preserve">                    return new ResultadoLogin(true, datos.Token, "Sesión iniciada.");</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return new ResultadoLogin(false, null, "El servidor devolvió una respuesta vacía.");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var error = await LeerErrorAsync(respuesta);</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(respuesta.StatusCode is HttpStatusCode.Unauthorized or HttpStatusCode.BadRequest)</w:t>
            </w:r>
            <w:r>
              <w:rPr>
                <w:rFonts w:ascii="Courier New" w:hAnsi="Courier New"/>
                <w:color w:val="000000"/>
                <w:sz w:val="16"/>
              </w:rPr>
              <w:br w:type="textWrapping"/>
            </w:r>
            <w:r>
              <w:rPr>
                <w:rFonts w:ascii="Courier New" w:hAnsi="Courier New"/>
                <w:color w:val="000000"/>
                <w:sz w:val="16"/>
              </w:rPr>
              <w:t xml:space="preserve">                return new ResultadoLogin(false, null, error.Mensaje ?? "Credenciales incorrectas.");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return new ResultadoLogin(false, null, error.Mensaje ?? "No se pudo iniciar sesión.");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catch (TaskCanceledException ex)</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_log.LogError(ex, $"Tiempo de espera agotado al llamar a {_rutaLogin}");</w:t>
            </w:r>
            <w:r>
              <w:rPr>
                <w:rFonts w:ascii="Courier New" w:hAnsi="Courier New"/>
                <w:color w:val="000000"/>
                <w:sz w:val="16"/>
              </w:rPr>
              <w:br w:type="textWrapping"/>
            </w:r>
            <w:r>
              <w:rPr>
                <w:rFonts w:ascii="Courier New" w:hAnsi="Courier New"/>
                <w:color w:val="000000"/>
                <w:sz w:val="16"/>
              </w:rPr>
              <w:t xml:space="preserve">            return new ResultadoLogin(false, null, "El servidor tardó demasiado en responder.");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catch (HttpRequestException ex)</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_log.LogError(ex, "Error de comunicación con la API REST");</w:t>
            </w:r>
            <w:r>
              <w:rPr>
                <w:rFonts w:ascii="Courier New" w:hAnsi="Courier New"/>
                <w:color w:val="000000"/>
                <w:sz w:val="16"/>
              </w:rPr>
              <w:br w:type="textWrapping"/>
            </w:r>
            <w:r>
              <w:rPr>
                <w:rFonts w:ascii="Courier New" w:hAnsi="Courier New"/>
                <w:color w:val="000000"/>
                <w:sz w:val="16"/>
              </w:rPr>
              <w:t xml:space="preserve">            return new ResultadoLogin(false, null, "No se pudo contactar con el servidor.");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static async Task&lt;RespuestaError&gt; LeerErrorAsync(HttpResponseMessage respuesta)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try</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await respuesta.Content.ReadFromJsonAsync&lt;RespuestaError&gt;() ?? new RespuestaError();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catch</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new RespuestaError();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30092F68"/>
    <w:p w14:paraId="1C065DB4">
      <w:pPr>
        <w:pStyle w:val="6"/>
        <w:spacing w:after="120"/>
      </w:pPr>
      <w:bookmarkStart w:id="321" w:name="_Toc5035"/>
      <w:bookmarkStart w:id="322" w:name="_Toc24040"/>
      <w:r>
        <w:rPr>
          <w:i/>
          <w:color w:val="1F497D"/>
          <w:sz w:val="18"/>
        </w:rPr>
        <w:t xml:space="preserve">Tabla </w:t>
      </w:r>
      <w:r>
        <w:rPr>
          <w:rFonts w:hint="default"/>
          <w:i/>
          <w:color w:val="1F497D"/>
          <w:sz w:val="18"/>
          <w:lang w:val="es-EC"/>
        </w:rPr>
        <w:t>37</w:t>
      </w:r>
      <w:r>
        <w:rPr>
          <w:i/>
          <w:color w:val="1F497D"/>
          <w:sz w:val="18"/>
        </w:rPr>
        <w:t>. Clase ConversionServicio - cliente web</w:t>
      </w:r>
      <w:bookmarkEnd w:id="321"/>
      <w:bookmarkEnd w:id="322"/>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6E886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03C06B00">
            <w:pPr>
              <w:spacing w:after="0" w:line="240" w:lineRule="auto"/>
            </w:pPr>
            <w:r>
              <w:rPr>
                <w:rFonts w:ascii="Courier New" w:hAnsi="Courier New"/>
                <w:color w:val="000000"/>
                <w:sz w:val="16"/>
              </w:rPr>
              <w:t>﻿using System.Net;</w:t>
            </w:r>
            <w:r>
              <w:rPr>
                <w:rFonts w:ascii="Courier New" w:hAnsi="Courier New"/>
                <w:color w:val="000000"/>
                <w:sz w:val="16"/>
              </w:rPr>
              <w:br w:type="textWrapping"/>
            </w:r>
            <w:r>
              <w:rPr>
                <w:rFonts w:ascii="Courier New" w:hAnsi="Courier New"/>
                <w:color w:val="000000"/>
                <w:sz w:val="16"/>
              </w:rPr>
              <w:t>using System.Net.Http.Headers;</w:t>
            </w:r>
            <w:r>
              <w:rPr>
                <w:rFonts w:ascii="Courier New" w:hAnsi="Courier New"/>
                <w:color w:val="000000"/>
                <w:sz w:val="16"/>
              </w:rPr>
              <w:br w:type="textWrapping"/>
            </w:r>
            <w:r>
              <w:rPr>
                <w:rFonts w:ascii="Courier New" w:hAnsi="Courier New"/>
                <w:color w:val="000000"/>
                <w:sz w:val="16"/>
              </w:rPr>
              <w:t>using System.Net.Http.Json;</w:t>
            </w:r>
            <w:r>
              <w:rPr>
                <w:rFonts w:ascii="Courier New" w:hAnsi="Courier New"/>
                <w:color w:val="000000"/>
                <w:sz w:val="16"/>
              </w:rPr>
              <w:br w:type="textWrapping"/>
            </w:r>
            <w:r>
              <w:rPr>
                <w:rFonts w:ascii="Courier New" w:hAnsi="Courier New"/>
                <w:color w:val="000000"/>
                <w:sz w:val="16"/>
              </w:rPr>
              <w:t>using CLI_WEB_RESTFUL_DOTNET.Modelos;</w:t>
            </w:r>
            <w:r>
              <w:rPr>
                <w:rFonts w:ascii="Courier New" w:hAnsi="Courier New"/>
                <w:color w:val="000000"/>
                <w:sz w:val="16"/>
              </w:rPr>
              <w:br w:type="textWrapping"/>
            </w:r>
            <w:r>
              <w:rPr>
                <w:rFonts w:ascii="Courier New" w:hAnsi="Courier New"/>
                <w:color w:val="000000"/>
                <w:sz w:val="16"/>
              </w:rPr>
              <w:t>using CLI_WEB_RESTFUL_DOTNET.Modelos.Conversiones;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namespace CLI_WEB_RESTFUL_DOTNET.Servicios;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public interface IConversionServicio</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Task&lt;ResultadoConversionModelo&gt; ConvertirAsync(string token, SolicitudConversionModelo solicitud);</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 Consume POST /api/conversion/{categoria} enviando el token JWT en la</w:t>
            </w:r>
            <w:r>
              <w:rPr>
                <w:rFonts w:ascii="Courier New" w:hAnsi="Courier New"/>
                <w:color w:val="000000"/>
                <w:sz w:val="16"/>
              </w:rPr>
              <w:br w:type="textWrapping"/>
            </w:r>
            <w:r>
              <w:rPr>
                <w:rFonts w:ascii="Courier New" w:hAnsi="Courier New"/>
                <w:color w:val="000000"/>
                <w:sz w:val="16"/>
              </w:rPr>
              <w:t>/// cabecera Authorization y traduce la respuesta REST a los modelos de la aplicación.</w:t>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public class ConversionServicio : IConversionServicio</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private readonly HttpClient _http;</w:t>
            </w:r>
            <w:r>
              <w:rPr>
                <w:rFonts w:ascii="Courier New" w:hAnsi="Courier New"/>
                <w:color w:val="000000"/>
                <w:sz w:val="16"/>
              </w:rPr>
              <w:br w:type="textWrapping"/>
            </w:r>
            <w:r>
              <w:rPr>
                <w:rFonts w:ascii="Courier New" w:hAnsi="Courier New"/>
                <w:color w:val="000000"/>
                <w:sz w:val="16"/>
              </w:rPr>
              <w:t xml:space="preserve">    private readonly ILogger&lt;ConversionServicio&gt; _log;</w:t>
            </w:r>
            <w:r>
              <w:rPr>
                <w:rFonts w:ascii="Courier New" w:hAnsi="Courier New"/>
                <w:color w:val="000000"/>
                <w:sz w:val="16"/>
              </w:rPr>
              <w:br w:type="textWrapping"/>
            </w:r>
            <w:r>
              <w:rPr>
                <w:rFonts w:ascii="Courier New" w:hAnsi="Courier New"/>
                <w:color w:val="000000"/>
                <w:sz w:val="16"/>
              </w:rPr>
              <w:t xml:space="preserve">    private readonly string _rutaConversion;</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ConversionServicio(IHttpClientFactory fabrica, ILogger&lt;ConversionServicio&gt; log)</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var opciones = OpcionesApiRest.CargarDesdeEnv();</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_http = fabrica.CreateClient();</w:t>
            </w:r>
            <w:r>
              <w:rPr>
                <w:rFonts w:ascii="Courier New" w:hAnsi="Courier New"/>
                <w:color w:val="000000"/>
                <w:sz w:val="16"/>
              </w:rPr>
              <w:br w:type="textWrapping"/>
            </w:r>
            <w:r>
              <w:rPr>
                <w:rFonts w:ascii="Courier New" w:hAnsi="Courier New"/>
                <w:color w:val="000000"/>
                <w:sz w:val="16"/>
              </w:rPr>
              <w:t xml:space="preserve">        _http.BaseAddress = new Uri(opciones.UrlBase);</w:t>
            </w:r>
            <w:r>
              <w:rPr>
                <w:rFonts w:ascii="Courier New" w:hAnsi="Courier New"/>
                <w:color w:val="000000"/>
                <w:sz w:val="16"/>
              </w:rPr>
              <w:br w:type="textWrapping"/>
            </w:r>
            <w:r>
              <w:rPr>
                <w:rFonts w:ascii="Courier New" w:hAnsi="Courier New"/>
                <w:color w:val="000000"/>
                <w:sz w:val="16"/>
              </w:rPr>
              <w:t xml:space="preserve">        _http.Timeout = TimeSpan.FromSeconds(opciones.TimeoutSegundos);</w:t>
            </w:r>
            <w:r>
              <w:rPr>
                <w:rFonts w:ascii="Courier New" w:hAnsi="Courier New"/>
                <w:color w:val="000000"/>
                <w:sz w:val="16"/>
              </w:rPr>
              <w:br w:type="textWrapping"/>
            </w:r>
            <w:r>
              <w:rPr>
                <w:rFonts w:ascii="Courier New" w:hAnsi="Courier New"/>
                <w:color w:val="000000"/>
                <w:sz w:val="16"/>
              </w:rPr>
              <w:t xml:space="preserve">        _rutaConversion = opciones.RutaConversion;</w:t>
            </w:r>
            <w:r>
              <w:rPr>
                <w:rFonts w:ascii="Courier New" w:hAnsi="Courier New"/>
                <w:color w:val="000000"/>
                <w:sz w:val="16"/>
              </w:rPr>
              <w:br w:type="textWrapping"/>
            </w:r>
            <w:r>
              <w:rPr>
                <w:rFonts w:ascii="Courier New" w:hAnsi="Courier New"/>
                <w:color w:val="000000"/>
                <w:sz w:val="16"/>
              </w:rPr>
              <w:t xml:space="preserve">        _log = log;</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async Task&lt;ResultadoConversionModelo&gt; ConvertirAsync(string token, SolicitudConversionModelo solicitud)</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try</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var cuerpo = new SolicitudConversion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Valor = (double?)solicitud.Valor,</w:t>
            </w:r>
            <w:r>
              <w:rPr>
                <w:rFonts w:ascii="Courier New" w:hAnsi="Courier New"/>
                <w:color w:val="000000"/>
                <w:sz w:val="16"/>
              </w:rPr>
              <w:br w:type="textWrapping"/>
            </w:r>
            <w:r>
              <w:rPr>
                <w:rFonts w:ascii="Courier New" w:hAnsi="Courier New"/>
                <w:color w:val="000000"/>
                <w:sz w:val="16"/>
              </w:rPr>
              <w:t xml:space="preserve">                UnidadOrigen = solicitud.UnidadOrigen,</w:t>
            </w:r>
            <w:r>
              <w:rPr>
                <w:rFonts w:ascii="Courier New" w:hAnsi="Courier New"/>
                <w:color w:val="000000"/>
                <w:sz w:val="16"/>
              </w:rPr>
              <w:br w:type="textWrapping"/>
            </w:r>
            <w:r>
              <w:rPr>
                <w:rFonts w:ascii="Courier New" w:hAnsi="Courier New"/>
                <w:color w:val="000000"/>
                <w:sz w:val="16"/>
              </w:rPr>
              <w:t xml:space="preserve">                UnidadDestino = solicitud.UnidadDestino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using var peticion = new HttpRequestMessage(HttpMethod.Post, UrlDeConversion(solicitud.Categoria))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Content = JsonContent.Create(cuerpo)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peticion.Headers.Authorization = new AuthenticationHeaderValue("Bearer", token);</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using var respuesta = await _http.SendAsync(peticion);</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(respuesta.IsSuccessStatusCode)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var datos = await respuesta.Content.ReadFromJsonAsync&lt;RespuestaConversion&gt;();</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return datos is null</w:t>
            </w:r>
            <w:r>
              <w:rPr>
                <w:rFonts w:ascii="Courier New" w:hAnsi="Courier New"/>
                <w:color w:val="000000"/>
                <w:sz w:val="16"/>
              </w:rPr>
              <w:br w:type="textWrapping"/>
            </w:r>
            <w:r>
              <w:rPr>
                <w:rFonts w:ascii="Courier New" w:hAnsi="Courier New"/>
                <w:color w:val="000000"/>
                <w:sz w:val="16"/>
              </w:rPr>
              <w:t xml:space="preserve">                    ? new ResultadoConversionModelo(false, null, "El servidor devolvió una respuesta vacía.")</w:t>
            </w:r>
            <w:r>
              <w:rPr>
                <w:rFonts w:ascii="Courier New" w:hAnsi="Courier New"/>
                <w:color w:val="000000"/>
                <w:sz w:val="16"/>
              </w:rPr>
              <w:br w:type="textWrapping"/>
            </w:r>
            <w:r>
              <w:rPr>
                <w:rFonts w:ascii="Courier New" w:hAnsi="Courier New"/>
                <w:color w:val="000000"/>
                <w:sz w:val="16"/>
              </w:rPr>
              <w:t xml:space="preserve">                    : new ResultadoConversionModelo(true, datos.ValorConvertido, string.Empty);</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var error = await LeerErrorAsync(respuesta);</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(respuesta.StatusCode == HttpStatusCode.Unauthorized)</w:t>
            </w:r>
            <w:r>
              <w:rPr>
                <w:rFonts w:ascii="Courier New" w:hAnsi="Courier New"/>
                <w:color w:val="000000"/>
                <w:sz w:val="16"/>
              </w:rPr>
              <w:br w:type="textWrapping"/>
            </w:r>
            <w:r>
              <w:rPr>
                <w:rFonts w:ascii="Courier New" w:hAnsi="Courier New"/>
                <w:color w:val="000000"/>
                <w:sz w:val="16"/>
              </w:rPr>
              <w:t xml:space="preserve">                return new ResultadoConversionModelo(false, null, "La sesión ha expirado.");</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(respuesta.StatusCode == HttpStatusCode.BadRequest)</w:t>
            </w:r>
            <w:r>
              <w:rPr>
                <w:rFonts w:ascii="Courier New" w:hAnsi="Courier New"/>
                <w:color w:val="000000"/>
                <w:sz w:val="16"/>
              </w:rPr>
              <w:br w:type="textWrapping"/>
            </w:r>
            <w:r>
              <w:rPr>
                <w:rFonts w:ascii="Courier New" w:hAnsi="Courier New"/>
                <w:color w:val="000000"/>
                <w:sz w:val="16"/>
              </w:rPr>
              <w:t xml:space="preserve">                return new ResultadoConversionModelo(false, null,</w:t>
            </w:r>
            <w:r>
              <w:rPr>
                <w:rFonts w:ascii="Courier New" w:hAnsi="Courier New"/>
                <w:color w:val="000000"/>
                <w:sz w:val="16"/>
              </w:rPr>
              <w:br w:type="textWrapping"/>
            </w:r>
            <w:r>
              <w:rPr>
                <w:rFonts w:ascii="Courier New" w:hAnsi="Courier New"/>
                <w:color w:val="000000"/>
                <w:sz w:val="16"/>
              </w:rPr>
              <w:t xml:space="preserve">                    error.Mensaje ?? error.Detalle ?? "La solicitud de conversión no es válida.");</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return new ResultadoConversionModelo(false, null,</w:t>
            </w:r>
            <w:r>
              <w:rPr>
                <w:rFonts w:ascii="Courier New" w:hAnsi="Courier New"/>
                <w:color w:val="000000"/>
                <w:sz w:val="16"/>
              </w:rPr>
              <w:br w:type="textWrapping"/>
            </w:r>
            <w:r>
              <w:rPr>
                <w:rFonts w:ascii="Courier New" w:hAnsi="Courier New"/>
                <w:color w:val="000000"/>
                <w:sz w:val="16"/>
              </w:rPr>
              <w:t xml:space="preserve">                error.Mensaje ?? "No se pudo realizar la conversión.");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catch (TaskCanceledException ex)</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_log.LogError(ex, "Tiempo de espera agotado al llamar a la API de conversión");</w:t>
            </w:r>
            <w:r>
              <w:rPr>
                <w:rFonts w:ascii="Courier New" w:hAnsi="Courier New"/>
                <w:color w:val="000000"/>
                <w:sz w:val="16"/>
              </w:rPr>
              <w:br w:type="textWrapping"/>
            </w:r>
            <w:r>
              <w:rPr>
                <w:rFonts w:ascii="Courier New" w:hAnsi="Courier New"/>
                <w:color w:val="000000"/>
                <w:sz w:val="16"/>
              </w:rPr>
              <w:t xml:space="preserve">            return new ResultadoConversionModelo(false, null, "El servidor tardó demasiado en responder.");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catch (HttpRequestException ex)</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_log.LogError(ex, "Error de comunicación con la API REST");</w:t>
            </w:r>
            <w:r>
              <w:rPr>
                <w:rFonts w:ascii="Courier New" w:hAnsi="Courier New"/>
                <w:color w:val="000000"/>
                <w:sz w:val="16"/>
              </w:rPr>
              <w:br w:type="textWrapping"/>
            </w:r>
            <w:r>
              <w:rPr>
                <w:rFonts w:ascii="Courier New" w:hAnsi="Courier New"/>
                <w:color w:val="000000"/>
                <w:sz w:val="16"/>
              </w:rPr>
              <w:t xml:space="preserve">            return new ResultadoConversionModelo(false, null, "Error de comunicación con el servidor.");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&lt;summary&gt;La categoría de la vista coincide con el segmento del endpoint REST.&lt;/summary&gt;</w:t>
            </w:r>
            <w:r>
              <w:rPr>
                <w:rFonts w:ascii="Courier New" w:hAnsi="Courier New"/>
                <w:color w:val="000000"/>
                <w:sz w:val="16"/>
              </w:rPr>
              <w:br w:type="textWrapping"/>
            </w:r>
            <w:r>
              <w:rPr>
                <w:rFonts w:ascii="Courier New" w:hAnsi="Courier New"/>
                <w:color w:val="000000"/>
                <w:sz w:val="16"/>
              </w:rPr>
              <w:t xml:space="preserve">    private string UrlDeConversion(string categoria) =&gt;</w:t>
            </w:r>
            <w:r>
              <w:rPr>
                <w:rFonts w:ascii="Courier New" w:hAnsi="Courier New"/>
                <w:color w:val="000000"/>
                <w:sz w:val="16"/>
              </w:rPr>
              <w:br w:type="textWrapping"/>
            </w:r>
            <w:r>
              <w:rPr>
                <w:rFonts w:ascii="Courier New" w:hAnsi="Courier New"/>
                <w:color w:val="000000"/>
                <w:sz w:val="16"/>
              </w:rPr>
              <w:t xml:space="preserve">        $"{_rutaConversion.TrimEnd('/')}/{categoria.ToLowerInvariant()}";</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static async Task&lt;RespuestaError&gt; LeerErrorAsync(HttpResponseMessage respuesta)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try</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await respuesta.Content.ReadFromJsonAsync&lt;RespuestaError&gt;() ?? new RespuestaError();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catch</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new RespuestaError();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75F0EA37">
      <w:pPr>
        <w:pStyle w:val="6"/>
        <w:spacing w:after="120"/>
      </w:pPr>
      <w:bookmarkStart w:id="323" w:name="_Toc14913"/>
      <w:bookmarkStart w:id="324" w:name="_Toc29362"/>
      <w:r>
        <w:rPr>
          <w:i/>
          <w:color w:val="1F497D"/>
          <w:sz w:val="18"/>
        </w:rPr>
        <w:t xml:space="preserve">Tabla </w:t>
      </w:r>
      <w:r>
        <w:rPr>
          <w:rFonts w:hint="default"/>
          <w:i/>
          <w:color w:val="1F497D"/>
          <w:sz w:val="18"/>
          <w:lang w:val="es-EC"/>
        </w:rPr>
        <w:t>38</w:t>
      </w:r>
      <w:r>
        <w:rPr>
          <w:i/>
          <w:color w:val="1F497D"/>
          <w:sz w:val="18"/>
        </w:rPr>
        <w:t>. Clase OpcionesApiRest - cliente web</w:t>
      </w:r>
      <w:bookmarkEnd w:id="323"/>
      <w:bookmarkEnd w:id="324"/>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3C250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67FFE575">
            <w:pPr>
              <w:spacing w:after="0" w:line="240" w:lineRule="auto"/>
            </w:pPr>
            <w:r>
              <w:rPr>
                <w:rFonts w:ascii="Courier New" w:hAnsi="Courier New"/>
                <w:color w:val="000000"/>
                <w:sz w:val="16"/>
              </w:rPr>
              <w:t>using CLI_WEB_RESTFUL_DOTNET.Modelos.Utilidades;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namespace CLI_WEB_RESTFUL_DOTNET.Servicios;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 Configuración de la API RESTful consumida por la aplicación. Los valores se</w:t>
            </w:r>
            <w:r>
              <w:rPr>
                <w:rFonts w:ascii="Courier New" w:hAnsi="Courier New"/>
                <w:color w:val="000000"/>
                <w:sz w:val="16"/>
              </w:rPr>
              <w:br w:type="textWrapping"/>
            </w:r>
            <w:r>
              <w:rPr>
                <w:rFonts w:ascii="Courier New" w:hAnsi="Courier New"/>
                <w:color w:val="000000"/>
                <w:sz w:val="16"/>
              </w:rPr>
              <w:t>/// leen del archivo .development.env mediante &lt;see cref="CargadorEnv"/&gt;.</w:t>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public class OpcionesApiRest</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public const string ClaveUrlBase = "BASE_URL";</w:t>
            </w:r>
            <w:r>
              <w:rPr>
                <w:rFonts w:ascii="Courier New" w:hAnsi="Courier New"/>
                <w:color w:val="000000"/>
                <w:sz w:val="16"/>
              </w:rPr>
              <w:br w:type="textWrapping"/>
            </w:r>
            <w:r>
              <w:rPr>
                <w:rFonts w:ascii="Courier New" w:hAnsi="Courier New"/>
                <w:color w:val="000000"/>
                <w:sz w:val="16"/>
              </w:rPr>
              <w:t xml:space="preserve">    public const string ClaveTimeout = "TIMEOUT_SEGUNDOS";</w:t>
            </w:r>
            <w:r>
              <w:rPr>
                <w:rFonts w:ascii="Courier New" w:hAnsi="Courier New"/>
                <w:color w:val="000000"/>
                <w:sz w:val="16"/>
              </w:rPr>
              <w:br w:type="textWrapping"/>
            </w:r>
            <w:r>
              <w:rPr>
                <w:rFonts w:ascii="Courier New" w:hAnsi="Courier New"/>
                <w:color w:val="000000"/>
                <w:sz w:val="16"/>
              </w:rPr>
              <w:t xml:space="preserve">    public const string ClaveRutaLogin = "LOGIN_ENDPOINT";</w:t>
            </w:r>
            <w:r>
              <w:rPr>
                <w:rFonts w:ascii="Courier New" w:hAnsi="Courier New"/>
                <w:color w:val="000000"/>
                <w:sz w:val="16"/>
              </w:rPr>
              <w:br w:type="textWrapping"/>
            </w:r>
            <w:r>
              <w:rPr>
                <w:rFonts w:ascii="Courier New" w:hAnsi="Courier New"/>
                <w:color w:val="000000"/>
                <w:sz w:val="16"/>
              </w:rPr>
              <w:t xml:space="preserve">    public const string ClaveRutaConversion = "CONVERSION_ENDPOINT";</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&lt;summary&gt;URL base de la API, por ejemplo http://localhost:60980.&lt;/summary&gt;</w:t>
            </w:r>
            <w:r>
              <w:rPr>
                <w:rFonts w:ascii="Courier New" w:hAnsi="Courier New"/>
                <w:color w:val="000000"/>
                <w:sz w:val="16"/>
              </w:rPr>
              <w:br w:type="textWrapping"/>
            </w:r>
            <w:r>
              <w:rPr>
                <w:rFonts w:ascii="Courier New" w:hAnsi="Courier New"/>
                <w:color w:val="000000"/>
                <w:sz w:val="16"/>
              </w:rPr>
              <w:t xml:space="preserve">    public string UrlBase { get; set; } = "http://localhost:60980";</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int TimeoutSegundos { get; set; } = 30;</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&lt;summary&gt;Ruta del endpoint de autenticación.&lt;/summary&gt;</w:t>
            </w:r>
            <w:r>
              <w:rPr>
                <w:rFonts w:ascii="Courier New" w:hAnsi="Courier New"/>
                <w:color w:val="000000"/>
                <w:sz w:val="16"/>
              </w:rPr>
              <w:br w:type="textWrapping"/>
            </w:r>
            <w:r>
              <w:rPr>
                <w:rFonts w:ascii="Courier New" w:hAnsi="Courier New"/>
                <w:color w:val="000000"/>
                <w:sz w:val="16"/>
              </w:rPr>
              <w:t xml:space="preserve">    public string RutaLogin { get; set; } = "/api/autenticacion/login";</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&lt;summary&gt;Ruta base del endpoint de conversión (sin la categoría).&lt;/summary&gt;</w:t>
            </w:r>
            <w:r>
              <w:rPr>
                <w:rFonts w:ascii="Courier New" w:hAnsi="Courier New"/>
                <w:color w:val="000000"/>
                <w:sz w:val="16"/>
              </w:rPr>
              <w:br w:type="textWrapping"/>
            </w:r>
            <w:r>
              <w:rPr>
                <w:rFonts w:ascii="Courier New" w:hAnsi="Courier New"/>
                <w:color w:val="000000"/>
                <w:sz w:val="16"/>
              </w:rPr>
              <w:t xml:space="preserve">    public string RutaConversion { get; set; } = "/api/conversion";</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w:t>
            </w:r>
            <w:r>
              <w:rPr>
                <w:rFonts w:ascii="Courier New" w:hAnsi="Courier New"/>
                <w:color w:val="000000"/>
                <w:sz w:val="16"/>
              </w:rPr>
              <w:br w:type="textWrapping"/>
            </w:r>
            <w:r>
              <w:rPr>
                <w:rFonts w:ascii="Courier New" w:hAnsi="Courier New"/>
                <w:color w:val="000000"/>
                <w:sz w:val="16"/>
              </w:rPr>
              <w:t xml:space="preserve">    /// Carga las variables desde '.development.env' (buscándolo desde la carpeta</w:t>
            </w:r>
            <w:r>
              <w:rPr>
                <w:rFonts w:ascii="Courier New" w:hAnsi="Courier New"/>
                <w:color w:val="000000"/>
                <w:sz w:val="16"/>
              </w:rPr>
              <w:br w:type="textWrapping"/>
            </w:r>
            <w:r>
              <w:rPr>
                <w:rFonts w:ascii="Courier New" w:hAnsi="Courier New"/>
                <w:color w:val="000000"/>
                <w:sz w:val="16"/>
              </w:rPr>
              <w:t xml:space="preserve">    /// indicada y sus padres) y construye las opciones. Si una variable no existe</w:t>
            </w:r>
            <w:r>
              <w:rPr>
                <w:rFonts w:ascii="Courier New" w:hAnsi="Courier New"/>
                <w:color w:val="000000"/>
                <w:sz w:val="16"/>
              </w:rPr>
              <w:br w:type="textWrapping"/>
            </w:r>
            <w:r>
              <w:rPr>
                <w:rFonts w:ascii="Courier New" w:hAnsi="Courier New"/>
                <w:color w:val="000000"/>
                <w:sz w:val="16"/>
              </w:rPr>
              <w:t xml:space="preserve">    /// o es inválida se conserva el valor por defecto.</w:t>
            </w:r>
            <w:r>
              <w:rPr>
                <w:rFonts w:ascii="Courier New" w:hAnsi="Courier New"/>
                <w:color w:val="000000"/>
                <w:sz w:val="16"/>
              </w:rPr>
              <w:br w:type="textWrapping"/>
            </w:r>
            <w:r>
              <w:rPr>
                <w:rFonts w:ascii="Courier New" w:hAnsi="Courier New"/>
                <w:color w:val="000000"/>
                <w:sz w:val="16"/>
              </w:rPr>
              <w:t xml:space="preserve">    /// &lt;/summary&gt;</w:t>
            </w:r>
            <w:r>
              <w:rPr>
                <w:rFonts w:ascii="Courier New" w:hAnsi="Courier New"/>
                <w:color w:val="000000"/>
                <w:sz w:val="16"/>
              </w:rPr>
              <w:br w:type="textWrapping"/>
            </w:r>
            <w:r>
              <w:rPr>
                <w:rFonts w:ascii="Courier New" w:hAnsi="Courier New"/>
                <w:color w:val="000000"/>
                <w:sz w:val="16"/>
              </w:rPr>
              <w:t xml:space="preserve">    public static OpcionesApiRest CargarDesdeEnv(string? rutaInicio = null)</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var variables = CargadorEnv.Cargar(rutaInicio ?? Directory.GetCurrentDirectory());</w:t>
            </w:r>
            <w:r>
              <w:rPr>
                <w:rFonts w:ascii="Courier New" w:hAnsi="Courier New"/>
                <w:color w:val="000000"/>
                <w:sz w:val="16"/>
              </w:rPr>
              <w:br w:type="textWrapping"/>
            </w:r>
            <w:r>
              <w:rPr>
                <w:rFonts w:ascii="Courier New" w:hAnsi="Courier New"/>
                <w:color w:val="000000"/>
                <w:sz w:val="16"/>
              </w:rPr>
              <w:t xml:space="preserve">        var opciones = new OpcionesApiRest();</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(variables.TryGetValue(ClaveUrlBase, out var url) &amp;&amp; !string.IsNullOrWhiteSpace(url))</w:t>
            </w:r>
            <w:r>
              <w:rPr>
                <w:rFonts w:ascii="Courier New" w:hAnsi="Courier New"/>
                <w:color w:val="000000"/>
                <w:sz w:val="16"/>
              </w:rPr>
              <w:br w:type="textWrapping"/>
            </w:r>
            <w:r>
              <w:rPr>
                <w:rFonts w:ascii="Courier New" w:hAnsi="Courier New"/>
                <w:color w:val="000000"/>
                <w:sz w:val="16"/>
              </w:rPr>
              <w:t xml:space="preserve">            opciones.UrlBase = url;</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(variables.TryGetValue(ClaveTimeout, out var timeout) &amp;&amp;</w:t>
            </w:r>
            <w:r>
              <w:rPr>
                <w:rFonts w:ascii="Courier New" w:hAnsi="Courier New"/>
                <w:color w:val="000000"/>
                <w:sz w:val="16"/>
              </w:rPr>
              <w:br w:type="textWrapping"/>
            </w:r>
            <w:r>
              <w:rPr>
                <w:rFonts w:ascii="Courier New" w:hAnsi="Courier New"/>
                <w:color w:val="000000"/>
                <w:sz w:val="16"/>
              </w:rPr>
              <w:t xml:space="preserve">            int.TryParse(timeout, out var segundos) &amp;&amp; segundos &gt; 0)</w:t>
            </w:r>
            <w:r>
              <w:rPr>
                <w:rFonts w:ascii="Courier New" w:hAnsi="Courier New"/>
                <w:color w:val="000000"/>
                <w:sz w:val="16"/>
              </w:rPr>
              <w:br w:type="textWrapping"/>
            </w:r>
            <w:r>
              <w:rPr>
                <w:rFonts w:ascii="Courier New" w:hAnsi="Courier New"/>
                <w:color w:val="000000"/>
                <w:sz w:val="16"/>
              </w:rPr>
              <w:t xml:space="preserve">            opciones.TimeoutSegundos = segundos;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(variables.TryGetValue(ClaveRutaLogin, out var rutaLogin) &amp;&amp; !string.IsNullOrWhiteSpace(rutaLogin))</w:t>
            </w:r>
            <w:r>
              <w:rPr>
                <w:rFonts w:ascii="Courier New" w:hAnsi="Courier New"/>
                <w:color w:val="000000"/>
                <w:sz w:val="16"/>
              </w:rPr>
              <w:br w:type="textWrapping"/>
            </w:r>
            <w:r>
              <w:rPr>
                <w:rFonts w:ascii="Courier New" w:hAnsi="Courier New"/>
                <w:color w:val="000000"/>
                <w:sz w:val="16"/>
              </w:rPr>
              <w:t xml:space="preserve">            opciones.RutaLogin = rutaLogin;</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(variables.TryGetValue(ClaveRutaConversion, out var rutaConversion) &amp;&amp; !string.IsNullOrWhiteSpace(rutaConversion))</w:t>
            </w:r>
            <w:r>
              <w:rPr>
                <w:rFonts w:ascii="Courier New" w:hAnsi="Courier New"/>
                <w:color w:val="000000"/>
                <w:sz w:val="16"/>
              </w:rPr>
              <w:br w:type="textWrapping"/>
            </w:r>
            <w:r>
              <w:rPr>
                <w:rFonts w:ascii="Courier New" w:hAnsi="Courier New"/>
                <w:color w:val="000000"/>
                <w:sz w:val="16"/>
              </w:rPr>
              <w:t xml:space="preserve">            opciones.RutaConversion = rutaConversion;</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return opciones;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67217692">
      <w:pPr>
        <w:pStyle w:val="6"/>
        <w:spacing w:after="120"/>
      </w:pPr>
      <w:bookmarkStart w:id="325" w:name="_Toc30937"/>
      <w:bookmarkStart w:id="326" w:name="_Toc4724"/>
      <w:r>
        <w:rPr>
          <w:i/>
          <w:color w:val="1F497D"/>
          <w:sz w:val="18"/>
        </w:rPr>
        <w:t xml:space="preserve">Tabla </w:t>
      </w:r>
      <w:r>
        <w:rPr>
          <w:rFonts w:hint="default"/>
          <w:i/>
          <w:color w:val="1F497D"/>
          <w:sz w:val="18"/>
          <w:lang w:val="es-EC"/>
        </w:rPr>
        <w:t>39</w:t>
      </w:r>
      <w:r>
        <w:rPr>
          <w:i/>
          <w:color w:val="1F497D"/>
          <w:sz w:val="18"/>
        </w:rPr>
        <w:t>. Clase SesionUsuario - cliente web</w:t>
      </w:r>
      <w:bookmarkEnd w:id="325"/>
      <w:bookmarkEnd w:id="326"/>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10316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1599BCA9">
            <w:pPr>
              <w:spacing w:after="0" w:line="240" w:lineRule="auto"/>
            </w:pPr>
            <w:r>
              <w:rPr>
                <w:rFonts w:ascii="Courier New" w:hAnsi="Courier New"/>
                <w:color w:val="000000"/>
                <w:sz w:val="16"/>
              </w:rPr>
              <w:t>namespace CLI_WEB_RESTFUL_DOTNET.Servicios;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 Guarda el token devuelto por IniciarSesion mientras dure el circuito de Blazor Server.</w:t>
            </w:r>
            <w:r>
              <w:rPr>
                <w:rFonts w:ascii="Courier New" w:hAnsi="Courier New"/>
                <w:color w:val="000000"/>
                <w:sz w:val="16"/>
              </w:rPr>
              <w:br w:type="textWrapping"/>
            </w:r>
            <w:r>
              <w:rPr>
                <w:rFonts w:ascii="Courier New" w:hAnsi="Courier New"/>
                <w:color w:val="000000"/>
                <w:sz w:val="16"/>
              </w:rPr>
              <w:t>/// El token se enviar� despu�s como cabecera SOAP en la operaci�n Convertir.</w:t>
            </w:r>
            <w:r>
              <w:rPr>
                <w:rFonts w:ascii="Courier New" w:hAnsi="Courier New"/>
                <w:color w:val="000000"/>
                <w:sz w:val="16"/>
              </w:rPr>
              <w:br w:type="textWrapping"/>
            </w:r>
            <w:r>
              <w:rPr>
                <w:rFonts w:ascii="Courier New" w:hAnsi="Courier New"/>
                <w:color w:val="000000"/>
                <w:sz w:val="16"/>
              </w:rPr>
              <w:t>/// &lt;/summary&gt;</w:t>
            </w:r>
            <w:r>
              <w:rPr>
                <w:rFonts w:ascii="Courier New" w:hAnsi="Courier New"/>
                <w:color w:val="000000"/>
                <w:sz w:val="16"/>
              </w:rPr>
              <w:br w:type="textWrapping"/>
            </w:r>
            <w:r>
              <w:rPr>
                <w:rFonts w:ascii="Courier New" w:hAnsi="Courier New"/>
                <w:color w:val="000000"/>
                <w:sz w:val="16"/>
              </w:rPr>
              <w:t>public class SesionUsuario</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public string? NombreUsuario { get; private set; }</w:t>
            </w:r>
            <w:r>
              <w:rPr>
                <w:rFonts w:ascii="Courier New" w:hAnsi="Courier New"/>
                <w:color w:val="000000"/>
                <w:sz w:val="16"/>
              </w:rPr>
              <w:br w:type="textWrapping"/>
            </w:r>
            <w:r>
              <w:rPr>
                <w:rFonts w:ascii="Courier New" w:hAnsi="Courier New"/>
                <w:color w:val="000000"/>
                <w:sz w:val="16"/>
              </w:rPr>
              <w:t xml:space="preserve">    public string? Token { get; private set; }</w:t>
            </w:r>
            <w:r>
              <w:rPr>
                <w:rFonts w:ascii="Courier New" w:hAnsi="Courier New"/>
                <w:color w:val="000000"/>
                <w:sz w:val="16"/>
              </w:rPr>
              <w:br w:type="textWrapping"/>
            </w:r>
            <w:r>
              <w:rPr>
                <w:rFonts w:ascii="Courier New" w:hAnsi="Courier New"/>
                <w:color w:val="000000"/>
                <w:sz w:val="16"/>
              </w:rPr>
              <w:t xml:space="preserve">    public bool EstaAutenticado =&gt; !string.IsNullOrEmpty(Token);</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event Action? CambioEstado;</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void Iniciar(string nombreUsuario, string token)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NombreUsuario = nombreUsuario;</w:t>
            </w:r>
            <w:r>
              <w:rPr>
                <w:rFonts w:ascii="Courier New" w:hAnsi="Courier New"/>
                <w:color w:val="000000"/>
                <w:sz w:val="16"/>
              </w:rPr>
              <w:br w:type="textWrapping"/>
            </w:r>
            <w:r>
              <w:rPr>
                <w:rFonts w:ascii="Courier New" w:hAnsi="Courier New"/>
                <w:color w:val="000000"/>
                <w:sz w:val="16"/>
              </w:rPr>
              <w:t xml:space="preserve">        Token = token;</w:t>
            </w:r>
            <w:r>
              <w:rPr>
                <w:rFonts w:ascii="Courier New" w:hAnsi="Courier New"/>
                <w:color w:val="000000"/>
                <w:sz w:val="16"/>
              </w:rPr>
              <w:br w:type="textWrapping"/>
            </w:r>
            <w:r>
              <w:rPr>
                <w:rFonts w:ascii="Courier New" w:hAnsi="Courier New"/>
                <w:color w:val="000000"/>
                <w:sz w:val="16"/>
              </w:rPr>
              <w:t xml:space="preserve">        CambioEstado?.Invoke();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void Cerrar()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NombreUsuario = null;</w:t>
            </w:r>
            <w:r>
              <w:rPr>
                <w:rFonts w:ascii="Courier New" w:hAnsi="Courier New"/>
                <w:color w:val="000000"/>
                <w:sz w:val="16"/>
              </w:rPr>
              <w:br w:type="textWrapping"/>
            </w:r>
            <w:r>
              <w:rPr>
                <w:rFonts w:ascii="Courier New" w:hAnsi="Courier New"/>
                <w:color w:val="000000"/>
                <w:sz w:val="16"/>
              </w:rPr>
              <w:t xml:space="preserve">        Token = null;</w:t>
            </w:r>
            <w:r>
              <w:rPr>
                <w:rFonts w:ascii="Courier New" w:hAnsi="Courier New"/>
                <w:color w:val="000000"/>
                <w:sz w:val="16"/>
              </w:rPr>
              <w:br w:type="textWrapping"/>
            </w:r>
            <w:r>
              <w:rPr>
                <w:rFonts w:ascii="Courier New" w:hAnsi="Courier New"/>
                <w:color w:val="000000"/>
                <w:sz w:val="16"/>
              </w:rPr>
              <w:t xml:space="preserve">        CambioEstado?.Invoke();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5842C843">
      <w:pPr>
        <w:bidi w:val="0"/>
      </w:pPr>
    </w:p>
    <w:p w14:paraId="53FD41EC">
      <w:pPr>
        <w:rPr>
          <w:rFonts w:hint="default"/>
          <w:b/>
          <w:bCs/>
          <w:color w:val="243F61"/>
          <w:sz w:val="32"/>
          <w:szCs w:val="32"/>
          <w:lang w:val="es-EC"/>
        </w:rPr>
      </w:pPr>
      <w:r>
        <w:rPr>
          <w:b/>
          <w:bCs/>
          <w:color w:val="243F61"/>
          <w:sz w:val="32"/>
          <w:szCs w:val="32"/>
        </w:rPr>
        <w:t xml:space="preserve">CREACIÓN DE </w:t>
      </w:r>
      <w:r>
        <w:rPr>
          <w:rFonts w:hint="default"/>
          <w:b/>
          <w:bCs/>
          <w:color w:val="243F61"/>
          <w:sz w:val="32"/>
          <w:szCs w:val="32"/>
          <w:lang w:val="es-EC"/>
        </w:rPr>
        <w:t>MODELOS Y UTILIDADES</w:t>
      </w:r>
    </w:p>
    <w:p w14:paraId="307ABCEB">
      <w:pPr>
        <w:rPr>
          <w:rFonts w:hint="default"/>
          <w:lang w:val="es-EC"/>
        </w:rPr>
      </w:pPr>
      <w:r>
        <w:rPr>
          <w:rFonts w:hint="default"/>
          <w:lang w:val="es-EC"/>
        </w:rPr>
        <w:t>Dentro de las clases de modelos, se definen las entidades que representan a las diferentes unidades de medida, así como clases que representan las peticiones y respuestas al servidor, incluyendo las respuestas de error. Para las peticiones, se crearon adicionalmente clases con data annotators que permiten validar los valores antes de enviar.</w:t>
      </w:r>
    </w:p>
    <w:p w14:paraId="71B160D1">
      <w:pPr>
        <w:rPr>
          <w:rFonts w:hint="default"/>
          <w:lang w:val="es-EC"/>
        </w:rPr>
      </w:pPr>
      <w:r>
        <w:rPr>
          <w:rFonts w:hint="default"/>
          <w:lang w:val="es-EC"/>
        </w:rPr>
        <w:t>Adicionalmente, se creó una utilidad CargadorEnv para detectar y extraer variables de entorno.</w:t>
      </w:r>
    </w:p>
    <w:p w14:paraId="3D43DDBB">
      <w:pPr>
        <w:jc w:val="center"/>
      </w:pPr>
      <w:r>
        <w:drawing>
          <wp:inline distT="0" distB="0" distL="114300" distR="114300">
            <wp:extent cx="1549400" cy="2101850"/>
            <wp:effectExtent l="0" t="0" r="0" b="6350"/>
            <wp:docPr id="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
                    <pic:cNvPicPr>
                      <a:picLocks noChangeAspect="1"/>
                    </pic:cNvPicPr>
                  </pic:nvPicPr>
                  <pic:blipFill>
                    <a:blip r:embed="rId65"/>
                    <a:stretch>
                      <a:fillRect/>
                    </a:stretch>
                  </pic:blipFill>
                  <pic:spPr>
                    <a:xfrm>
                      <a:off x="0" y="0"/>
                      <a:ext cx="1549400" cy="2101850"/>
                    </a:xfrm>
                    <a:prstGeom prst="rect">
                      <a:avLst/>
                    </a:prstGeom>
                    <a:noFill/>
                    <a:ln>
                      <a:noFill/>
                    </a:ln>
                  </pic:spPr>
                </pic:pic>
              </a:graphicData>
            </a:graphic>
          </wp:inline>
        </w:drawing>
      </w:r>
    </w:p>
    <w:p w14:paraId="14F2C518">
      <w:pPr>
        <w:pStyle w:val="5"/>
      </w:pPr>
      <w:bookmarkStart w:id="327" w:name="_Toc17282"/>
      <w:bookmarkStart w:id="328" w:name="_Toc28338"/>
      <w:bookmarkStart w:id="329" w:name="_Toc29970"/>
      <w:r>
        <w:t xml:space="preserve">Figura </w:t>
      </w:r>
      <w:r>
        <w:rPr>
          <w:rFonts w:hint="default"/>
          <w:lang w:val="es-EC"/>
        </w:rPr>
        <w:t>41</w:t>
      </w:r>
      <w:r>
        <w:t xml:space="preserve">. Creación de </w:t>
      </w:r>
      <w:r>
        <w:rPr>
          <w:rFonts w:hint="default"/>
          <w:lang w:val="es-EC"/>
        </w:rPr>
        <w:t>modelos</w:t>
      </w:r>
      <w:r>
        <w:t>- Cliente web</w:t>
      </w:r>
      <w:bookmarkEnd w:id="327"/>
      <w:bookmarkEnd w:id="328"/>
      <w:bookmarkEnd w:id="329"/>
    </w:p>
    <w:p w14:paraId="2D606F4E">
      <w:pPr>
        <w:pStyle w:val="6"/>
        <w:spacing w:after="120"/>
      </w:pPr>
      <w:bookmarkStart w:id="330" w:name="_Toc24118"/>
      <w:bookmarkStart w:id="331" w:name="_Toc16382"/>
      <w:r>
        <w:rPr>
          <w:i/>
          <w:color w:val="1F497D"/>
          <w:sz w:val="18"/>
        </w:rPr>
        <w:t>Tabla 4</w:t>
      </w:r>
      <w:r>
        <w:rPr>
          <w:rFonts w:hint="default"/>
          <w:i/>
          <w:color w:val="1F497D"/>
          <w:sz w:val="18"/>
          <w:lang w:val="es-EC"/>
        </w:rPr>
        <w:t>0</w:t>
      </w:r>
      <w:r>
        <w:rPr>
          <w:i/>
          <w:color w:val="1F497D"/>
          <w:sz w:val="18"/>
        </w:rPr>
        <w:t>. Clase CredencialesLogin - cliente web</w:t>
      </w:r>
      <w:bookmarkEnd w:id="330"/>
      <w:bookmarkEnd w:id="331"/>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28636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070EC95B">
            <w:pPr>
              <w:spacing w:after="0" w:line="240" w:lineRule="auto"/>
            </w:pPr>
            <w:r>
              <w:rPr>
                <w:rFonts w:ascii="Courier New" w:hAnsi="Courier New"/>
                <w:color w:val="000000"/>
                <w:sz w:val="16"/>
              </w:rPr>
              <w:t>using System.ComponentModel.DataAnnotations;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namespace CLI_WEB_RESTFUL_DOTNET.Modelos;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&lt;summary&gt;Modelo del formulario de inicio de sesión (MODELO de MVC).&lt;/summary&gt;</w:t>
            </w:r>
            <w:r>
              <w:rPr>
                <w:rFonts w:ascii="Courier New" w:hAnsi="Courier New"/>
                <w:color w:val="000000"/>
                <w:sz w:val="16"/>
              </w:rPr>
              <w:br w:type="textWrapping"/>
            </w:r>
            <w:r>
              <w:rPr>
                <w:rFonts w:ascii="Courier New" w:hAnsi="Courier New"/>
                <w:color w:val="000000"/>
                <w:sz w:val="16"/>
              </w:rPr>
              <w:t>public class CredencialesLogin</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[Required(ErrorMessage = "El nombre de usuario es obligatorio.")]</w:t>
            </w:r>
            <w:r>
              <w:rPr>
                <w:rFonts w:ascii="Courier New" w:hAnsi="Courier New"/>
                <w:color w:val="000000"/>
                <w:sz w:val="16"/>
              </w:rPr>
              <w:br w:type="textWrapping"/>
            </w:r>
            <w:r>
              <w:rPr>
                <w:rFonts w:ascii="Courier New" w:hAnsi="Courier New"/>
                <w:color w:val="000000"/>
                <w:sz w:val="16"/>
              </w:rPr>
              <w:t xml:space="preserve">    public string NombreUsuario { get; set; } = string.Empty;</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[Required(ErrorMessage = "La contraseña es obligatoria.")]</w:t>
            </w:r>
            <w:r>
              <w:rPr>
                <w:rFonts w:ascii="Courier New" w:hAnsi="Courier New"/>
                <w:color w:val="000000"/>
                <w:sz w:val="16"/>
              </w:rPr>
              <w:br w:type="textWrapping"/>
            </w:r>
            <w:r>
              <w:rPr>
                <w:rFonts w:ascii="Courier New" w:hAnsi="Courier New"/>
                <w:color w:val="000000"/>
                <w:sz w:val="16"/>
              </w:rPr>
              <w:t xml:space="preserve">    public string Contrasena { get; set; } = string.Empty;</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677CCAE7">
      <w:pPr>
        <w:pStyle w:val="6"/>
        <w:spacing w:after="120"/>
      </w:pPr>
      <w:bookmarkStart w:id="332" w:name="_Toc10928"/>
      <w:bookmarkStart w:id="333" w:name="_Toc23392"/>
      <w:r>
        <w:rPr>
          <w:i/>
          <w:color w:val="1F497D"/>
          <w:sz w:val="18"/>
        </w:rPr>
        <w:t xml:space="preserve">Tabla </w:t>
      </w:r>
      <w:r>
        <w:rPr>
          <w:rFonts w:hint="default"/>
          <w:i/>
          <w:color w:val="1F497D"/>
          <w:sz w:val="18"/>
          <w:lang w:val="es-EC"/>
        </w:rPr>
        <w:t>41</w:t>
      </w:r>
      <w:r>
        <w:rPr>
          <w:i/>
          <w:color w:val="1F497D"/>
          <w:sz w:val="18"/>
        </w:rPr>
        <w:t>. Clase RespuestaError - cliente web</w:t>
      </w:r>
      <w:bookmarkEnd w:id="332"/>
      <w:bookmarkEnd w:id="333"/>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1F8BE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4F1B8FEB">
            <w:pPr>
              <w:spacing w:after="0" w:line="240" w:lineRule="auto"/>
            </w:pPr>
            <w:r>
              <w:rPr>
                <w:rFonts w:ascii="Courier New" w:hAnsi="Courier New"/>
                <w:color w:val="000000"/>
                <w:sz w:val="16"/>
              </w:rPr>
              <w:t>namespace CLI_WEB_RESTFUL_DOTNET.Modelos;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&lt;summary&gt;DTO de error devuelto por la API REST (400/401).&lt;/summary&gt;</w:t>
            </w:r>
            <w:r>
              <w:rPr>
                <w:rFonts w:ascii="Courier New" w:hAnsi="Courier New"/>
                <w:color w:val="000000"/>
                <w:sz w:val="16"/>
              </w:rPr>
              <w:br w:type="textWrapping"/>
            </w:r>
            <w:r>
              <w:rPr>
                <w:rFonts w:ascii="Courier New" w:hAnsi="Courier New"/>
                <w:color w:val="000000"/>
                <w:sz w:val="16"/>
              </w:rPr>
              <w:t>public class RespuestaError</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public int Codigo { get; set; }</w:t>
            </w:r>
            <w:r>
              <w:rPr>
                <w:rFonts w:ascii="Courier New" w:hAnsi="Courier New"/>
                <w:color w:val="000000"/>
                <w:sz w:val="16"/>
              </w:rPr>
              <w:br w:type="textWrapping"/>
            </w:r>
            <w:r>
              <w:rPr>
                <w:rFonts w:ascii="Courier New" w:hAnsi="Courier New"/>
                <w:color w:val="000000"/>
                <w:sz w:val="16"/>
              </w:rPr>
              <w:t xml:space="preserve">    public string? Mensaje { get; set; }</w:t>
            </w:r>
            <w:r>
              <w:rPr>
                <w:rFonts w:ascii="Courier New" w:hAnsi="Courier New"/>
                <w:color w:val="000000"/>
                <w:sz w:val="16"/>
              </w:rPr>
              <w:br w:type="textWrapping"/>
            </w:r>
            <w:r>
              <w:rPr>
                <w:rFonts w:ascii="Courier New" w:hAnsi="Courier New"/>
                <w:color w:val="000000"/>
                <w:sz w:val="16"/>
              </w:rPr>
              <w:t xml:space="preserve">    public string? Detalle { get; set;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6F0A5877">
      <w:pPr>
        <w:pStyle w:val="6"/>
        <w:spacing w:after="120"/>
      </w:pPr>
      <w:bookmarkStart w:id="334" w:name="_Toc2464"/>
      <w:bookmarkStart w:id="335" w:name="_Toc32234"/>
      <w:r>
        <w:rPr>
          <w:i/>
          <w:color w:val="1F497D"/>
          <w:sz w:val="18"/>
        </w:rPr>
        <w:t xml:space="preserve">Tabla </w:t>
      </w:r>
      <w:r>
        <w:rPr>
          <w:rFonts w:hint="default"/>
          <w:i/>
          <w:color w:val="1F497D"/>
          <w:sz w:val="18"/>
          <w:lang w:val="es-EC"/>
        </w:rPr>
        <w:t>42</w:t>
      </w:r>
      <w:r>
        <w:rPr>
          <w:i/>
          <w:color w:val="1F497D"/>
          <w:sz w:val="18"/>
        </w:rPr>
        <w:t>. Clase RespuestaLogin - cliente web</w:t>
      </w:r>
      <w:bookmarkEnd w:id="334"/>
      <w:bookmarkEnd w:id="335"/>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41C51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60FC9159">
            <w:pPr>
              <w:spacing w:after="0" w:line="240" w:lineRule="auto"/>
            </w:pPr>
            <w:r>
              <w:rPr>
                <w:rFonts w:ascii="Courier New" w:hAnsi="Courier New"/>
                <w:color w:val="000000"/>
                <w:sz w:val="16"/>
              </w:rPr>
              <w:t>namespace CLI_WEB_RESTFUL_DOTNET.Modelos;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&lt;summary&gt;DTO de salida de POST /api/autenticacion/login.&lt;/summary&gt;</w:t>
            </w:r>
            <w:r>
              <w:rPr>
                <w:rFonts w:ascii="Courier New" w:hAnsi="Courier New"/>
                <w:color w:val="000000"/>
                <w:sz w:val="16"/>
              </w:rPr>
              <w:br w:type="textWrapping"/>
            </w:r>
            <w:r>
              <w:rPr>
                <w:rFonts w:ascii="Courier New" w:hAnsi="Courier New"/>
                <w:color w:val="000000"/>
                <w:sz w:val="16"/>
              </w:rPr>
              <w:t>public class RespuestaLogin</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public string? Token { get; set; }</w:t>
            </w:r>
            <w:r>
              <w:rPr>
                <w:rFonts w:ascii="Courier New" w:hAnsi="Courier New"/>
                <w:color w:val="000000"/>
                <w:sz w:val="16"/>
              </w:rPr>
              <w:br w:type="textWrapping"/>
            </w:r>
            <w:r>
              <w:rPr>
                <w:rFonts w:ascii="Courier New" w:hAnsi="Courier New"/>
                <w:color w:val="000000"/>
                <w:sz w:val="16"/>
              </w:rPr>
              <w:t xml:space="preserve">    public DateTime Expiracion { get; set;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70128039"/>
    <w:p w14:paraId="7F10CC22">
      <w:pPr>
        <w:pStyle w:val="6"/>
        <w:spacing w:after="120"/>
      </w:pPr>
      <w:bookmarkStart w:id="336" w:name="_Toc8042"/>
      <w:bookmarkStart w:id="337" w:name="_Toc22063"/>
      <w:r>
        <w:rPr>
          <w:i/>
          <w:color w:val="1F497D"/>
          <w:sz w:val="18"/>
        </w:rPr>
        <w:t xml:space="preserve">Tabla </w:t>
      </w:r>
      <w:r>
        <w:rPr>
          <w:rFonts w:hint="default"/>
          <w:i/>
          <w:color w:val="1F497D"/>
          <w:sz w:val="18"/>
          <w:lang w:val="es-EC"/>
        </w:rPr>
        <w:t>43</w:t>
      </w:r>
      <w:r>
        <w:rPr>
          <w:i/>
          <w:color w:val="1F497D"/>
          <w:sz w:val="18"/>
        </w:rPr>
        <w:t>. Clase ResultadoLogin - cliente web</w:t>
      </w:r>
      <w:bookmarkEnd w:id="336"/>
      <w:bookmarkEnd w:id="337"/>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2700F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422F78ED">
            <w:pPr>
              <w:spacing w:after="0" w:line="240" w:lineRule="auto"/>
            </w:pPr>
            <w:r>
              <w:rPr>
                <w:rFonts w:ascii="Courier New" w:hAnsi="Courier New"/>
                <w:color w:val="000000"/>
                <w:sz w:val="16"/>
              </w:rPr>
              <w:t>namespace CLI_WEB_RESTFUL_DOTNET.Modelos;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&lt;summary&gt;Resultado de un intento de inicio de sesión, independiente del formato SOAP.&lt;/summary&gt;</w:t>
            </w:r>
            <w:r>
              <w:rPr>
                <w:rFonts w:ascii="Courier New" w:hAnsi="Courier New"/>
                <w:color w:val="000000"/>
                <w:sz w:val="16"/>
              </w:rPr>
              <w:br w:type="textWrapping"/>
            </w:r>
            <w:r>
              <w:rPr>
                <w:rFonts w:ascii="Courier New" w:hAnsi="Courier New"/>
                <w:color w:val="000000"/>
                <w:sz w:val="16"/>
              </w:rPr>
              <w:t>public record ResultadoLogin(bool Exito, string? Token, string Mensaje);</w:t>
            </w:r>
            <w:r>
              <w:rPr>
                <w:rFonts w:ascii="Courier New" w:hAnsi="Courier New"/>
                <w:color w:val="000000"/>
                <w:sz w:val="16"/>
              </w:rPr>
              <w:br w:type="textWrapping"/>
            </w:r>
          </w:p>
        </w:tc>
      </w:tr>
    </w:tbl>
    <w:p w14:paraId="4BE4AD34">
      <w:pPr>
        <w:pStyle w:val="6"/>
        <w:spacing w:after="120"/>
      </w:pPr>
      <w:bookmarkStart w:id="338" w:name="_Toc1834"/>
      <w:bookmarkStart w:id="339" w:name="_Toc29668"/>
      <w:r>
        <w:rPr>
          <w:i/>
          <w:color w:val="1F497D"/>
          <w:sz w:val="18"/>
        </w:rPr>
        <w:t xml:space="preserve">Tabla </w:t>
      </w:r>
      <w:r>
        <w:rPr>
          <w:rFonts w:hint="default"/>
          <w:i/>
          <w:color w:val="1F497D"/>
          <w:sz w:val="18"/>
          <w:lang w:val="es-EC"/>
        </w:rPr>
        <w:t>44</w:t>
      </w:r>
      <w:r>
        <w:rPr>
          <w:i/>
          <w:color w:val="1F497D"/>
          <w:sz w:val="18"/>
        </w:rPr>
        <w:t>. Clase SolicitudLogin - cliente web</w:t>
      </w:r>
      <w:bookmarkEnd w:id="338"/>
      <w:bookmarkEnd w:id="339"/>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71589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10705FE6">
            <w:pPr>
              <w:spacing w:after="0" w:line="240" w:lineRule="auto"/>
            </w:pPr>
            <w:r>
              <w:rPr>
                <w:rFonts w:ascii="Courier New" w:hAnsi="Courier New"/>
                <w:color w:val="000000"/>
                <w:sz w:val="16"/>
              </w:rPr>
              <w:t>namespace CLI_WEB_RESTFUL_DOTNET.Modelos;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&lt;summary&gt;DTO de entrada para POST /api/autenticacion/login.&lt;/summary&gt;</w:t>
            </w:r>
            <w:r>
              <w:rPr>
                <w:rFonts w:ascii="Courier New" w:hAnsi="Courier New"/>
                <w:color w:val="000000"/>
                <w:sz w:val="16"/>
              </w:rPr>
              <w:br w:type="textWrapping"/>
            </w:r>
            <w:r>
              <w:rPr>
                <w:rFonts w:ascii="Courier New" w:hAnsi="Courier New"/>
                <w:color w:val="000000"/>
                <w:sz w:val="16"/>
              </w:rPr>
              <w:t>public class SolicitudLogin</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public string? Usuario { get; set; }</w:t>
            </w:r>
            <w:r>
              <w:rPr>
                <w:rFonts w:ascii="Courier New" w:hAnsi="Courier New"/>
                <w:color w:val="000000"/>
                <w:sz w:val="16"/>
              </w:rPr>
              <w:br w:type="textWrapping"/>
            </w:r>
            <w:r>
              <w:rPr>
                <w:rFonts w:ascii="Courier New" w:hAnsi="Courier New"/>
                <w:color w:val="000000"/>
                <w:sz w:val="16"/>
              </w:rPr>
              <w:t xml:space="preserve">    public string? Contrasena { get; set;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778FAF69">
      <w:pPr>
        <w:pStyle w:val="6"/>
        <w:spacing w:after="120"/>
      </w:pPr>
      <w:bookmarkStart w:id="340" w:name="_Toc20928"/>
      <w:bookmarkStart w:id="341" w:name="_Toc13480"/>
      <w:r>
        <w:rPr>
          <w:i/>
          <w:color w:val="1F497D"/>
          <w:sz w:val="18"/>
        </w:rPr>
        <w:t xml:space="preserve">Tabla </w:t>
      </w:r>
      <w:r>
        <w:rPr>
          <w:rFonts w:hint="default"/>
          <w:i/>
          <w:color w:val="1F497D"/>
          <w:sz w:val="18"/>
          <w:lang w:val="es-EC"/>
        </w:rPr>
        <w:t>45</w:t>
      </w:r>
      <w:r>
        <w:rPr>
          <w:i/>
          <w:color w:val="1F497D"/>
          <w:sz w:val="18"/>
        </w:rPr>
        <w:t>. Clase CatalogoUnidades - cliente web</w:t>
      </w:r>
      <w:bookmarkEnd w:id="340"/>
      <w:bookmarkEnd w:id="341"/>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6F7C5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5600C696">
            <w:pPr>
              <w:spacing w:after="0" w:line="240" w:lineRule="auto"/>
            </w:pPr>
            <w:r>
              <w:rPr>
                <w:rFonts w:ascii="Courier New" w:hAnsi="Courier New"/>
                <w:color w:val="000000"/>
                <w:sz w:val="16"/>
              </w:rPr>
              <w:t>namespace CLI_WEB_RESTFUL_DOTNET.Modelos.Conversiones;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public record UnidadInfo(string UnidadTag, string FormLabel, string Abbr);</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public static class CatalogoUnidades</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public static IReadOnlyList&lt;string&gt; Categorias { get; } = new[] { "Longitud", "Masa", "Temperatura"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static readonly Dictionary&lt;string, List&lt;UnidadInfo&gt;&gt; _unidades = new(StringComparer.OrdinalIgnoreCase)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["Longitud"] = new()</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new("Metro", "Metros", "m"),</w:t>
            </w:r>
            <w:r>
              <w:rPr>
                <w:rFonts w:ascii="Courier New" w:hAnsi="Courier New"/>
                <w:color w:val="000000"/>
                <w:sz w:val="16"/>
              </w:rPr>
              <w:br w:type="textWrapping"/>
            </w:r>
            <w:r>
              <w:rPr>
                <w:rFonts w:ascii="Courier New" w:hAnsi="Courier New"/>
                <w:color w:val="000000"/>
                <w:sz w:val="16"/>
              </w:rPr>
              <w:t xml:space="preserve">            new("Pie", "Pies", "ft"),</w:t>
            </w:r>
            <w:r>
              <w:rPr>
                <w:rFonts w:ascii="Courier New" w:hAnsi="Courier New"/>
                <w:color w:val="000000"/>
                <w:sz w:val="16"/>
              </w:rPr>
              <w:br w:type="textWrapping"/>
            </w:r>
            <w:r>
              <w:rPr>
                <w:rFonts w:ascii="Courier New" w:hAnsi="Courier New"/>
                <w:color w:val="000000"/>
                <w:sz w:val="16"/>
              </w:rPr>
              <w:t xml:space="preserve">            new("Centimetro", "Centímetros", "cm"),</w:t>
            </w:r>
            <w:r>
              <w:rPr>
                <w:rFonts w:ascii="Courier New" w:hAnsi="Courier New"/>
                <w:color w:val="000000"/>
                <w:sz w:val="16"/>
              </w:rPr>
              <w:br w:type="textWrapping"/>
            </w:r>
            <w:r>
              <w:rPr>
                <w:rFonts w:ascii="Courier New" w:hAnsi="Courier New"/>
                <w:color w:val="000000"/>
                <w:sz w:val="16"/>
              </w:rPr>
              <w:t xml:space="preserve">            new("Milla", "Millas", "mi"),</w:t>
            </w:r>
            <w:r>
              <w:rPr>
                <w:rFonts w:ascii="Courier New" w:hAnsi="Courier New"/>
                <w:color w:val="000000"/>
                <w:sz w:val="16"/>
              </w:rPr>
              <w:br w:type="textWrapping"/>
            </w:r>
            <w:r>
              <w:rPr>
                <w:rFonts w:ascii="Courier New" w:hAnsi="Courier New"/>
                <w:color w:val="000000"/>
                <w:sz w:val="16"/>
              </w:rPr>
              <w:t xml:space="preserve">            new("Yarda", "Yardas", "yd")</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["Masa"] = new()</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new("Kilogramo", "Kilogramos", "kg"),</w:t>
            </w:r>
            <w:r>
              <w:rPr>
                <w:rFonts w:ascii="Courier New" w:hAnsi="Courier New"/>
                <w:color w:val="000000"/>
                <w:sz w:val="16"/>
              </w:rPr>
              <w:br w:type="textWrapping"/>
            </w:r>
            <w:r>
              <w:rPr>
                <w:rFonts w:ascii="Courier New" w:hAnsi="Courier New"/>
                <w:color w:val="000000"/>
                <w:sz w:val="16"/>
              </w:rPr>
              <w:t xml:space="preserve">            new("Gramo", "Gramos", "g"),</w:t>
            </w:r>
            <w:r>
              <w:rPr>
                <w:rFonts w:ascii="Courier New" w:hAnsi="Courier New"/>
                <w:color w:val="000000"/>
                <w:sz w:val="16"/>
              </w:rPr>
              <w:br w:type="textWrapping"/>
            </w:r>
            <w:r>
              <w:rPr>
                <w:rFonts w:ascii="Courier New" w:hAnsi="Courier New"/>
                <w:color w:val="000000"/>
                <w:sz w:val="16"/>
              </w:rPr>
              <w:t xml:space="preserve">            new("Tonelada", "Toneladas", "t"),</w:t>
            </w:r>
            <w:r>
              <w:rPr>
                <w:rFonts w:ascii="Courier New" w:hAnsi="Courier New"/>
                <w:color w:val="000000"/>
                <w:sz w:val="16"/>
              </w:rPr>
              <w:br w:type="textWrapping"/>
            </w:r>
            <w:r>
              <w:rPr>
                <w:rFonts w:ascii="Courier New" w:hAnsi="Courier New"/>
                <w:color w:val="000000"/>
                <w:sz w:val="16"/>
              </w:rPr>
              <w:t xml:space="preserve">            new("Onza", "Onzas", "oz")</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["Temperatura"] = new()</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new("Celsius", "Celsius (°C)", "°C"),</w:t>
            </w:r>
            <w:r>
              <w:rPr>
                <w:rFonts w:ascii="Courier New" w:hAnsi="Courier New"/>
                <w:color w:val="000000"/>
                <w:sz w:val="16"/>
              </w:rPr>
              <w:br w:type="textWrapping"/>
            </w:r>
            <w:r>
              <w:rPr>
                <w:rFonts w:ascii="Courier New" w:hAnsi="Courier New"/>
                <w:color w:val="000000"/>
                <w:sz w:val="16"/>
              </w:rPr>
              <w:t xml:space="preserve">            new("Fahrenheit", "Fahrenheit (°F)", "°F"),</w:t>
            </w:r>
            <w:r>
              <w:rPr>
                <w:rFonts w:ascii="Courier New" w:hAnsi="Courier New"/>
                <w:color w:val="000000"/>
                <w:sz w:val="16"/>
              </w:rPr>
              <w:br w:type="textWrapping"/>
            </w:r>
            <w:r>
              <w:rPr>
                <w:rFonts w:ascii="Courier New" w:hAnsi="Courier New"/>
                <w:color w:val="000000"/>
                <w:sz w:val="16"/>
              </w:rPr>
              <w:t xml:space="preserve">            new("Kelvin", "Kelvin (K)", "K"),</w:t>
            </w:r>
            <w:r>
              <w:rPr>
                <w:rFonts w:ascii="Courier New" w:hAnsi="Courier New"/>
                <w:color w:val="000000"/>
                <w:sz w:val="16"/>
              </w:rPr>
              <w:br w:type="textWrapping"/>
            </w:r>
            <w:r>
              <w:rPr>
                <w:rFonts w:ascii="Courier New" w:hAnsi="Courier New"/>
                <w:color w:val="000000"/>
                <w:sz w:val="16"/>
              </w:rPr>
              <w:t xml:space="preserve">            new("Rankine", "Rankine (°R)", "°R")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static IReadOnlyList&lt;UnidadInfo&gt; UnidadesDe(string categoria) =&gt;</w:t>
            </w:r>
            <w:r>
              <w:rPr>
                <w:rFonts w:ascii="Courier New" w:hAnsi="Courier New"/>
                <w:color w:val="000000"/>
                <w:sz w:val="16"/>
              </w:rPr>
              <w:br w:type="textWrapping"/>
            </w:r>
            <w:r>
              <w:rPr>
                <w:rFonts w:ascii="Courier New" w:hAnsi="Courier New"/>
                <w:color w:val="000000"/>
                <w:sz w:val="16"/>
              </w:rPr>
              <w:t xml:space="preserve">        _unidades.TryGetValue(categoria, out var lista) ? lista : Array.Empty&lt;UnidadInfo&gt;();</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4C9BBEA8">
      <w:pPr>
        <w:pStyle w:val="6"/>
        <w:spacing w:after="120"/>
      </w:pPr>
      <w:bookmarkStart w:id="342" w:name="_Toc13544"/>
      <w:bookmarkStart w:id="343" w:name="_Toc15462"/>
      <w:r>
        <w:rPr>
          <w:i/>
          <w:color w:val="1F497D"/>
          <w:sz w:val="18"/>
        </w:rPr>
        <w:t xml:space="preserve">Tabla </w:t>
      </w:r>
      <w:r>
        <w:rPr>
          <w:rFonts w:hint="default"/>
          <w:i/>
          <w:color w:val="1F497D"/>
          <w:sz w:val="18"/>
          <w:lang w:val="es-EC"/>
        </w:rPr>
        <w:t>46</w:t>
      </w:r>
      <w:r>
        <w:rPr>
          <w:i/>
          <w:color w:val="1F497D"/>
          <w:sz w:val="18"/>
        </w:rPr>
        <w:t>. Clase RespuestaConversion - cliente web</w:t>
      </w:r>
      <w:bookmarkEnd w:id="342"/>
      <w:bookmarkEnd w:id="343"/>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0D581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431D8372">
            <w:pPr>
              <w:spacing w:after="0" w:line="240" w:lineRule="auto"/>
            </w:pPr>
            <w:r>
              <w:rPr>
                <w:rFonts w:ascii="Courier New" w:hAnsi="Courier New"/>
                <w:color w:val="000000"/>
                <w:sz w:val="16"/>
              </w:rPr>
              <w:t>namespace CLI_WEB_RESTFUL_DOTNET.Modelos.Conversiones;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&lt;summary&gt;DTO de salida de POST /api/conversion/{categoria}.&lt;/summary&gt;</w:t>
            </w:r>
            <w:r>
              <w:rPr>
                <w:rFonts w:ascii="Courier New" w:hAnsi="Courier New"/>
                <w:color w:val="000000"/>
                <w:sz w:val="16"/>
              </w:rPr>
              <w:br w:type="textWrapping"/>
            </w:r>
            <w:r>
              <w:rPr>
                <w:rFonts w:ascii="Courier New" w:hAnsi="Courier New"/>
                <w:color w:val="000000"/>
                <w:sz w:val="16"/>
              </w:rPr>
              <w:t>public class RespuestaConversion</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public double ValorConvertido { get; set; }</w:t>
            </w:r>
            <w:r>
              <w:rPr>
                <w:rFonts w:ascii="Courier New" w:hAnsi="Courier New"/>
                <w:color w:val="000000"/>
                <w:sz w:val="16"/>
              </w:rPr>
              <w:br w:type="textWrapping"/>
            </w:r>
            <w:r>
              <w:rPr>
                <w:rFonts w:ascii="Courier New" w:hAnsi="Courier New"/>
                <w:color w:val="000000"/>
                <w:sz w:val="16"/>
              </w:rPr>
              <w:t xml:space="preserve">    public string? UnidadOrigen { get; set; }</w:t>
            </w:r>
            <w:r>
              <w:rPr>
                <w:rFonts w:ascii="Courier New" w:hAnsi="Courier New"/>
                <w:color w:val="000000"/>
                <w:sz w:val="16"/>
              </w:rPr>
              <w:br w:type="textWrapping"/>
            </w:r>
            <w:r>
              <w:rPr>
                <w:rFonts w:ascii="Courier New" w:hAnsi="Courier New"/>
                <w:color w:val="000000"/>
                <w:sz w:val="16"/>
              </w:rPr>
              <w:t xml:space="preserve">    public string? UnidadDestino { get; set;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6300FE37">
      <w:pPr>
        <w:pStyle w:val="6"/>
        <w:spacing w:after="120"/>
      </w:pPr>
      <w:bookmarkStart w:id="344" w:name="_Toc10595"/>
      <w:bookmarkStart w:id="345" w:name="_Toc14828"/>
      <w:r>
        <w:rPr>
          <w:i/>
          <w:color w:val="1F497D"/>
          <w:sz w:val="18"/>
        </w:rPr>
        <w:t xml:space="preserve">Tabla </w:t>
      </w:r>
      <w:r>
        <w:rPr>
          <w:rFonts w:hint="default"/>
          <w:i/>
          <w:color w:val="1F497D"/>
          <w:sz w:val="18"/>
          <w:lang w:val="es-EC"/>
        </w:rPr>
        <w:t>47</w:t>
      </w:r>
      <w:r>
        <w:rPr>
          <w:i/>
          <w:color w:val="1F497D"/>
          <w:sz w:val="18"/>
        </w:rPr>
        <w:t>. Clase ResultadoConversionModelo - cliente web</w:t>
      </w:r>
      <w:bookmarkEnd w:id="344"/>
      <w:bookmarkEnd w:id="345"/>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61BB9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5DD914EC">
            <w:pPr>
              <w:spacing w:after="0" w:line="240" w:lineRule="auto"/>
            </w:pPr>
            <w:r>
              <w:rPr>
                <w:rFonts w:ascii="Courier New" w:hAnsi="Courier New"/>
                <w:color w:val="000000"/>
                <w:sz w:val="16"/>
              </w:rPr>
              <w:t>namespace CLI_WEB_RESTFUL_DOTNET.Modelos.Conversiones;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&lt;summary&gt;Resultado de una conversión, independiente del formato SOAP.&lt;/summary&gt;</w:t>
            </w:r>
            <w:r>
              <w:rPr>
                <w:rFonts w:ascii="Courier New" w:hAnsi="Courier New"/>
                <w:color w:val="000000"/>
                <w:sz w:val="16"/>
              </w:rPr>
              <w:br w:type="textWrapping"/>
            </w:r>
            <w:r>
              <w:rPr>
                <w:rFonts w:ascii="Courier New" w:hAnsi="Courier New"/>
                <w:color w:val="000000"/>
                <w:sz w:val="16"/>
              </w:rPr>
              <w:t>public record ResultadoConversionModelo(bool Exito, double? Valor, string Mensaje);</w:t>
            </w:r>
            <w:r>
              <w:rPr>
                <w:rFonts w:ascii="Courier New" w:hAnsi="Courier New"/>
                <w:color w:val="000000"/>
                <w:sz w:val="16"/>
              </w:rPr>
              <w:br w:type="textWrapping"/>
            </w:r>
          </w:p>
        </w:tc>
      </w:tr>
    </w:tbl>
    <w:p w14:paraId="06D6159F">
      <w:pPr>
        <w:pStyle w:val="6"/>
        <w:spacing w:after="120"/>
      </w:pPr>
      <w:bookmarkStart w:id="346" w:name="_Toc32269"/>
      <w:bookmarkStart w:id="347" w:name="_Toc32369"/>
      <w:r>
        <w:rPr>
          <w:i/>
          <w:color w:val="1F497D"/>
          <w:sz w:val="18"/>
        </w:rPr>
        <w:t xml:space="preserve">Tabla </w:t>
      </w:r>
      <w:r>
        <w:rPr>
          <w:rFonts w:hint="default"/>
          <w:i/>
          <w:color w:val="1F497D"/>
          <w:sz w:val="18"/>
          <w:lang w:val="es-EC"/>
        </w:rPr>
        <w:t>48</w:t>
      </w:r>
      <w:r>
        <w:rPr>
          <w:i/>
          <w:color w:val="1F497D"/>
          <w:sz w:val="18"/>
        </w:rPr>
        <w:t>. Clase SolicitudConversion - cliente web</w:t>
      </w:r>
      <w:bookmarkEnd w:id="346"/>
      <w:bookmarkEnd w:id="347"/>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1CE9C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2937F147">
            <w:pPr>
              <w:spacing w:after="0" w:line="240" w:lineRule="auto"/>
            </w:pPr>
            <w:r>
              <w:rPr>
                <w:rFonts w:ascii="Courier New" w:hAnsi="Courier New"/>
                <w:color w:val="000000"/>
                <w:sz w:val="16"/>
              </w:rPr>
              <w:t>namespace CLI_WEB_RESTFUL_DOTNET.Modelos.Conversiones;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&lt;summary&gt;DTO de entrada de POST /api/conversion/{categoria}.&lt;/summary&gt;</w:t>
            </w:r>
            <w:r>
              <w:rPr>
                <w:rFonts w:ascii="Courier New" w:hAnsi="Courier New"/>
                <w:color w:val="000000"/>
                <w:sz w:val="16"/>
              </w:rPr>
              <w:br w:type="textWrapping"/>
            </w:r>
            <w:r>
              <w:rPr>
                <w:rFonts w:ascii="Courier New" w:hAnsi="Courier New"/>
                <w:color w:val="000000"/>
                <w:sz w:val="16"/>
              </w:rPr>
              <w:t>public class SolicitudConversion</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public double? Valor { get; set; }</w:t>
            </w:r>
            <w:r>
              <w:rPr>
                <w:rFonts w:ascii="Courier New" w:hAnsi="Courier New"/>
                <w:color w:val="000000"/>
                <w:sz w:val="16"/>
              </w:rPr>
              <w:br w:type="textWrapping"/>
            </w:r>
            <w:r>
              <w:rPr>
                <w:rFonts w:ascii="Courier New" w:hAnsi="Courier New"/>
                <w:color w:val="000000"/>
                <w:sz w:val="16"/>
              </w:rPr>
              <w:t xml:space="preserve">    public string? UnidadOrigen { get; set; }</w:t>
            </w:r>
            <w:r>
              <w:rPr>
                <w:rFonts w:ascii="Courier New" w:hAnsi="Courier New"/>
                <w:color w:val="000000"/>
                <w:sz w:val="16"/>
              </w:rPr>
              <w:br w:type="textWrapping"/>
            </w:r>
            <w:r>
              <w:rPr>
                <w:rFonts w:ascii="Courier New" w:hAnsi="Courier New"/>
                <w:color w:val="000000"/>
                <w:sz w:val="16"/>
              </w:rPr>
              <w:t xml:space="preserve">    public string? UnidadDestino { get; set;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76BA983F">
      <w:pPr>
        <w:pStyle w:val="6"/>
        <w:spacing w:after="120"/>
      </w:pPr>
      <w:bookmarkStart w:id="348" w:name="_Toc1522"/>
      <w:bookmarkStart w:id="349" w:name="_Toc6308"/>
      <w:r>
        <w:rPr>
          <w:i/>
          <w:color w:val="1F497D"/>
          <w:sz w:val="18"/>
        </w:rPr>
        <w:t xml:space="preserve">Tabla </w:t>
      </w:r>
      <w:r>
        <w:rPr>
          <w:rFonts w:hint="default"/>
          <w:i/>
          <w:color w:val="1F497D"/>
          <w:sz w:val="18"/>
          <w:lang w:val="es-EC"/>
        </w:rPr>
        <w:t>49</w:t>
      </w:r>
      <w:r>
        <w:rPr>
          <w:i/>
          <w:color w:val="1F497D"/>
          <w:sz w:val="18"/>
        </w:rPr>
        <w:t>. Clase SolicitudConversionModelo - cliente web</w:t>
      </w:r>
      <w:bookmarkEnd w:id="348"/>
      <w:bookmarkEnd w:id="349"/>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423E6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286D1007">
            <w:pPr>
              <w:spacing w:after="0" w:line="240" w:lineRule="auto"/>
            </w:pPr>
            <w:r>
              <w:rPr>
                <w:rFonts w:ascii="Courier New" w:hAnsi="Courier New"/>
                <w:color w:val="000000"/>
                <w:sz w:val="16"/>
              </w:rPr>
              <w:t>using System.ComponentModel.DataAnnotations;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namespace CLI_WEB_RESTFUL_DOTNET.Modelos.Conversiones;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&lt;summary&gt;Modelo del formulario de conversión (MODELO de MVC).&lt;/summary&gt;</w:t>
            </w:r>
            <w:r>
              <w:rPr>
                <w:rFonts w:ascii="Courier New" w:hAnsi="Courier New"/>
                <w:color w:val="000000"/>
                <w:sz w:val="16"/>
              </w:rPr>
              <w:br w:type="textWrapping"/>
            </w:r>
            <w:r>
              <w:rPr>
                <w:rFonts w:ascii="Courier New" w:hAnsi="Courier New"/>
                <w:color w:val="000000"/>
                <w:sz w:val="16"/>
              </w:rPr>
              <w:t>public class SolicitudConversionModelo</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public string Categoria { get; set; } = CatalogoUnidades.Categorias[0];</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[Required(ErrorMessage = "Ingrese un valor numérico.")]</w:t>
            </w:r>
            <w:r>
              <w:rPr>
                <w:rFonts w:ascii="Courier New" w:hAnsi="Courier New"/>
                <w:color w:val="000000"/>
                <w:sz w:val="16"/>
              </w:rPr>
              <w:br w:type="textWrapping"/>
            </w:r>
            <w:r>
              <w:rPr>
                <w:rFonts w:ascii="Courier New" w:hAnsi="Courier New"/>
                <w:color w:val="000000"/>
                <w:sz w:val="16"/>
              </w:rPr>
              <w:t xml:space="preserve">    public decimal? Valor { get; set;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[Required(ErrorMessage = "Seleccione la unidad inicial.")]</w:t>
            </w:r>
            <w:r>
              <w:rPr>
                <w:rFonts w:ascii="Courier New" w:hAnsi="Courier New"/>
                <w:color w:val="000000"/>
                <w:sz w:val="16"/>
              </w:rPr>
              <w:br w:type="textWrapping"/>
            </w:r>
            <w:r>
              <w:rPr>
                <w:rFonts w:ascii="Courier New" w:hAnsi="Courier New"/>
                <w:color w:val="000000"/>
                <w:sz w:val="16"/>
              </w:rPr>
              <w:t xml:space="preserve">    public string UnidadOrigen { get; set; } = string.Empty;</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[Required(ErrorMessage = "Seleccione la unidad final.")]</w:t>
            </w:r>
            <w:r>
              <w:rPr>
                <w:rFonts w:ascii="Courier New" w:hAnsi="Courier New"/>
                <w:color w:val="000000"/>
                <w:sz w:val="16"/>
              </w:rPr>
              <w:br w:type="textWrapping"/>
            </w:r>
            <w:r>
              <w:rPr>
                <w:rFonts w:ascii="Courier New" w:hAnsi="Courier New"/>
                <w:color w:val="000000"/>
                <w:sz w:val="16"/>
              </w:rPr>
              <w:t xml:space="preserve">    public string UnidadDestino { get; set; } = string.Empty;</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18791F3E">
      <w:pPr>
        <w:pStyle w:val="6"/>
        <w:spacing w:after="120"/>
      </w:pPr>
      <w:bookmarkStart w:id="350" w:name="_Toc18440"/>
      <w:bookmarkStart w:id="351" w:name="_Toc22200"/>
      <w:r>
        <w:rPr>
          <w:i/>
          <w:color w:val="1F497D"/>
          <w:sz w:val="18"/>
        </w:rPr>
        <w:t xml:space="preserve">Tabla </w:t>
      </w:r>
      <w:r>
        <w:rPr>
          <w:rFonts w:hint="default"/>
          <w:i/>
          <w:color w:val="1F497D"/>
          <w:sz w:val="18"/>
          <w:lang w:val="es-EC"/>
        </w:rPr>
        <w:t>50</w:t>
      </w:r>
      <w:r>
        <w:rPr>
          <w:i/>
          <w:color w:val="1F497D"/>
          <w:sz w:val="18"/>
        </w:rPr>
        <w:t>. Clase CargadorEnv - cliente web</w:t>
      </w:r>
      <w:bookmarkEnd w:id="350"/>
      <w:bookmarkEnd w:id="351"/>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1EA25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67F37172">
            <w:pPr>
              <w:spacing w:after="0" w:line="240" w:lineRule="auto"/>
            </w:pPr>
            <w:r>
              <w:rPr>
                <w:rFonts w:ascii="Courier New" w:hAnsi="Courier New"/>
                <w:color w:val="000000"/>
                <w:sz w:val="16"/>
              </w:rPr>
              <w:t>﻿namespace CLI_WEB_RESTFUL_DOTNET.Modelos.Utilidades</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public static class CargadorEnv</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private const string NombreArchivo = ".development.env";</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 &lt;summary&gt;</w:t>
            </w:r>
            <w:r>
              <w:rPr>
                <w:rFonts w:ascii="Courier New" w:hAnsi="Courier New"/>
                <w:color w:val="000000"/>
                <w:sz w:val="16"/>
              </w:rPr>
              <w:br w:type="textWrapping"/>
            </w:r>
            <w:r>
              <w:rPr>
                <w:rFonts w:ascii="Courier New" w:hAnsi="Courier New"/>
                <w:color w:val="000000"/>
                <w:sz w:val="16"/>
              </w:rPr>
              <w:t xml:space="preserve">        /// Busca el archivo a partir de la carpeta indicada (y sus carpetas padre)</w:t>
            </w:r>
            <w:r>
              <w:rPr>
                <w:rFonts w:ascii="Courier New" w:hAnsi="Courier New"/>
                <w:color w:val="000000"/>
                <w:sz w:val="16"/>
              </w:rPr>
              <w:br w:type="textWrapping"/>
            </w:r>
            <w:r>
              <w:rPr>
                <w:rFonts w:ascii="Courier New" w:hAnsi="Courier New"/>
                <w:color w:val="000000"/>
                <w:sz w:val="16"/>
              </w:rPr>
              <w:t xml:space="preserve">        /// y devuelve sus variables como pares clave/valor.</w:t>
            </w:r>
            <w:r>
              <w:rPr>
                <w:rFonts w:ascii="Courier New" w:hAnsi="Courier New"/>
                <w:color w:val="000000"/>
                <w:sz w:val="16"/>
              </w:rPr>
              <w:br w:type="textWrapping"/>
            </w:r>
            <w:r>
              <w:rPr>
                <w:rFonts w:ascii="Courier New" w:hAnsi="Courier New"/>
                <w:color w:val="000000"/>
                <w:sz w:val="16"/>
              </w:rPr>
              <w:t xml:space="preserve">        /// &lt;/summary&gt;</w:t>
            </w:r>
            <w:r>
              <w:rPr>
                <w:rFonts w:ascii="Courier New" w:hAnsi="Courier New"/>
                <w:color w:val="000000"/>
                <w:sz w:val="16"/>
              </w:rPr>
              <w:br w:type="textWrapping"/>
            </w:r>
            <w:r>
              <w:rPr>
                <w:rFonts w:ascii="Courier New" w:hAnsi="Courier New"/>
                <w:color w:val="000000"/>
                <w:sz w:val="16"/>
              </w:rPr>
              <w:t xml:space="preserve">        public static Dictionary&lt;string, string?&gt; Cargar(string rutaInicio)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var variables = new Dictionary&lt;string, string?&gt;(StringComparer.OrdinalIgnoreCase);</w:t>
            </w:r>
            <w:r>
              <w:rPr>
                <w:rFonts w:ascii="Courier New" w:hAnsi="Courier New"/>
                <w:color w:val="000000"/>
                <w:sz w:val="16"/>
              </w:rPr>
              <w:br w:type="textWrapping"/>
            </w:r>
            <w:r>
              <w:rPr>
                <w:rFonts w:ascii="Courier New" w:hAnsi="Courier New"/>
                <w:color w:val="000000"/>
                <w:sz w:val="16"/>
              </w:rPr>
              <w:t xml:space="preserve">            var rutaArchivo = BuscarArchivo(rutaInicio);</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(rutaArchivo is null)</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Console.WriteLine($"[Advertencia] No se encontró el archivo '{NombreArchivo}'.");</w:t>
            </w:r>
            <w:r>
              <w:rPr>
                <w:rFonts w:ascii="Courier New" w:hAnsi="Courier New"/>
                <w:color w:val="000000"/>
                <w:sz w:val="16"/>
              </w:rPr>
              <w:br w:type="textWrapping"/>
            </w:r>
            <w:r>
              <w:rPr>
                <w:rFonts w:ascii="Courier New" w:hAnsi="Courier New"/>
                <w:color w:val="000000"/>
                <w:sz w:val="16"/>
              </w:rPr>
              <w:t xml:space="preserve">                return variables;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Console.WriteLine($"[Configuración] Variables cargadas desde '{rutaArchivo}'.");</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foreach (var linea in File.ReadAllLines(rutaArchivo))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var texto = linea.Trim();</w:t>
            </w:r>
            <w:r>
              <w:rPr>
                <w:rFonts w:ascii="Courier New" w:hAnsi="Courier New"/>
                <w:color w:val="000000"/>
                <w:sz w:val="16"/>
              </w:rPr>
              <w:br w:type="textWrapping"/>
            </w:r>
            <w:r>
              <w:rPr>
                <w:rFonts w:ascii="Courier New" w:hAnsi="Courier New"/>
                <w:color w:val="000000"/>
                <w:sz w:val="16"/>
              </w:rPr>
              <w:t xml:space="preserve">                if (texto.Length == 0 || texto.StartsWith('#'))</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continue;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var separador = texto.IndexOf('=');</w:t>
            </w:r>
            <w:r>
              <w:rPr>
                <w:rFonts w:ascii="Courier New" w:hAnsi="Courier New"/>
                <w:color w:val="000000"/>
                <w:sz w:val="16"/>
              </w:rPr>
              <w:br w:type="textWrapping"/>
            </w:r>
            <w:r>
              <w:rPr>
                <w:rFonts w:ascii="Courier New" w:hAnsi="Courier New"/>
                <w:color w:val="000000"/>
                <w:sz w:val="16"/>
              </w:rPr>
              <w:t xml:space="preserve">                if (separador &lt;= 0)</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continue;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var clave = texto[..separador].Trim();</w:t>
            </w:r>
            <w:r>
              <w:rPr>
                <w:rFonts w:ascii="Courier New" w:hAnsi="Courier New"/>
                <w:color w:val="000000"/>
                <w:sz w:val="16"/>
              </w:rPr>
              <w:br w:type="textWrapping"/>
            </w:r>
            <w:r>
              <w:rPr>
                <w:rFonts w:ascii="Courier New" w:hAnsi="Courier New"/>
                <w:color w:val="000000"/>
                <w:sz w:val="16"/>
              </w:rPr>
              <w:t xml:space="preserve">                var valor = texto[(separador + 1)..].Trim();</w:t>
            </w:r>
            <w:r>
              <w:rPr>
                <w:rFonts w:ascii="Courier New" w:hAnsi="Courier New"/>
                <w:color w:val="000000"/>
                <w:sz w:val="16"/>
              </w:rPr>
              <w:br w:type="textWrapping"/>
            </w:r>
            <w:r>
              <w:rPr>
                <w:rFonts w:ascii="Courier New" w:hAnsi="Courier New"/>
                <w:color w:val="000000"/>
                <w:sz w:val="16"/>
              </w:rPr>
              <w:t xml:space="preserve">                variables[clave] = valor;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return variables;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static string? BuscarArchivo(string rutaInicio)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var directorio = new DirectoryInfo(rutaInicio);</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while (directorio is not null)</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var rutaCandidata = Path.Combine(directorio.FullName, NombreArchivo);</w:t>
            </w:r>
            <w:r>
              <w:rPr>
                <w:rFonts w:ascii="Courier New" w:hAnsi="Courier New"/>
                <w:color w:val="000000"/>
                <w:sz w:val="16"/>
              </w:rPr>
              <w:br w:type="textWrapping"/>
            </w:r>
            <w:r>
              <w:rPr>
                <w:rFonts w:ascii="Courier New" w:hAnsi="Courier New"/>
                <w:color w:val="000000"/>
                <w:sz w:val="16"/>
              </w:rPr>
              <w:t xml:space="preserve">                if (File.Exists(rutaCandidata))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rutaCandidata;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directorio = directorio.Parent;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return null;</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78FA9244"/>
    <w:p w14:paraId="2C335280">
      <w:pPr>
        <w:rPr>
          <w:b/>
          <w:bCs/>
          <w:color w:val="243F61"/>
          <w:sz w:val="32"/>
          <w:szCs w:val="32"/>
        </w:rPr>
      </w:pPr>
      <w:r>
        <w:rPr>
          <w:b/>
          <w:bCs/>
          <w:color w:val="243F61"/>
          <w:sz w:val="32"/>
          <w:szCs w:val="32"/>
        </w:rPr>
        <w:t>CREACIÓN DE VISTAS</w:t>
      </w:r>
    </w:p>
    <w:p w14:paraId="47F0C1B4">
      <w:pPr>
        <w:rPr>
          <w:rFonts w:hint="default"/>
          <w:i/>
          <w:iCs/>
          <w:lang w:val="es-EC"/>
        </w:rPr>
      </w:pPr>
      <w:r>
        <w:t xml:space="preserve">Las interfaces de usuario se construyeron utilizando </w:t>
      </w:r>
      <w:r>
        <w:rPr>
          <w:rFonts w:hint="default"/>
          <w:lang w:val="es-EC"/>
        </w:rPr>
        <w:t xml:space="preserve">Razor Pages, </w:t>
      </w:r>
      <w:r>
        <w:t>y la te</w:t>
      </w:r>
      <w:r>
        <w:rPr>
          <w:rFonts w:hint="default"/>
          <w:lang w:val="es-EC"/>
        </w:rPr>
        <w:t xml:space="preserve">cnología de InteractiveServer para una mayor fluidez en la UI, </w:t>
      </w:r>
      <w:r>
        <w:t xml:space="preserve">dentro del directorio </w:t>
      </w:r>
      <w:r>
        <w:rPr>
          <w:rFonts w:hint="default"/>
          <w:lang w:val="es-EC"/>
        </w:rPr>
        <w:t>Component</w:t>
      </w:r>
      <w:r>
        <w:t xml:space="preserve">s. Se diseñaron dos vistas principales: </w:t>
      </w:r>
      <w:r>
        <w:rPr>
          <w:rFonts w:hint="default"/>
          <w:lang w:val="es-EC"/>
        </w:rPr>
        <w:t>Login.Razor que representa la pantalla de inicio de sesión, y Home.razor que construye la pantalla de convertidor.</w:t>
      </w:r>
    </w:p>
    <w:p w14:paraId="7A4401FC">
      <w:pPr>
        <w:keepNext/>
        <w:spacing w:after="0"/>
        <w:jc w:val="center"/>
      </w:pPr>
      <w:r>
        <w:drawing>
          <wp:inline distT="0" distB="0" distL="114300" distR="114300">
            <wp:extent cx="1388110" cy="1752600"/>
            <wp:effectExtent l="0" t="0" r="8890" b="0"/>
            <wp:docPr id="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
                    <pic:cNvPicPr>
                      <a:picLocks noChangeAspect="1"/>
                    </pic:cNvPicPr>
                  </pic:nvPicPr>
                  <pic:blipFill>
                    <a:blip r:embed="rId66"/>
                    <a:stretch>
                      <a:fillRect/>
                    </a:stretch>
                  </pic:blipFill>
                  <pic:spPr>
                    <a:xfrm>
                      <a:off x="0" y="0"/>
                      <a:ext cx="1388110" cy="1752600"/>
                    </a:xfrm>
                    <a:prstGeom prst="rect">
                      <a:avLst/>
                    </a:prstGeom>
                    <a:noFill/>
                    <a:ln>
                      <a:noFill/>
                    </a:ln>
                  </pic:spPr>
                </pic:pic>
              </a:graphicData>
            </a:graphic>
          </wp:inline>
        </w:drawing>
      </w:r>
    </w:p>
    <w:p w14:paraId="1E0D1A75">
      <w:pPr>
        <w:pStyle w:val="5"/>
      </w:pPr>
      <w:bookmarkStart w:id="352" w:name="_Toc22037"/>
      <w:bookmarkStart w:id="353" w:name="_Toc29226"/>
      <w:bookmarkStart w:id="354" w:name="_Toc21437"/>
      <w:r>
        <w:t xml:space="preserve">Figura </w:t>
      </w:r>
      <w:r>
        <w:rPr>
          <w:rFonts w:hint="default"/>
          <w:lang w:val="es-EC"/>
        </w:rPr>
        <w:t>42</w:t>
      </w:r>
      <w:r>
        <w:t>. Creación de vistas - Cliente web</w:t>
      </w:r>
      <w:bookmarkEnd w:id="352"/>
      <w:bookmarkEnd w:id="353"/>
      <w:bookmarkEnd w:id="354"/>
    </w:p>
    <w:p w14:paraId="32FCFFD3">
      <w:pPr>
        <w:pStyle w:val="6"/>
        <w:spacing w:after="120"/>
      </w:pPr>
      <w:bookmarkStart w:id="355" w:name="_Toc27014"/>
      <w:bookmarkStart w:id="356" w:name="_Toc27295"/>
      <w:r>
        <w:rPr>
          <w:i/>
          <w:color w:val="1F497D"/>
          <w:sz w:val="18"/>
        </w:rPr>
        <w:t xml:space="preserve">Tabla </w:t>
      </w:r>
      <w:r>
        <w:rPr>
          <w:rFonts w:hint="default"/>
          <w:i/>
          <w:color w:val="1F497D"/>
          <w:sz w:val="18"/>
          <w:lang w:val="es-EC"/>
        </w:rPr>
        <w:t>5</w:t>
      </w:r>
      <w:r>
        <w:rPr>
          <w:i/>
          <w:color w:val="1F497D"/>
          <w:sz w:val="18"/>
        </w:rPr>
        <w:t>1. Archivo App.razor - cliente web</w:t>
      </w:r>
      <w:bookmarkEnd w:id="355"/>
      <w:bookmarkEnd w:id="356"/>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130A3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021AF744">
            <w:pPr>
              <w:spacing w:after="0" w:line="240" w:lineRule="auto"/>
            </w:pPr>
            <w:r>
              <w:rPr>
                <w:rFonts w:ascii="Courier New" w:hAnsi="Courier New"/>
                <w:color w:val="000000"/>
                <w:sz w:val="16"/>
              </w:rPr>
              <w:t>﻿&lt;!DOCTYPE html&gt;</w:t>
            </w:r>
            <w:r>
              <w:rPr>
                <w:rFonts w:ascii="Courier New" w:hAnsi="Courier New"/>
                <w:color w:val="000000"/>
                <w:sz w:val="16"/>
              </w:rPr>
              <w:br w:type="textWrapping"/>
            </w:r>
            <w:r>
              <w:rPr>
                <w:rFonts w:ascii="Courier New" w:hAnsi="Courier New"/>
                <w:color w:val="000000"/>
                <w:sz w:val="16"/>
              </w:rPr>
              <w:t>&lt;html lang="en"&gt;</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&lt;head&gt;</w:t>
            </w:r>
            <w:r>
              <w:rPr>
                <w:rFonts w:ascii="Courier New" w:hAnsi="Courier New"/>
                <w:color w:val="000000"/>
                <w:sz w:val="16"/>
              </w:rPr>
              <w:br w:type="textWrapping"/>
            </w:r>
            <w:r>
              <w:rPr>
                <w:rFonts w:ascii="Courier New" w:hAnsi="Courier New"/>
                <w:color w:val="000000"/>
                <w:sz w:val="16"/>
              </w:rPr>
              <w:t xml:space="preserve">    &lt;meta charset="utf-8" /&gt;</w:t>
            </w:r>
            <w:r>
              <w:rPr>
                <w:rFonts w:ascii="Courier New" w:hAnsi="Courier New"/>
                <w:color w:val="000000"/>
                <w:sz w:val="16"/>
              </w:rPr>
              <w:br w:type="textWrapping"/>
            </w:r>
            <w:r>
              <w:rPr>
                <w:rFonts w:ascii="Courier New" w:hAnsi="Courier New"/>
                <w:color w:val="000000"/>
                <w:sz w:val="16"/>
              </w:rPr>
              <w:t xml:space="preserve">    &lt;meta name="viewport" content="width=device-width, initial-scale=1.0" /&gt;</w:t>
            </w:r>
            <w:r>
              <w:rPr>
                <w:rFonts w:ascii="Courier New" w:hAnsi="Courier New"/>
                <w:color w:val="000000"/>
                <w:sz w:val="16"/>
              </w:rPr>
              <w:br w:type="textWrapping"/>
            </w:r>
            <w:r>
              <w:rPr>
                <w:rFonts w:ascii="Courier New" w:hAnsi="Courier New"/>
                <w:color w:val="000000"/>
                <w:sz w:val="16"/>
              </w:rPr>
              <w:t xml:space="preserve">    &lt;base href="/" /&gt;</w:t>
            </w:r>
            <w:r>
              <w:rPr>
                <w:rFonts w:ascii="Courier New" w:hAnsi="Courier New"/>
                <w:color w:val="000000"/>
                <w:sz w:val="16"/>
              </w:rPr>
              <w:br w:type="textWrapping"/>
            </w:r>
            <w:r>
              <w:rPr>
                <w:rFonts w:ascii="Courier New" w:hAnsi="Courier New"/>
                <w:color w:val="000000"/>
                <w:sz w:val="16"/>
              </w:rPr>
              <w:t xml:space="preserve">    &lt;ResourcePreloader /&gt;</w:t>
            </w:r>
            <w:r>
              <w:rPr>
                <w:rFonts w:ascii="Courier New" w:hAnsi="Courier New"/>
                <w:color w:val="000000"/>
                <w:sz w:val="16"/>
              </w:rPr>
              <w:br w:type="textWrapping"/>
            </w:r>
            <w:r>
              <w:rPr>
                <w:rFonts w:ascii="Courier New" w:hAnsi="Courier New"/>
                <w:color w:val="000000"/>
                <w:sz w:val="16"/>
              </w:rPr>
              <w:t xml:space="preserve">    &lt;link rel="stylesheet" href="@Assets["lib/bootstrap/dist/css/bootstrap.min.css"]" /&gt;</w:t>
            </w:r>
            <w:r>
              <w:rPr>
                <w:rFonts w:ascii="Courier New" w:hAnsi="Courier New"/>
                <w:color w:val="000000"/>
                <w:sz w:val="16"/>
              </w:rPr>
              <w:br w:type="textWrapping"/>
            </w:r>
            <w:r>
              <w:rPr>
                <w:rFonts w:ascii="Courier New" w:hAnsi="Courier New"/>
                <w:color w:val="000000"/>
                <w:sz w:val="16"/>
              </w:rPr>
              <w:t xml:space="preserve">    &lt;link rel="stylesheet" href="@Assets["app.css"]" /&gt;</w:t>
            </w:r>
            <w:r>
              <w:rPr>
                <w:rFonts w:ascii="Courier New" w:hAnsi="Courier New"/>
                <w:color w:val="000000"/>
                <w:sz w:val="16"/>
              </w:rPr>
              <w:br w:type="textWrapping"/>
            </w:r>
            <w:r>
              <w:rPr>
                <w:rFonts w:ascii="Courier New" w:hAnsi="Courier New"/>
                <w:color w:val="000000"/>
                <w:sz w:val="16"/>
              </w:rPr>
              <w:t xml:space="preserve">    &lt;link rel="stylesheet" href="@Assets["CLI_WEB_RESTFUL_DOTNET.styles.css"]" /&gt;</w:t>
            </w:r>
            <w:r>
              <w:rPr>
                <w:rFonts w:ascii="Courier New" w:hAnsi="Courier New"/>
                <w:color w:val="000000"/>
                <w:sz w:val="16"/>
              </w:rPr>
              <w:br w:type="textWrapping"/>
            </w:r>
            <w:r>
              <w:rPr>
                <w:rFonts w:ascii="Courier New" w:hAnsi="Courier New"/>
                <w:color w:val="000000"/>
                <w:sz w:val="16"/>
              </w:rPr>
              <w:t xml:space="preserve">    &lt;ImportMap /&gt;</w:t>
            </w:r>
            <w:r>
              <w:rPr>
                <w:rFonts w:ascii="Courier New" w:hAnsi="Courier New"/>
                <w:color w:val="000000"/>
                <w:sz w:val="16"/>
              </w:rPr>
              <w:br w:type="textWrapping"/>
            </w:r>
            <w:r>
              <w:rPr>
                <w:rFonts w:ascii="Courier New" w:hAnsi="Courier New"/>
                <w:color w:val="000000"/>
                <w:sz w:val="16"/>
              </w:rPr>
              <w:t xml:space="preserve">    &lt;link rel="icon" type="image/png" href="favicon.png" /&gt;</w:t>
            </w:r>
            <w:r>
              <w:rPr>
                <w:rFonts w:ascii="Courier New" w:hAnsi="Courier New"/>
                <w:color w:val="000000"/>
                <w:sz w:val="16"/>
              </w:rPr>
              <w:br w:type="textWrapping"/>
            </w:r>
            <w:r>
              <w:rPr>
                <w:rFonts w:ascii="Courier New" w:hAnsi="Courier New"/>
                <w:color w:val="000000"/>
                <w:sz w:val="16"/>
              </w:rPr>
              <w:t xml:space="preserve">    &lt;HeadOutlet @rendermode="@(new InteractiveServerRenderMode(prerender: false))"/&gt;</w:t>
            </w:r>
            <w:r>
              <w:rPr>
                <w:rFonts w:ascii="Courier New" w:hAnsi="Courier New"/>
                <w:color w:val="000000"/>
                <w:sz w:val="16"/>
              </w:rPr>
              <w:br w:type="textWrapping"/>
            </w:r>
            <w:r>
              <w:rPr>
                <w:rFonts w:ascii="Courier New" w:hAnsi="Courier New"/>
                <w:color w:val="000000"/>
                <w:sz w:val="16"/>
              </w:rPr>
              <w:t>&lt;/head&gt;</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&lt;body&gt;</w:t>
            </w:r>
            <w:r>
              <w:rPr>
                <w:rFonts w:ascii="Courier New" w:hAnsi="Courier New"/>
                <w:color w:val="000000"/>
                <w:sz w:val="16"/>
              </w:rPr>
              <w:br w:type="textWrapping"/>
            </w:r>
            <w:r>
              <w:rPr>
                <w:rFonts w:ascii="Courier New" w:hAnsi="Courier New"/>
                <w:color w:val="000000"/>
                <w:sz w:val="16"/>
              </w:rPr>
              <w:t xml:space="preserve">    &lt;Routes @rendermode="@(new InteractiveServerRenderMode(prerender: false))"/&gt;</w:t>
            </w:r>
            <w:r>
              <w:rPr>
                <w:rFonts w:ascii="Courier New" w:hAnsi="Courier New"/>
                <w:color w:val="000000"/>
                <w:sz w:val="16"/>
              </w:rPr>
              <w:br w:type="textWrapping"/>
            </w:r>
            <w:r>
              <w:rPr>
                <w:rFonts w:ascii="Courier New" w:hAnsi="Courier New"/>
                <w:color w:val="000000"/>
                <w:sz w:val="16"/>
              </w:rPr>
              <w:t xml:space="preserve">    &lt;ReconnectModal /&gt;</w:t>
            </w:r>
            <w:r>
              <w:rPr>
                <w:rFonts w:ascii="Courier New" w:hAnsi="Courier New"/>
                <w:color w:val="000000"/>
                <w:sz w:val="16"/>
              </w:rPr>
              <w:br w:type="textWrapping"/>
            </w:r>
            <w:r>
              <w:rPr>
                <w:rFonts w:ascii="Courier New" w:hAnsi="Courier New"/>
                <w:color w:val="000000"/>
                <w:sz w:val="16"/>
              </w:rPr>
              <w:t xml:space="preserve">    &lt;script src="@Assets["_framework/blazor.web.js"]"&gt;&lt;/script&gt;</w:t>
            </w:r>
            <w:r>
              <w:rPr>
                <w:rFonts w:ascii="Courier New" w:hAnsi="Courier New"/>
                <w:color w:val="000000"/>
                <w:sz w:val="16"/>
              </w:rPr>
              <w:br w:type="textWrapping"/>
            </w:r>
            <w:r>
              <w:rPr>
                <w:rFonts w:ascii="Courier New" w:hAnsi="Courier New"/>
                <w:color w:val="000000"/>
                <w:sz w:val="16"/>
              </w:rPr>
              <w:t>&lt;/body&gt;</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&lt;/html&gt;</w:t>
            </w:r>
            <w:r>
              <w:rPr>
                <w:rFonts w:ascii="Courier New" w:hAnsi="Courier New"/>
                <w:color w:val="000000"/>
                <w:sz w:val="16"/>
              </w:rPr>
              <w:br w:type="textWrapping"/>
            </w:r>
          </w:p>
        </w:tc>
      </w:tr>
    </w:tbl>
    <w:p w14:paraId="1D1751C8"/>
    <w:p w14:paraId="12A30702">
      <w:pPr>
        <w:pStyle w:val="6"/>
        <w:spacing w:after="120"/>
      </w:pPr>
      <w:bookmarkStart w:id="357" w:name="_Toc3421"/>
      <w:bookmarkStart w:id="358" w:name="_Toc10227"/>
      <w:r>
        <w:rPr>
          <w:i/>
          <w:color w:val="1F497D"/>
          <w:sz w:val="18"/>
        </w:rPr>
        <w:t xml:space="preserve">Tabla </w:t>
      </w:r>
      <w:r>
        <w:rPr>
          <w:rFonts w:hint="default"/>
          <w:i/>
          <w:color w:val="1F497D"/>
          <w:sz w:val="18"/>
          <w:lang w:val="es-EC"/>
        </w:rPr>
        <w:t>5</w:t>
      </w:r>
      <w:r>
        <w:rPr>
          <w:i/>
          <w:color w:val="1F497D"/>
          <w:sz w:val="18"/>
        </w:rPr>
        <w:t>2. Archivo Routes.razor - cliente web</w:t>
      </w:r>
      <w:bookmarkEnd w:id="357"/>
      <w:bookmarkEnd w:id="358"/>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4621A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19A97B24">
            <w:pPr>
              <w:spacing w:after="0" w:line="240" w:lineRule="auto"/>
            </w:pPr>
            <w:r>
              <w:rPr>
                <w:rFonts w:ascii="Courier New" w:hAnsi="Courier New"/>
                <w:color w:val="000000"/>
                <w:sz w:val="16"/>
              </w:rPr>
              <w:t>﻿&lt;Router AppAssembly="typeof(Program).Assembly" NotFoundPage="typeof(Pages.NotFound)"&gt;</w:t>
            </w:r>
            <w:r>
              <w:rPr>
                <w:rFonts w:ascii="Courier New" w:hAnsi="Courier New"/>
                <w:color w:val="000000"/>
                <w:sz w:val="16"/>
              </w:rPr>
              <w:br w:type="textWrapping"/>
            </w:r>
            <w:r>
              <w:rPr>
                <w:rFonts w:ascii="Courier New" w:hAnsi="Courier New"/>
                <w:color w:val="000000"/>
                <w:sz w:val="16"/>
              </w:rPr>
              <w:t xml:space="preserve">    &lt;Found Context="routeData"&gt;</w:t>
            </w:r>
            <w:r>
              <w:rPr>
                <w:rFonts w:ascii="Courier New" w:hAnsi="Courier New"/>
                <w:color w:val="000000"/>
                <w:sz w:val="16"/>
              </w:rPr>
              <w:br w:type="textWrapping"/>
            </w:r>
            <w:r>
              <w:rPr>
                <w:rFonts w:ascii="Courier New" w:hAnsi="Courier New"/>
                <w:color w:val="000000"/>
                <w:sz w:val="16"/>
              </w:rPr>
              <w:t xml:space="preserve">        &lt;RouteView RouteData="routeData" DefaultLayout="typeof(Layout.MainLayout)" /&gt;</w:t>
            </w:r>
            <w:r>
              <w:rPr>
                <w:rFonts w:ascii="Courier New" w:hAnsi="Courier New"/>
                <w:color w:val="000000"/>
                <w:sz w:val="16"/>
              </w:rPr>
              <w:br w:type="textWrapping"/>
            </w:r>
            <w:r>
              <w:rPr>
                <w:rFonts w:ascii="Courier New" w:hAnsi="Courier New"/>
                <w:color w:val="000000"/>
                <w:sz w:val="16"/>
              </w:rPr>
              <w:t xml:space="preserve">        &lt;FocusOnNavigate RouteData="routeData" Selector="h1" /&gt;</w:t>
            </w:r>
            <w:r>
              <w:rPr>
                <w:rFonts w:ascii="Courier New" w:hAnsi="Courier New"/>
                <w:color w:val="000000"/>
                <w:sz w:val="16"/>
              </w:rPr>
              <w:br w:type="textWrapping"/>
            </w:r>
            <w:r>
              <w:rPr>
                <w:rFonts w:ascii="Courier New" w:hAnsi="Courier New"/>
                <w:color w:val="000000"/>
                <w:sz w:val="16"/>
              </w:rPr>
              <w:t xml:space="preserve">    &lt;/Found&gt;</w:t>
            </w:r>
            <w:r>
              <w:rPr>
                <w:rFonts w:ascii="Courier New" w:hAnsi="Courier New"/>
                <w:color w:val="000000"/>
                <w:sz w:val="16"/>
              </w:rPr>
              <w:br w:type="textWrapping"/>
            </w:r>
            <w:r>
              <w:rPr>
                <w:rFonts w:ascii="Courier New" w:hAnsi="Courier New"/>
                <w:color w:val="000000"/>
                <w:sz w:val="16"/>
              </w:rPr>
              <w:t>&lt;/Router&gt;</w:t>
            </w:r>
            <w:r>
              <w:rPr>
                <w:rFonts w:ascii="Courier New" w:hAnsi="Courier New"/>
                <w:color w:val="000000"/>
                <w:sz w:val="16"/>
              </w:rPr>
              <w:br w:type="textWrapping"/>
            </w:r>
          </w:p>
        </w:tc>
      </w:tr>
    </w:tbl>
    <w:p w14:paraId="3A2CD4DB"/>
    <w:p w14:paraId="0075C8EF">
      <w:pPr>
        <w:pStyle w:val="6"/>
        <w:spacing w:after="120"/>
      </w:pPr>
      <w:bookmarkStart w:id="359" w:name="_Toc641"/>
      <w:bookmarkStart w:id="360" w:name="_Toc6796"/>
      <w:r>
        <w:rPr>
          <w:i/>
          <w:color w:val="1F497D"/>
          <w:sz w:val="18"/>
        </w:rPr>
        <w:t xml:space="preserve">Tabla </w:t>
      </w:r>
      <w:r>
        <w:rPr>
          <w:rFonts w:hint="default"/>
          <w:i/>
          <w:color w:val="1F497D"/>
          <w:sz w:val="18"/>
          <w:lang w:val="es-EC"/>
        </w:rPr>
        <w:t>5</w:t>
      </w:r>
      <w:r>
        <w:rPr>
          <w:i/>
          <w:color w:val="1F497D"/>
          <w:sz w:val="18"/>
        </w:rPr>
        <w:t>3. Archivo _Imports.razor - cliente web</w:t>
      </w:r>
      <w:bookmarkEnd w:id="359"/>
      <w:bookmarkEnd w:id="360"/>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7737F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398EDBDC">
            <w:pPr>
              <w:spacing w:after="0" w:line="240" w:lineRule="auto"/>
            </w:pPr>
            <w:r>
              <w:rPr>
                <w:rFonts w:ascii="Courier New" w:hAnsi="Courier New"/>
                <w:color w:val="000000"/>
                <w:sz w:val="16"/>
              </w:rPr>
              <w:t>﻿@using System.Net.Http</w:t>
            </w:r>
            <w:r>
              <w:rPr>
                <w:rFonts w:ascii="Courier New" w:hAnsi="Courier New"/>
                <w:color w:val="000000"/>
                <w:sz w:val="16"/>
              </w:rPr>
              <w:br w:type="textWrapping"/>
            </w:r>
            <w:r>
              <w:rPr>
                <w:rFonts w:ascii="Courier New" w:hAnsi="Courier New"/>
                <w:color w:val="000000"/>
                <w:sz w:val="16"/>
              </w:rPr>
              <w:t>@using System.Net.Http.Json</w:t>
            </w:r>
            <w:r>
              <w:rPr>
                <w:rFonts w:ascii="Courier New" w:hAnsi="Courier New"/>
                <w:color w:val="000000"/>
                <w:sz w:val="16"/>
              </w:rPr>
              <w:br w:type="textWrapping"/>
            </w:r>
            <w:r>
              <w:rPr>
                <w:rFonts w:ascii="Courier New" w:hAnsi="Courier New"/>
                <w:color w:val="000000"/>
                <w:sz w:val="16"/>
              </w:rPr>
              <w:t>@using Microsoft.AspNetCore.Components.Forms</w:t>
            </w:r>
            <w:r>
              <w:rPr>
                <w:rFonts w:ascii="Courier New" w:hAnsi="Courier New"/>
                <w:color w:val="000000"/>
                <w:sz w:val="16"/>
              </w:rPr>
              <w:br w:type="textWrapping"/>
            </w:r>
            <w:r>
              <w:rPr>
                <w:rFonts w:ascii="Courier New" w:hAnsi="Courier New"/>
                <w:color w:val="000000"/>
                <w:sz w:val="16"/>
              </w:rPr>
              <w:t>@using Microsoft.AspNetCore.Components.Routing</w:t>
            </w:r>
            <w:r>
              <w:rPr>
                <w:rFonts w:ascii="Courier New" w:hAnsi="Courier New"/>
                <w:color w:val="000000"/>
                <w:sz w:val="16"/>
              </w:rPr>
              <w:br w:type="textWrapping"/>
            </w:r>
            <w:r>
              <w:rPr>
                <w:rFonts w:ascii="Courier New" w:hAnsi="Courier New"/>
                <w:color w:val="000000"/>
                <w:sz w:val="16"/>
              </w:rPr>
              <w:t>@using Microsoft.AspNetCore.Components.Web</w:t>
            </w:r>
            <w:r>
              <w:rPr>
                <w:rFonts w:ascii="Courier New" w:hAnsi="Courier New"/>
                <w:color w:val="000000"/>
                <w:sz w:val="16"/>
              </w:rPr>
              <w:br w:type="textWrapping"/>
            </w:r>
            <w:r>
              <w:rPr>
                <w:rFonts w:ascii="Courier New" w:hAnsi="Courier New"/>
                <w:color w:val="000000"/>
                <w:sz w:val="16"/>
              </w:rPr>
              <w:t>@using static Microsoft.AspNetCore.Components.Web.RenderMode</w:t>
            </w:r>
            <w:r>
              <w:rPr>
                <w:rFonts w:ascii="Courier New" w:hAnsi="Courier New"/>
                <w:color w:val="000000"/>
                <w:sz w:val="16"/>
              </w:rPr>
              <w:br w:type="textWrapping"/>
            </w:r>
            <w:r>
              <w:rPr>
                <w:rFonts w:ascii="Courier New" w:hAnsi="Courier New"/>
                <w:color w:val="000000"/>
                <w:sz w:val="16"/>
              </w:rPr>
              <w:t>@using Microsoft.AspNetCore.Components.Web.Virtualization</w:t>
            </w:r>
            <w:r>
              <w:rPr>
                <w:rFonts w:ascii="Courier New" w:hAnsi="Courier New"/>
                <w:color w:val="000000"/>
                <w:sz w:val="16"/>
              </w:rPr>
              <w:br w:type="textWrapping"/>
            </w:r>
            <w:r>
              <w:rPr>
                <w:rFonts w:ascii="Courier New" w:hAnsi="Courier New"/>
                <w:color w:val="000000"/>
                <w:sz w:val="16"/>
              </w:rPr>
              <w:t>@using Microsoft.JSInterop</w:t>
            </w:r>
            <w:r>
              <w:rPr>
                <w:rFonts w:ascii="Courier New" w:hAnsi="Courier New"/>
                <w:color w:val="000000"/>
                <w:sz w:val="16"/>
              </w:rPr>
              <w:br w:type="textWrapping"/>
            </w:r>
            <w:r>
              <w:rPr>
                <w:rFonts w:ascii="Courier New" w:hAnsi="Courier New"/>
                <w:color w:val="000000"/>
                <w:sz w:val="16"/>
              </w:rPr>
              <w:t>@using CLI_WEB_RESTFUL_DOTNET</w:t>
            </w:r>
            <w:r>
              <w:rPr>
                <w:rFonts w:ascii="Courier New" w:hAnsi="Courier New"/>
                <w:color w:val="000000"/>
                <w:sz w:val="16"/>
              </w:rPr>
              <w:br w:type="textWrapping"/>
            </w:r>
            <w:r>
              <w:rPr>
                <w:rFonts w:ascii="Courier New" w:hAnsi="Courier New"/>
                <w:color w:val="000000"/>
                <w:sz w:val="16"/>
              </w:rPr>
              <w:t>@using CLI_WEB_RESTFUL_DOTNET.Components</w:t>
            </w:r>
            <w:r>
              <w:rPr>
                <w:rFonts w:ascii="Courier New" w:hAnsi="Courier New"/>
                <w:color w:val="000000"/>
                <w:sz w:val="16"/>
              </w:rPr>
              <w:br w:type="textWrapping"/>
            </w:r>
            <w:r>
              <w:rPr>
                <w:rFonts w:ascii="Courier New" w:hAnsi="Courier New"/>
                <w:color w:val="000000"/>
                <w:sz w:val="16"/>
              </w:rPr>
              <w:t>@using CLI_WEB_RESTFUL_DOTNET.Components.Layout</w:t>
            </w:r>
            <w:r>
              <w:rPr>
                <w:rFonts w:ascii="Courier New" w:hAnsi="Courier New"/>
                <w:color w:val="000000"/>
                <w:sz w:val="16"/>
              </w:rPr>
              <w:br w:type="textWrapping"/>
            </w:r>
            <w:r>
              <w:rPr>
                <w:rFonts w:ascii="Courier New" w:hAnsi="Courier New"/>
                <w:color w:val="000000"/>
                <w:sz w:val="16"/>
              </w:rPr>
              <w:t>@using CLI_WEB_RESTFUL_DOTNET.Modelos</w:t>
            </w:r>
            <w:r>
              <w:rPr>
                <w:rFonts w:ascii="Courier New" w:hAnsi="Courier New"/>
                <w:color w:val="000000"/>
                <w:sz w:val="16"/>
              </w:rPr>
              <w:br w:type="textWrapping"/>
            </w:r>
            <w:r>
              <w:rPr>
                <w:rFonts w:ascii="Courier New" w:hAnsi="Courier New"/>
                <w:color w:val="000000"/>
                <w:sz w:val="16"/>
              </w:rPr>
              <w:t>@using CLI_WEB_RESTFUL_DOTNET.Modelos.Conversiones</w:t>
            </w:r>
            <w:r>
              <w:rPr>
                <w:rFonts w:ascii="Courier New" w:hAnsi="Courier New"/>
                <w:color w:val="000000"/>
                <w:sz w:val="16"/>
              </w:rPr>
              <w:br w:type="textWrapping"/>
            </w:r>
            <w:r>
              <w:rPr>
                <w:rFonts w:ascii="Courier New" w:hAnsi="Courier New"/>
                <w:color w:val="000000"/>
                <w:sz w:val="16"/>
              </w:rPr>
              <w:t>@using CLI_WEB_RESTFUL_DOTNET.Controladores</w:t>
            </w:r>
            <w:r>
              <w:rPr>
                <w:rFonts w:ascii="Courier New" w:hAnsi="Courier New"/>
                <w:color w:val="000000"/>
                <w:sz w:val="16"/>
              </w:rPr>
              <w:br w:type="textWrapping"/>
            </w:r>
            <w:r>
              <w:rPr>
                <w:rFonts w:ascii="Courier New" w:hAnsi="Courier New"/>
                <w:color w:val="000000"/>
                <w:sz w:val="16"/>
              </w:rPr>
              <w:t>@using CLI_WEB_RESTFUL_DOTNET.Servicios</w:t>
            </w:r>
            <w:r>
              <w:rPr>
                <w:rFonts w:ascii="Courier New" w:hAnsi="Courier New"/>
                <w:color w:val="000000"/>
                <w:sz w:val="16"/>
              </w:rPr>
              <w:br w:type="textWrapping"/>
            </w:r>
          </w:p>
        </w:tc>
      </w:tr>
    </w:tbl>
    <w:p w14:paraId="1F7156DC"/>
    <w:p w14:paraId="5D418AAF">
      <w:pPr>
        <w:pStyle w:val="6"/>
        <w:spacing w:after="120"/>
      </w:pPr>
      <w:bookmarkStart w:id="361" w:name="_Toc17867"/>
      <w:bookmarkStart w:id="362" w:name="_Toc16887"/>
      <w:r>
        <w:rPr>
          <w:i/>
          <w:color w:val="1F497D"/>
          <w:sz w:val="18"/>
        </w:rPr>
        <w:t xml:space="preserve">Tabla </w:t>
      </w:r>
      <w:r>
        <w:rPr>
          <w:rFonts w:hint="default"/>
          <w:i/>
          <w:color w:val="1F497D"/>
          <w:sz w:val="18"/>
          <w:lang w:val="es-EC"/>
        </w:rPr>
        <w:t>5</w:t>
      </w:r>
      <w:r>
        <w:rPr>
          <w:i/>
          <w:color w:val="1F497D"/>
          <w:sz w:val="18"/>
        </w:rPr>
        <w:t>4. Archivo MainLayout.razor - cliente web</w:t>
      </w:r>
      <w:bookmarkEnd w:id="361"/>
      <w:bookmarkEnd w:id="362"/>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0689A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1D99E733">
            <w:pPr>
              <w:spacing w:after="0" w:line="240" w:lineRule="auto"/>
            </w:pPr>
            <w:r>
              <w:rPr>
                <w:rFonts w:ascii="Courier New" w:hAnsi="Courier New"/>
                <w:color w:val="000000"/>
                <w:sz w:val="16"/>
              </w:rPr>
              <w:t>﻿@inherits LayoutComponentBase</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&lt;main class="contenido"&gt;</w:t>
            </w:r>
            <w:r>
              <w:rPr>
                <w:rFonts w:ascii="Courier New" w:hAnsi="Courier New"/>
                <w:color w:val="000000"/>
                <w:sz w:val="16"/>
              </w:rPr>
              <w:br w:type="textWrapping"/>
            </w:r>
            <w:r>
              <w:rPr>
                <w:rFonts w:ascii="Courier New" w:hAnsi="Courier New"/>
                <w:color w:val="000000"/>
                <w:sz w:val="16"/>
              </w:rPr>
              <w:t xml:space="preserve">    @Body</w:t>
            </w:r>
            <w:r>
              <w:rPr>
                <w:rFonts w:ascii="Courier New" w:hAnsi="Courier New"/>
                <w:color w:val="000000"/>
                <w:sz w:val="16"/>
              </w:rPr>
              <w:br w:type="textWrapping"/>
            </w:r>
            <w:r>
              <w:rPr>
                <w:rFonts w:ascii="Courier New" w:hAnsi="Courier New"/>
                <w:color w:val="000000"/>
                <w:sz w:val="16"/>
              </w:rPr>
              <w:t>&lt;/main&gt;</w:t>
            </w:r>
            <w:r>
              <w:rPr>
                <w:rFonts w:ascii="Courier New" w:hAnsi="Courier New"/>
                <w:color w:val="000000"/>
                <w:sz w:val="16"/>
              </w:rPr>
              <w:br w:type="textWrapping"/>
            </w:r>
          </w:p>
        </w:tc>
      </w:tr>
    </w:tbl>
    <w:p w14:paraId="2F2874BF"/>
    <w:p w14:paraId="5B722BB9">
      <w:pPr>
        <w:pStyle w:val="6"/>
        <w:spacing w:after="120"/>
      </w:pPr>
      <w:bookmarkStart w:id="363" w:name="_Toc1474"/>
      <w:bookmarkStart w:id="364" w:name="_Toc4417"/>
      <w:r>
        <w:rPr>
          <w:i/>
          <w:color w:val="1F497D"/>
          <w:sz w:val="18"/>
        </w:rPr>
        <w:t>Tabla 5</w:t>
      </w:r>
      <w:r>
        <w:rPr>
          <w:rFonts w:hint="default"/>
          <w:i/>
          <w:color w:val="1F497D"/>
          <w:sz w:val="18"/>
          <w:lang w:val="es-EC"/>
        </w:rPr>
        <w:t>5</w:t>
      </w:r>
      <w:r>
        <w:rPr>
          <w:i/>
          <w:color w:val="1F497D"/>
          <w:sz w:val="18"/>
        </w:rPr>
        <w:t>. Archivo Error.razor - cliente web</w:t>
      </w:r>
      <w:bookmarkEnd w:id="363"/>
      <w:bookmarkEnd w:id="364"/>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06371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59C42F2B">
            <w:pPr>
              <w:spacing w:after="0" w:line="240" w:lineRule="auto"/>
            </w:pPr>
            <w:r>
              <w:rPr>
                <w:rFonts w:ascii="Courier New" w:hAnsi="Courier New"/>
                <w:color w:val="000000"/>
                <w:sz w:val="16"/>
              </w:rPr>
              <w:t>﻿@page "/Error"</w:t>
            </w:r>
            <w:r>
              <w:rPr>
                <w:rFonts w:ascii="Courier New" w:hAnsi="Courier New"/>
                <w:color w:val="000000"/>
                <w:sz w:val="16"/>
              </w:rPr>
              <w:br w:type="textWrapping"/>
            </w:r>
            <w:r>
              <w:rPr>
                <w:rFonts w:ascii="Courier New" w:hAnsi="Courier New"/>
                <w:color w:val="000000"/>
                <w:sz w:val="16"/>
              </w:rPr>
              <w:t>@using System.Diagnostics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&lt;PageTitle&gt;Error&lt;/PageTitle&gt;</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&lt;h1 class="text-danger"&gt;Error.&lt;/h1&gt;</w:t>
            </w:r>
            <w:r>
              <w:rPr>
                <w:rFonts w:ascii="Courier New" w:hAnsi="Courier New"/>
                <w:color w:val="000000"/>
                <w:sz w:val="16"/>
              </w:rPr>
              <w:br w:type="textWrapping"/>
            </w:r>
            <w:r>
              <w:rPr>
                <w:rFonts w:ascii="Courier New" w:hAnsi="Courier New"/>
                <w:color w:val="000000"/>
                <w:sz w:val="16"/>
              </w:rPr>
              <w:t>&lt;h2 class="text-danger"&gt;An error occurred while processing your request.&lt;/h2&gt;</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@if (ShowRequestId)</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&lt;p&gt;</w:t>
            </w:r>
            <w:r>
              <w:rPr>
                <w:rFonts w:ascii="Courier New" w:hAnsi="Courier New"/>
                <w:color w:val="000000"/>
                <w:sz w:val="16"/>
              </w:rPr>
              <w:br w:type="textWrapping"/>
            </w:r>
            <w:r>
              <w:rPr>
                <w:rFonts w:ascii="Courier New" w:hAnsi="Courier New"/>
                <w:color w:val="000000"/>
                <w:sz w:val="16"/>
              </w:rPr>
              <w:t xml:space="preserve">        &lt;strong&gt;Request ID:&lt;/strong&gt; &lt;code&gt;@RequestId&lt;/code&gt;</w:t>
            </w:r>
            <w:r>
              <w:rPr>
                <w:rFonts w:ascii="Courier New" w:hAnsi="Courier New"/>
                <w:color w:val="000000"/>
                <w:sz w:val="16"/>
              </w:rPr>
              <w:br w:type="textWrapping"/>
            </w:r>
            <w:r>
              <w:rPr>
                <w:rFonts w:ascii="Courier New" w:hAnsi="Courier New"/>
                <w:color w:val="000000"/>
                <w:sz w:val="16"/>
              </w:rPr>
              <w:t xml:space="preserve">    &lt;/p&gt;</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&lt;h3&gt;Development Mode&lt;/h3&gt;</w:t>
            </w:r>
            <w:r>
              <w:rPr>
                <w:rFonts w:ascii="Courier New" w:hAnsi="Courier New"/>
                <w:color w:val="000000"/>
                <w:sz w:val="16"/>
              </w:rPr>
              <w:br w:type="textWrapping"/>
            </w:r>
            <w:r>
              <w:rPr>
                <w:rFonts w:ascii="Courier New" w:hAnsi="Courier New"/>
                <w:color w:val="000000"/>
                <w:sz w:val="16"/>
              </w:rPr>
              <w:t>&lt;p&gt;</w:t>
            </w:r>
            <w:r>
              <w:rPr>
                <w:rFonts w:ascii="Courier New" w:hAnsi="Courier New"/>
                <w:color w:val="000000"/>
                <w:sz w:val="16"/>
              </w:rPr>
              <w:br w:type="textWrapping"/>
            </w:r>
            <w:r>
              <w:rPr>
                <w:rFonts w:ascii="Courier New" w:hAnsi="Courier New"/>
                <w:color w:val="000000"/>
                <w:sz w:val="16"/>
              </w:rPr>
              <w:t xml:space="preserve">    Swapping to &lt;strong&gt;Development&lt;/strong&gt; environment will display more detailed information about the error that occurred.</w:t>
            </w:r>
            <w:r>
              <w:rPr>
                <w:rFonts w:ascii="Courier New" w:hAnsi="Courier New"/>
                <w:color w:val="000000"/>
                <w:sz w:val="16"/>
              </w:rPr>
              <w:br w:type="textWrapping"/>
            </w:r>
            <w:r>
              <w:rPr>
                <w:rFonts w:ascii="Courier New" w:hAnsi="Courier New"/>
                <w:color w:val="000000"/>
                <w:sz w:val="16"/>
              </w:rPr>
              <w:t>&lt;/p&gt;</w:t>
            </w:r>
            <w:r>
              <w:rPr>
                <w:rFonts w:ascii="Courier New" w:hAnsi="Courier New"/>
                <w:color w:val="000000"/>
                <w:sz w:val="16"/>
              </w:rPr>
              <w:br w:type="textWrapping"/>
            </w:r>
            <w:r>
              <w:rPr>
                <w:rFonts w:ascii="Courier New" w:hAnsi="Courier New"/>
                <w:color w:val="000000"/>
                <w:sz w:val="16"/>
              </w:rPr>
              <w:t>&lt;p&gt;</w:t>
            </w:r>
            <w:r>
              <w:rPr>
                <w:rFonts w:ascii="Courier New" w:hAnsi="Courier New"/>
                <w:color w:val="000000"/>
                <w:sz w:val="16"/>
              </w:rPr>
              <w:br w:type="textWrapping"/>
            </w:r>
            <w:r>
              <w:rPr>
                <w:rFonts w:ascii="Courier New" w:hAnsi="Courier New"/>
                <w:color w:val="000000"/>
                <w:sz w:val="16"/>
              </w:rPr>
              <w:t xml:space="preserve">    &lt;strong&gt;The Development environment shouldn't be enabled for deployed applications.&lt;/strong&gt;</w:t>
            </w:r>
            <w:r>
              <w:rPr>
                <w:rFonts w:ascii="Courier New" w:hAnsi="Courier New"/>
                <w:color w:val="000000"/>
                <w:sz w:val="16"/>
              </w:rPr>
              <w:br w:type="textWrapping"/>
            </w:r>
            <w:r>
              <w:rPr>
                <w:rFonts w:ascii="Courier New" w:hAnsi="Courier New"/>
                <w:color w:val="000000"/>
                <w:sz w:val="16"/>
              </w:rPr>
              <w:t xml:space="preserve">    It can result in displaying sensitive information from exceptions to end users.</w:t>
            </w:r>
            <w:r>
              <w:rPr>
                <w:rFonts w:ascii="Courier New" w:hAnsi="Courier New"/>
                <w:color w:val="000000"/>
                <w:sz w:val="16"/>
              </w:rPr>
              <w:br w:type="textWrapping"/>
            </w:r>
            <w:r>
              <w:rPr>
                <w:rFonts w:ascii="Courier New" w:hAnsi="Courier New"/>
                <w:color w:val="000000"/>
                <w:sz w:val="16"/>
              </w:rPr>
              <w:t xml:space="preserve">    For local debugging, enable the &lt;strong&gt;Development&lt;/strong&gt; environment by setting the &lt;strong&gt;ASPNETCORE_ENVIRONMENT&lt;/strong&gt; environment variable to &lt;strong&gt;Development&lt;/strong&gt;</w:t>
            </w:r>
            <w:r>
              <w:rPr>
                <w:rFonts w:ascii="Courier New" w:hAnsi="Courier New"/>
                <w:color w:val="000000"/>
                <w:sz w:val="16"/>
              </w:rPr>
              <w:br w:type="textWrapping"/>
            </w:r>
            <w:r>
              <w:rPr>
                <w:rFonts w:ascii="Courier New" w:hAnsi="Courier New"/>
                <w:color w:val="000000"/>
                <w:sz w:val="16"/>
              </w:rPr>
              <w:t xml:space="preserve">    and restarting the app.</w:t>
            </w:r>
            <w:r>
              <w:rPr>
                <w:rFonts w:ascii="Courier New" w:hAnsi="Courier New"/>
                <w:color w:val="000000"/>
                <w:sz w:val="16"/>
              </w:rPr>
              <w:br w:type="textWrapping"/>
            </w:r>
            <w:r>
              <w:rPr>
                <w:rFonts w:ascii="Courier New" w:hAnsi="Courier New"/>
                <w:color w:val="000000"/>
                <w:sz w:val="16"/>
              </w:rPr>
              <w:t>&lt;/p&gt;</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@code{</w:t>
            </w:r>
            <w:r>
              <w:rPr>
                <w:rFonts w:ascii="Courier New" w:hAnsi="Courier New"/>
                <w:color w:val="000000"/>
                <w:sz w:val="16"/>
              </w:rPr>
              <w:br w:type="textWrapping"/>
            </w:r>
            <w:r>
              <w:rPr>
                <w:rFonts w:ascii="Courier New" w:hAnsi="Courier New"/>
                <w:color w:val="000000"/>
                <w:sz w:val="16"/>
              </w:rPr>
              <w:t xml:space="preserve">    [CascadingParameter]</w:t>
            </w:r>
            <w:r>
              <w:rPr>
                <w:rFonts w:ascii="Courier New" w:hAnsi="Courier New"/>
                <w:color w:val="000000"/>
                <w:sz w:val="16"/>
              </w:rPr>
              <w:br w:type="textWrapping"/>
            </w:r>
            <w:r>
              <w:rPr>
                <w:rFonts w:ascii="Courier New" w:hAnsi="Courier New"/>
                <w:color w:val="000000"/>
                <w:sz w:val="16"/>
              </w:rPr>
              <w:t xml:space="preserve">    private HttpContext? HttpContext { get; set;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string? RequestId { get; set; }</w:t>
            </w:r>
            <w:r>
              <w:rPr>
                <w:rFonts w:ascii="Courier New" w:hAnsi="Courier New"/>
                <w:color w:val="000000"/>
                <w:sz w:val="16"/>
              </w:rPr>
              <w:br w:type="textWrapping"/>
            </w:r>
            <w:r>
              <w:rPr>
                <w:rFonts w:ascii="Courier New" w:hAnsi="Courier New"/>
                <w:color w:val="000000"/>
                <w:sz w:val="16"/>
              </w:rPr>
              <w:t xml:space="preserve">    private bool ShowRequestId =&gt; !string.IsNullOrEmpty(RequestId);</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protected override void OnInitialized() =&gt;</w:t>
            </w:r>
            <w:r>
              <w:rPr>
                <w:rFonts w:ascii="Courier New" w:hAnsi="Courier New"/>
                <w:color w:val="000000"/>
                <w:sz w:val="16"/>
              </w:rPr>
              <w:br w:type="textWrapping"/>
            </w:r>
            <w:r>
              <w:rPr>
                <w:rFonts w:ascii="Courier New" w:hAnsi="Courier New"/>
                <w:color w:val="000000"/>
                <w:sz w:val="16"/>
              </w:rPr>
              <w:t xml:space="preserve">        RequestId = Activity.Current?.Id ?? HttpContext?.TraceIdentifier;</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7FE75F29"/>
    <w:p w14:paraId="1D4DA943">
      <w:pPr>
        <w:pStyle w:val="6"/>
        <w:spacing w:after="120"/>
      </w:pPr>
      <w:bookmarkStart w:id="365" w:name="_Toc4750"/>
      <w:bookmarkStart w:id="366" w:name="_Toc18737"/>
      <w:r>
        <w:rPr>
          <w:i/>
          <w:color w:val="1F497D"/>
          <w:sz w:val="18"/>
        </w:rPr>
        <w:t xml:space="preserve">Tabla </w:t>
      </w:r>
      <w:r>
        <w:rPr>
          <w:rFonts w:hint="default"/>
          <w:i/>
          <w:color w:val="1F497D"/>
          <w:sz w:val="18"/>
          <w:lang w:val="es-EC"/>
        </w:rPr>
        <w:t>5</w:t>
      </w:r>
      <w:r>
        <w:rPr>
          <w:i/>
          <w:color w:val="1F497D"/>
          <w:sz w:val="18"/>
        </w:rPr>
        <w:t>6. Archivo Home.razor - cliente web</w:t>
      </w:r>
      <w:bookmarkEnd w:id="365"/>
      <w:bookmarkEnd w:id="366"/>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651CB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7515E30D">
            <w:pPr>
              <w:spacing w:after="0" w:line="240" w:lineRule="auto"/>
            </w:pPr>
            <w:r>
              <w:rPr>
                <w:rFonts w:ascii="Courier New" w:hAnsi="Courier New"/>
                <w:color w:val="000000"/>
                <w:sz w:val="16"/>
              </w:rPr>
              <w:t>Error al leer el archivo: 'utf-8' codec can't decode byte 0xf3 in position 455: invalid continuation byte</w:t>
            </w:r>
          </w:p>
        </w:tc>
      </w:tr>
    </w:tbl>
    <w:p w14:paraId="20DB9939"/>
    <w:p w14:paraId="2D20BA1E">
      <w:pPr>
        <w:pStyle w:val="6"/>
        <w:spacing w:after="120"/>
      </w:pPr>
      <w:bookmarkStart w:id="367" w:name="_Toc1923"/>
      <w:bookmarkStart w:id="368" w:name="_Toc3235"/>
      <w:r>
        <w:rPr>
          <w:i/>
          <w:color w:val="1F497D"/>
          <w:sz w:val="18"/>
        </w:rPr>
        <w:t xml:space="preserve">Tabla </w:t>
      </w:r>
      <w:r>
        <w:rPr>
          <w:rFonts w:hint="default"/>
          <w:i/>
          <w:color w:val="1F497D"/>
          <w:sz w:val="18"/>
          <w:lang w:val="es-EC"/>
        </w:rPr>
        <w:t>5</w:t>
      </w:r>
      <w:r>
        <w:rPr>
          <w:i/>
          <w:color w:val="1F497D"/>
          <w:sz w:val="18"/>
        </w:rPr>
        <w:t>7. Archivo Login.razor - cliente web</w:t>
      </w:r>
      <w:bookmarkEnd w:id="367"/>
      <w:bookmarkEnd w:id="368"/>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0FDCB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7663BE1C">
            <w:pPr>
              <w:spacing w:after="0" w:line="240" w:lineRule="auto"/>
            </w:pPr>
            <w:r>
              <w:rPr>
                <w:rFonts w:ascii="Courier New" w:hAnsi="Courier New"/>
                <w:color w:val="000000"/>
                <w:sz w:val="16"/>
              </w:rPr>
              <w:t>@page "/login"</w:t>
            </w:r>
            <w:r>
              <w:rPr>
                <w:rFonts w:ascii="Courier New" w:hAnsi="Courier New"/>
                <w:color w:val="000000"/>
                <w:sz w:val="16"/>
              </w:rPr>
              <w:br w:type="textWrapping"/>
            </w:r>
            <w:r>
              <w:rPr>
                <w:rFonts w:ascii="Courier New" w:hAnsi="Courier New"/>
                <w:color w:val="000000"/>
                <w:sz w:val="16"/>
              </w:rPr>
              <w:t>@rendermode InteractiveServer</w:t>
            </w:r>
            <w:r>
              <w:rPr>
                <w:rFonts w:ascii="Courier New" w:hAnsi="Courier New"/>
                <w:color w:val="000000"/>
                <w:sz w:val="16"/>
              </w:rPr>
              <w:br w:type="textWrapping"/>
            </w:r>
            <w:r>
              <w:rPr>
                <w:rFonts w:ascii="Courier New" w:hAnsi="Courier New"/>
                <w:color w:val="000000"/>
                <w:sz w:val="16"/>
              </w:rPr>
              <w:t>@inject LoginController Controlador</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&lt;PageTitle&gt;Iniciar sesión&lt;/PageTitle&gt;</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VISTA de MVC: solo presenta datos y delega toda la lógica en LoginController *@</w:t>
            </w:r>
            <w:r>
              <w:rPr>
                <w:rFonts w:ascii="Courier New" w:hAnsi="Courier New"/>
                <w:color w:val="000000"/>
                <w:sz w:val="16"/>
              </w:rPr>
              <w:br w:type="textWrapping"/>
            </w:r>
            <w:r>
              <w:rPr>
                <w:rFonts w:ascii="Courier New" w:hAnsi="Courier New"/>
                <w:color w:val="000000"/>
                <w:sz w:val="16"/>
              </w:rPr>
              <w:t>&lt;div class="contenido contenido-login"&gt;</w:t>
            </w:r>
            <w:r>
              <w:rPr>
                <w:rFonts w:ascii="Courier New" w:hAnsi="Courier New"/>
                <w:color w:val="000000"/>
                <w:sz w:val="16"/>
              </w:rPr>
              <w:br w:type="textWrapping"/>
            </w:r>
            <w:r>
              <w:rPr>
                <w:rFonts w:ascii="Courier New" w:hAnsi="Courier New"/>
                <w:color w:val="000000"/>
                <w:sz w:val="16"/>
              </w:rPr>
              <w:t xml:space="preserve">    &lt;div class="tarjeta tarjeta-login"&gt;</w:t>
            </w:r>
            <w:r>
              <w:rPr>
                <w:rFonts w:ascii="Courier New" w:hAnsi="Courier New"/>
                <w:color w:val="000000"/>
                <w:sz w:val="16"/>
              </w:rPr>
              <w:br w:type="textWrapping"/>
            </w:r>
            <w:r>
              <w:rPr>
                <w:rFonts w:ascii="Courier New" w:hAnsi="Courier New"/>
                <w:color w:val="000000"/>
                <w:sz w:val="16"/>
              </w:rPr>
              <w:t xml:space="preserve">        &lt;img class="logo" src="images/logo.png" alt="Logo Conversor unidades" /&gt;</w:t>
            </w:r>
            <w:r>
              <w:rPr>
                <w:rFonts w:ascii="Courier New" w:hAnsi="Courier New"/>
                <w:color w:val="000000"/>
                <w:sz w:val="16"/>
              </w:rPr>
              <w:br w:type="textWrapping"/>
            </w:r>
            <w:r>
              <w:rPr>
                <w:rFonts w:ascii="Courier New" w:hAnsi="Courier New"/>
                <w:color w:val="000000"/>
                <w:sz w:val="16"/>
              </w:rPr>
              <w:t xml:space="preserve">        &lt;h1&gt;Conversor unidades MONSTER&lt;/h1&gt;</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&lt;EditForm Model="credenciales" OnValidSubmit="EnviarAsync" FormName="login"&gt;</w:t>
            </w:r>
            <w:r>
              <w:rPr>
                <w:rFonts w:ascii="Courier New" w:hAnsi="Courier New"/>
                <w:color w:val="000000"/>
                <w:sz w:val="16"/>
              </w:rPr>
              <w:br w:type="textWrapping"/>
            </w:r>
            <w:r>
              <w:rPr>
                <w:rFonts w:ascii="Courier New" w:hAnsi="Courier New"/>
                <w:color w:val="000000"/>
                <w:sz w:val="16"/>
              </w:rPr>
              <w:t xml:space="preserve">            &lt;DataAnnotationsValidator /&gt;</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&lt;div class="campo campo-login"&gt;</w:t>
            </w:r>
            <w:r>
              <w:rPr>
                <w:rFonts w:ascii="Courier New" w:hAnsi="Courier New"/>
                <w:color w:val="000000"/>
                <w:sz w:val="16"/>
              </w:rPr>
              <w:br w:type="textWrapping"/>
            </w:r>
            <w:r>
              <w:rPr>
                <w:rFonts w:ascii="Courier New" w:hAnsi="Courier New"/>
                <w:color w:val="000000"/>
                <w:sz w:val="16"/>
              </w:rPr>
              <w:t xml:space="preserve">                &lt;label for="usuario"&gt;Usuario&lt;/label&gt;</w:t>
            </w:r>
            <w:r>
              <w:rPr>
                <w:rFonts w:ascii="Courier New" w:hAnsi="Courier New"/>
                <w:color w:val="000000"/>
                <w:sz w:val="16"/>
              </w:rPr>
              <w:br w:type="textWrapping"/>
            </w:r>
            <w:r>
              <w:rPr>
                <w:rFonts w:ascii="Courier New" w:hAnsi="Courier New"/>
                <w:color w:val="000000"/>
                <w:sz w:val="16"/>
              </w:rPr>
              <w:t xml:space="preserve">                &lt;InputText id="usuario" @bind-Value="credenciales.NombreUsuario" autocomplete="username" type="text" /&gt;</w:t>
            </w:r>
            <w:r>
              <w:rPr>
                <w:rFonts w:ascii="Courier New" w:hAnsi="Courier New"/>
                <w:color w:val="000000"/>
                <w:sz w:val="16"/>
              </w:rPr>
              <w:br w:type="textWrapping"/>
            </w:r>
            <w:r>
              <w:rPr>
                <w:rFonts w:ascii="Courier New" w:hAnsi="Courier New"/>
                <w:color w:val="000000"/>
                <w:sz w:val="16"/>
              </w:rPr>
              <w:t xml:space="preserve">                &lt;ValidationMessage For="() =&gt; credenciales.NombreUsuario" /&gt;</w:t>
            </w:r>
            <w:r>
              <w:rPr>
                <w:rFonts w:ascii="Courier New" w:hAnsi="Courier New"/>
                <w:color w:val="000000"/>
                <w:sz w:val="16"/>
              </w:rPr>
              <w:br w:type="textWrapping"/>
            </w:r>
            <w:r>
              <w:rPr>
                <w:rFonts w:ascii="Courier New" w:hAnsi="Courier New"/>
                <w:color w:val="000000"/>
                <w:sz w:val="16"/>
              </w:rPr>
              <w:t xml:space="preserve">            &lt;/div&gt;</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&lt;div class="campo campo-login"&gt;</w:t>
            </w:r>
            <w:r>
              <w:rPr>
                <w:rFonts w:ascii="Courier New" w:hAnsi="Courier New"/>
                <w:color w:val="000000"/>
                <w:sz w:val="16"/>
              </w:rPr>
              <w:br w:type="textWrapping"/>
            </w:r>
            <w:r>
              <w:rPr>
                <w:rFonts w:ascii="Courier New" w:hAnsi="Courier New"/>
                <w:color w:val="000000"/>
                <w:sz w:val="16"/>
              </w:rPr>
              <w:t xml:space="preserve">                &lt;label for="clave"&gt;Contraseña&lt;/label&gt;</w:t>
            </w:r>
            <w:r>
              <w:rPr>
                <w:rFonts w:ascii="Courier New" w:hAnsi="Courier New"/>
                <w:color w:val="000000"/>
                <w:sz w:val="16"/>
              </w:rPr>
              <w:br w:type="textWrapping"/>
            </w:r>
            <w:r>
              <w:rPr>
                <w:rFonts w:ascii="Courier New" w:hAnsi="Courier New"/>
                <w:color w:val="000000"/>
                <w:sz w:val="16"/>
              </w:rPr>
              <w:t xml:space="preserve">                &lt;InputText id="clave" type="password" placeholder="Ingrese su contrasena"</w:t>
            </w:r>
            <w:r>
              <w:rPr>
                <w:rFonts w:ascii="Courier New" w:hAnsi="Courier New"/>
                <w:color w:val="000000"/>
                <w:sz w:val="16"/>
              </w:rPr>
              <w:br w:type="textWrapping"/>
            </w:r>
            <w:r>
              <w:rPr>
                <w:rFonts w:ascii="Courier New" w:hAnsi="Courier New"/>
                <w:color w:val="000000"/>
                <w:sz w:val="16"/>
              </w:rPr>
              <w:t xml:space="preserve">                           @bind-Value="credenciales.Contrasena" autocomplete="current-password" /&gt;</w:t>
            </w:r>
            <w:r>
              <w:rPr>
                <w:rFonts w:ascii="Courier New" w:hAnsi="Courier New"/>
                <w:color w:val="000000"/>
                <w:sz w:val="16"/>
              </w:rPr>
              <w:br w:type="textWrapping"/>
            </w:r>
            <w:r>
              <w:rPr>
                <w:rFonts w:ascii="Courier New" w:hAnsi="Courier New"/>
                <w:color w:val="000000"/>
                <w:sz w:val="16"/>
              </w:rPr>
              <w:t xml:space="preserve">                &lt;ValidationMessage For="() =&gt; credenciales.Contrasena" /&gt;</w:t>
            </w:r>
            <w:r>
              <w:rPr>
                <w:rFonts w:ascii="Courier New" w:hAnsi="Courier New"/>
                <w:color w:val="000000"/>
                <w:sz w:val="16"/>
              </w:rPr>
              <w:br w:type="textWrapping"/>
            </w:r>
            <w:r>
              <w:rPr>
                <w:rFonts w:ascii="Courier New" w:hAnsi="Courier New"/>
                <w:color w:val="000000"/>
                <w:sz w:val="16"/>
              </w:rPr>
              <w:t xml:space="preserve">            &lt;/div&gt;</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(!string.IsNullOrEmpty(mensajeError))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&lt;div class="error" role="alert"&gt;@mensajeError&lt;/div&gt;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&lt;button type="submit" class="boton boton-login" disabled="@cargando"&gt;</w:t>
            </w:r>
            <w:r>
              <w:rPr>
                <w:rFonts w:ascii="Courier New" w:hAnsi="Courier New"/>
                <w:color w:val="000000"/>
                <w:sz w:val="16"/>
              </w:rPr>
              <w:br w:type="textWrapping"/>
            </w:r>
            <w:r>
              <w:rPr>
                <w:rFonts w:ascii="Courier New" w:hAnsi="Courier New"/>
                <w:color w:val="000000"/>
                <w:sz w:val="16"/>
              </w:rPr>
              <w:t xml:space="preserve">                @(cargando ? "Ingresando..." : "Ingresar")</w:t>
            </w:r>
            <w:r>
              <w:rPr>
                <w:rFonts w:ascii="Courier New" w:hAnsi="Courier New"/>
                <w:color w:val="000000"/>
                <w:sz w:val="16"/>
              </w:rPr>
              <w:br w:type="textWrapping"/>
            </w:r>
            <w:r>
              <w:rPr>
                <w:rFonts w:ascii="Courier New" w:hAnsi="Courier New"/>
                <w:color w:val="000000"/>
                <w:sz w:val="16"/>
              </w:rPr>
              <w:t xml:space="preserve">            &lt;/button&gt;</w:t>
            </w:r>
            <w:r>
              <w:rPr>
                <w:rFonts w:ascii="Courier New" w:hAnsi="Courier New"/>
                <w:color w:val="000000"/>
                <w:sz w:val="16"/>
              </w:rPr>
              <w:br w:type="textWrapping"/>
            </w:r>
            <w:r>
              <w:rPr>
                <w:rFonts w:ascii="Courier New" w:hAnsi="Courier New"/>
                <w:color w:val="000000"/>
                <w:sz w:val="16"/>
              </w:rPr>
              <w:t xml:space="preserve">        &lt;/EditForm&gt;</w:t>
            </w:r>
            <w:r>
              <w:rPr>
                <w:rFonts w:ascii="Courier New" w:hAnsi="Courier New"/>
                <w:color w:val="000000"/>
                <w:sz w:val="16"/>
              </w:rPr>
              <w:br w:type="textWrapping"/>
            </w:r>
            <w:r>
              <w:rPr>
                <w:rFonts w:ascii="Courier New" w:hAnsi="Courier New"/>
                <w:color w:val="000000"/>
                <w:sz w:val="16"/>
              </w:rPr>
              <w:t xml:space="preserve">    &lt;/div&gt;</w:t>
            </w:r>
            <w:r>
              <w:rPr>
                <w:rFonts w:ascii="Courier New" w:hAnsi="Courier New"/>
                <w:color w:val="000000"/>
                <w:sz w:val="16"/>
              </w:rPr>
              <w:br w:type="textWrapping"/>
            </w:r>
            <w:r>
              <w:rPr>
                <w:rFonts w:ascii="Courier New" w:hAnsi="Courier New"/>
                <w:color w:val="000000"/>
                <w:sz w:val="16"/>
              </w:rPr>
              <w:t>&lt;/div&gt;</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@code {</w:t>
            </w:r>
            <w:r>
              <w:rPr>
                <w:rFonts w:ascii="Courier New" w:hAnsi="Courier New"/>
                <w:color w:val="000000"/>
                <w:sz w:val="16"/>
              </w:rPr>
              <w:br w:type="textWrapping"/>
            </w:r>
            <w:r>
              <w:rPr>
                <w:rFonts w:ascii="Courier New" w:hAnsi="Courier New"/>
                <w:color w:val="000000"/>
                <w:sz w:val="16"/>
              </w:rPr>
              <w:t xml:space="preserve">    private readonly CredencialesLogin credenciales = new();</w:t>
            </w:r>
            <w:r>
              <w:rPr>
                <w:rFonts w:ascii="Courier New" w:hAnsi="Courier New"/>
                <w:color w:val="000000"/>
                <w:sz w:val="16"/>
              </w:rPr>
              <w:br w:type="textWrapping"/>
            </w:r>
            <w:r>
              <w:rPr>
                <w:rFonts w:ascii="Courier New" w:hAnsi="Courier New"/>
                <w:color w:val="000000"/>
                <w:sz w:val="16"/>
              </w:rPr>
              <w:t xml:space="preserve">    private string? mensajeError;</w:t>
            </w:r>
            <w:r>
              <w:rPr>
                <w:rFonts w:ascii="Courier New" w:hAnsi="Courier New"/>
                <w:color w:val="000000"/>
                <w:sz w:val="16"/>
              </w:rPr>
              <w:br w:type="textWrapping"/>
            </w:r>
            <w:r>
              <w:rPr>
                <w:rFonts w:ascii="Courier New" w:hAnsi="Courier New"/>
                <w:color w:val="000000"/>
                <w:sz w:val="16"/>
              </w:rPr>
              <w:t xml:space="preserve">    private bool cargando;</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async Task EnviarAsync()</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cargando = true;</w:t>
            </w:r>
            <w:r>
              <w:rPr>
                <w:rFonts w:ascii="Courier New" w:hAnsi="Courier New"/>
                <w:color w:val="000000"/>
                <w:sz w:val="16"/>
              </w:rPr>
              <w:br w:type="textWrapping"/>
            </w:r>
            <w:r>
              <w:rPr>
                <w:rFonts w:ascii="Courier New" w:hAnsi="Courier New"/>
                <w:color w:val="000000"/>
                <w:sz w:val="16"/>
              </w:rPr>
              <w:t xml:space="preserve">        mensajeError = null;</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var resultado = await Controlador.IniciarSesionAsync(credenciales);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(!resultado.Exito)</w:t>
            </w:r>
            <w:r>
              <w:rPr>
                <w:rFonts w:ascii="Courier New" w:hAnsi="Courier New"/>
                <w:color w:val="000000"/>
                <w:sz w:val="16"/>
              </w:rPr>
              <w:br w:type="textWrapping"/>
            </w:r>
            <w:r>
              <w:rPr>
                <w:rFonts w:ascii="Courier New" w:hAnsi="Courier New"/>
                <w:color w:val="000000"/>
                <w:sz w:val="16"/>
              </w:rPr>
              <w:t xml:space="preserve">            mensajeError = resultado.Mensaje;</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cargando = false;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br w:type="textWrapping"/>
            </w:r>
          </w:p>
        </w:tc>
      </w:tr>
    </w:tbl>
    <w:p w14:paraId="23F94056"/>
    <w:p w14:paraId="71BE61E9">
      <w:pPr>
        <w:pStyle w:val="6"/>
        <w:spacing w:after="120"/>
      </w:pPr>
      <w:bookmarkStart w:id="369" w:name="_Toc4676"/>
      <w:bookmarkStart w:id="370" w:name="_Toc10873"/>
      <w:r>
        <w:rPr>
          <w:i/>
          <w:color w:val="1F497D"/>
          <w:sz w:val="18"/>
        </w:rPr>
        <w:t xml:space="preserve">Tabla </w:t>
      </w:r>
      <w:r>
        <w:rPr>
          <w:rFonts w:hint="default"/>
          <w:i/>
          <w:color w:val="1F497D"/>
          <w:sz w:val="18"/>
          <w:lang w:val="es-EC"/>
        </w:rPr>
        <w:t>5</w:t>
      </w:r>
      <w:r>
        <w:rPr>
          <w:i/>
          <w:color w:val="1F497D"/>
          <w:sz w:val="18"/>
        </w:rPr>
        <w:t>8. Archivo NotFound.razor - cliente web</w:t>
      </w:r>
      <w:bookmarkEnd w:id="369"/>
      <w:bookmarkEnd w:id="370"/>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08E82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30F0CE1B">
            <w:pPr>
              <w:spacing w:after="0" w:line="240" w:lineRule="auto"/>
            </w:pPr>
            <w:r>
              <w:rPr>
                <w:rFonts w:ascii="Courier New" w:hAnsi="Courier New"/>
                <w:color w:val="000000"/>
                <w:sz w:val="16"/>
              </w:rPr>
              <w:t>﻿@page "/not-found"</w:t>
            </w:r>
            <w:r>
              <w:rPr>
                <w:rFonts w:ascii="Courier New" w:hAnsi="Courier New"/>
                <w:color w:val="000000"/>
                <w:sz w:val="16"/>
              </w:rPr>
              <w:br w:type="textWrapping"/>
            </w:r>
            <w:r>
              <w:rPr>
                <w:rFonts w:ascii="Courier New" w:hAnsi="Courier New"/>
                <w:color w:val="000000"/>
                <w:sz w:val="16"/>
              </w:rPr>
              <w:t>@layout MainLayout</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&lt;h3&gt;Not Found&lt;/h3&gt;</w:t>
            </w:r>
            <w:r>
              <w:rPr>
                <w:rFonts w:ascii="Courier New" w:hAnsi="Courier New"/>
                <w:color w:val="000000"/>
                <w:sz w:val="16"/>
              </w:rPr>
              <w:br w:type="textWrapping"/>
            </w:r>
            <w:r>
              <w:rPr>
                <w:rFonts w:ascii="Courier New" w:hAnsi="Courier New"/>
                <w:color w:val="000000"/>
                <w:sz w:val="16"/>
              </w:rPr>
              <w:t>&lt;p&gt;Sorry, the content you are looking for does not exist.&lt;/p&gt;</w:t>
            </w:r>
          </w:p>
        </w:tc>
      </w:tr>
    </w:tbl>
    <w:p w14:paraId="330D0A86"/>
    <w:p w14:paraId="24F2407F">
      <w:pPr>
        <w:rPr>
          <w:b/>
          <w:bCs/>
          <w:color w:val="243F61"/>
          <w:sz w:val="32"/>
          <w:szCs w:val="32"/>
        </w:rPr>
      </w:pPr>
      <w:bookmarkStart w:id="371" w:name="_chvfcvdp7x8l" w:colFirst="0" w:colLast="0"/>
      <w:bookmarkEnd w:id="371"/>
      <w:bookmarkStart w:id="372" w:name="_oqmwoq9fw0u5" w:colFirst="0" w:colLast="0"/>
      <w:bookmarkEnd w:id="372"/>
      <w:r>
        <w:rPr>
          <w:b/>
          <w:bCs/>
          <w:color w:val="243F61"/>
          <w:sz w:val="32"/>
          <w:szCs w:val="32"/>
        </w:rPr>
        <w:t>EJECUCIÓN DEL CLIENTE DE WEB</w:t>
      </w:r>
    </w:p>
    <w:p w14:paraId="7CA105A6">
      <w:pPr>
        <w:bidi w:val="0"/>
        <w:jc w:val="center"/>
      </w:pPr>
      <w:bookmarkStart w:id="373" w:name="_ravx3sp74jix" w:colFirst="0" w:colLast="0"/>
      <w:bookmarkEnd w:id="373"/>
      <w:r>
        <w:drawing>
          <wp:inline distT="0" distB="0" distL="114300" distR="114300">
            <wp:extent cx="4276725" cy="2237740"/>
            <wp:effectExtent l="0" t="0" r="3175" b="10160"/>
            <wp:docPr id="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2"/>
                    <pic:cNvPicPr>
                      <a:picLocks noChangeAspect="1"/>
                    </pic:cNvPicPr>
                  </pic:nvPicPr>
                  <pic:blipFill>
                    <a:blip r:embed="rId67"/>
                    <a:stretch>
                      <a:fillRect/>
                    </a:stretch>
                  </pic:blipFill>
                  <pic:spPr>
                    <a:xfrm>
                      <a:off x="0" y="0"/>
                      <a:ext cx="4276725" cy="2237740"/>
                    </a:xfrm>
                    <a:prstGeom prst="rect">
                      <a:avLst/>
                    </a:prstGeom>
                  </pic:spPr>
                </pic:pic>
              </a:graphicData>
            </a:graphic>
          </wp:inline>
        </w:drawing>
      </w:r>
    </w:p>
    <w:p w14:paraId="4862B661">
      <w:pPr>
        <w:pStyle w:val="5"/>
      </w:pPr>
      <w:bookmarkStart w:id="374" w:name="_Toc20238"/>
      <w:bookmarkStart w:id="375" w:name="_Toc16917"/>
      <w:bookmarkStart w:id="376" w:name="_Toc3795"/>
      <w:r>
        <w:t xml:space="preserve">Figura </w:t>
      </w:r>
      <w:r>
        <w:rPr>
          <w:rFonts w:hint="default"/>
          <w:lang w:val="es-EC"/>
        </w:rPr>
        <w:t>43</w:t>
      </w:r>
      <w:r>
        <w:t>. Login - Cliente web</w:t>
      </w:r>
      <w:bookmarkEnd w:id="374"/>
      <w:bookmarkEnd w:id="375"/>
      <w:bookmarkEnd w:id="376"/>
    </w:p>
    <w:p w14:paraId="616408F1"/>
    <w:p w14:paraId="0DFB717F">
      <w:pPr>
        <w:keepNext/>
        <w:jc w:val="center"/>
      </w:pPr>
      <w:r>
        <w:drawing>
          <wp:inline distT="0" distB="0" distL="114300" distR="114300">
            <wp:extent cx="4295140" cy="2269490"/>
            <wp:effectExtent l="0" t="0" r="10160" b="3810"/>
            <wp:docPr id="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3"/>
                    <pic:cNvPicPr>
                      <a:picLocks noChangeAspect="1"/>
                    </pic:cNvPicPr>
                  </pic:nvPicPr>
                  <pic:blipFill>
                    <a:blip r:embed="rId68"/>
                    <a:stretch>
                      <a:fillRect/>
                    </a:stretch>
                  </pic:blipFill>
                  <pic:spPr>
                    <a:xfrm>
                      <a:off x="0" y="0"/>
                      <a:ext cx="4295140" cy="2269490"/>
                    </a:xfrm>
                    <a:prstGeom prst="rect">
                      <a:avLst/>
                    </a:prstGeom>
                  </pic:spPr>
                </pic:pic>
              </a:graphicData>
            </a:graphic>
          </wp:inline>
        </w:drawing>
      </w:r>
    </w:p>
    <w:p w14:paraId="023DC8D7">
      <w:pPr>
        <w:pStyle w:val="5"/>
      </w:pPr>
      <w:bookmarkStart w:id="377" w:name="_Toc27616"/>
      <w:bookmarkStart w:id="378" w:name="_Toc23443"/>
      <w:bookmarkStart w:id="379" w:name="_Toc13054"/>
      <w:r>
        <w:t xml:space="preserve">Figura </w:t>
      </w:r>
      <w:r>
        <w:rPr>
          <w:rFonts w:hint="default"/>
          <w:lang w:val="es-EC"/>
        </w:rPr>
        <w:t>44</w:t>
      </w:r>
      <w:r>
        <w:t>. Pantalla de Conversiones - Cliente web</w:t>
      </w:r>
      <w:bookmarkEnd w:id="377"/>
      <w:bookmarkEnd w:id="378"/>
      <w:bookmarkEnd w:id="379"/>
    </w:p>
    <w:p w14:paraId="61E4A767"/>
    <w:p w14:paraId="704FB5E5">
      <w:pPr>
        <w:keepNext/>
        <w:jc w:val="center"/>
      </w:pPr>
      <w:r>
        <w:drawing>
          <wp:inline distT="0" distB="0" distL="114300" distR="114300">
            <wp:extent cx="3817620" cy="1993265"/>
            <wp:effectExtent l="0" t="0" r="5080" b="635"/>
            <wp:docPr id="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3"/>
                    <pic:cNvPicPr>
                      <a:picLocks noChangeAspect="1"/>
                    </pic:cNvPicPr>
                  </pic:nvPicPr>
                  <pic:blipFill>
                    <a:blip r:embed="rId69"/>
                    <a:stretch>
                      <a:fillRect/>
                    </a:stretch>
                  </pic:blipFill>
                  <pic:spPr>
                    <a:xfrm>
                      <a:off x="0" y="0"/>
                      <a:ext cx="3817620" cy="1993265"/>
                    </a:xfrm>
                    <a:prstGeom prst="rect">
                      <a:avLst/>
                    </a:prstGeom>
                  </pic:spPr>
                </pic:pic>
              </a:graphicData>
            </a:graphic>
          </wp:inline>
        </w:drawing>
      </w:r>
    </w:p>
    <w:p w14:paraId="3F0C2502">
      <w:pPr>
        <w:pStyle w:val="5"/>
      </w:pPr>
      <w:bookmarkStart w:id="380" w:name="_Toc2227"/>
      <w:bookmarkStart w:id="381" w:name="_Toc30252"/>
      <w:r>
        <w:t xml:space="preserve">Figura </w:t>
      </w:r>
      <w:r>
        <w:rPr>
          <w:rFonts w:hint="default"/>
          <w:lang w:val="es-EC"/>
        </w:rPr>
        <w:t>45</w:t>
      </w:r>
      <w:r>
        <w:t xml:space="preserve">. </w:t>
      </w:r>
      <w:r>
        <w:rPr>
          <w:rFonts w:hint="default"/>
          <w:lang w:val="es-EC"/>
        </w:rPr>
        <w:t>Conversión Exitosa</w:t>
      </w:r>
      <w:r>
        <w:t>- Cliente web</w:t>
      </w:r>
      <w:bookmarkEnd w:id="380"/>
      <w:bookmarkEnd w:id="381"/>
    </w:p>
    <w:p w14:paraId="3C92B767"/>
    <w:p w14:paraId="174EA052">
      <w:pPr>
        <w:pStyle w:val="3"/>
      </w:pPr>
      <w:bookmarkStart w:id="382" w:name="_Toc23997"/>
      <w:bookmarkStart w:id="383" w:name="_Toc14093"/>
      <w:bookmarkStart w:id="384" w:name="_Toc30522"/>
      <w:r>
        <w:t>CLIENTE MÓVIL</w:t>
      </w:r>
      <w:bookmarkEnd w:id="382"/>
      <w:bookmarkEnd w:id="383"/>
      <w:bookmarkEnd w:id="384"/>
    </w:p>
    <w:p w14:paraId="3E6936D1">
      <w:pPr>
        <w:pStyle w:val="4"/>
      </w:pPr>
      <w:bookmarkStart w:id="385" w:name="_Toc9119"/>
      <w:bookmarkStart w:id="386" w:name="_Toc4215"/>
      <w:bookmarkStart w:id="387" w:name="_Toc25061"/>
      <w:r>
        <w:t>CREACIÓN DEL PROYECTO</w:t>
      </w:r>
      <w:bookmarkEnd w:id="385"/>
      <w:bookmarkEnd w:id="386"/>
      <w:bookmarkEnd w:id="387"/>
    </w:p>
    <w:p w14:paraId="6568D647">
      <w:pPr>
        <w:rPr>
          <w:rFonts w:hint="default"/>
          <w:lang w:val="es-EC"/>
        </w:rPr>
      </w:pPr>
      <w:r>
        <w:t>El proyecto s</w:t>
      </w:r>
      <w:r>
        <w:rPr>
          <w:rFonts w:hint="default"/>
          <w:lang w:val="es-EC"/>
        </w:rPr>
        <w:t>e creó usando el framework MAUI que permite aplicaciones compatibles con web y con móviles Android e iOS</w:t>
      </w:r>
    </w:p>
    <w:p w14:paraId="3DE16471">
      <w:pPr>
        <w:keepNext/>
        <w:spacing w:after="0"/>
        <w:jc w:val="center"/>
      </w:pPr>
      <w:r>
        <w:drawing>
          <wp:inline distT="0" distB="0" distL="114300" distR="114300">
            <wp:extent cx="3578225" cy="1511935"/>
            <wp:effectExtent l="0" t="0" r="3175" b="12065"/>
            <wp:docPr id="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
                    <pic:cNvPicPr>
                      <a:picLocks noChangeAspect="1"/>
                    </pic:cNvPicPr>
                  </pic:nvPicPr>
                  <pic:blipFill>
                    <a:blip r:embed="rId70"/>
                    <a:stretch>
                      <a:fillRect/>
                    </a:stretch>
                  </pic:blipFill>
                  <pic:spPr>
                    <a:xfrm>
                      <a:off x="0" y="0"/>
                      <a:ext cx="3578225" cy="1511935"/>
                    </a:xfrm>
                    <a:prstGeom prst="rect">
                      <a:avLst/>
                    </a:prstGeom>
                    <a:noFill/>
                    <a:ln>
                      <a:noFill/>
                    </a:ln>
                  </pic:spPr>
                </pic:pic>
              </a:graphicData>
            </a:graphic>
          </wp:inline>
        </w:drawing>
      </w:r>
    </w:p>
    <w:p w14:paraId="0699CE0B">
      <w:pPr>
        <w:pStyle w:val="5"/>
      </w:pPr>
      <w:bookmarkStart w:id="388" w:name="_Toc25149"/>
      <w:bookmarkStart w:id="389" w:name="_Toc30547"/>
      <w:bookmarkStart w:id="390" w:name="_Toc19910"/>
      <w:r>
        <w:t xml:space="preserve">Figura </w:t>
      </w:r>
      <w:r>
        <w:rPr>
          <w:rFonts w:hint="default"/>
          <w:lang w:val="es-EC"/>
        </w:rPr>
        <w:t>46</w:t>
      </w:r>
      <w:r>
        <w:t xml:space="preserve">. </w:t>
      </w:r>
      <w:r>
        <w:rPr>
          <w:rFonts w:hint="default"/>
          <w:lang w:val="es-EC"/>
        </w:rPr>
        <w:t xml:space="preserve">Eleccion </w:t>
      </w:r>
      <w:r>
        <w:t>del</w:t>
      </w:r>
      <w:r>
        <w:rPr>
          <w:rFonts w:hint="default"/>
          <w:lang w:val="es-EC"/>
        </w:rPr>
        <w:t xml:space="preserve"> tipo de</w:t>
      </w:r>
      <w:r>
        <w:t xml:space="preserve"> proyecto - Cliente móvil</w:t>
      </w:r>
      <w:bookmarkEnd w:id="388"/>
      <w:bookmarkEnd w:id="389"/>
      <w:bookmarkEnd w:id="390"/>
    </w:p>
    <w:p w14:paraId="6D01D7E3"/>
    <w:p w14:paraId="10ED02F8">
      <w:pPr>
        <w:keepNext/>
        <w:spacing w:after="0"/>
        <w:jc w:val="center"/>
      </w:pPr>
    </w:p>
    <w:p w14:paraId="01F14048">
      <w:pPr>
        <w:keepNext/>
        <w:spacing w:after="0"/>
        <w:jc w:val="center"/>
      </w:pPr>
      <w:r>
        <w:drawing>
          <wp:inline distT="0" distB="0" distL="114300" distR="114300">
            <wp:extent cx="4140200" cy="1720850"/>
            <wp:effectExtent l="0" t="0" r="0" b="6350"/>
            <wp:docPr id="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8"/>
                    <pic:cNvPicPr>
                      <a:picLocks noChangeAspect="1"/>
                    </pic:cNvPicPr>
                  </pic:nvPicPr>
                  <pic:blipFill>
                    <a:blip r:embed="rId71"/>
                    <a:stretch>
                      <a:fillRect/>
                    </a:stretch>
                  </pic:blipFill>
                  <pic:spPr>
                    <a:xfrm>
                      <a:off x="0" y="0"/>
                      <a:ext cx="4140200" cy="1720850"/>
                    </a:xfrm>
                    <a:prstGeom prst="rect">
                      <a:avLst/>
                    </a:prstGeom>
                    <a:noFill/>
                    <a:ln>
                      <a:noFill/>
                    </a:ln>
                  </pic:spPr>
                </pic:pic>
              </a:graphicData>
            </a:graphic>
          </wp:inline>
        </w:drawing>
      </w:r>
    </w:p>
    <w:p w14:paraId="1F3BBF82">
      <w:pPr>
        <w:pStyle w:val="5"/>
      </w:pPr>
      <w:bookmarkStart w:id="391" w:name="_Toc3460"/>
      <w:bookmarkStart w:id="392" w:name="_Toc3627"/>
      <w:bookmarkStart w:id="393" w:name="_Toc4857"/>
      <w:r>
        <w:t xml:space="preserve">Figura </w:t>
      </w:r>
      <w:r>
        <w:rPr>
          <w:rFonts w:hint="default"/>
          <w:lang w:val="es-EC"/>
        </w:rPr>
        <w:t>47</w:t>
      </w:r>
      <w:r>
        <w:t>. Configuración del proyecto - Cliente móvil</w:t>
      </w:r>
      <w:bookmarkEnd w:id="391"/>
      <w:bookmarkEnd w:id="392"/>
      <w:bookmarkEnd w:id="393"/>
    </w:p>
    <w:p w14:paraId="522E9E4B">
      <w:pPr>
        <w:pStyle w:val="4"/>
      </w:pPr>
      <w:bookmarkStart w:id="394" w:name="_Toc20094"/>
      <w:bookmarkStart w:id="395" w:name="_Toc7495"/>
      <w:bookmarkStart w:id="396" w:name="_Toc32235"/>
      <w:r>
        <w:t>ESTRUCTURA DEL PROYECTO</w:t>
      </w:r>
      <w:bookmarkEnd w:id="394"/>
      <w:bookmarkEnd w:id="395"/>
      <w:bookmarkEnd w:id="396"/>
    </w:p>
    <w:p w14:paraId="617B7956">
      <w:r>
        <w:t>El desarrollo de la aplicación móvil se organizó bajo el patrón arquitectónico MVC (Modelo-Vista-Controlador)</w:t>
      </w:r>
      <w:r>
        <w:rPr>
          <w:rFonts w:hint="default"/>
          <w:lang w:val="es-EC"/>
        </w:rPr>
        <w:t xml:space="preserve"> usando archivos XAML para las vistas</w:t>
      </w:r>
      <w:r>
        <w:t>. Para asegurar el desacoplamiento de la lógica, la vista y el consumo de red, se estructuró el proyecto en los paquetes model, view y controller.</w:t>
      </w:r>
    </w:p>
    <w:p w14:paraId="58EACD21">
      <w:pPr>
        <w:keepNext/>
        <w:spacing w:after="0"/>
        <w:jc w:val="center"/>
      </w:pPr>
      <w:r>
        <w:drawing>
          <wp:inline distT="0" distB="0" distL="114300" distR="114300">
            <wp:extent cx="2076450" cy="1695450"/>
            <wp:effectExtent l="0" t="0" r="6350" b="6350"/>
            <wp:docPr id="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9"/>
                    <pic:cNvPicPr>
                      <a:picLocks noChangeAspect="1"/>
                    </pic:cNvPicPr>
                  </pic:nvPicPr>
                  <pic:blipFill>
                    <a:blip r:embed="rId72"/>
                    <a:stretch>
                      <a:fillRect/>
                    </a:stretch>
                  </pic:blipFill>
                  <pic:spPr>
                    <a:xfrm>
                      <a:off x="0" y="0"/>
                      <a:ext cx="2076450" cy="1695450"/>
                    </a:xfrm>
                    <a:prstGeom prst="rect">
                      <a:avLst/>
                    </a:prstGeom>
                    <a:noFill/>
                    <a:ln>
                      <a:noFill/>
                    </a:ln>
                  </pic:spPr>
                </pic:pic>
              </a:graphicData>
            </a:graphic>
          </wp:inline>
        </w:drawing>
      </w:r>
    </w:p>
    <w:p w14:paraId="42CC529D">
      <w:pPr>
        <w:pStyle w:val="5"/>
      </w:pPr>
      <w:bookmarkStart w:id="397" w:name="_Toc6801"/>
      <w:bookmarkStart w:id="398" w:name="_Toc9412"/>
      <w:bookmarkStart w:id="399" w:name="_Toc4365"/>
      <w:r>
        <w:t xml:space="preserve">Figura </w:t>
      </w:r>
      <w:r>
        <w:rPr>
          <w:rFonts w:hint="default"/>
          <w:lang w:val="es-EC"/>
        </w:rPr>
        <w:t>48</w:t>
      </w:r>
      <w:r>
        <w:t>. Estructura del proyecto - Cliente móvil</w:t>
      </w:r>
      <w:bookmarkEnd w:id="397"/>
      <w:bookmarkEnd w:id="398"/>
      <w:bookmarkEnd w:id="399"/>
    </w:p>
    <w:p w14:paraId="338A32E5">
      <w:pPr>
        <w:pStyle w:val="3"/>
      </w:pPr>
      <w:bookmarkStart w:id="400" w:name="_Toc17153"/>
      <w:bookmarkStart w:id="401" w:name="_Toc21473"/>
      <w:bookmarkStart w:id="402" w:name="_Toc21793"/>
      <w:r>
        <w:t>CODIFICACIÓN DEL PROYECTO CLIENTE MÓVIL</w:t>
      </w:r>
      <w:bookmarkEnd w:id="400"/>
      <w:bookmarkEnd w:id="401"/>
      <w:bookmarkEnd w:id="402"/>
    </w:p>
    <w:p w14:paraId="57CF3735">
      <w:pPr>
        <w:pStyle w:val="4"/>
        <w:rPr>
          <w:rFonts w:hint="default"/>
          <w:lang w:val="es-EC"/>
        </w:rPr>
      </w:pPr>
      <w:bookmarkStart w:id="403" w:name="_Toc13993"/>
      <w:bookmarkStart w:id="404" w:name="_Toc24672"/>
      <w:bookmarkStart w:id="405" w:name="_Toc32706"/>
      <w:r>
        <w:rPr>
          <w:rFonts w:hint="default"/>
          <w:lang w:val="es-EC"/>
        </w:rPr>
        <w:t>CONEXIÓN AL SERVIDOR</w:t>
      </w:r>
      <w:bookmarkEnd w:id="403"/>
      <w:r>
        <w:rPr>
          <w:rFonts w:hint="default"/>
          <w:lang w:val="es-EC"/>
        </w:rPr>
        <w:t xml:space="preserve"> RESTFUL</w:t>
      </w:r>
      <w:bookmarkEnd w:id="404"/>
      <w:bookmarkEnd w:id="405"/>
    </w:p>
    <w:p w14:paraId="4142B600">
      <w:pPr>
        <w:keepNext/>
        <w:spacing w:after="0"/>
        <w:jc w:val="center"/>
      </w:pPr>
      <w:r>
        <w:drawing>
          <wp:inline distT="0" distB="0" distL="114300" distR="114300">
            <wp:extent cx="1524000" cy="749300"/>
            <wp:effectExtent l="0" t="0" r="0" b="0"/>
            <wp:docPr id="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10"/>
                    <pic:cNvPicPr>
                      <a:picLocks noChangeAspect="1"/>
                    </pic:cNvPicPr>
                  </pic:nvPicPr>
                  <pic:blipFill>
                    <a:blip r:embed="rId73"/>
                    <a:stretch>
                      <a:fillRect/>
                    </a:stretch>
                  </pic:blipFill>
                  <pic:spPr>
                    <a:xfrm>
                      <a:off x="0" y="0"/>
                      <a:ext cx="1524000" cy="749300"/>
                    </a:xfrm>
                    <a:prstGeom prst="rect">
                      <a:avLst/>
                    </a:prstGeom>
                    <a:noFill/>
                    <a:ln>
                      <a:noFill/>
                    </a:ln>
                  </pic:spPr>
                </pic:pic>
              </a:graphicData>
            </a:graphic>
          </wp:inline>
        </w:drawing>
      </w:r>
    </w:p>
    <w:p w14:paraId="1F55B4B2">
      <w:pPr>
        <w:pStyle w:val="5"/>
      </w:pPr>
      <w:bookmarkStart w:id="406" w:name="_Toc7160"/>
      <w:bookmarkStart w:id="407" w:name="_Toc3428"/>
      <w:bookmarkStart w:id="408" w:name="_Toc22710"/>
      <w:r>
        <w:t xml:space="preserve">Figura </w:t>
      </w:r>
      <w:r>
        <w:rPr>
          <w:rFonts w:hint="default"/>
          <w:lang w:val="es-EC"/>
        </w:rPr>
        <w:t>49</w:t>
      </w:r>
      <w:r>
        <w:t xml:space="preserve">. Creación de </w:t>
      </w:r>
      <w:r>
        <w:rPr>
          <w:rFonts w:hint="default"/>
          <w:lang w:val="es-EC"/>
        </w:rPr>
        <w:t>servicios</w:t>
      </w:r>
      <w:r>
        <w:t>- Cliente móvil</w:t>
      </w:r>
      <w:bookmarkEnd w:id="406"/>
      <w:bookmarkEnd w:id="407"/>
      <w:bookmarkEnd w:id="408"/>
    </w:p>
    <w:p w14:paraId="351264DA">
      <w:pPr>
        <w:rPr>
          <w:rFonts w:hint="default"/>
          <w:lang w:val="es-EC"/>
        </w:rPr>
      </w:pPr>
      <w:r>
        <w:rPr>
          <w:rFonts w:hint="default"/>
          <w:lang w:val="es-EC"/>
        </w:rPr>
        <w:t>La conexión al cliente RESTFUL se maneja mediante las clases del paquete servicio. Se creó una clase principal RestConversionService que al igual que otros clientes usa la librería nativa de C# para HTTP. Adicionalmente se crearon clases para manejar la configuración de parámetros de la conexión provenientes de un archivo .env, y la persistencia de sesión en el cliente.</w:t>
      </w:r>
    </w:p>
    <w:p w14:paraId="66F62614">
      <w:pPr>
        <w:pStyle w:val="6"/>
        <w:spacing w:after="120"/>
      </w:pPr>
      <w:bookmarkStart w:id="409" w:name="_Toc14812"/>
      <w:bookmarkStart w:id="410" w:name="_Toc23206"/>
      <w:r>
        <w:rPr>
          <w:i/>
          <w:color w:val="1F497D"/>
          <w:sz w:val="18"/>
        </w:rPr>
        <w:t xml:space="preserve">Tabla </w:t>
      </w:r>
      <w:r>
        <w:rPr>
          <w:rFonts w:hint="default"/>
          <w:i/>
          <w:color w:val="1F497D"/>
          <w:sz w:val="18"/>
          <w:lang w:val="es-EC"/>
        </w:rPr>
        <w:t>59</w:t>
      </w:r>
      <w:r>
        <w:rPr>
          <w:i/>
          <w:color w:val="1F497D"/>
          <w:sz w:val="18"/>
        </w:rPr>
        <w:t>. Clase AppSession - cliente móvil</w:t>
      </w:r>
      <w:bookmarkEnd w:id="409"/>
      <w:bookmarkEnd w:id="410"/>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67164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21E5065E">
            <w:pPr>
              <w:spacing w:after="0" w:line="240" w:lineRule="auto"/>
            </w:pPr>
            <w:r>
              <w:rPr>
                <w:rFonts w:ascii="Courier New" w:hAnsi="Courier New"/>
                <w:color w:val="000000"/>
                <w:sz w:val="16"/>
              </w:rPr>
              <w:t>namespace ClienteMovilConversionRest.Services;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public sealed class AppSession</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public string Token { get; private set; } = string.Empty;</w:t>
            </w:r>
            <w:r>
              <w:rPr>
                <w:rFonts w:ascii="Courier New" w:hAnsi="Courier New"/>
                <w:color w:val="000000"/>
                <w:sz w:val="16"/>
              </w:rPr>
              <w:br w:type="textWrapping"/>
            </w:r>
            <w:r>
              <w:rPr>
                <w:rFonts w:ascii="Courier New" w:hAnsi="Courier New"/>
                <w:color w:val="000000"/>
                <w:sz w:val="16"/>
              </w:rPr>
              <w:t xml:space="preserve">    public string UserName { get; private set; } = string.Empty;</w:t>
            </w:r>
            <w:r>
              <w:rPr>
                <w:rFonts w:ascii="Courier New" w:hAnsi="Courier New"/>
                <w:color w:val="000000"/>
                <w:sz w:val="16"/>
              </w:rPr>
              <w:br w:type="textWrapping"/>
            </w:r>
            <w:r>
              <w:rPr>
                <w:rFonts w:ascii="Courier New" w:hAnsi="Courier New"/>
                <w:color w:val="000000"/>
                <w:sz w:val="16"/>
              </w:rPr>
              <w:t xml:space="preserve">    public bool IsAuthenticated =&gt; !string.IsNullOrWhiteSpace(Token);</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void Start(string token, string userName)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Token = token;</w:t>
            </w:r>
            <w:r>
              <w:rPr>
                <w:rFonts w:ascii="Courier New" w:hAnsi="Courier New"/>
                <w:color w:val="000000"/>
                <w:sz w:val="16"/>
              </w:rPr>
              <w:br w:type="textWrapping"/>
            </w:r>
            <w:r>
              <w:rPr>
                <w:rFonts w:ascii="Courier New" w:hAnsi="Courier New"/>
                <w:color w:val="000000"/>
                <w:sz w:val="16"/>
              </w:rPr>
              <w:t xml:space="preserve">        UserName = userName;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void Clear()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Token = string.Empty;</w:t>
            </w:r>
            <w:r>
              <w:rPr>
                <w:rFonts w:ascii="Courier New" w:hAnsi="Courier New"/>
                <w:color w:val="000000"/>
                <w:sz w:val="16"/>
              </w:rPr>
              <w:br w:type="textWrapping"/>
            </w:r>
            <w:r>
              <w:rPr>
                <w:rFonts w:ascii="Courier New" w:hAnsi="Courier New"/>
                <w:color w:val="000000"/>
                <w:sz w:val="16"/>
              </w:rPr>
              <w:t xml:space="preserve">        UserName = string.Empty;</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1A28AA99">
      <w:pPr>
        <w:pStyle w:val="6"/>
        <w:spacing w:after="120"/>
      </w:pPr>
      <w:bookmarkStart w:id="411" w:name="_Toc31376"/>
      <w:bookmarkStart w:id="412" w:name="_Toc9855"/>
      <w:r>
        <w:rPr>
          <w:i/>
          <w:color w:val="1F497D"/>
          <w:sz w:val="18"/>
        </w:rPr>
        <w:t xml:space="preserve">Tabla </w:t>
      </w:r>
      <w:r>
        <w:rPr>
          <w:rFonts w:hint="default"/>
          <w:i/>
          <w:color w:val="1F497D"/>
          <w:sz w:val="18"/>
          <w:lang w:val="es-EC"/>
        </w:rPr>
        <w:t>60</w:t>
      </w:r>
      <w:r>
        <w:rPr>
          <w:i/>
          <w:color w:val="1F497D"/>
          <w:sz w:val="18"/>
        </w:rPr>
        <w:t>. Clase ConfiguracionServicio - cliente móvil</w:t>
      </w:r>
      <w:bookmarkEnd w:id="411"/>
      <w:bookmarkEnd w:id="412"/>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12659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2923C376">
            <w:pPr>
              <w:spacing w:after="0" w:line="240" w:lineRule="auto"/>
            </w:pPr>
            <w:r>
              <w:rPr>
                <w:rFonts w:ascii="Courier New" w:hAnsi="Courier New"/>
                <w:color w:val="000000"/>
                <w:sz w:val="16"/>
              </w:rPr>
              <w:t>using System.Text.Json;</w:t>
            </w:r>
            <w:r>
              <w:rPr>
                <w:rFonts w:ascii="Courier New" w:hAnsi="Courier New"/>
                <w:color w:val="000000"/>
                <w:sz w:val="16"/>
              </w:rPr>
              <w:br w:type="textWrapping"/>
            </w:r>
            <w:r>
              <w:rPr>
                <w:rFonts w:ascii="Courier New" w:hAnsi="Courier New"/>
                <w:color w:val="000000"/>
                <w:sz w:val="16"/>
              </w:rPr>
              <w:t>using Microsoft.Maui.Storage;</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namespace ClienteMovilConversionRest.Services;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internal static class ConfiguracionServicio</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private const string UrlPredeterminada = "http://10.0.2.2:60980";</w:t>
            </w:r>
            <w:r>
              <w:rPr>
                <w:rFonts w:ascii="Courier New" w:hAnsi="Courier New"/>
                <w:color w:val="000000"/>
                <w:sz w:val="16"/>
              </w:rPr>
              <w:br w:type="textWrapping"/>
            </w:r>
            <w:r>
              <w:rPr>
                <w:rFonts w:ascii="Courier New" w:hAnsi="Courier New"/>
                <w:color w:val="000000"/>
                <w:sz w:val="16"/>
              </w:rPr>
              <w:t xml:space="preserve">    private const string ClaveUrlPersonalizada = "servicio_rest_url";</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static string ObtenerEndpointRest()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var urlAppSettings = LeerUrlAppSettings();</w:t>
            </w:r>
            <w:r>
              <w:rPr>
                <w:rFonts w:ascii="Courier New" w:hAnsi="Courier New"/>
                <w:color w:val="000000"/>
                <w:sz w:val="16"/>
              </w:rPr>
              <w:br w:type="textWrapping"/>
            </w:r>
            <w:r>
              <w:rPr>
                <w:rFonts w:ascii="Courier New" w:hAnsi="Courier New"/>
                <w:color w:val="000000"/>
                <w:sz w:val="16"/>
              </w:rPr>
              <w:t xml:space="preserve">        return Preferences.Default.Get(ClaveUrlPersonalizada, urlAppSettings);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static void GuardarEndpointRest(string url) =&gt; Preferences.Default.Set(ClaveUrlPersonalizada, url);</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static string LeerUrlAppSettings()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try</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using var stream = FileSystem.OpenAppPackageFileAsync("appsettings.json").GetAwaiter().GetResult();</w:t>
            </w:r>
            <w:r>
              <w:rPr>
                <w:rFonts w:ascii="Courier New" w:hAnsi="Courier New"/>
                <w:color w:val="000000"/>
                <w:sz w:val="16"/>
              </w:rPr>
              <w:br w:type="textWrapping"/>
            </w:r>
            <w:r>
              <w:rPr>
                <w:rFonts w:ascii="Courier New" w:hAnsi="Courier New"/>
                <w:color w:val="000000"/>
                <w:sz w:val="16"/>
              </w:rPr>
              <w:t xml:space="preserve">            var configuracion = JsonSerializer.Deserialize&lt;ConfiguracionAplicacion&gt;(stream);</w:t>
            </w:r>
            <w:r>
              <w:rPr>
                <w:rFonts w:ascii="Courier New" w:hAnsi="Courier New"/>
                <w:color w:val="000000"/>
                <w:sz w:val="16"/>
              </w:rPr>
              <w:br w:type="textWrapping"/>
            </w:r>
            <w:r>
              <w:rPr>
                <w:rFonts w:ascii="Courier New" w:hAnsi="Courier New"/>
                <w:color w:val="000000"/>
                <w:sz w:val="16"/>
              </w:rPr>
              <w:t xml:space="preserve">            var url = configuracion?.ServicioRest?.Url;</w:t>
            </w:r>
            <w:r>
              <w:rPr>
                <w:rFonts w:ascii="Courier New" w:hAnsi="Courier New"/>
                <w:color w:val="000000"/>
                <w:sz w:val="16"/>
              </w:rPr>
              <w:br w:type="textWrapping"/>
            </w:r>
            <w:r>
              <w:rPr>
                <w:rFonts w:ascii="Courier New" w:hAnsi="Courier New"/>
                <w:color w:val="000000"/>
                <w:sz w:val="16"/>
              </w:rPr>
              <w:t xml:space="preserve">            return Uri.TryCreate(url, UriKind.Absolute, out _) ? url : UrlPredeterminada;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catch</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UrlPredeterminada;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sealed class ConfiguracionAplicacion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public ServicioRestConfiguracion? ServicioRest { get; init;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sealed class ServicioRestConfiguracion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public string? Url { get; init;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31C70FC2"/>
    <w:p w14:paraId="7A6C32DE">
      <w:pPr>
        <w:pStyle w:val="6"/>
        <w:spacing w:after="120"/>
      </w:pPr>
      <w:bookmarkStart w:id="413" w:name="_Toc21390"/>
      <w:bookmarkStart w:id="414" w:name="_Toc385"/>
      <w:r>
        <w:rPr>
          <w:i/>
          <w:color w:val="1F497D"/>
          <w:sz w:val="18"/>
        </w:rPr>
        <w:t xml:space="preserve">Tabla </w:t>
      </w:r>
      <w:r>
        <w:rPr>
          <w:rFonts w:hint="default"/>
          <w:i/>
          <w:color w:val="1F497D"/>
          <w:sz w:val="18"/>
          <w:lang w:val="es-EC"/>
        </w:rPr>
        <w:t>61</w:t>
      </w:r>
      <w:r>
        <w:rPr>
          <w:i/>
          <w:color w:val="1F497D"/>
          <w:sz w:val="18"/>
        </w:rPr>
        <w:t>. Clase IRestConversionService - cliente móvil</w:t>
      </w:r>
      <w:bookmarkEnd w:id="413"/>
      <w:bookmarkEnd w:id="414"/>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0AB41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562D1A04">
            <w:pPr>
              <w:spacing w:after="0" w:line="240" w:lineRule="auto"/>
            </w:pPr>
            <w:r>
              <w:rPr>
                <w:rFonts w:ascii="Courier New" w:hAnsi="Courier New"/>
                <w:color w:val="000000"/>
                <w:sz w:val="16"/>
              </w:rPr>
              <w:t>using ClienteMovilConversionRest.Models;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namespace ClienteMovilConversionRest.Services;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public interface IRestConversionService</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string Endpoint { get; set; }</w:t>
            </w:r>
            <w:r>
              <w:rPr>
                <w:rFonts w:ascii="Courier New" w:hAnsi="Courier New"/>
                <w:color w:val="000000"/>
                <w:sz w:val="16"/>
              </w:rPr>
              <w:br w:type="textWrapping"/>
            </w:r>
            <w:r>
              <w:rPr>
                <w:rFonts w:ascii="Courier New" w:hAnsi="Courier New"/>
                <w:color w:val="000000"/>
                <w:sz w:val="16"/>
              </w:rPr>
              <w:t xml:space="preserve">    Task&lt;LoginResponse&gt; SignInAsync(LoginRequest request, CancellationToken cancellationToken = default);</w:t>
            </w:r>
            <w:r>
              <w:rPr>
                <w:rFonts w:ascii="Courier New" w:hAnsi="Courier New"/>
                <w:color w:val="000000"/>
                <w:sz w:val="16"/>
              </w:rPr>
              <w:br w:type="textWrapping"/>
            </w:r>
            <w:r>
              <w:rPr>
                <w:rFonts w:ascii="Courier New" w:hAnsi="Courier New"/>
                <w:color w:val="000000"/>
                <w:sz w:val="16"/>
              </w:rPr>
              <w:t xml:space="preserve">    Task&lt;ConversionResponse&gt; ConvertAsync(ConversionRequest request, CancellationToken cancellationToken = default);</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446C2EC4">
      <w:pPr>
        <w:pStyle w:val="6"/>
        <w:spacing w:after="120"/>
      </w:pPr>
      <w:bookmarkStart w:id="415" w:name="_Toc28403"/>
      <w:bookmarkStart w:id="416" w:name="_Toc31174"/>
      <w:r>
        <w:rPr>
          <w:i/>
          <w:color w:val="1F497D"/>
          <w:sz w:val="18"/>
        </w:rPr>
        <w:t xml:space="preserve">Tabla </w:t>
      </w:r>
      <w:r>
        <w:rPr>
          <w:rFonts w:hint="default"/>
          <w:i/>
          <w:color w:val="1F497D"/>
          <w:sz w:val="18"/>
          <w:lang w:val="es-EC"/>
        </w:rPr>
        <w:t>62</w:t>
      </w:r>
      <w:r>
        <w:rPr>
          <w:i/>
          <w:color w:val="1F497D"/>
          <w:sz w:val="18"/>
        </w:rPr>
        <w:t>. Clase RestConversionService - cliente móvil</w:t>
      </w:r>
      <w:bookmarkEnd w:id="415"/>
      <w:bookmarkEnd w:id="416"/>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70D06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05A43FFA">
            <w:pPr>
              <w:spacing w:after="0" w:line="240" w:lineRule="auto"/>
            </w:pPr>
            <w:r>
              <w:rPr>
                <w:rFonts w:ascii="Courier New" w:hAnsi="Courier New"/>
                <w:color w:val="000000"/>
                <w:sz w:val="16"/>
              </w:rPr>
              <w:t>using System.Net;</w:t>
            </w:r>
            <w:r>
              <w:rPr>
                <w:rFonts w:ascii="Courier New" w:hAnsi="Courier New"/>
                <w:color w:val="000000"/>
                <w:sz w:val="16"/>
              </w:rPr>
              <w:br w:type="textWrapping"/>
            </w:r>
            <w:r>
              <w:rPr>
                <w:rFonts w:ascii="Courier New" w:hAnsi="Courier New"/>
                <w:color w:val="000000"/>
                <w:sz w:val="16"/>
              </w:rPr>
              <w:t>using System.Net.Http.Headers;</w:t>
            </w:r>
            <w:r>
              <w:rPr>
                <w:rFonts w:ascii="Courier New" w:hAnsi="Courier New"/>
                <w:color w:val="000000"/>
                <w:sz w:val="16"/>
              </w:rPr>
              <w:br w:type="textWrapping"/>
            </w:r>
            <w:r>
              <w:rPr>
                <w:rFonts w:ascii="Courier New" w:hAnsi="Courier New"/>
                <w:color w:val="000000"/>
                <w:sz w:val="16"/>
              </w:rPr>
              <w:t>using System.Net.Http.Json;</w:t>
            </w:r>
            <w:r>
              <w:rPr>
                <w:rFonts w:ascii="Courier New" w:hAnsi="Courier New"/>
                <w:color w:val="000000"/>
                <w:sz w:val="16"/>
              </w:rPr>
              <w:br w:type="textWrapping"/>
            </w:r>
            <w:r>
              <w:rPr>
                <w:rFonts w:ascii="Courier New" w:hAnsi="Courier New"/>
                <w:color w:val="000000"/>
                <w:sz w:val="16"/>
              </w:rPr>
              <w:t>using System.Text.Json;</w:t>
            </w:r>
            <w:r>
              <w:rPr>
                <w:rFonts w:ascii="Courier New" w:hAnsi="Courier New"/>
                <w:color w:val="000000"/>
                <w:sz w:val="16"/>
              </w:rPr>
              <w:br w:type="textWrapping"/>
            </w:r>
            <w:r>
              <w:rPr>
                <w:rFonts w:ascii="Courier New" w:hAnsi="Courier New"/>
                <w:color w:val="000000"/>
                <w:sz w:val="16"/>
              </w:rPr>
              <w:t>using ClienteMovilConversionRest.Models;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namespace ClienteMovilConversionRest.Services;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&lt;summary&gt;Cliente HTTP para la API REST de conversiones protegida con JWT.&lt;/summary&gt;</w:t>
            </w:r>
            <w:r>
              <w:rPr>
                <w:rFonts w:ascii="Courier New" w:hAnsi="Courier New"/>
                <w:color w:val="000000"/>
                <w:sz w:val="16"/>
              </w:rPr>
              <w:br w:type="textWrapping"/>
            </w:r>
            <w:r>
              <w:rPr>
                <w:rFonts w:ascii="Courier New" w:hAnsi="Courier New"/>
                <w:color w:val="000000"/>
                <w:sz w:val="16"/>
              </w:rPr>
              <w:t>public sealed class RestConversionService : IRestConversionService</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private static readonly JsonSerializerOptions JsonOptions = new(JsonSerializerDefaults.Web);</w:t>
            </w:r>
            <w:r>
              <w:rPr>
                <w:rFonts w:ascii="Courier New" w:hAnsi="Courier New"/>
                <w:color w:val="000000"/>
                <w:sz w:val="16"/>
              </w:rPr>
              <w:br w:type="textWrapping"/>
            </w:r>
            <w:r>
              <w:rPr>
                <w:rFonts w:ascii="Courier New" w:hAnsi="Courier New"/>
                <w:color w:val="000000"/>
                <w:sz w:val="16"/>
              </w:rPr>
              <w:t xml:space="preserve">    private readonly HttpClient httpClient = new() { Timeout = TimeSpan.FromSeconds(15) };</w:t>
            </w:r>
            <w:r>
              <w:rPr>
                <w:rFonts w:ascii="Courier New" w:hAnsi="Courier New"/>
                <w:color w:val="000000"/>
                <w:sz w:val="16"/>
              </w:rPr>
              <w:br w:type="textWrapping"/>
            </w:r>
            <w:r>
              <w:rPr>
                <w:rFonts w:ascii="Courier New" w:hAnsi="Courier New"/>
                <w:color w:val="000000"/>
                <w:sz w:val="16"/>
              </w:rPr>
              <w:t xml:space="preserve">    private string endpoint = ConfiguracionServicio.ObtenerEndpointRest();</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string Endpoint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get =&gt; endpoint;</w:t>
            </w:r>
            <w:r>
              <w:rPr>
                <w:rFonts w:ascii="Courier New" w:hAnsi="Courier New"/>
                <w:color w:val="000000"/>
                <w:sz w:val="16"/>
              </w:rPr>
              <w:br w:type="textWrapping"/>
            </w:r>
            <w:r>
              <w:rPr>
                <w:rFonts w:ascii="Courier New" w:hAnsi="Courier New"/>
                <w:color w:val="000000"/>
                <w:sz w:val="16"/>
              </w:rPr>
              <w:t xml:space="preserve">        set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endpoint = value.Trim().TrimEnd('/');</w:t>
            </w:r>
            <w:r>
              <w:rPr>
                <w:rFonts w:ascii="Courier New" w:hAnsi="Courier New"/>
                <w:color w:val="000000"/>
                <w:sz w:val="16"/>
              </w:rPr>
              <w:br w:type="textWrapping"/>
            </w:r>
            <w:r>
              <w:rPr>
                <w:rFonts w:ascii="Courier New" w:hAnsi="Courier New"/>
                <w:color w:val="000000"/>
                <w:sz w:val="16"/>
              </w:rPr>
              <w:t xml:space="preserve">            if (Uri.TryCreate(endpoint, UriKind.Absolute, out _))</w:t>
            </w:r>
            <w:r>
              <w:rPr>
                <w:rFonts w:ascii="Courier New" w:hAnsi="Courier New"/>
                <w:color w:val="000000"/>
                <w:sz w:val="16"/>
              </w:rPr>
              <w:br w:type="textWrapping"/>
            </w:r>
            <w:r>
              <w:rPr>
                <w:rFonts w:ascii="Courier New" w:hAnsi="Courier New"/>
                <w:color w:val="000000"/>
                <w:sz w:val="16"/>
              </w:rPr>
              <w:t xml:space="preserve">                ConfiguracionServicio.GuardarEndpointRest(endpoint);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async Task&lt;LoginResponse&gt; SignInAsync(LoginRequest request, CancellationToken cancellationToken = default)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if (!TryGetUri("api/autenticacion/login", out var uri, out var error))</w:t>
            </w:r>
            <w:r>
              <w:rPr>
                <w:rFonts w:ascii="Courier New" w:hAnsi="Courier New"/>
                <w:color w:val="000000"/>
                <w:sz w:val="16"/>
              </w:rPr>
              <w:br w:type="textWrapping"/>
            </w:r>
            <w:r>
              <w:rPr>
                <w:rFonts w:ascii="Courier New" w:hAnsi="Courier New"/>
                <w:color w:val="000000"/>
                <w:sz w:val="16"/>
              </w:rPr>
              <w:t xml:space="preserve">            return new LoginResponse { Message = error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try</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using var response = await httpClient.PostAsJsonAsync(uri, new { usuario = request.UserName, contrasena = request.Password }, JsonOptions, cancellationToken);</w:t>
            </w:r>
            <w:r>
              <w:rPr>
                <w:rFonts w:ascii="Courier New" w:hAnsi="Courier New"/>
                <w:color w:val="000000"/>
                <w:sz w:val="16"/>
              </w:rPr>
              <w:br w:type="textWrapping"/>
            </w:r>
            <w:r>
              <w:rPr>
                <w:rFonts w:ascii="Courier New" w:hAnsi="Courier New"/>
                <w:color w:val="000000"/>
                <w:sz w:val="16"/>
              </w:rPr>
              <w:t xml:space="preserve">            if (!response.IsSuccessStatusCode)</w:t>
            </w:r>
            <w:r>
              <w:rPr>
                <w:rFonts w:ascii="Courier New" w:hAnsi="Courier New"/>
                <w:color w:val="000000"/>
                <w:sz w:val="16"/>
              </w:rPr>
              <w:br w:type="textWrapping"/>
            </w:r>
            <w:r>
              <w:rPr>
                <w:rFonts w:ascii="Courier New" w:hAnsi="Courier New"/>
                <w:color w:val="000000"/>
                <w:sz w:val="16"/>
              </w:rPr>
              <w:t xml:space="preserve">                return new LoginResponse { Message = await ReadErrorAsync(response, cancellationToken)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var payload = await response.Content.ReadFromJsonAsync&lt;ApiLoginResponse&gt;(JsonOptions, cancellationToken);</w:t>
            </w:r>
            <w:r>
              <w:rPr>
                <w:rFonts w:ascii="Courier New" w:hAnsi="Courier New"/>
                <w:color w:val="000000"/>
                <w:sz w:val="16"/>
              </w:rPr>
              <w:br w:type="textWrapping"/>
            </w:r>
            <w:r>
              <w:rPr>
                <w:rFonts w:ascii="Courier New" w:hAnsi="Courier New"/>
                <w:color w:val="000000"/>
                <w:sz w:val="16"/>
              </w:rPr>
              <w:t xml:space="preserve">            return string.IsNullOrWhiteSpace(payload?.Token)</w:t>
            </w:r>
            <w:r>
              <w:rPr>
                <w:rFonts w:ascii="Courier New" w:hAnsi="Courier New"/>
                <w:color w:val="000000"/>
                <w:sz w:val="16"/>
              </w:rPr>
              <w:br w:type="textWrapping"/>
            </w:r>
            <w:r>
              <w:rPr>
                <w:rFonts w:ascii="Courier New" w:hAnsi="Courier New"/>
                <w:color w:val="000000"/>
                <w:sz w:val="16"/>
              </w:rPr>
              <w:t xml:space="preserve">                ? new LoginResponse { Message = "El servidor no devolvió un token de acceso." }</w:t>
            </w:r>
            <w:r>
              <w:rPr>
                <w:rFonts w:ascii="Courier New" w:hAnsi="Courier New"/>
                <w:color w:val="000000"/>
                <w:sz w:val="16"/>
              </w:rPr>
              <w:br w:type="textWrapping"/>
            </w:r>
            <w:r>
              <w:rPr>
                <w:rFonts w:ascii="Courier New" w:hAnsi="Courier New"/>
                <w:color w:val="000000"/>
                <w:sz w:val="16"/>
              </w:rPr>
              <w:t xml:space="preserve">                : new LoginResponse { IsSuccessful = true, Token = payload.Token, Message = "Inicio de sesión correcto."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catch (Exception exception) when (exception is HttpRequestException or TaskCanceledException)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new LoginResponse { Message = Explain(exception)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async Task&lt;ConversionResponse&gt; ConvertAsync(ConversionRequest request, CancellationToken cancellationToken = default)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if (!TryGetUri($"api/conversion/{request.CategoryEndpoint}", out var uri, out var error))</w:t>
            </w:r>
            <w:r>
              <w:rPr>
                <w:rFonts w:ascii="Courier New" w:hAnsi="Courier New"/>
                <w:color w:val="000000"/>
                <w:sz w:val="16"/>
              </w:rPr>
              <w:br w:type="textWrapping"/>
            </w:r>
            <w:r>
              <w:rPr>
                <w:rFonts w:ascii="Courier New" w:hAnsi="Courier New"/>
                <w:color w:val="000000"/>
                <w:sz w:val="16"/>
              </w:rPr>
              <w:t xml:space="preserve">            return new ConversionResponse { Message = error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try</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using var message = new HttpRequestMessage(HttpMethod.Post, uri)</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Content = JsonContent.Create(new { valor = request.Value, unidadOrigen = request.SourceUnit, unidadDestino = request.TargetUnit }, options: JsonOptions)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message.Headers.Authorization = new AuthenticationHeaderValue("Bearer", request.Token);</w:t>
            </w:r>
            <w:r>
              <w:rPr>
                <w:rFonts w:ascii="Courier New" w:hAnsi="Courier New"/>
                <w:color w:val="000000"/>
                <w:sz w:val="16"/>
              </w:rPr>
              <w:br w:type="textWrapping"/>
            </w:r>
            <w:r>
              <w:rPr>
                <w:rFonts w:ascii="Courier New" w:hAnsi="Courier New"/>
                <w:color w:val="000000"/>
                <w:sz w:val="16"/>
              </w:rPr>
              <w:t xml:space="preserve">            using var response = await httpClient.SendAsync(message, cancellationToken);</w:t>
            </w:r>
            <w:r>
              <w:rPr>
                <w:rFonts w:ascii="Courier New" w:hAnsi="Courier New"/>
                <w:color w:val="000000"/>
                <w:sz w:val="16"/>
              </w:rPr>
              <w:br w:type="textWrapping"/>
            </w:r>
            <w:r>
              <w:rPr>
                <w:rFonts w:ascii="Courier New" w:hAnsi="Courier New"/>
                <w:color w:val="000000"/>
                <w:sz w:val="16"/>
              </w:rPr>
              <w:t xml:space="preserve">            if (!response.IsSuccessStatusCode)</w:t>
            </w:r>
            <w:r>
              <w:rPr>
                <w:rFonts w:ascii="Courier New" w:hAnsi="Courier New"/>
                <w:color w:val="000000"/>
                <w:sz w:val="16"/>
              </w:rPr>
              <w:br w:type="textWrapping"/>
            </w:r>
            <w:r>
              <w:rPr>
                <w:rFonts w:ascii="Courier New" w:hAnsi="Courier New"/>
                <w:color w:val="000000"/>
                <w:sz w:val="16"/>
              </w:rPr>
              <w:t xml:space="preserve">                return new ConversionResponse { Message = await ReadErrorAsync(response, cancellationToken)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var payload = await response.Content.ReadFromJsonAsync&lt;ApiConversionResponse&gt;(JsonOptions, cancellationToken);</w:t>
            </w:r>
            <w:r>
              <w:rPr>
                <w:rFonts w:ascii="Courier New" w:hAnsi="Courier New"/>
                <w:color w:val="000000"/>
                <w:sz w:val="16"/>
              </w:rPr>
              <w:br w:type="textWrapping"/>
            </w:r>
            <w:r>
              <w:rPr>
                <w:rFonts w:ascii="Courier New" w:hAnsi="Courier New"/>
                <w:color w:val="000000"/>
                <w:sz w:val="16"/>
              </w:rPr>
              <w:t xml:space="preserve">            return payload is null</w:t>
            </w:r>
            <w:r>
              <w:rPr>
                <w:rFonts w:ascii="Courier New" w:hAnsi="Courier New"/>
                <w:color w:val="000000"/>
                <w:sz w:val="16"/>
              </w:rPr>
              <w:br w:type="textWrapping"/>
            </w:r>
            <w:r>
              <w:rPr>
                <w:rFonts w:ascii="Courier New" w:hAnsi="Courier New"/>
                <w:color w:val="000000"/>
                <w:sz w:val="16"/>
              </w:rPr>
              <w:t xml:space="preserve">                ? new ConversionResponse { Message = "El servidor devolvió una respuesta vacía." }</w:t>
            </w:r>
            <w:r>
              <w:rPr>
                <w:rFonts w:ascii="Courier New" w:hAnsi="Courier New"/>
                <w:color w:val="000000"/>
                <w:sz w:val="16"/>
              </w:rPr>
              <w:br w:type="textWrapping"/>
            </w:r>
            <w:r>
              <w:rPr>
                <w:rFonts w:ascii="Courier New" w:hAnsi="Courier New"/>
                <w:color w:val="000000"/>
                <w:sz w:val="16"/>
              </w:rPr>
              <w:t xml:space="preserve">                : new ConversionResponse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IsSuccessful = true,</w:t>
            </w:r>
            <w:r>
              <w:rPr>
                <w:rFonts w:ascii="Courier New" w:hAnsi="Courier New"/>
                <w:color w:val="000000"/>
                <w:sz w:val="16"/>
              </w:rPr>
              <w:br w:type="textWrapping"/>
            </w:r>
            <w:r>
              <w:rPr>
                <w:rFonts w:ascii="Courier New" w:hAnsi="Courier New"/>
                <w:color w:val="000000"/>
                <w:sz w:val="16"/>
              </w:rPr>
              <w:t xml:space="preserve">                    ConvertedValue = payload.ValorConvertido,</w:t>
            </w:r>
            <w:r>
              <w:rPr>
                <w:rFonts w:ascii="Courier New" w:hAnsi="Courier New"/>
                <w:color w:val="000000"/>
                <w:sz w:val="16"/>
              </w:rPr>
              <w:br w:type="textWrapping"/>
            </w:r>
            <w:r>
              <w:rPr>
                <w:rFonts w:ascii="Courier New" w:hAnsi="Courier New"/>
                <w:color w:val="000000"/>
                <w:sz w:val="16"/>
              </w:rPr>
              <w:t xml:space="preserve">                    Message = $"{payload.UnidadOrigen} a {payload.UnidadDestino}"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catch (Exception exception) when (exception is HttpRequestException or TaskCanceledException)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new ConversionResponse { Message = Explain(exception)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bool TryGetUri(string route, out Uri uri, out string error)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if (!Uri.TryCreate(Endpoint, UriKind.Absolute, out var baseUri))</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uri = null!;</w:t>
            </w:r>
            <w:r>
              <w:rPr>
                <w:rFonts w:ascii="Courier New" w:hAnsi="Courier New"/>
                <w:color w:val="000000"/>
                <w:sz w:val="16"/>
              </w:rPr>
              <w:br w:type="textWrapping"/>
            </w:r>
            <w:r>
              <w:rPr>
                <w:rFonts w:ascii="Courier New" w:hAnsi="Courier New"/>
                <w:color w:val="000000"/>
                <w:sz w:val="16"/>
              </w:rPr>
              <w:t xml:space="preserve">            error = "La URL del servidor REST no es válida.";</w:t>
            </w:r>
            <w:r>
              <w:rPr>
                <w:rFonts w:ascii="Courier New" w:hAnsi="Courier New"/>
                <w:color w:val="000000"/>
                <w:sz w:val="16"/>
              </w:rPr>
              <w:br w:type="textWrapping"/>
            </w:r>
            <w:r>
              <w:rPr>
                <w:rFonts w:ascii="Courier New" w:hAnsi="Courier New"/>
                <w:color w:val="000000"/>
                <w:sz w:val="16"/>
              </w:rPr>
              <w:t xml:space="preserve">            return false;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uri = new Uri(baseUri.ToString().TrimEnd('/') + "/" + route);</w:t>
            </w:r>
            <w:r>
              <w:rPr>
                <w:rFonts w:ascii="Courier New" w:hAnsi="Courier New"/>
                <w:color w:val="000000"/>
                <w:sz w:val="16"/>
              </w:rPr>
              <w:br w:type="textWrapping"/>
            </w:r>
            <w:r>
              <w:rPr>
                <w:rFonts w:ascii="Courier New" w:hAnsi="Courier New"/>
                <w:color w:val="000000"/>
                <w:sz w:val="16"/>
              </w:rPr>
              <w:t xml:space="preserve">        error = string.Empty;</w:t>
            </w:r>
            <w:r>
              <w:rPr>
                <w:rFonts w:ascii="Courier New" w:hAnsi="Courier New"/>
                <w:color w:val="000000"/>
                <w:sz w:val="16"/>
              </w:rPr>
              <w:br w:type="textWrapping"/>
            </w:r>
            <w:r>
              <w:rPr>
                <w:rFonts w:ascii="Courier New" w:hAnsi="Courier New"/>
                <w:color w:val="000000"/>
                <w:sz w:val="16"/>
              </w:rPr>
              <w:t xml:space="preserve">        return true;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static async Task&lt;string&gt; ReadErrorAsync(HttpResponseMessage response, CancellationToken cancellationToken)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try</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var error = await response.Content.ReadFromJsonAsync&lt;ApiErrorResponse&gt;(JsonOptions, cancellationToken);</w:t>
            </w:r>
            <w:r>
              <w:rPr>
                <w:rFonts w:ascii="Courier New" w:hAnsi="Courier New"/>
                <w:color w:val="000000"/>
                <w:sz w:val="16"/>
              </w:rPr>
              <w:br w:type="textWrapping"/>
            </w:r>
            <w:r>
              <w:rPr>
                <w:rFonts w:ascii="Courier New" w:hAnsi="Courier New"/>
                <w:color w:val="000000"/>
                <w:sz w:val="16"/>
              </w:rPr>
              <w:t xml:space="preserve">            if (!string.IsNullOrWhiteSpace(error?.Mensaje))</w:t>
            </w:r>
            <w:r>
              <w:rPr>
                <w:rFonts w:ascii="Courier New" w:hAnsi="Courier New"/>
                <w:color w:val="000000"/>
                <w:sz w:val="16"/>
              </w:rPr>
              <w:br w:type="textWrapping"/>
            </w:r>
            <w:r>
              <w:rPr>
                <w:rFonts w:ascii="Courier New" w:hAnsi="Courier New"/>
                <w:color w:val="000000"/>
                <w:sz w:val="16"/>
              </w:rPr>
              <w:t xml:space="preserve">                return error.Mensaje;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catch (JsonException) {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return $"El servidor respondió con HTTP {(int)response.StatusCode} ({response.ReasonPhrase}).";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static string Explain(Exception exception) =&gt; exception switch</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TaskCanceledException =&gt; "El servidor tardó demasiado en responder. Verifica que esté iniciado y que la URL sea correcta.",</w:t>
            </w:r>
            <w:r>
              <w:rPr>
                <w:rFonts w:ascii="Courier New" w:hAnsi="Courier New"/>
                <w:color w:val="000000"/>
                <w:sz w:val="16"/>
              </w:rPr>
              <w:br w:type="textWrapping"/>
            </w:r>
            <w:r>
              <w:rPr>
                <w:rFonts w:ascii="Courier New" w:hAnsi="Courier New"/>
                <w:color w:val="000000"/>
                <w:sz w:val="16"/>
              </w:rPr>
              <w:t xml:space="preserve">        HttpRequestException =&gt; $"No fue posible conectar con el servidor REST. {exception.InnerException?.Message ?? exception.Message}",</w:t>
            </w:r>
            <w:r>
              <w:rPr>
                <w:rFonts w:ascii="Courier New" w:hAnsi="Courier New"/>
                <w:color w:val="000000"/>
                <w:sz w:val="16"/>
              </w:rPr>
              <w:br w:type="textWrapping"/>
            </w:r>
            <w:r>
              <w:rPr>
                <w:rFonts w:ascii="Courier New" w:hAnsi="Courier New"/>
                <w:color w:val="000000"/>
                <w:sz w:val="16"/>
              </w:rPr>
              <w:t xml:space="preserve">        _ =&gt; exception.Message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2F0A3AF3">
      <w:pPr>
        <w:rPr>
          <w:rFonts w:hint="default"/>
          <w:b/>
          <w:bCs/>
          <w:color w:val="243F61"/>
          <w:sz w:val="32"/>
          <w:szCs w:val="32"/>
          <w:lang w:val="es-EC"/>
        </w:rPr>
      </w:pPr>
      <w:r>
        <w:rPr>
          <w:b/>
          <w:bCs/>
          <w:color w:val="243F61"/>
          <w:sz w:val="32"/>
          <w:szCs w:val="32"/>
        </w:rPr>
        <w:t xml:space="preserve">CREACIÓN DE </w:t>
      </w:r>
      <w:r>
        <w:rPr>
          <w:rFonts w:hint="default"/>
          <w:b/>
          <w:bCs/>
          <w:color w:val="243F61"/>
          <w:sz w:val="32"/>
          <w:szCs w:val="32"/>
          <w:lang w:val="es-EC"/>
        </w:rPr>
        <w:t>MODELOS</w:t>
      </w:r>
    </w:p>
    <w:p w14:paraId="63598111">
      <w:pPr>
        <w:rPr>
          <w:rFonts w:hint="default"/>
          <w:i w:val="0"/>
          <w:iCs w:val="0"/>
          <w:lang w:val="es-EC"/>
        </w:rPr>
      </w:pPr>
      <w:r>
        <w:rPr>
          <w:rFonts w:hint="default"/>
          <w:i w:val="0"/>
          <w:iCs w:val="0"/>
          <w:lang w:val="es-EC"/>
        </w:rPr>
        <w:t>En el paquete modelos, se crea un único archivo Contracts, que define la estructura de las peticiones y respuestas al servidor.</w:t>
      </w:r>
    </w:p>
    <w:p w14:paraId="79F60F83">
      <w:pPr>
        <w:keepNext/>
        <w:spacing w:after="0"/>
        <w:jc w:val="center"/>
      </w:pPr>
      <w:r>
        <w:drawing>
          <wp:inline distT="0" distB="0" distL="114300" distR="114300">
            <wp:extent cx="958850" cy="323850"/>
            <wp:effectExtent l="0" t="0" r="6350" b="6350"/>
            <wp:docPr id="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11"/>
                    <pic:cNvPicPr>
                      <a:picLocks noChangeAspect="1"/>
                    </pic:cNvPicPr>
                  </pic:nvPicPr>
                  <pic:blipFill>
                    <a:blip r:embed="rId74"/>
                    <a:stretch>
                      <a:fillRect/>
                    </a:stretch>
                  </pic:blipFill>
                  <pic:spPr>
                    <a:xfrm>
                      <a:off x="0" y="0"/>
                      <a:ext cx="958850" cy="323850"/>
                    </a:xfrm>
                    <a:prstGeom prst="rect">
                      <a:avLst/>
                    </a:prstGeom>
                    <a:noFill/>
                    <a:ln>
                      <a:noFill/>
                    </a:ln>
                  </pic:spPr>
                </pic:pic>
              </a:graphicData>
            </a:graphic>
          </wp:inline>
        </w:drawing>
      </w:r>
    </w:p>
    <w:p w14:paraId="5430963A">
      <w:pPr>
        <w:pStyle w:val="5"/>
      </w:pPr>
      <w:bookmarkStart w:id="417" w:name="_Toc945"/>
      <w:bookmarkStart w:id="418" w:name="_Toc656"/>
      <w:bookmarkStart w:id="419" w:name="_Toc31545"/>
      <w:r>
        <w:t xml:space="preserve">Figura </w:t>
      </w:r>
      <w:r>
        <w:rPr>
          <w:rFonts w:hint="default"/>
          <w:lang w:val="es-EC"/>
        </w:rPr>
        <w:t>50</w:t>
      </w:r>
      <w:r>
        <w:t xml:space="preserve">. Creación de </w:t>
      </w:r>
      <w:r>
        <w:rPr>
          <w:rFonts w:hint="default"/>
          <w:lang w:val="es-EC"/>
        </w:rPr>
        <w:t>modelos</w:t>
      </w:r>
      <w:r>
        <w:t>- Cliente móvil</w:t>
      </w:r>
      <w:bookmarkEnd w:id="417"/>
      <w:bookmarkEnd w:id="418"/>
      <w:bookmarkEnd w:id="419"/>
    </w:p>
    <w:p w14:paraId="2368F851">
      <w:pPr>
        <w:pStyle w:val="6"/>
        <w:spacing w:after="120"/>
      </w:pPr>
      <w:bookmarkStart w:id="420" w:name="_Toc19336"/>
      <w:bookmarkStart w:id="421" w:name="_Toc26184"/>
      <w:r>
        <w:rPr>
          <w:i/>
          <w:color w:val="1F497D"/>
          <w:sz w:val="18"/>
        </w:rPr>
        <w:t>Tabla 6</w:t>
      </w:r>
      <w:r>
        <w:rPr>
          <w:rFonts w:hint="default"/>
          <w:i/>
          <w:color w:val="1F497D"/>
          <w:sz w:val="18"/>
          <w:lang w:val="es-EC"/>
        </w:rPr>
        <w:t>3</w:t>
      </w:r>
      <w:r>
        <w:rPr>
          <w:i/>
          <w:color w:val="1F497D"/>
          <w:sz w:val="18"/>
        </w:rPr>
        <w:t>. Clase Contracts - cliente móvil</w:t>
      </w:r>
      <w:bookmarkEnd w:id="420"/>
      <w:bookmarkEnd w:id="421"/>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797B1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15E7A92B">
            <w:pPr>
              <w:spacing w:after="0" w:line="240" w:lineRule="auto"/>
            </w:pPr>
            <w:r>
              <w:rPr>
                <w:rFonts w:ascii="Courier New" w:hAnsi="Courier New"/>
                <w:color w:val="000000"/>
                <w:sz w:val="16"/>
              </w:rPr>
              <w:t>namespace ClienteMovilConversionRest.Models;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public sealed class LoginRequest</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public string UserName { get; init; } = string.Empty;</w:t>
            </w:r>
            <w:r>
              <w:rPr>
                <w:rFonts w:ascii="Courier New" w:hAnsi="Courier New"/>
                <w:color w:val="000000"/>
                <w:sz w:val="16"/>
              </w:rPr>
              <w:br w:type="textWrapping"/>
            </w:r>
            <w:r>
              <w:rPr>
                <w:rFonts w:ascii="Courier New" w:hAnsi="Courier New"/>
                <w:color w:val="000000"/>
                <w:sz w:val="16"/>
              </w:rPr>
              <w:t xml:space="preserve">    public string Password { get; init; } = string.Empty;</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public sealed class LoginResponse</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public bool IsSuccessful { get; init; }</w:t>
            </w:r>
            <w:r>
              <w:rPr>
                <w:rFonts w:ascii="Courier New" w:hAnsi="Courier New"/>
                <w:color w:val="000000"/>
                <w:sz w:val="16"/>
              </w:rPr>
              <w:br w:type="textWrapping"/>
            </w:r>
            <w:r>
              <w:rPr>
                <w:rFonts w:ascii="Courier New" w:hAnsi="Courier New"/>
                <w:color w:val="000000"/>
                <w:sz w:val="16"/>
              </w:rPr>
              <w:t xml:space="preserve">    public string? Token { get; init; }</w:t>
            </w:r>
            <w:r>
              <w:rPr>
                <w:rFonts w:ascii="Courier New" w:hAnsi="Courier New"/>
                <w:color w:val="000000"/>
                <w:sz w:val="16"/>
              </w:rPr>
              <w:br w:type="textWrapping"/>
            </w:r>
            <w:r>
              <w:rPr>
                <w:rFonts w:ascii="Courier New" w:hAnsi="Courier New"/>
                <w:color w:val="000000"/>
                <w:sz w:val="16"/>
              </w:rPr>
              <w:t xml:space="preserve">    public string Message { get; init; } = string.Empty;</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public sealed class ConversionRequest</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public string Token { get; init; } = string.Empty;</w:t>
            </w:r>
            <w:r>
              <w:rPr>
                <w:rFonts w:ascii="Courier New" w:hAnsi="Courier New"/>
                <w:color w:val="000000"/>
                <w:sz w:val="16"/>
              </w:rPr>
              <w:br w:type="textWrapping"/>
            </w:r>
            <w:r>
              <w:rPr>
                <w:rFonts w:ascii="Courier New" w:hAnsi="Courier New"/>
                <w:color w:val="000000"/>
                <w:sz w:val="16"/>
              </w:rPr>
              <w:t xml:space="preserve">    public string CategoryEndpoint { get; init; } = string.Empty;</w:t>
            </w:r>
            <w:r>
              <w:rPr>
                <w:rFonts w:ascii="Courier New" w:hAnsi="Courier New"/>
                <w:color w:val="000000"/>
                <w:sz w:val="16"/>
              </w:rPr>
              <w:br w:type="textWrapping"/>
            </w:r>
            <w:r>
              <w:rPr>
                <w:rFonts w:ascii="Courier New" w:hAnsi="Courier New"/>
                <w:color w:val="000000"/>
                <w:sz w:val="16"/>
              </w:rPr>
              <w:t xml:space="preserve">    public string SourceUnit { get; init; } = string.Empty;</w:t>
            </w:r>
            <w:r>
              <w:rPr>
                <w:rFonts w:ascii="Courier New" w:hAnsi="Courier New"/>
                <w:color w:val="000000"/>
                <w:sz w:val="16"/>
              </w:rPr>
              <w:br w:type="textWrapping"/>
            </w:r>
            <w:r>
              <w:rPr>
                <w:rFonts w:ascii="Courier New" w:hAnsi="Courier New"/>
                <w:color w:val="000000"/>
                <w:sz w:val="16"/>
              </w:rPr>
              <w:t xml:space="preserve">    public string TargetUnit { get; init; } = string.Empty;</w:t>
            </w:r>
            <w:r>
              <w:rPr>
                <w:rFonts w:ascii="Courier New" w:hAnsi="Courier New"/>
                <w:color w:val="000000"/>
                <w:sz w:val="16"/>
              </w:rPr>
              <w:br w:type="textWrapping"/>
            </w:r>
            <w:r>
              <w:rPr>
                <w:rFonts w:ascii="Courier New" w:hAnsi="Courier New"/>
                <w:color w:val="000000"/>
                <w:sz w:val="16"/>
              </w:rPr>
              <w:t xml:space="preserve">    public double Value { get; init;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public sealed class ConversionResponse</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public bool IsSuccessful { get; init; }</w:t>
            </w:r>
            <w:r>
              <w:rPr>
                <w:rFonts w:ascii="Courier New" w:hAnsi="Courier New"/>
                <w:color w:val="000000"/>
                <w:sz w:val="16"/>
              </w:rPr>
              <w:br w:type="textWrapping"/>
            </w:r>
            <w:r>
              <w:rPr>
                <w:rFonts w:ascii="Courier New" w:hAnsi="Courier New"/>
                <w:color w:val="000000"/>
                <w:sz w:val="16"/>
              </w:rPr>
              <w:t xml:space="preserve">    public double ConvertedValue { get; init; }</w:t>
            </w:r>
            <w:r>
              <w:rPr>
                <w:rFonts w:ascii="Courier New" w:hAnsi="Courier New"/>
                <w:color w:val="000000"/>
                <w:sz w:val="16"/>
              </w:rPr>
              <w:br w:type="textWrapping"/>
            </w:r>
            <w:r>
              <w:rPr>
                <w:rFonts w:ascii="Courier New" w:hAnsi="Courier New"/>
                <w:color w:val="000000"/>
                <w:sz w:val="16"/>
              </w:rPr>
              <w:t xml:space="preserve">    public string Message { get; init; } = string.Empty;</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public sealed class ApiErrorResponse</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public int Codigo { get; init; }</w:t>
            </w:r>
            <w:r>
              <w:rPr>
                <w:rFonts w:ascii="Courier New" w:hAnsi="Courier New"/>
                <w:color w:val="000000"/>
                <w:sz w:val="16"/>
              </w:rPr>
              <w:br w:type="textWrapping"/>
            </w:r>
            <w:r>
              <w:rPr>
                <w:rFonts w:ascii="Courier New" w:hAnsi="Courier New"/>
                <w:color w:val="000000"/>
                <w:sz w:val="16"/>
              </w:rPr>
              <w:t xml:space="preserve">    public string? Mensaje { get; init; }</w:t>
            </w:r>
            <w:r>
              <w:rPr>
                <w:rFonts w:ascii="Courier New" w:hAnsi="Courier New"/>
                <w:color w:val="000000"/>
                <w:sz w:val="16"/>
              </w:rPr>
              <w:br w:type="textWrapping"/>
            </w:r>
            <w:r>
              <w:rPr>
                <w:rFonts w:ascii="Courier New" w:hAnsi="Courier New"/>
                <w:color w:val="000000"/>
                <w:sz w:val="16"/>
              </w:rPr>
              <w:t xml:space="preserve">    public string? Detalle { get; init;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public sealed class ApiLoginResponse</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public string? Token { get; init; }</w:t>
            </w:r>
            <w:r>
              <w:rPr>
                <w:rFonts w:ascii="Courier New" w:hAnsi="Courier New"/>
                <w:color w:val="000000"/>
                <w:sz w:val="16"/>
              </w:rPr>
              <w:br w:type="textWrapping"/>
            </w:r>
            <w:r>
              <w:rPr>
                <w:rFonts w:ascii="Courier New" w:hAnsi="Courier New"/>
                <w:color w:val="000000"/>
                <w:sz w:val="16"/>
              </w:rPr>
              <w:t xml:space="preserve">    public DateTime Expiracion { get; init;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public sealed class ApiConversionResponse</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public double ValorConvertido { get; init; }</w:t>
            </w:r>
            <w:r>
              <w:rPr>
                <w:rFonts w:ascii="Courier New" w:hAnsi="Courier New"/>
                <w:color w:val="000000"/>
                <w:sz w:val="16"/>
              </w:rPr>
              <w:br w:type="textWrapping"/>
            </w:r>
            <w:r>
              <w:rPr>
                <w:rFonts w:ascii="Courier New" w:hAnsi="Courier New"/>
                <w:color w:val="000000"/>
                <w:sz w:val="16"/>
              </w:rPr>
              <w:t xml:space="preserve">    public string? UnidadOrigen { get; init; }</w:t>
            </w:r>
            <w:r>
              <w:rPr>
                <w:rFonts w:ascii="Courier New" w:hAnsi="Courier New"/>
                <w:color w:val="000000"/>
                <w:sz w:val="16"/>
              </w:rPr>
              <w:br w:type="textWrapping"/>
            </w:r>
            <w:r>
              <w:rPr>
                <w:rFonts w:ascii="Courier New" w:hAnsi="Courier New"/>
                <w:color w:val="000000"/>
                <w:sz w:val="16"/>
              </w:rPr>
              <w:t xml:space="preserve">    public string? UnidadDestino { get; init;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public sealed record UnitOption(string Name, string Symbol);</w:t>
            </w:r>
            <w:r>
              <w:rPr>
                <w:rFonts w:ascii="Courier New" w:hAnsi="Courier New"/>
                <w:color w:val="000000"/>
                <w:sz w:val="16"/>
              </w:rPr>
              <w:br w:type="textWrapping"/>
            </w:r>
            <w:r>
              <w:rPr>
                <w:rFonts w:ascii="Courier New" w:hAnsi="Courier New"/>
                <w:color w:val="000000"/>
                <w:sz w:val="16"/>
              </w:rPr>
              <w:t>public sealed record CategoryOption(string Name, string Endpoint, string Icon, string Description);</w:t>
            </w:r>
            <w:r>
              <w:rPr>
                <w:rFonts w:ascii="Courier New" w:hAnsi="Courier New"/>
                <w:color w:val="000000"/>
                <w:sz w:val="16"/>
              </w:rPr>
              <w:br w:type="textWrapping"/>
            </w:r>
          </w:p>
        </w:tc>
      </w:tr>
    </w:tbl>
    <w:p w14:paraId="471C2DED"/>
    <w:p w14:paraId="7F20FCB4">
      <w:pPr>
        <w:rPr>
          <w:b/>
          <w:bCs/>
          <w:color w:val="243F61"/>
          <w:sz w:val="32"/>
          <w:szCs w:val="32"/>
        </w:rPr>
      </w:pPr>
      <w:r>
        <w:rPr>
          <w:b/>
          <w:bCs/>
          <w:color w:val="243F61"/>
          <w:sz w:val="32"/>
          <w:szCs w:val="32"/>
        </w:rPr>
        <w:t>CREACIÓN DE VISTAS</w:t>
      </w:r>
    </w:p>
    <w:p w14:paraId="1019E7D6">
      <w:pPr>
        <w:rPr>
          <w:rFonts w:hint="default"/>
          <w:i w:val="0"/>
          <w:iCs w:val="0"/>
          <w:lang w:val="es-EC"/>
        </w:rPr>
      </w:pPr>
      <w:r>
        <w:rPr>
          <w:rFonts w:hint="default"/>
          <w:i w:val="0"/>
          <w:iCs w:val="0"/>
          <w:lang w:val="es-EC"/>
        </w:rPr>
        <w:t xml:space="preserve">Las vistas se manejaron mediante archivos XAML que usan una notación similar a XML para definir objetos mediante etiquetas, y se enlazan de manera global al código .cs. Estas clases permiten definir interfaces compatibles con clientes móviles y web a la vez. </w:t>
      </w:r>
    </w:p>
    <w:p w14:paraId="4CDFB2D7">
      <w:pPr>
        <w:jc w:val="center"/>
      </w:pPr>
      <w:r>
        <w:drawing>
          <wp:inline distT="0" distB="0" distL="114300" distR="114300">
            <wp:extent cx="2243455" cy="1498600"/>
            <wp:effectExtent l="0" t="0" r="4445" b="0"/>
            <wp:docPr id="1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6"/>
                    <pic:cNvPicPr>
                      <a:picLocks noChangeAspect="1"/>
                    </pic:cNvPicPr>
                  </pic:nvPicPr>
                  <pic:blipFill>
                    <a:blip r:embed="rId75"/>
                    <a:stretch>
                      <a:fillRect/>
                    </a:stretch>
                  </pic:blipFill>
                  <pic:spPr>
                    <a:xfrm>
                      <a:off x="0" y="0"/>
                      <a:ext cx="2243455" cy="1498600"/>
                    </a:xfrm>
                    <a:prstGeom prst="rect">
                      <a:avLst/>
                    </a:prstGeom>
                    <a:noFill/>
                    <a:ln>
                      <a:noFill/>
                    </a:ln>
                  </pic:spPr>
                </pic:pic>
              </a:graphicData>
            </a:graphic>
          </wp:inline>
        </w:drawing>
      </w:r>
    </w:p>
    <w:p w14:paraId="7BF7BB03">
      <w:pPr>
        <w:pStyle w:val="5"/>
      </w:pPr>
      <w:bookmarkStart w:id="422" w:name="_Toc24528"/>
      <w:bookmarkStart w:id="423" w:name="_Toc1448"/>
      <w:bookmarkStart w:id="424" w:name="_Toc10664"/>
      <w:r>
        <w:t xml:space="preserve">Figura </w:t>
      </w:r>
      <w:r>
        <w:rPr>
          <w:rFonts w:hint="default"/>
          <w:lang w:val="es-EC"/>
        </w:rPr>
        <w:t>65</w:t>
      </w:r>
      <w:r>
        <w:t>. Creación de vistas - Cliente móvil</w:t>
      </w:r>
      <w:bookmarkEnd w:id="422"/>
      <w:bookmarkEnd w:id="423"/>
      <w:bookmarkEnd w:id="424"/>
    </w:p>
    <w:p w14:paraId="14920DC6">
      <w:pPr>
        <w:pStyle w:val="6"/>
        <w:spacing w:after="120"/>
      </w:pPr>
      <w:bookmarkStart w:id="425" w:name="_Toc30432"/>
      <w:bookmarkStart w:id="426" w:name="_Toc3394"/>
      <w:r>
        <w:rPr>
          <w:i/>
          <w:color w:val="1F497D"/>
          <w:sz w:val="18"/>
        </w:rPr>
        <w:t>Tabla 6</w:t>
      </w:r>
      <w:r>
        <w:rPr>
          <w:rFonts w:hint="default"/>
          <w:i/>
          <w:color w:val="1F497D"/>
          <w:sz w:val="18"/>
          <w:lang w:val="es-EC"/>
        </w:rPr>
        <w:t>4</w:t>
      </w:r>
      <w:r>
        <w:rPr>
          <w:i/>
          <w:color w:val="1F497D"/>
          <w:sz w:val="18"/>
        </w:rPr>
        <w:t>. Archivo ConverterPage.xaml - cliente móvil</w:t>
      </w:r>
      <w:bookmarkEnd w:id="425"/>
      <w:bookmarkEnd w:id="426"/>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3ECDA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4AF3E415">
            <w:pPr>
              <w:spacing w:after="0" w:line="240" w:lineRule="auto"/>
            </w:pPr>
            <w:r>
              <w:rPr>
                <w:rFonts w:ascii="Courier New" w:hAnsi="Courier New"/>
                <w:color w:val="000000"/>
                <w:sz w:val="16"/>
              </w:rPr>
              <w:t>&lt;?xml version="1.0" encoding="utf-8" ?&gt;</w:t>
            </w:r>
            <w:r>
              <w:rPr>
                <w:rFonts w:ascii="Courier New" w:hAnsi="Courier New"/>
                <w:color w:val="000000"/>
                <w:sz w:val="16"/>
              </w:rPr>
              <w:br w:type="textWrapping"/>
            </w:r>
            <w:r>
              <w:rPr>
                <w:rFonts w:ascii="Courier New" w:hAnsi="Courier New"/>
                <w:color w:val="000000"/>
                <w:sz w:val="16"/>
              </w:rPr>
              <w:t>&lt;ContentPage xmlns="http://schemas.microsoft.com/dotnet/2021/maui"</w:t>
            </w:r>
            <w:r>
              <w:rPr>
                <w:rFonts w:ascii="Courier New" w:hAnsi="Courier New"/>
                <w:color w:val="000000"/>
                <w:sz w:val="16"/>
              </w:rPr>
              <w:br w:type="textWrapping"/>
            </w:r>
            <w:r>
              <w:rPr>
                <w:rFonts w:ascii="Courier New" w:hAnsi="Courier New"/>
                <w:color w:val="000000"/>
                <w:sz w:val="16"/>
              </w:rPr>
              <w:t xml:space="preserve">             xmlns:x="http://schemas.microsoft.com/winfx/2009/xaml"</w:t>
            </w:r>
            <w:r>
              <w:rPr>
                <w:rFonts w:ascii="Courier New" w:hAnsi="Courier New"/>
                <w:color w:val="000000"/>
                <w:sz w:val="16"/>
              </w:rPr>
              <w:br w:type="textWrapping"/>
            </w:r>
            <w:r>
              <w:rPr>
                <w:rFonts w:ascii="Courier New" w:hAnsi="Courier New"/>
                <w:color w:val="000000"/>
                <w:sz w:val="16"/>
              </w:rPr>
              <w:t xml:space="preserve">             x:Class="ClienteMovilConversionRest.Views.ConverterPage"</w:t>
            </w:r>
            <w:r>
              <w:rPr>
                <w:rFonts w:ascii="Courier New" w:hAnsi="Courier New"/>
                <w:color w:val="000000"/>
                <w:sz w:val="16"/>
              </w:rPr>
              <w:br w:type="textWrapping"/>
            </w:r>
            <w:r>
              <w:rPr>
                <w:rFonts w:ascii="Courier New" w:hAnsi="Courier New"/>
                <w:color w:val="000000"/>
                <w:sz w:val="16"/>
              </w:rPr>
              <w:t xml:space="preserve">             Shell.NavBarIsVisible="False"</w:t>
            </w:r>
            <w:r>
              <w:rPr>
                <w:rFonts w:ascii="Courier New" w:hAnsi="Courier New"/>
                <w:color w:val="000000"/>
                <w:sz w:val="16"/>
              </w:rPr>
              <w:br w:type="textWrapping"/>
            </w:r>
            <w:r>
              <w:rPr>
                <w:rFonts w:ascii="Courier New" w:hAnsi="Courier New"/>
                <w:color w:val="000000"/>
                <w:sz w:val="16"/>
              </w:rPr>
              <w:t xml:space="preserve">             BackgroundColor="#F4F7FB"&gt;</w:t>
            </w:r>
            <w:r>
              <w:rPr>
                <w:rFonts w:ascii="Courier New" w:hAnsi="Courier New"/>
                <w:color w:val="000000"/>
                <w:sz w:val="16"/>
              </w:rPr>
              <w:br w:type="textWrapping"/>
            </w:r>
            <w:r>
              <w:rPr>
                <w:rFonts w:ascii="Courier New" w:hAnsi="Courier New"/>
                <w:color w:val="000000"/>
                <w:sz w:val="16"/>
              </w:rPr>
              <w:t xml:space="preserve">    &lt;Grid RowDefinitions="Auto,*"&gt;</w:t>
            </w:r>
            <w:r>
              <w:rPr>
                <w:rFonts w:ascii="Courier New" w:hAnsi="Courier New"/>
                <w:color w:val="000000"/>
                <w:sz w:val="16"/>
              </w:rPr>
              <w:br w:type="textWrapping"/>
            </w:r>
            <w:r>
              <w:rPr>
                <w:rFonts w:ascii="Courier New" w:hAnsi="Courier New"/>
                <w:color w:val="000000"/>
                <w:sz w:val="16"/>
              </w:rPr>
              <w:t xml:space="preserve">        &lt;Grid Padding="22,22,22,20" ColumnDefinitions="*,Auto"&gt;</w:t>
            </w:r>
            <w:r>
              <w:rPr>
                <w:rFonts w:ascii="Courier New" w:hAnsi="Courier New"/>
                <w:color w:val="000000"/>
                <w:sz w:val="16"/>
              </w:rPr>
              <w:br w:type="textWrapping"/>
            </w:r>
            <w:r>
              <w:rPr>
                <w:rFonts w:ascii="Courier New" w:hAnsi="Courier New"/>
                <w:color w:val="000000"/>
                <w:sz w:val="16"/>
              </w:rPr>
              <w:t xml:space="preserve">            &lt;VerticalStackLayout Spacing="1"&gt;</w:t>
            </w:r>
            <w:r>
              <w:rPr>
                <w:rFonts w:ascii="Courier New" w:hAnsi="Courier New"/>
                <w:color w:val="000000"/>
                <w:sz w:val="16"/>
              </w:rPr>
              <w:br w:type="textWrapping"/>
            </w:r>
            <w:r>
              <w:rPr>
                <w:rFonts w:ascii="Courier New" w:hAnsi="Courier New"/>
                <w:color w:val="000000"/>
                <w:sz w:val="16"/>
              </w:rPr>
              <w:t xml:space="preserve">                &lt;Label Text="MONSTER" FontSize="22" TextColor="#17365D" FontFamily="OpenSansSemibold" /&gt;</w:t>
            </w:r>
            <w:r>
              <w:rPr>
                <w:rFonts w:ascii="Courier New" w:hAnsi="Courier New"/>
                <w:color w:val="000000"/>
                <w:sz w:val="16"/>
              </w:rPr>
              <w:br w:type="textWrapping"/>
            </w:r>
            <w:r>
              <w:rPr>
                <w:rFonts w:ascii="Courier New" w:hAnsi="Courier New"/>
                <w:color w:val="000000"/>
                <w:sz w:val="16"/>
              </w:rPr>
              <w:t xml:space="preserve">                &lt;Label x:Name="GreetingLabel" Text="Conversor de unidades" FontSize="13" TextColor="#65758B" /&gt;</w:t>
            </w:r>
            <w:r>
              <w:rPr>
                <w:rFonts w:ascii="Courier New" w:hAnsi="Courier New"/>
                <w:color w:val="000000"/>
                <w:sz w:val="16"/>
              </w:rPr>
              <w:br w:type="textWrapping"/>
            </w:r>
            <w:r>
              <w:rPr>
                <w:rFonts w:ascii="Courier New" w:hAnsi="Courier New"/>
                <w:color w:val="000000"/>
                <w:sz w:val="16"/>
              </w:rPr>
              <w:t xml:space="preserve">            &lt;/VerticalStackLayout&gt;</w:t>
            </w:r>
            <w:r>
              <w:rPr>
                <w:rFonts w:ascii="Courier New" w:hAnsi="Courier New"/>
                <w:color w:val="000000"/>
                <w:sz w:val="16"/>
              </w:rPr>
              <w:br w:type="textWrapping"/>
            </w:r>
            <w:r>
              <w:rPr>
                <w:rFonts w:ascii="Courier New" w:hAnsi="Courier New"/>
                <w:color w:val="000000"/>
                <w:sz w:val="16"/>
              </w:rPr>
              <w:t xml:space="preserve">            &lt;Button Grid.Column="1" Text="Salir" Clicked="OnSignOutClicked" BackgroundColor="Transparent" TextColor="#17365D" BorderColor="#B9C8D8" BorderWidth="1" CornerRadius="12" Padding="14,6" FontSize="12" /&gt;</w:t>
            </w:r>
            <w:r>
              <w:rPr>
                <w:rFonts w:ascii="Courier New" w:hAnsi="Courier New"/>
                <w:color w:val="000000"/>
                <w:sz w:val="16"/>
              </w:rPr>
              <w:br w:type="textWrapping"/>
            </w:r>
            <w:r>
              <w:rPr>
                <w:rFonts w:ascii="Courier New" w:hAnsi="Courier New"/>
                <w:color w:val="000000"/>
                <w:sz w:val="16"/>
              </w:rPr>
              <w:t xml:space="preserve">        &lt;/Grid&gt;</w:t>
            </w:r>
            <w:r>
              <w:rPr>
                <w:rFonts w:ascii="Courier New" w:hAnsi="Courier New"/>
                <w:color w:val="000000"/>
                <w:sz w:val="16"/>
              </w:rPr>
              <w:br w:type="textWrapping"/>
            </w:r>
            <w:r>
              <w:rPr>
                <w:rFonts w:ascii="Courier New" w:hAnsi="Courier New"/>
                <w:color w:val="000000"/>
                <w:sz w:val="16"/>
              </w:rPr>
              <w:t xml:space="preserve">        &lt;ScrollView Grid.Row="1"&gt;</w:t>
            </w:r>
            <w:r>
              <w:rPr>
                <w:rFonts w:ascii="Courier New" w:hAnsi="Courier New"/>
                <w:color w:val="000000"/>
                <w:sz w:val="16"/>
              </w:rPr>
              <w:br w:type="textWrapping"/>
            </w:r>
            <w:r>
              <w:rPr>
                <w:rFonts w:ascii="Courier New" w:hAnsi="Courier New"/>
                <w:color w:val="000000"/>
                <w:sz w:val="16"/>
              </w:rPr>
              <w:t xml:space="preserve">            &lt;VerticalStackLayout Padding="20,0,20,28" Spacing="18"&gt;</w:t>
            </w:r>
            <w:r>
              <w:rPr>
                <w:rFonts w:ascii="Courier New" w:hAnsi="Courier New"/>
                <w:color w:val="000000"/>
                <w:sz w:val="16"/>
              </w:rPr>
              <w:br w:type="textWrapping"/>
            </w:r>
            <w:r>
              <w:rPr>
                <w:rFonts w:ascii="Courier New" w:hAnsi="Courier New"/>
                <w:color w:val="000000"/>
                <w:sz w:val="16"/>
              </w:rPr>
              <w:t xml:space="preserve">                &lt;Border BackgroundColor="#17365D" StrokeThickness="0" Padding="22" StrokeShape="RoundRectangle 22"&gt;</w:t>
            </w:r>
            <w:r>
              <w:rPr>
                <w:rFonts w:ascii="Courier New" w:hAnsi="Courier New"/>
                <w:color w:val="000000"/>
                <w:sz w:val="16"/>
              </w:rPr>
              <w:br w:type="textWrapping"/>
            </w:r>
            <w:r>
              <w:rPr>
                <w:rFonts w:ascii="Courier New" w:hAnsi="Courier New"/>
                <w:color w:val="000000"/>
                <w:sz w:val="16"/>
              </w:rPr>
              <w:t xml:space="preserve">                    &lt;Grid RowDefinitions="Auto,Auto" ColumnDefinitions="*,Auto"&gt;</w:t>
            </w:r>
            <w:r>
              <w:rPr>
                <w:rFonts w:ascii="Courier New" w:hAnsi="Courier New"/>
                <w:color w:val="000000"/>
                <w:sz w:val="16"/>
              </w:rPr>
              <w:br w:type="textWrapping"/>
            </w:r>
            <w:r>
              <w:rPr>
                <w:rFonts w:ascii="Courier New" w:hAnsi="Courier New"/>
                <w:color w:val="000000"/>
                <w:sz w:val="16"/>
              </w:rPr>
              <w:t xml:space="preserve">                        &lt;VerticalStackLayout Spacing="5"&gt;</w:t>
            </w:r>
            <w:r>
              <w:rPr>
                <w:rFonts w:ascii="Courier New" w:hAnsi="Courier New"/>
                <w:color w:val="000000"/>
                <w:sz w:val="16"/>
              </w:rPr>
              <w:br w:type="textWrapping"/>
            </w:r>
            <w:r>
              <w:rPr>
                <w:rFonts w:ascii="Courier New" w:hAnsi="Courier New"/>
                <w:color w:val="000000"/>
                <w:sz w:val="16"/>
              </w:rPr>
              <w:t xml:space="preserve">                            &lt;Label Text="Conversión en línea" TextColor="#DCEAF7" FontSize="13" /&gt;</w:t>
            </w:r>
            <w:r>
              <w:rPr>
                <w:rFonts w:ascii="Courier New" w:hAnsi="Courier New"/>
                <w:color w:val="000000"/>
                <w:sz w:val="16"/>
              </w:rPr>
              <w:br w:type="textWrapping"/>
            </w:r>
            <w:r>
              <w:rPr>
                <w:rFonts w:ascii="Courier New" w:hAnsi="Courier New"/>
                <w:color w:val="000000"/>
                <w:sz w:val="16"/>
              </w:rPr>
              <w:t xml:space="preserve">                            &lt;Label x:Name="CategoryTitleLabel" Text="Temperatura" TextColor="White" FontSize="27" FontFamily="OpenSansSemibold" /&gt;</w:t>
            </w:r>
            <w:r>
              <w:rPr>
                <w:rFonts w:ascii="Courier New" w:hAnsi="Courier New"/>
                <w:color w:val="000000"/>
                <w:sz w:val="16"/>
              </w:rPr>
              <w:br w:type="textWrapping"/>
            </w:r>
            <w:r>
              <w:rPr>
                <w:rFonts w:ascii="Courier New" w:hAnsi="Courier New"/>
                <w:color w:val="000000"/>
                <w:sz w:val="16"/>
              </w:rPr>
              <w:t xml:space="preserve">                            &lt;Label x:Name="CategoryDescriptionLabel" Text="Conectado al servicio REST" TextColor="#A9C8DD" FontSize="12" /&gt;</w:t>
            </w:r>
            <w:r>
              <w:rPr>
                <w:rFonts w:ascii="Courier New" w:hAnsi="Courier New"/>
                <w:color w:val="000000"/>
                <w:sz w:val="16"/>
              </w:rPr>
              <w:br w:type="textWrapping"/>
            </w:r>
            <w:r>
              <w:rPr>
                <w:rFonts w:ascii="Courier New" w:hAnsi="Courier New"/>
                <w:color w:val="000000"/>
                <w:sz w:val="16"/>
              </w:rPr>
              <w:t xml:space="preserve">                        &lt;/VerticalStackLayout&gt;</w:t>
            </w:r>
            <w:r>
              <w:rPr>
                <w:rFonts w:ascii="Courier New" w:hAnsi="Courier New"/>
                <w:color w:val="000000"/>
                <w:sz w:val="16"/>
              </w:rPr>
              <w:br w:type="textWrapping"/>
            </w:r>
            <w:r>
              <w:rPr>
                <w:rFonts w:ascii="Courier New" w:hAnsi="Courier New"/>
                <w:color w:val="000000"/>
                <w:sz w:val="16"/>
              </w:rPr>
              <w:t xml:space="preserve">                        &lt;Border Grid.Column="1" BackgroundColor="#F4B41A" StrokeThickness="0" StrokeShape="RoundRectangle 16" HeightRequest="56" WidthRequest="56"&gt;</w:t>
            </w:r>
            <w:r>
              <w:rPr>
                <w:rFonts w:ascii="Courier New" w:hAnsi="Courier New"/>
                <w:color w:val="000000"/>
                <w:sz w:val="16"/>
              </w:rPr>
              <w:br w:type="textWrapping"/>
            </w:r>
            <w:r>
              <w:rPr>
                <w:rFonts w:ascii="Courier New" w:hAnsi="Courier New"/>
                <w:color w:val="000000"/>
                <w:sz w:val="16"/>
              </w:rPr>
              <w:t xml:space="preserve">                            &lt;Label x:Name="CategoryIconLabel" Text="°" FontSize="38" TextColor="#17365D" HorizontalOptions="Center" VerticalOptions="Center" /&gt;</w:t>
            </w:r>
            <w:r>
              <w:rPr>
                <w:rFonts w:ascii="Courier New" w:hAnsi="Courier New"/>
                <w:color w:val="000000"/>
                <w:sz w:val="16"/>
              </w:rPr>
              <w:br w:type="textWrapping"/>
            </w:r>
            <w:r>
              <w:rPr>
                <w:rFonts w:ascii="Courier New" w:hAnsi="Courier New"/>
                <w:color w:val="000000"/>
                <w:sz w:val="16"/>
              </w:rPr>
              <w:t xml:space="preserve">                        &lt;/Border&gt;</w:t>
            </w:r>
            <w:r>
              <w:rPr>
                <w:rFonts w:ascii="Courier New" w:hAnsi="Courier New"/>
                <w:color w:val="000000"/>
                <w:sz w:val="16"/>
              </w:rPr>
              <w:br w:type="textWrapping"/>
            </w:r>
            <w:r>
              <w:rPr>
                <w:rFonts w:ascii="Courier New" w:hAnsi="Courier New"/>
                <w:color w:val="000000"/>
                <w:sz w:val="16"/>
              </w:rPr>
              <w:t xml:space="preserve">                    &lt;/Grid&gt;</w:t>
            </w:r>
            <w:r>
              <w:rPr>
                <w:rFonts w:ascii="Courier New" w:hAnsi="Courier New"/>
                <w:color w:val="000000"/>
                <w:sz w:val="16"/>
              </w:rPr>
              <w:br w:type="textWrapping"/>
            </w:r>
            <w:r>
              <w:rPr>
                <w:rFonts w:ascii="Courier New" w:hAnsi="Courier New"/>
                <w:color w:val="000000"/>
                <w:sz w:val="16"/>
              </w:rPr>
              <w:t xml:space="preserve">                &lt;/Border&gt;</w:t>
            </w:r>
            <w:r>
              <w:rPr>
                <w:rFonts w:ascii="Courier New" w:hAnsi="Courier New"/>
                <w:color w:val="000000"/>
                <w:sz w:val="16"/>
              </w:rPr>
              <w:br w:type="textWrapping"/>
            </w:r>
            <w:r>
              <w:rPr>
                <w:rFonts w:ascii="Courier New" w:hAnsi="Courier New"/>
                <w:color w:val="000000"/>
                <w:sz w:val="16"/>
              </w:rPr>
              <w:t xml:space="preserve">                &lt;Border BackgroundColor="White" StrokeThickness="0" Padding="20" StrokeShape="RoundRectangle 20"&gt;</w:t>
            </w:r>
            <w:r>
              <w:rPr>
                <w:rFonts w:ascii="Courier New" w:hAnsi="Courier New"/>
                <w:color w:val="000000"/>
                <w:sz w:val="16"/>
              </w:rPr>
              <w:br w:type="textWrapping"/>
            </w:r>
            <w:r>
              <w:rPr>
                <w:rFonts w:ascii="Courier New" w:hAnsi="Courier New"/>
                <w:color w:val="000000"/>
                <w:sz w:val="16"/>
              </w:rPr>
              <w:t xml:space="preserve">                    &lt;Border.Shadow&gt;&lt;Shadow Brush="#1A17365D" Offset="0,5" Radius="14" Opacity="0.22" /&gt;&lt;/Border.Shadow&gt;</w:t>
            </w:r>
            <w:r>
              <w:rPr>
                <w:rFonts w:ascii="Courier New" w:hAnsi="Courier New"/>
                <w:color w:val="000000"/>
                <w:sz w:val="16"/>
              </w:rPr>
              <w:br w:type="textWrapping"/>
            </w:r>
            <w:r>
              <w:rPr>
                <w:rFonts w:ascii="Courier New" w:hAnsi="Courier New"/>
                <w:color w:val="000000"/>
                <w:sz w:val="16"/>
              </w:rPr>
              <w:t xml:space="preserve">                    &lt;VerticalStackLayout Spacing="13"&gt;</w:t>
            </w:r>
            <w:r>
              <w:rPr>
                <w:rFonts w:ascii="Courier New" w:hAnsi="Courier New"/>
                <w:color w:val="000000"/>
                <w:sz w:val="16"/>
              </w:rPr>
              <w:br w:type="textWrapping"/>
            </w:r>
            <w:r>
              <w:rPr>
                <w:rFonts w:ascii="Courier New" w:hAnsi="Courier New"/>
                <w:color w:val="000000"/>
                <w:sz w:val="16"/>
              </w:rPr>
              <w:t xml:space="preserve">                        &lt;Label Text="Categoría" TextColor="#17365D" FontFamily="OpenSansSemibold" FontSize="14" /&gt;</w:t>
            </w:r>
            <w:r>
              <w:rPr>
                <w:rFonts w:ascii="Courier New" w:hAnsi="Courier New"/>
                <w:color w:val="000000"/>
                <w:sz w:val="16"/>
              </w:rPr>
              <w:br w:type="textWrapping"/>
            </w:r>
            <w:r>
              <w:rPr>
                <w:rFonts w:ascii="Courier New" w:hAnsi="Courier New"/>
                <w:color w:val="000000"/>
                <w:sz w:val="16"/>
              </w:rPr>
              <w:t xml:space="preserve">                        &lt;Border BackgroundColor="#F4F7FB" Stroke="#E0E8F1" StrokeShape="RoundRectangle 12" Padding="8,0"&gt;</w:t>
            </w:r>
            <w:r>
              <w:rPr>
                <w:rFonts w:ascii="Courier New" w:hAnsi="Courier New"/>
                <w:color w:val="000000"/>
                <w:sz w:val="16"/>
              </w:rPr>
              <w:br w:type="textWrapping"/>
            </w:r>
            <w:r>
              <w:rPr>
                <w:rFonts w:ascii="Courier New" w:hAnsi="Courier New"/>
                <w:color w:val="000000"/>
                <w:sz w:val="16"/>
              </w:rPr>
              <w:t xml:space="preserve">                            &lt;Picker x:Name="CategoryPicker" Title="Selecciona una categoría" ItemDisplayBinding="{Binding Name}" TextColor="#14213D" SelectedIndexChanged="OnCategoryChanged" /&gt;</w:t>
            </w:r>
            <w:r>
              <w:rPr>
                <w:rFonts w:ascii="Courier New" w:hAnsi="Courier New"/>
                <w:color w:val="000000"/>
                <w:sz w:val="16"/>
              </w:rPr>
              <w:br w:type="textWrapping"/>
            </w:r>
            <w:r>
              <w:rPr>
                <w:rFonts w:ascii="Courier New" w:hAnsi="Courier New"/>
                <w:color w:val="000000"/>
                <w:sz w:val="16"/>
              </w:rPr>
              <w:t xml:space="preserve">                        &lt;/Border&gt;</w:t>
            </w:r>
            <w:r>
              <w:rPr>
                <w:rFonts w:ascii="Courier New" w:hAnsi="Courier New"/>
                <w:color w:val="000000"/>
                <w:sz w:val="16"/>
              </w:rPr>
              <w:br w:type="textWrapping"/>
            </w:r>
            <w:r>
              <w:rPr>
                <w:rFonts w:ascii="Courier New" w:hAnsi="Courier New"/>
                <w:color w:val="000000"/>
                <w:sz w:val="16"/>
              </w:rPr>
              <w:t xml:space="preserve">                        &lt;Label Text="Valor a convertir" TextColor="#17365D" FontFamily="OpenSansSemibold" FontSize="14" /&gt;</w:t>
            </w:r>
            <w:r>
              <w:rPr>
                <w:rFonts w:ascii="Courier New" w:hAnsi="Courier New"/>
                <w:color w:val="000000"/>
                <w:sz w:val="16"/>
              </w:rPr>
              <w:br w:type="textWrapping"/>
            </w:r>
            <w:r>
              <w:rPr>
                <w:rFonts w:ascii="Courier New" w:hAnsi="Courier New"/>
                <w:color w:val="000000"/>
                <w:sz w:val="16"/>
              </w:rPr>
              <w:t xml:space="preserve">                        &lt;Border BackgroundColor="#F4F7FB" Stroke="#E0E8F1" StrokeShape="RoundRectangle 12" Padding="13,2"&gt;</w:t>
            </w:r>
            <w:r>
              <w:rPr>
                <w:rFonts w:ascii="Courier New" w:hAnsi="Courier New"/>
                <w:color w:val="000000"/>
                <w:sz w:val="16"/>
              </w:rPr>
              <w:br w:type="textWrapping"/>
            </w:r>
            <w:r>
              <w:rPr>
                <w:rFonts w:ascii="Courier New" w:hAnsi="Courier New"/>
                <w:color w:val="000000"/>
                <w:sz w:val="16"/>
              </w:rPr>
              <w:t xml:space="preserve">                            &lt;Entry x:Name="ValueEntry" Placeholder="Ej. 25" Keyboard="Numeric" FontSize="24" TextColor="#14213D" PlaceholderColor="#93A4B8" /&gt;</w:t>
            </w:r>
            <w:r>
              <w:rPr>
                <w:rFonts w:ascii="Courier New" w:hAnsi="Courier New"/>
                <w:color w:val="000000"/>
                <w:sz w:val="16"/>
              </w:rPr>
              <w:br w:type="textWrapping"/>
            </w:r>
            <w:r>
              <w:rPr>
                <w:rFonts w:ascii="Courier New" w:hAnsi="Courier New"/>
                <w:color w:val="000000"/>
                <w:sz w:val="16"/>
              </w:rPr>
              <w:t xml:space="preserve">                        &lt;/Border&gt;</w:t>
            </w:r>
            <w:r>
              <w:rPr>
                <w:rFonts w:ascii="Courier New" w:hAnsi="Courier New"/>
                <w:color w:val="000000"/>
                <w:sz w:val="16"/>
              </w:rPr>
              <w:br w:type="textWrapping"/>
            </w:r>
            <w:r>
              <w:rPr>
                <w:rFonts w:ascii="Courier New" w:hAnsi="Courier New"/>
                <w:color w:val="000000"/>
                <w:sz w:val="16"/>
              </w:rPr>
              <w:t xml:space="preserve">                        &lt;Grid ColumnDefinitions="*,*" ColumnSpacing="12" Margin="0,4,0,0"&gt;</w:t>
            </w:r>
            <w:r>
              <w:rPr>
                <w:rFonts w:ascii="Courier New" w:hAnsi="Courier New"/>
                <w:color w:val="000000"/>
                <w:sz w:val="16"/>
              </w:rPr>
              <w:br w:type="textWrapping"/>
            </w:r>
            <w:r>
              <w:rPr>
                <w:rFonts w:ascii="Courier New" w:hAnsi="Courier New"/>
                <w:color w:val="000000"/>
                <w:sz w:val="16"/>
              </w:rPr>
              <w:t xml:space="preserve">                            &lt;VerticalStackLayout Spacing="7"&gt;</w:t>
            </w:r>
            <w:r>
              <w:rPr>
                <w:rFonts w:ascii="Courier New" w:hAnsi="Courier New"/>
                <w:color w:val="000000"/>
                <w:sz w:val="16"/>
              </w:rPr>
              <w:br w:type="textWrapping"/>
            </w:r>
            <w:r>
              <w:rPr>
                <w:rFonts w:ascii="Courier New" w:hAnsi="Courier New"/>
                <w:color w:val="000000"/>
                <w:sz w:val="16"/>
              </w:rPr>
              <w:t xml:space="preserve">                                &lt;Label Text="DE" FontSize="11" TextColor="#65758B" FontFamily="OpenSansSemibold" /&gt;</w:t>
            </w:r>
            <w:r>
              <w:rPr>
                <w:rFonts w:ascii="Courier New" w:hAnsi="Courier New"/>
                <w:color w:val="000000"/>
                <w:sz w:val="16"/>
              </w:rPr>
              <w:br w:type="textWrapping"/>
            </w:r>
            <w:r>
              <w:rPr>
                <w:rFonts w:ascii="Courier New" w:hAnsi="Courier New"/>
                <w:color w:val="000000"/>
                <w:sz w:val="16"/>
              </w:rPr>
              <w:t xml:space="preserve">                                &lt;Border BackgroundColor="#F4F7FB" Stroke="#E0E8F1" StrokeShape="RoundRectangle 12" Padding="8,0"&gt;</w:t>
            </w:r>
            <w:r>
              <w:rPr>
                <w:rFonts w:ascii="Courier New" w:hAnsi="Courier New"/>
                <w:color w:val="000000"/>
                <w:sz w:val="16"/>
              </w:rPr>
              <w:br w:type="textWrapping"/>
            </w:r>
            <w:r>
              <w:rPr>
                <w:rFonts w:ascii="Courier New" w:hAnsi="Courier New"/>
                <w:color w:val="000000"/>
                <w:sz w:val="16"/>
              </w:rPr>
              <w:t xml:space="preserve">                                    &lt;Picker x:Name="OriginPicker" Title="Unidad" ItemDisplayBinding="{Binding Name}" TextColor="#14213D" /&gt;</w:t>
            </w:r>
            <w:r>
              <w:rPr>
                <w:rFonts w:ascii="Courier New" w:hAnsi="Courier New"/>
                <w:color w:val="000000"/>
                <w:sz w:val="16"/>
              </w:rPr>
              <w:br w:type="textWrapping"/>
            </w:r>
            <w:r>
              <w:rPr>
                <w:rFonts w:ascii="Courier New" w:hAnsi="Courier New"/>
                <w:color w:val="000000"/>
                <w:sz w:val="16"/>
              </w:rPr>
              <w:t xml:space="preserve">                                &lt;/Border&gt;</w:t>
            </w:r>
            <w:r>
              <w:rPr>
                <w:rFonts w:ascii="Courier New" w:hAnsi="Courier New"/>
                <w:color w:val="000000"/>
                <w:sz w:val="16"/>
              </w:rPr>
              <w:br w:type="textWrapping"/>
            </w:r>
            <w:r>
              <w:rPr>
                <w:rFonts w:ascii="Courier New" w:hAnsi="Courier New"/>
                <w:color w:val="000000"/>
                <w:sz w:val="16"/>
              </w:rPr>
              <w:t xml:space="preserve">                            &lt;/VerticalStackLayout&gt;</w:t>
            </w:r>
            <w:r>
              <w:rPr>
                <w:rFonts w:ascii="Courier New" w:hAnsi="Courier New"/>
                <w:color w:val="000000"/>
                <w:sz w:val="16"/>
              </w:rPr>
              <w:br w:type="textWrapping"/>
            </w:r>
            <w:r>
              <w:rPr>
                <w:rFonts w:ascii="Courier New" w:hAnsi="Courier New"/>
                <w:color w:val="000000"/>
                <w:sz w:val="16"/>
              </w:rPr>
              <w:t xml:space="preserve">                            &lt;VerticalStackLayout Grid.Column="1" Spacing="7"&gt;</w:t>
            </w:r>
            <w:r>
              <w:rPr>
                <w:rFonts w:ascii="Courier New" w:hAnsi="Courier New"/>
                <w:color w:val="000000"/>
                <w:sz w:val="16"/>
              </w:rPr>
              <w:br w:type="textWrapping"/>
            </w:r>
            <w:r>
              <w:rPr>
                <w:rFonts w:ascii="Courier New" w:hAnsi="Courier New"/>
                <w:color w:val="000000"/>
                <w:sz w:val="16"/>
              </w:rPr>
              <w:t xml:space="preserve">                                &lt;Label Text="A" FontSize="11" TextColor="#65758B" FontFamily="OpenSansSemibold" /&gt;</w:t>
            </w:r>
            <w:r>
              <w:rPr>
                <w:rFonts w:ascii="Courier New" w:hAnsi="Courier New"/>
                <w:color w:val="000000"/>
                <w:sz w:val="16"/>
              </w:rPr>
              <w:br w:type="textWrapping"/>
            </w:r>
            <w:r>
              <w:rPr>
                <w:rFonts w:ascii="Courier New" w:hAnsi="Courier New"/>
                <w:color w:val="000000"/>
                <w:sz w:val="16"/>
              </w:rPr>
              <w:t xml:space="preserve">                                &lt;Border BackgroundColor="#F4F7FB" Stroke="#E0E8F1" StrokeShape="RoundRectangle 12" Padding="8,0"&gt;</w:t>
            </w:r>
            <w:r>
              <w:rPr>
                <w:rFonts w:ascii="Courier New" w:hAnsi="Courier New"/>
                <w:color w:val="000000"/>
                <w:sz w:val="16"/>
              </w:rPr>
              <w:br w:type="textWrapping"/>
            </w:r>
            <w:r>
              <w:rPr>
                <w:rFonts w:ascii="Courier New" w:hAnsi="Courier New"/>
                <w:color w:val="000000"/>
                <w:sz w:val="16"/>
              </w:rPr>
              <w:t xml:space="preserve">                                    &lt;Picker x:Name="DestinationPicker" Title="Unidad" ItemDisplayBinding="{Binding Name}" TextColor="#14213D" /&gt;</w:t>
            </w:r>
            <w:r>
              <w:rPr>
                <w:rFonts w:ascii="Courier New" w:hAnsi="Courier New"/>
                <w:color w:val="000000"/>
                <w:sz w:val="16"/>
              </w:rPr>
              <w:br w:type="textWrapping"/>
            </w:r>
            <w:r>
              <w:rPr>
                <w:rFonts w:ascii="Courier New" w:hAnsi="Courier New"/>
                <w:color w:val="000000"/>
                <w:sz w:val="16"/>
              </w:rPr>
              <w:t xml:space="preserve">                                &lt;/Border&gt;</w:t>
            </w:r>
            <w:r>
              <w:rPr>
                <w:rFonts w:ascii="Courier New" w:hAnsi="Courier New"/>
                <w:color w:val="000000"/>
                <w:sz w:val="16"/>
              </w:rPr>
              <w:br w:type="textWrapping"/>
            </w:r>
            <w:r>
              <w:rPr>
                <w:rFonts w:ascii="Courier New" w:hAnsi="Courier New"/>
                <w:color w:val="000000"/>
                <w:sz w:val="16"/>
              </w:rPr>
              <w:t xml:space="preserve">                            &lt;/VerticalStackLayout&gt;</w:t>
            </w:r>
            <w:r>
              <w:rPr>
                <w:rFonts w:ascii="Courier New" w:hAnsi="Courier New"/>
                <w:color w:val="000000"/>
                <w:sz w:val="16"/>
              </w:rPr>
              <w:br w:type="textWrapping"/>
            </w:r>
            <w:r>
              <w:rPr>
                <w:rFonts w:ascii="Courier New" w:hAnsi="Courier New"/>
                <w:color w:val="000000"/>
                <w:sz w:val="16"/>
              </w:rPr>
              <w:t xml:space="preserve">                        &lt;/Grid&gt;</w:t>
            </w:r>
            <w:r>
              <w:rPr>
                <w:rFonts w:ascii="Courier New" w:hAnsi="Courier New"/>
                <w:color w:val="000000"/>
                <w:sz w:val="16"/>
              </w:rPr>
              <w:br w:type="textWrapping"/>
            </w:r>
            <w:r>
              <w:rPr>
                <w:rFonts w:ascii="Courier New" w:hAnsi="Courier New"/>
                <w:color w:val="000000"/>
                <w:sz w:val="16"/>
              </w:rPr>
              <w:t xml:space="preserve">                        &lt;Button x:Name="ConvertButton" Text="CONVERTIR" Clicked="OnConvertClicked" BackgroundColor="#F4B41A" TextColor="#14213D" FontFamily="OpenSansSemibold" CornerRadius="13" HeightRequest="52" Margin="0,7,0,0" /&gt;</w:t>
            </w:r>
            <w:r>
              <w:rPr>
                <w:rFonts w:ascii="Courier New" w:hAnsi="Courier New"/>
                <w:color w:val="000000"/>
                <w:sz w:val="16"/>
              </w:rPr>
              <w:br w:type="textWrapping"/>
            </w:r>
            <w:r>
              <w:rPr>
                <w:rFonts w:ascii="Courier New" w:hAnsi="Courier New"/>
                <w:color w:val="000000"/>
                <w:sz w:val="16"/>
              </w:rPr>
              <w:t xml:space="preserve">                        &lt;ActivityIndicator x:Name="LoadingIndicator" IsVisible="False" IsRunning="False" Color="#17365D" HeightRequest="8" /&gt;</w:t>
            </w:r>
            <w:r>
              <w:rPr>
                <w:rFonts w:ascii="Courier New" w:hAnsi="Courier New"/>
                <w:color w:val="000000"/>
                <w:sz w:val="16"/>
              </w:rPr>
              <w:br w:type="textWrapping"/>
            </w:r>
            <w:r>
              <w:rPr>
                <w:rFonts w:ascii="Courier New" w:hAnsi="Courier New"/>
                <w:color w:val="000000"/>
                <w:sz w:val="16"/>
              </w:rPr>
              <w:t xml:space="preserve">                    &lt;/VerticalStackLayout&gt;</w:t>
            </w:r>
            <w:r>
              <w:rPr>
                <w:rFonts w:ascii="Courier New" w:hAnsi="Courier New"/>
                <w:color w:val="000000"/>
                <w:sz w:val="16"/>
              </w:rPr>
              <w:br w:type="textWrapping"/>
            </w:r>
            <w:r>
              <w:rPr>
                <w:rFonts w:ascii="Courier New" w:hAnsi="Courier New"/>
                <w:color w:val="000000"/>
                <w:sz w:val="16"/>
              </w:rPr>
              <w:t xml:space="preserve">                &lt;/Border&gt;</w:t>
            </w:r>
            <w:r>
              <w:rPr>
                <w:rFonts w:ascii="Courier New" w:hAnsi="Courier New"/>
                <w:color w:val="000000"/>
                <w:sz w:val="16"/>
              </w:rPr>
              <w:br w:type="textWrapping"/>
            </w:r>
            <w:r>
              <w:rPr>
                <w:rFonts w:ascii="Courier New" w:hAnsi="Courier New"/>
                <w:color w:val="000000"/>
                <w:sz w:val="16"/>
              </w:rPr>
              <w:t xml:space="preserve">                &lt;Border x:Name="ResultCard" IsVisible="False" BackgroundColor="#EAF7F2" Stroke="#B7E3D0" StrokeShape="RoundRectangle 20" Padding="20"&gt;</w:t>
            </w:r>
            <w:r>
              <w:rPr>
                <w:rFonts w:ascii="Courier New" w:hAnsi="Courier New"/>
                <w:color w:val="000000"/>
                <w:sz w:val="16"/>
              </w:rPr>
              <w:br w:type="textWrapping"/>
            </w:r>
            <w:r>
              <w:rPr>
                <w:rFonts w:ascii="Courier New" w:hAnsi="Courier New"/>
                <w:color w:val="000000"/>
                <w:sz w:val="16"/>
              </w:rPr>
              <w:t xml:space="preserve">                    &lt;VerticalStackLayout Spacing="5"&gt;</w:t>
            </w:r>
            <w:r>
              <w:rPr>
                <w:rFonts w:ascii="Courier New" w:hAnsi="Courier New"/>
                <w:color w:val="000000"/>
                <w:sz w:val="16"/>
              </w:rPr>
              <w:br w:type="textWrapping"/>
            </w:r>
            <w:r>
              <w:rPr>
                <w:rFonts w:ascii="Courier New" w:hAnsi="Courier New"/>
                <w:color w:val="000000"/>
                <w:sz w:val="16"/>
              </w:rPr>
              <w:t xml:space="preserve">                        &lt;Label Text="RESULTADO" FontSize="11" TextColor="#16835D" FontFamily="OpenSansSemibold" /&gt;</w:t>
            </w:r>
            <w:r>
              <w:rPr>
                <w:rFonts w:ascii="Courier New" w:hAnsi="Courier New"/>
                <w:color w:val="000000"/>
                <w:sz w:val="16"/>
              </w:rPr>
              <w:br w:type="textWrapping"/>
            </w:r>
            <w:r>
              <w:rPr>
                <w:rFonts w:ascii="Courier New" w:hAnsi="Courier New"/>
                <w:color w:val="000000"/>
                <w:sz w:val="16"/>
              </w:rPr>
              <w:t xml:space="preserve">                        &lt;Label x:Name="ResultLabel" TextColor="#14213D" FontSize="32" FontFamily="OpenSansSemibold" /&gt;</w:t>
            </w:r>
            <w:r>
              <w:rPr>
                <w:rFonts w:ascii="Courier New" w:hAnsi="Courier New"/>
                <w:color w:val="000000"/>
                <w:sz w:val="16"/>
              </w:rPr>
              <w:br w:type="textWrapping"/>
            </w:r>
            <w:r>
              <w:rPr>
                <w:rFonts w:ascii="Courier New" w:hAnsi="Courier New"/>
                <w:color w:val="000000"/>
                <w:sz w:val="16"/>
              </w:rPr>
              <w:t xml:space="preserve">                        &lt;Label x:Name="ResultDetailLabel" TextColor="#3B6B59" FontSize="13" /&gt;</w:t>
            </w:r>
            <w:r>
              <w:rPr>
                <w:rFonts w:ascii="Courier New" w:hAnsi="Courier New"/>
                <w:color w:val="000000"/>
                <w:sz w:val="16"/>
              </w:rPr>
              <w:br w:type="textWrapping"/>
            </w:r>
            <w:r>
              <w:rPr>
                <w:rFonts w:ascii="Courier New" w:hAnsi="Courier New"/>
                <w:color w:val="000000"/>
                <w:sz w:val="16"/>
              </w:rPr>
              <w:t xml:space="preserve">                    &lt;/VerticalStackLayout&gt;</w:t>
            </w:r>
            <w:r>
              <w:rPr>
                <w:rFonts w:ascii="Courier New" w:hAnsi="Courier New"/>
                <w:color w:val="000000"/>
                <w:sz w:val="16"/>
              </w:rPr>
              <w:br w:type="textWrapping"/>
            </w:r>
            <w:r>
              <w:rPr>
                <w:rFonts w:ascii="Courier New" w:hAnsi="Courier New"/>
                <w:color w:val="000000"/>
                <w:sz w:val="16"/>
              </w:rPr>
              <w:t xml:space="preserve">                &lt;/Border&gt;</w:t>
            </w:r>
            <w:r>
              <w:rPr>
                <w:rFonts w:ascii="Courier New" w:hAnsi="Courier New"/>
                <w:color w:val="000000"/>
                <w:sz w:val="16"/>
              </w:rPr>
              <w:br w:type="textWrapping"/>
            </w:r>
            <w:r>
              <w:rPr>
                <w:rFonts w:ascii="Courier New" w:hAnsi="Courier New"/>
                <w:color w:val="000000"/>
                <w:sz w:val="16"/>
              </w:rPr>
              <w:t xml:space="preserve">                &lt;Label x:Name="StatusLabel" IsVisible="False" FontSize="13" LineBreakMode="WordWrap" /&gt;</w:t>
            </w:r>
            <w:r>
              <w:rPr>
                <w:rFonts w:ascii="Courier New" w:hAnsi="Courier New"/>
                <w:color w:val="000000"/>
                <w:sz w:val="16"/>
              </w:rPr>
              <w:br w:type="textWrapping"/>
            </w:r>
            <w:r>
              <w:rPr>
                <w:rFonts w:ascii="Courier New" w:hAnsi="Courier New"/>
                <w:color w:val="000000"/>
                <w:sz w:val="16"/>
              </w:rPr>
              <w:t xml:space="preserve">                &lt;Label x:Name="RangeLabel" Text="El servidor valida cada entrada antes de convertirla." FontSize="12" TextColor="#65758B" LineBreakMode="WordWrap" HorizontalTextAlignment="Center" Margin="16,0" /&gt;</w:t>
            </w:r>
            <w:r>
              <w:rPr>
                <w:rFonts w:ascii="Courier New" w:hAnsi="Courier New"/>
                <w:color w:val="000000"/>
                <w:sz w:val="16"/>
              </w:rPr>
              <w:br w:type="textWrapping"/>
            </w:r>
            <w:r>
              <w:rPr>
                <w:rFonts w:ascii="Courier New" w:hAnsi="Courier New"/>
                <w:color w:val="000000"/>
                <w:sz w:val="16"/>
              </w:rPr>
              <w:t xml:space="preserve">            &lt;/VerticalStackLayout&gt;</w:t>
            </w:r>
            <w:r>
              <w:rPr>
                <w:rFonts w:ascii="Courier New" w:hAnsi="Courier New"/>
                <w:color w:val="000000"/>
                <w:sz w:val="16"/>
              </w:rPr>
              <w:br w:type="textWrapping"/>
            </w:r>
            <w:r>
              <w:rPr>
                <w:rFonts w:ascii="Courier New" w:hAnsi="Courier New"/>
                <w:color w:val="000000"/>
                <w:sz w:val="16"/>
              </w:rPr>
              <w:t xml:space="preserve">        &lt;/ScrollView&gt;</w:t>
            </w:r>
            <w:r>
              <w:rPr>
                <w:rFonts w:ascii="Courier New" w:hAnsi="Courier New"/>
                <w:color w:val="000000"/>
                <w:sz w:val="16"/>
              </w:rPr>
              <w:br w:type="textWrapping"/>
            </w:r>
            <w:r>
              <w:rPr>
                <w:rFonts w:ascii="Courier New" w:hAnsi="Courier New"/>
                <w:color w:val="000000"/>
                <w:sz w:val="16"/>
              </w:rPr>
              <w:t xml:space="preserve">    &lt;/Grid&gt;</w:t>
            </w:r>
            <w:r>
              <w:rPr>
                <w:rFonts w:ascii="Courier New" w:hAnsi="Courier New"/>
                <w:color w:val="000000"/>
                <w:sz w:val="16"/>
              </w:rPr>
              <w:br w:type="textWrapping"/>
            </w:r>
            <w:r>
              <w:rPr>
                <w:rFonts w:ascii="Courier New" w:hAnsi="Courier New"/>
                <w:color w:val="000000"/>
                <w:sz w:val="16"/>
              </w:rPr>
              <w:t>&lt;/ContentPage&gt;</w:t>
            </w:r>
            <w:r>
              <w:rPr>
                <w:rFonts w:ascii="Courier New" w:hAnsi="Courier New"/>
                <w:color w:val="000000"/>
                <w:sz w:val="16"/>
              </w:rPr>
              <w:br w:type="textWrapping"/>
            </w:r>
          </w:p>
        </w:tc>
      </w:tr>
    </w:tbl>
    <w:p w14:paraId="369E0E05">
      <w:pPr>
        <w:pStyle w:val="6"/>
        <w:spacing w:after="120"/>
      </w:pPr>
      <w:bookmarkStart w:id="427" w:name="_Toc26720"/>
      <w:bookmarkStart w:id="428" w:name="_Toc19845"/>
      <w:r>
        <w:rPr>
          <w:i/>
          <w:color w:val="1F497D"/>
          <w:sz w:val="18"/>
        </w:rPr>
        <w:t xml:space="preserve">Tabla </w:t>
      </w:r>
      <w:r>
        <w:rPr>
          <w:rFonts w:hint="default"/>
          <w:i/>
          <w:color w:val="1F497D"/>
          <w:sz w:val="18"/>
          <w:lang w:val="es-EC"/>
        </w:rPr>
        <w:t>65</w:t>
      </w:r>
      <w:r>
        <w:rPr>
          <w:i/>
          <w:color w:val="1F497D"/>
          <w:sz w:val="18"/>
        </w:rPr>
        <w:t>. Archivo LoginPage.xaml - cliente móvil</w:t>
      </w:r>
      <w:bookmarkEnd w:id="427"/>
      <w:bookmarkEnd w:id="428"/>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288F2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4DF9C2D4">
            <w:pPr>
              <w:spacing w:after="0" w:line="240" w:lineRule="auto"/>
            </w:pPr>
            <w:r>
              <w:rPr>
                <w:rFonts w:ascii="Courier New" w:hAnsi="Courier New"/>
                <w:color w:val="000000"/>
                <w:sz w:val="16"/>
              </w:rPr>
              <w:t>&lt;?xml version="1.0" encoding="utf-8" ?&gt;</w:t>
            </w:r>
            <w:r>
              <w:rPr>
                <w:rFonts w:ascii="Courier New" w:hAnsi="Courier New"/>
                <w:color w:val="000000"/>
                <w:sz w:val="16"/>
              </w:rPr>
              <w:br w:type="textWrapping"/>
            </w:r>
            <w:r>
              <w:rPr>
                <w:rFonts w:ascii="Courier New" w:hAnsi="Courier New"/>
                <w:color w:val="000000"/>
                <w:sz w:val="16"/>
              </w:rPr>
              <w:t>&lt;ContentPage xmlns="http://schemas.microsoft.com/dotnet/2021/maui"</w:t>
            </w:r>
            <w:r>
              <w:rPr>
                <w:rFonts w:ascii="Courier New" w:hAnsi="Courier New"/>
                <w:color w:val="000000"/>
                <w:sz w:val="16"/>
              </w:rPr>
              <w:br w:type="textWrapping"/>
            </w:r>
            <w:r>
              <w:rPr>
                <w:rFonts w:ascii="Courier New" w:hAnsi="Courier New"/>
                <w:color w:val="000000"/>
                <w:sz w:val="16"/>
              </w:rPr>
              <w:t xml:space="preserve">             xmlns:x="http://schemas.microsoft.com/winfx/2009/xaml"</w:t>
            </w:r>
            <w:r>
              <w:rPr>
                <w:rFonts w:ascii="Courier New" w:hAnsi="Courier New"/>
                <w:color w:val="000000"/>
                <w:sz w:val="16"/>
              </w:rPr>
              <w:br w:type="textWrapping"/>
            </w:r>
            <w:r>
              <w:rPr>
                <w:rFonts w:ascii="Courier New" w:hAnsi="Courier New"/>
                <w:color w:val="000000"/>
                <w:sz w:val="16"/>
              </w:rPr>
              <w:t xml:space="preserve">             x:Class="ClienteMovilConversionRest.Views.LoginPage"</w:t>
            </w:r>
            <w:r>
              <w:rPr>
                <w:rFonts w:ascii="Courier New" w:hAnsi="Courier New"/>
                <w:color w:val="000000"/>
                <w:sz w:val="16"/>
              </w:rPr>
              <w:br w:type="textWrapping"/>
            </w:r>
            <w:r>
              <w:rPr>
                <w:rFonts w:ascii="Courier New" w:hAnsi="Courier New"/>
                <w:color w:val="000000"/>
                <w:sz w:val="16"/>
              </w:rPr>
              <w:t xml:space="preserve">             Shell.NavBarIsVisible="False"</w:t>
            </w:r>
            <w:r>
              <w:rPr>
                <w:rFonts w:ascii="Courier New" w:hAnsi="Courier New"/>
                <w:color w:val="000000"/>
                <w:sz w:val="16"/>
              </w:rPr>
              <w:br w:type="textWrapping"/>
            </w:r>
            <w:r>
              <w:rPr>
                <w:rFonts w:ascii="Courier New" w:hAnsi="Courier New"/>
                <w:color w:val="000000"/>
                <w:sz w:val="16"/>
              </w:rPr>
              <w:t xml:space="preserve">             BackgroundColor="#F4F7FB"&gt;</w:t>
            </w:r>
            <w:r>
              <w:rPr>
                <w:rFonts w:ascii="Courier New" w:hAnsi="Courier New"/>
                <w:color w:val="000000"/>
                <w:sz w:val="16"/>
              </w:rPr>
              <w:br w:type="textWrapping"/>
            </w:r>
            <w:r>
              <w:rPr>
                <w:rFonts w:ascii="Courier New" w:hAnsi="Courier New"/>
                <w:color w:val="000000"/>
                <w:sz w:val="16"/>
              </w:rPr>
              <w:t xml:space="preserve">    &lt;Grid RowDefinitions="0.39*,0.61*"&gt;</w:t>
            </w:r>
            <w:r>
              <w:rPr>
                <w:rFonts w:ascii="Courier New" w:hAnsi="Courier New"/>
                <w:color w:val="000000"/>
                <w:sz w:val="16"/>
              </w:rPr>
              <w:br w:type="textWrapping"/>
            </w:r>
            <w:r>
              <w:rPr>
                <w:rFonts w:ascii="Courier New" w:hAnsi="Courier New"/>
                <w:color w:val="000000"/>
                <w:sz w:val="16"/>
              </w:rPr>
              <w:t xml:space="preserve">        &lt;Grid Grid.Row="0"&gt;</w:t>
            </w:r>
            <w:r>
              <w:rPr>
                <w:rFonts w:ascii="Courier New" w:hAnsi="Courier New"/>
                <w:color w:val="000000"/>
                <w:sz w:val="16"/>
              </w:rPr>
              <w:br w:type="textWrapping"/>
            </w:r>
            <w:r>
              <w:rPr>
                <w:rFonts w:ascii="Courier New" w:hAnsi="Courier New"/>
                <w:color w:val="000000"/>
                <w:sz w:val="16"/>
              </w:rPr>
              <w:t xml:space="preserve">            &lt;Grid.Background&gt;</w:t>
            </w:r>
            <w:r>
              <w:rPr>
                <w:rFonts w:ascii="Courier New" w:hAnsi="Courier New"/>
                <w:color w:val="000000"/>
                <w:sz w:val="16"/>
              </w:rPr>
              <w:br w:type="textWrapping"/>
            </w:r>
            <w:r>
              <w:rPr>
                <w:rFonts w:ascii="Courier New" w:hAnsi="Courier New"/>
                <w:color w:val="000000"/>
                <w:sz w:val="16"/>
              </w:rPr>
              <w:t xml:space="preserve">                &lt;LinearGradientBrush StartPoint="0,0" EndPoint="1,1"&gt;</w:t>
            </w:r>
            <w:r>
              <w:rPr>
                <w:rFonts w:ascii="Courier New" w:hAnsi="Courier New"/>
                <w:color w:val="000000"/>
                <w:sz w:val="16"/>
              </w:rPr>
              <w:br w:type="textWrapping"/>
            </w:r>
            <w:r>
              <w:rPr>
                <w:rFonts w:ascii="Courier New" w:hAnsi="Courier New"/>
                <w:color w:val="000000"/>
                <w:sz w:val="16"/>
              </w:rPr>
              <w:t xml:space="preserve">                    &lt;GradientStop Color="#0C2340" Offset="0" /&gt;</w:t>
            </w:r>
            <w:r>
              <w:rPr>
                <w:rFonts w:ascii="Courier New" w:hAnsi="Courier New"/>
                <w:color w:val="000000"/>
                <w:sz w:val="16"/>
              </w:rPr>
              <w:br w:type="textWrapping"/>
            </w:r>
            <w:r>
              <w:rPr>
                <w:rFonts w:ascii="Courier New" w:hAnsi="Courier New"/>
                <w:color w:val="000000"/>
                <w:sz w:val="16"/>
              </w:rPr>
              <w:t xml:space="preserve">                    &lt;GradientStop Color="#1E4B7A" Offset="0.62" /&gt;</w:t>
            </w:r>
            <w:r>
              <w:rPr>
                <w:rFonts w:ascii="Courier New" w:hAnsi="Courier New"/>
                <w:color w:val="000000"/>
                <w:sz w:val="16"/>
              </w:rPr>
              <w:br w:type="textWrapping"/>
            </w:r>
            <w:r>
              <w:rPr>
                <w:rFonts w:ascii="Courier New" w:hAnsi="Courier New"/>
                <w:color w:val="000000"/>
                <w:sz w:val="16"/>
              </w:rPr>
              <w:t xml:space="preserve">                    &lt;GradientStop Color="#276F8E" Offset="1" /&gt;</w:t>
            </w:r>
            <w:r>
              <w:rPr>
                <w:rFonts w:ascii="Courier New" w:hAnsi="Courier New"/>
                <w:color w:val="000000"/>
                <w:sz w:val="16"/>
              </w:rPr>
              <w:br w:type="textWrapping"/>
            </w:r>
            <w:r>
              <w:rPr>
                <w:rFonts w:ascii="Courier New" w:hAnsi="Courier New"/>
                <w:color w:val="000000"/>
                <w:sz w:val="16"/>
              </w:rPr>
              <w:t xml:space="preserve">                &lt;/LinearGradientBrush&gt;</w:t>
            </w:r>
            <w:r>
              <w:rPr>
                <w:rFonts w:ascii="Courier New" w:hAnsi="Courier New"/>
                <w:color w:val="000000"/>
                <w:sz w:val="16"/>
              </w:rPr>
              <w:br w:type="textWrapping"/>
            </w:r>
            <w:r>
              <w:rPr>
                <w:rFonts w:ascii="Courier New" w:hAnsi="Courier New"/>
                <w:color w:val="000000"/>
                <w:sz w:val="16"/>
              </w:rPr>
              <w:t xml:space="preserve">            &lt;/Grid.Background&gt;</w:t>
            </w:r>
            <w:r>
              <w:rPr>
                <w:rFonts w:ascii="Courier New" w:hAnsi="Courier New"/>
                <w:color w:val="000000"/>
                <w:sz w:val="16"/>
              </w:rPr>
              <w:br w:type="textWrapping"/>
            </w:r>
            <w:r>
              <w:rPr>
                <w:rFonts w:ascii="Courier New" w:hAnsi="Courier New"/>
                <w:color w:val="000000"/>
                <w:sz w:val="16"/>
              </w:rPr>
              <w:t xml:space="preserve">            &lt;VerticalStackLayout Padding="30,42,30,20" Spacing="10" VerticalOptions="Center"&gt;</w:t>
            </w:r>
            <w:r>
              <w:rPr>
                <w:rFonts w:ascii="Courier New" w:hAnsi="Courier New"/>
                <w:color w:val="000000"/>
                <w:sz w:val="16"/>
              </w:rPr>
              <w:br w:type="textWrapping"/>
            </w:r>
            <w:r>
              <w:rPr>
                <w:rFonts w:ascii="Courier New" w:hAnsi="Courier New"/>
                <w:color w:val="000000"/>
                <w:sz w:val="16"/>
              </w:rPr>
              <w:t xml:space="preserve">                &lt;Image Source="logo_monster.jpeg" HeightRequest="72" Aspect="AspectFit" HorizontalOptions="Start" /&gt;</w:t>
            </w:r>
            <w:r>
              <w:rPr>
                <w:rFonts w:ascii="Courier New" w:hAnsi="Courier New"/>
                <w:color w:val="000000"/>
                <w:sz w:val="16"/>
              </w:rPr>
              <w:br w:type="textWrapping"/>
            </w:r>
            <w:r>
              <w:rPr>
                <w:rFonts w:ascii="Courier New" w:hAnsi="Courier New"/>
                <w:color w:val="000000"/>
                <w:sz w:val="16"/>
              </w:rPr>
              <w:t xml:space="preserve">                &lt;Label Text="Conversor de unidades" TextColor="White" FontSize="28" FontFamily="OpenSansSemibold" /&gt;</w:t>
            </w:r>
            <w:r>
              <w:rPr>
                <w:rFonts w:ascii="Courier New" w:hAnsi="Courier New"/>
                <w:color w:val="000000"/>
                <w:sz w:val="16"/>
              </w:rPr>
              <w:br w:type="textWrapping"/>
            </w:r>
            <w:r>
              <w:rPr>
                <w:rFonts w:ascii="Courier New" w:hAnsi="Courier New"/>
                <w:color w:val="000000"/>
                <w:sz w:val="16"/>
              </w:rPr>
              <w:t xml:space="preserve">                &lt;Label Text="Precisión para cada medida." TextColor="#DCEAF7" FontSize="15" /&gt;</w:t>
            </w:r>
            <w:r>
              <w:rPr>
                <w:rFonts w:ascii="Courier New" w:hAnsi="Courier New"/>
                <w:color w:val="000000"/>
                <w:sz w:val="16"/>
              </w:rPr>
              <w:br w:type="textWrapping"/>
            </w:r>
            <w:r>
              <w:rPr>
                <w:rFonts w:ascii="Courier New" w:hAnsi="Courier New"/>
                <w:color w:val="000000"/>
                <w:sz w:val="16"/>
              </w:rPr>
              <w:t xml:space="preserve">            &lt;/VerticalStackLayout&gt;</w:t>
            </w:r>
            <w:r>
              <w:rPr>
                <w:rFonts w:ascii="Courier New" w:hAnsi="Courier New"/>
                <w:color w:val="000000"/>
                <w:sz w:val="16"/>
              </w:rPr>
              <w:br w:type="textWrapping"/>
            </w:r>
            <w:r>
              <w:rPr>
                <w:rFonts w:ascii="Courier New" w:hAnsi="Courier New"/>
                <w:color w:val="000000"/>
                <w:sz w:val="16"/>
              </w:rPr>
              <w:t xml:space="preserve">        &lt;/Grid&gt;</w:t>
            </w:r>
            <w:r>
              <w:rPr>
                <w:rFonts w:ascii="Courier New" w:hAnsi="Courier New"/>
                <w:color w:val="000000"/>
                <w:sz w:val="16"/>
              </w:rPr>
              <w:br w:type="textWrapping"/>
            </w:r>
            <w:r>
              <w:rPr>
                <w:rFonts w:ascii="Courier New" w:hAnsi="Courier New"/>
                <w:color w:val="000000"/>
                <w:sz w:val="16"/>
              </w:rPr>
              <w:t xml:space="preserve">        &lt;ScrollView Grid.Row="1" Margin="20,-22,20,20"&gt;</w:t>
            </w:r>
            <w:r>
              <w:rPr>
                <w:rFonts w:ascii="Courier New" w:hAnsi="Courier New"/>
                <w:color w:val="000000"/>
                <w:sz w:val="16"/>
              </w:rPr>
              <w:br w:type="textWrapping"/>
            </w:r>
            <w:r>
              <w:rPr>
                <w:rFonts w:ascii="Courier New" w:hAnsi="Courier New"/>
                <w:color w:val="000000"/>
                <w:sz w:val="16"/>
              </w:rPr>
              <w:t xml:space="preserve">            &lt;Border BackgroundColor="White" StrokeThickness="0" Padding="24" StrokeShape="RoundRectangle 22"&gt;</w:t>
            </w:r>
            <w:r>
              <w:rPr>
                <w:rFonts w:ascii="Courier New" w:hAnsi="Courier New"/>
                <w:color w:val="000000"/>
                <w:sz w:val="16"/>
              </w:rPr>
              <w:br w:type="textWrapping"/>
            </w:r>
            <w:r>
              <w:rPr>
                <w:rFonts w:ascii="Courier New" w:hAnsi="Courier New"/>
                <w:color w:val="000000"/>
                <w:sz w:val="16"/>
              </w:rPr>
              <w:t xml:space="preserve">                &lt;Border.Shadow&gt;&lt;Shadow Brush="#2A17365D" Offset="0,7" Radius="18" Opacity="0.24" /&gt;&lt;/Border.Shadow&gt;</w:t>
            </w:r>
            <w:r>
              <w:rPr>
                <w:rFonts w:ascii="Courier New" w:hAnsi="Courier New"/>
                <w:color w:val="000000"/>
                <w:sz w:val="16"/>
              </w:rPr>
              <w:br w:type="textWrapping"/>
            </w:r>
            <w:r>
              <w:rPr>
                <w:rFonts w:ascii="Courier New" w:hAnsi="Courier New"/>
                <w:color w:val="000000"/>
                <w:sz w:val="16"/>
              </w:rPr>
              <w:t xml:space="preserve">                &lt;VerticalStackLayout Spacing="16"&gt;</w:t>
            </w:r>
            <w:r>
              <w:rPr>
                <w:rFonts w:ascii="Courier New" w:hAnsi="Courier New"/>
                <w:color w:val="000000"/>
                <w:sz w:val="16"/>
              </w:rPr>
              <w:br w:type="textWrapping"/>
            </w:r>
            <w:r>
              <w:rPr>
                <w:rFonts w:ascii="Courier New" w:hAnsi="Courier New"/>
                <w:color w:val="000000"/>
                <w:sz w:val="16"/>
              </w:rPr>
              <w:t xml:space="preserve">                    &lt;Label Text="Bienvenido" FontSize="25" TextColor="#14213D" FontFamily="OpenSansSemibold" /&gt;</w:t>
            </w:r>
            <w:r>
              <w:rPr>
                <w:rFonts w:ascii="Courier New" w:hAnsi="Courier New"/>
                <w:color w:val="000000"/>
                <w:sz w:val="16"/>
              </w:rPr>
              <w:br w:type="textWrapping"/>
            </w:r>
            <w:r>
              <w:rPr>
                <w:rFonts w:ascii="Courier New" w:hAnsi="Courier New"/>
                <w:color w:val="000000"/>
                <w:sz w:val="16"/>
              </w:rPr>
              <w:t xml:space="preserve">                    &lt;Label Text="Ingresa con tus credenciales para consultar el servicio REST." FontSize="13" TextColor="#65758B" LineBreakMode="WordWrap" /&gt;</w:t>
            </w:r>
            <w:r>
              <w:rPr>
                <w:rFonts w:ascii="Courier New" w:hAnsi="Courier New"/>
                <w:color w:val="000000"/>
                <w:sz w:val="16"/>
              </w:rPr>
              <w:br w:type="textWrapping"/>
            </w:r>
            <w:r>
              <w:rPr>
                <w:rFonts w:ascii="Courier New" w:hAnsi="Courier New"/>
                <w:color w:val="000000"/>
                <w:sz w:val="16"/>
              </w:rPr>
              <w:t xml:space="preserve">                    &lt;Label Text="Usuario" FontSize="13" TextColor="#17365D" FontFamily="OpenSansSemibold" Margin="0,8,0,-8" /&gt;</w:t>
            </w:r>
            <w:r>
              <w:rPr>
                <w:rFonts w:ascii="Courier New" w:hAnsi="Courier New"/>
                <w:color w:val="000000"/>
                <w:sz w:val="16"/>
              </w:rPr>
              <w:br w:type="textWrapping"/>
            </w:r>
            <w:r>
              <w:rPr>
                <w:rFonts w:ascii="Courier New" w:hAnsi="Courier New"/>
                <w:color w:val="000000"/>
                <w:sz w:val="16"/>
              </w:rPr>
              <w:t xml:space="preserve">                    &lt;Border BackgroundColor="#F4F7FB" Stroke="#E0E8F1" StrokeShape="RoundRectangle 12" Padding="12,2"&gt;</w:t>
            </w:r>
            <w:r>
              <w:rPr>
                <w:rFonts w:ascii="Courier New" w:hAnsi="Courier New"/>
                <w:color w:val="000000"/>
                <w:sz w:val="16"/>
              </w:rPr>
              <w:br w:type="textWrapping"/>
            </w:r>
            <w:r>
              <w:rPr>
                <w:rFonts w:ascii="Courier New" w:hAnsi="Courier New"/>
                <w:color w:val="000000"/>
                <w:sz w:val="16"/>
              </w:rPr>
              <w:t xml:space="preserve">                        &lt;Entry x:Name="UserNameEntry" Placeholder="Ej. admin" Text="admin" TextColor="#14213D" PlaceholderColor="#93A4B8" ClearButtonVisibility="WhileEditing" /&gt;</w:t>
            </w:r>
            <w:r>
              <w:rPr>
                <w:rFonts w:ascii="Courier New" w:hAnsi="Courier New"/>
                <w:color w:val="000000"/>
                <w:sz w:val="16"/>
              </w:rPr>
              <w:br w:type="textWrapping"/>
            </w:r>
            <w:r>
              <w:rPr>
                <w:rFonts w:ascii="Courier New" w:hAnsi="Courier New"/>
                <w:color w:val="000000"/>
                <w:sz w:val="16"/>
              </w:rPr>
              <w:t xml:space="preserve">                    &lt;/Border&gt;</w:t>
            </w:r>
            <w:r>
              <w:rPr>
                <w:rFonts w:ascii="Courier New" w:hAnsi="Courier New"/>
                <w:color w:val="000000"/>
                <w:sz w:val="16"/>
              </w:rPr>
              <w:br w:type="textWrapping"/>
            </w:r>
            <w:r>
              <w:rPr>
                <w:rFonts w:ascii="Courier New" w:hAnsi="Courier New"/>
                <w:color w:val="000000"/>
                <w:sz w:val="16"/>
              </w:rPr>
              <w:t xml:space="preserve">                    &lt;Label Text="Contraseña" FontSize="13" TextColor="#17365D" FontFamily="OpenSansSemibold" Margin="0,2,0,-8" /&gt;</w:t>
            </w:r>
            <w:r>
              <w:rPr>
                <w:rFonts w:ascii="Courier New" w:hAnsi="Courier New"/>
                <w:color w:val="000000"/>
                <w:sz w:val="16"/>
              </w:rPr>
              <w:br w:type="textWrapping"/>
            </w:r>
            <w:r>
              <w:rPr>
                <w:rFonts w:ascii="Courier New" w:hAnsi="Courier New"/>
                <w:color w:val="000000"/>
                <w:sz w:val="16"/>
              </w:rPr>
              <w:t xml:space="preserve">                    &lt;Border BackgroundColor="#F4F7FB" Stroke="#E0E8F1" StrokeShape="RoundRectangle 12" Padding="12,2"&gt;</w:t>
            </w:r>
            <w:r>
              <w:rPr>
                <w:rFonts w:ascii="Courier New" w:hAnsi="Courier New"/>
                <w:color w:val="000000"/>
                <w:sz w:val="16"/>
              </w:rPr>
              <w:br w:type="textWrapping"/>
            </w:r>
            <w:r>
              <w:rPr>
                <w:rFonts w:ascii="Courier New" w:hAnsi="Courier New"/>
                <w:color w:val="000000"/>
                <w:sz w:val="16"/>
              </w:rPr>
              <w:t xml:space="preserve">                        &lt;Entry x:Name="PasswordEntry" Placeholder="Contraseña" Text="admin123" IsPassword="True" TextColor="#14213D" PlaceholderColor="#93A4B8" /&gt;</w:t>
            </w:r>
            <w:r>
              <w:rPr>
                <w:rFonts w:ascii="Courier New" w:hAnsi="Courier New"/>
                <w:color w:val="000000"/>
                <w:sz w:val="16"/>
              </w:rPr>
              <w:br w:type="textWrapping"/>
            </w:r>
            <w:r>
              <w:rPr>
                <w:rFonts w:ascii="Courier New" w:hAnsi="Courier New"/>
                <w:color w:val="000000"/>
                <w:sz w:val="16"/>
              </w:rPr>
              <w:t xml:space="preserve">                    &lt;/Border&gt;</w:t>
            </w:r>
            <w:r>
              <w:rPr>
                <w:rFonts w:ascii="Courier New" w:hAnsi="Courier New"/>
                <w:color w:val="000000"/>
                <w:sz w:val="16"/>
              </w:rPr>
              <w:br w:type="textWrapping"/>
            </w:r>
            <w:r>
              <w:rPr>
                <w:rFonts w:ascii="Courier New" w:hAnsi="Courier New"/>
                <w:color w:val="000000"/>
                <w:sz w:val="16"/>
              </w:rPr>
              <w:t xml:space="preserve">                    &lt;Grid ColumnDefinitions="*,Auto" Margin="0,6,0,-8"&gt;</w:t>
            </w:r>
            <w:r>
              <w:rPr>
                <w:rFonts w:ascii="Courier New" w:hAnsi="Courier New"/>
                <w:color w:val="000000"/>
                <w:sz w:val="16"/>
              </w:rPr>
              <w:br w:type="textWrapping"/>
            </w:r>
            <w:r>
              <w:rPr>
                <w:rFonts w:ascii="Courier New" w:hAnsi="Courier New"/>
                <w:color w:val="000000"/>
                <w:sz w:val="16"/>
              </w:rPr>
              <w:t xml:space="preserve">                        &lt;Label Text="Servidor REST" FontSize="13" TextColor="#17365D" FontFamily="OpenSansSemibold" /&gt;</w:t>
            </w:r>
            <w:r>
              <w:rPr>
                <w:rFonts w:ascii="Courier New" w:hAnsi="Courier New"/>
                <w:color w:val="000000"/>
                <w:sz w:val="16"/>
              </w:rPr>
              <w:br w:type="textWrapping"/>
            </w:r>
            <w:r>
              <w:rPr>
                <w:rFonts w:ascii="Courier New" w:hAnsi="Courier New"/>
                <w:color w:val="000000"/>
                <w:sz w:val="16"/>
              </w:rPr>
              <w:t xml:space="preserve">                        &lt;Button x:Name="ToggleEndpointButton" Grid.Column="1" Text="Cambiar URL" Clicked="OnToggleEndpointClicked" FontSize="12" TextColor="#16835D" BackgroundColor="Transparent" Padding="8,0" HeightRequest="30" /&gt;</w:t>
            </w:r>
            <w:r>
              <w:rPr>
                <w:rFonts w:ascii="Courier New" w:hAnsi="Courier New"/>
                <w:color w:val="000000"/>
                <w:sz w:val="16"/>
              </w:rPr>
              <w:br w:type="textWrapping"/>
            </w:r>
            <w:r>
              <w:rPr>
                <w:rFonts w:ascii="Courier New" w:hAnsi="Courier New"/>
                <w:color w:val="000000"/>
                <w:sz w:val="16"/>
              </w:rPr>
              <w:t xml:space="preserve">                    &lt;/Grid&gt;</w:t>
            </w:r>
            <w:r>
              <w:rPr>
                <w:rFonts w:ascii="Courier New" w:hAnsi="Courier New"/>
                <w:color w:val="000000"/>
                <w:sz w:val="16"/>
              </w:rPr>
              <w:br w:type="textWrapping"/>
            </w:r>
            <w:r>
              <w:rPr>
                <w:rFonts w:ascii="Courier New" w:hAnsi="Courier New"/>
                <w:color w:val="000000"/>
                <w:sz w:val="16"/>
              </w:rPr>
              <w:t xml:space="preserve">                    &lt;Border x:Name="EndpointContainer" IsVisible="False" BackgroundColor="#F4F7FB" Stroke="#E0E8F1" StrokeShape="RoundRectangle 12" Padding="12,2"&gt;</w:t>
            </w:r>
            <w:r>
              <w:rPr>
                <w:rFonts w:ascii="Courier New" w:hAnsi="Courier New"/>
                <w:color w:val="000000"/>
                <w:sz w:val="16"/>
              </w:rPr>
              <w:br w:type="textWrapping"/>
            </w:r>
            <w:r>
              <w:rPr>
                <w:rFonts w:ascii="Courier New" w:hAnsi="Courier New"/>
                <w:color w:val="000000"/>
                <w:sz w:val="16"/>
              </w:rPr>
              <w:t xml:space="preserve">                        &lt;Entry x:Name="EndpointEntry" Keyboard="Url" FontSize="12" TextColor="#14213D" Placeholder="http://10.0.2.2:60980" PlaceholderColor="#93A4B8" /&gt;</w:t>
            </w:r>
            <w:r>
              <w:rPr>
                <w:rFonts w:ascii="Courier New" w:hAnsi="Courier New"/>
                <w:color w:val="000000"/>
                <w:sz w:val="16"/>
              </w:rPr>
              <w:br w:type="textWrapping"/>
            </w:r>
            <w:r>
              <w:rPr>
                <w:rFonts w:ascii="Courier New" w:hAnsi="Courier New"/>
                <w:color w:val="000000"/>
                <w:sz w:val="16"/>
              </w:rPr>
              <w:t xml:space="preserve">                    &lt;/Border&gt;</w:t>
            </w:r>
            <w:r>
              <w:rPr>
                <w:rFonts w:ascii="Courier New" w:hAnsi="Courier New"/>
                <w:color w:val="000000"/>
                <w:sz w:val="16"/>
              </w:rPr>
              <w:br w:type="textWrapping"/>
            </w:r>
            <w:r>
              <w:rPr>
                <w:rFonts w:ascii="Courier New" w:hAnsi="Courier New"/>
                <w:color w:val="000000"/>
                <w:sz w:val="16"/>
              </w:rPr>
              <w:t xml:space="preserve">                    &lt;Label x:Name="StatusLabel" IsVisible="False" FontSize="13" LineBreakMode="WordWrap" /&gt;</w:t>
            </w:r>
            <w:r>
              <w:rPr>
                <w:rFonts w:ascii="Courier New" w:hAnsi="Courier New"/>
                <w:color w:val="000000"/>
                <w:sz w:val="16"/>
              </w:rPr>
              <w:br w:type="textWrapping"/>
            </w:r>
            <w:r>
              <w:rPr>
                <w:rFonts w:ascii="Courier New" w:hAnsi="Courier New"/>
                <w:color w:val="000000"/>
                <w:sz w:val="16"/>
              </w:rPr>
              <w:t xml:space="preserve">                    &lt;Button x:Name="SignInButton" Text="INGRESAR" Clicked="OnSignInClicked" BackgroundColor="#F4B41A" TextColor="#14213D" FontFamily="OpenSansSemibold" CornerRadius="13" HeightRequest="52" Margin="0,4,0,0" /&gt;</w:t>
            </w:r>
            <w:r>
              <w:rPr>
                <w:rFonts w:ascii="Courier New" w:hAnsi="Courier New"/>
                <w:color w:val="000000"/>
                <w:sz w:val="16"/>
              </w:rPr>
              <w:br w:type="textWrapping"/>
            </w:r>
            <w:r>
              <w:rPr>
                <w:rFonts w:ascii="Courier New" w:hAnsi="Courier New"/>
                <w:color w:val="000000"/>
                <w:sz w:val="16"/>
              </w:rPr>
              <w:t xml:space="preserve">                    &lt;ActivityIndicator x:Name="LoadingIndicator" IsVisible="False" IsRunning="False" Color="#17365D" HeightRequest="12" /&gt;</w:t>
            </w:r>
            <w:r>
              <w:rPr>
                <w:rFonts w:ascii="Courier New" w:hAnsi="Courier New"/>
                <w:color w:val="000000"/>
                <w:sz w:val="16"/>
              </w:rPr>
              <w:br w:type="textWrapping"/>
            </w:r>
            <w:r>
              <w:rPr>
                <w:rFonts w:ascii="Courier New" w:hAnsi="Courier New"/>
                <w:color w:val="000000"/>
                <w:sz w:val="16"/>
              </w:rPr>
              <w:t xml:space="preserve">                &lt;/VerticalStackLayout&gt;</w:t>
            </w:r>
            <w:r>
              <w:rPr>
                <w:rFonts w:ascii="Courier New" w:hAnsi="Courier New"/>
                <w:color w:val="000000"/>
                <w:sz w:val="16"/>
              </w:rPr>
              <w:br w:type="textWrapping"/>
            </w:r>
            <w:r>
              <w:rPr>
                <w:rFonts w:ascii="Courier New" w:hAnsi="Courier New"/>
                <w:color w:val="000000"/>
                <w:sz w:val="16"/>
              </w:rPr>
              <w:t xml:space="preserve">            &lt;/Border&gt;</w:t>
            </w:r>
            <w:r>
              <w:rPr>
                <w:rFonts w:ascii="Courier New" w:hAnsi="Courier New"/>
                <w:color w:val="000000"/>
                <w:sz w:val="16"/>
              </w:rPr>
              <w:br w:type="textWrapping"/>
            </w:r>
            <w:r>
              <w:rPr>
                <w:rFonts w:ascii="Courier New" w:hAnsi="Courier New"/>
                <w:color w:val="000000"/>
                <w:sz w:val="16"/>
              </w:rPr>
              <w:t xml:space="preserve">        &lt;/ScrollView&gt;</w:t>
            </w:r>
            <w:r>
              <w:rPr>
                <w:rFonts w:ascii="Courier New" w:hAnsi="Courier New"/>
                <w:color w:val="000000"/>
                <w:sz w:val="16"/>
              </w:rPr>
              <w:br w:type="textWrapping"/>
            </w:r>
            <w:r>
              <w:rPr>
                <w:rFonts w:ascii="Courier New" w:hAnsi="Courier New"/>
                <w:color w:val="000000"/>
                <w:sz w:val="16"/>
              </w:rPr>
              <w:t xml:space="preserve">    &lt;/Grid&gt;</w:t>
            </w:r>
            <w:r>
              <w:rPr>
                <w:rFonts w:ascii="Courier New" w:hAnsi="Courier New"/>
                <w:color w:val="000000"/>
                <w:sz w:val="16"/>
              </w:rPr>
              <w:br w:type="textWrapping"/>
            </w:r>
            <w:r>
              <w:rPr>
                <w:rFonts w:ascii="Courier New" w:hAnsi="Courier New"/>
                <w:color w:val="000000"/>
                <w:sz w:val="16"/>
              </w:rPr>
              <w:t>&lt;/ContentPage&gt;</w:t>
            </w:r>
            <w:r>
              <w:rPr>
                <w:rFonts w:ascii="Courier New" w:hAnsi="Courier New"/>
                <w:color w:val="000000"/>
                <w:sz w:val="16"/>
              </w:rPr>
              <w:br w:type="textWrapping"/>
            </w:r>
          </w:p>
        </w:tc>
      </w:tr>
    </w:tbl>
    <w:p w14:paraId="63F71837"/>
    <w:p w14:paraId="468D4681">
      <w:pPr>
        <w:rPr>
          <w:del w:id="1066" w:author="Edison Verdesoto" w:date="2026-05-11T20:20:00Z"/>
        </w:rPr>
      </w:pPr>
    </w:p>
    <w:p w14:paraId="79E35192">
      <w:pPr>
        <w:rPr>
          <w:rFonts w:hint="default"/>
          <w:b/>
          <w:bCs/>
          <w:color w:val="243F61"/>
          <w:sz w:val="32"/>
          <w:szCs w:val="32"/>
          <w:lang w:val="es-EC"/>
        </w:rPr>
      </w:pPr>
      <w:bookmarkStart w:id="429" w:name="_Toc24786"/>
      <w:r>
        <w:rPr>
          <w:b/>
          <w:bCs/>
          <w:color w:val="243F61"/>
          <w:sz w:val="32"/>
          <w:szCs w:val="32"/>
        </w:rPr>
        <w:t xml:space="preserve">CREACIÓN DE </w:t>
      </w:r>
      <w:r>
        <w:rPr>
          <w:rFonts w:hint="default"/>
          <w:b/>
          <w:bCs/>
          <w:color w:val="243F61"/>
          <w:sz w:val="32"/>
          <w:szCs w:val="32"/>
          <w:lang w:val="es-EC"/>
        </w:rPr>
        <w:t>CONTROLADORES</w:t>
      </w:r>
    </w:p>
    <w:p w14:paraId="4CC48A8F">
      <w:pPr>
        <w:bidi w:val="0"/>
        <w:rPr>
          <w:rFonts w:hint="default"/>
          <w:lang w:val="es-EC"/>
        </w:rPr>
      </w:pPr>
      <w:r>
        <w:rPr>
          <w:rFonts w:hint="default"/>
          <w:lang w:val="es-EC"/>
        </w:rPr>
        <w:t>Dentro del paquete controllers, se definió la conexión y el paso de datos entre las vistas XAML y los servicios, así como el comportamiento y los datos que mostrarían las pantallas en respuesta a las acciones del servidor.</w:t>
      </w:r>
    </w:p>
    <w:p w14:paraId="2B2201AE">
      <w:pPr>
        <w:bidi w:val="0"/>
        <w:jc w:val="center"/>
      </w:pPr>
      <w:r>
        <w:drawing>
          <wp:inline distT="0" distB="0" distL="114300" distR="114300">
            <wp:extent cx="1630045" cy="558800"/>
            <wp:effectExtent l="0" t="0" r="8255" b="0"/>
            <wp:docPr id="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12"/>
                    <pic:cNvPicPr>
                      <a:picLocks noChangeAspect="1"/>
                    </pic:cNvPicPr>
                  </pic:nvPicPr>
                  <pic:blipFill>
                    <a:blip r:embed="rId76"/>
                    <a:stretch>
                      <a:fillRect/>
                    </a:stretch>
                  </pic:blipFill>
                  <pic:spPr>
                    <a:xfrm>
                      <a:off x="0" y="0"/>
                      <a:ext cx="1630045" cy="558800"/>
                    </a:xfrm>
                    <a:prstGeom prst="rect">
                      <a:avLst/>
                    </a:prstGeom>
                    <a:noFill/>
                    <a:ln>
                      <a:noFill/>
                    </a:ln>
                  </pic:spPr>
                </pic:pic>
              </a:graphicData>
            </a:graphic>
          </wp:inline>
        </w:drawing>
      </w:r>
    </w:p>
    <w:p w14:paraId="1AF111BF">
      <w:pPr>
        <w:pStyle w:val="5"/>
      </w:pPr>
      <w:bookmarkStart w:id="430" w:name="_Toc6297"/>
      <w:bookmarkStart w:id="431" w:name="_Toc5415"/>
      <w:r>
        <w:t xml:space="preserve">Figura </w:t>
      </w:r>
      <w:r>
        <w:rPr>
          <w:rFonts w:hint="default"/>
          <w:lang w:val="es-EC"/>
        </w:rPr>
        <w:t>66</w:t>
      </w:r>
      <w:r>
        <w:t xml:space="preserve">. </w:t>
      </w:r>
      <w:r>
        <w:rPr>
          <w:rFonts w:hint="default"/>
          <w:lang w:val="es-EC"/>
        </w:rPr>
        <w:t xml:space="preserve">Controladores </w:t>
      </w:r>
      <w:r>
        <w:t>- Cliente móvil</w:t>
      </w:r>
      <w:bookmarkEnd w:id="430"/>
      <w:bookmarkEnd w:id="431"/>
    </w:p>
    <w:p w14:paraId="544B3C21">
      <w:pPr>
        <w:pStyle w:val="6"/>
        <w:spacing w:after="120"/>
      </w:pPr>
      <w:bookmarkStart w:id="432" w:name="_Toc15663"/>
      <w:bookmarkStart w:id="433" w:name="_Toc15635"/>
      <w:r>
        <w:rPr>
          <w:i/>
          <w:color w:val="1F497D"/>
          <w:sz w:val="18"/>
        </w:rPr>
        <w:t xml:space="preserve">Tabla </w:t>
      </w:r>
      <w:r>
        <w:rPr>
          <w:rFonts w:hint="default"/>
          <w:i/>
          <w:color w:val="1F497D"/>
          <w:sz w:val="18"/>
          <w:lang w:val="es-EC"/>
        </w:rPr>
        <w:t>66</w:t>
      </w:r>
      <w:r>
        <w:rPr>
          <w:i/>
          <w:color w:val="1F497D"/>
          <w:sz w:val="18"/>
        </w:rPr>
        <w:t>. Clase AccountController - cliente móvil</w:t>
      </w:r>
      <w:bookmarkEnd w:id="432"/>
      <w:bookmarkEnd w:id="433"/>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0F799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5FDA3729">
            <w:pPr>
              <w:spacing w:after="0" w:line="240" w:lineRule="auto"/>
            </w:pPr>
            <w:r>
              <w:rPr>
                <w:rFonts w:ascii="Courier New" w:hAnsi="Courier New"/>
                <w:color w:val="000000"/>
                <w:sz w:val="16"/>
              </w:rPr>
              <w:t>using ClienteMovilConversionRest.Models;</w:t>
            </w:r>
            <w:r>
              <w:rPr>
                <w:rFonts w:ascii="Courier New" w:hAnsi="Courier New"/>
                <w:color w:val="000000"/>
                <w:sz w:val="16"/>
              </w:rPr>
              <w:br w:type="textWrapping"/>
            </w:r>
            <w:r>
              <w:rPr>
                <w:rFonts w:ascii="Courier New" w:hAnsi="Courier New"/>
                <w:color w:val="000000"/>
                <w:sz w:val="16"/>
              </w:rPr>
              <w:t>using ClienteMovilConversionRest.Services;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namespace ClienteMovilConversionRest.Controllers;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public sealed class AccountController</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private readonly IRestConversionService restService;</w:t>
            </w:r>
            <w:r>
              <w:rPr>
                <w:rFonts w:ascii="Courier New" w:hAnsi="Courier New"/>
                <w:color w:val="000000"/>
                <w:sz w:val="16"/>
              </w:rPr>
              <w:br w:type="textWrapping"/>
            </w:r>
            <w:r>
              <w:rPr>
                <w:rFonts w:ascii="Courier New" w:hAnsi="Courier New"/>
                <w:color w:val="000000"/>
                <w:sz w:val="16"/>
              </w:rPr>
              <w:t xml:space="preserve">    private readonly AppSession session;</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AccountController(IRestConversionService restService, AppSession session)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this.restService = restService;</w:t>
            </w:r>
            <w:r>
              <w:rPr>
                <w:rFonts w:ascii="Courier New" w:hAnsi="Courier New"/>
                <w:color w:val="000000"/>
                <w:sz w:val="16"/>
              </w:rPr>
              <w:br w:type="textWrapping"/>
            </w:r>
            <w:r>
              <w:rPr>
                <w:rFonts w:ascii="Courier New" w:hAnsi="Courier New"/>
                <w:color w:val="000000"/>
                <w:sz w:val="16"/>
              </w:rPr>
              <w:t xml:space="preserve">        this.session = session;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string Endpoint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get =&gt; restService.Endpoint;</w:t>
            </w:r>
            <w:r>
              <w:rPr>
                <w:rFonts w:ascii="Courier New" w:hAnsi="Courier New"/>
                <w:color w:val="000000"/>
                <w:sz w:val="16"/>
              </w:rPr>
              <w:br w:type="textWrapping"/>
            </w:r>
            <w:r>
              <w:rPr>
                <w:rFonts w:ascii="Courier New" w:hAnsi="Courier New"/>
                <w:color w:val="000000"/>
                <w:sz w:val="16"/>
              </w:rPr>
              <w:t xml:space="preserve">        set =&gt; restService.Endpoint = value;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async Task&lt;LoginResponse&gt; SignInAsync(string userName, string password, CancellationToken cancellationToken = default)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if (string.IsNullOrWhiteSpace(userName) || string.IsNullOrWhiteSpace(password))</w:t>
            </w:r>
            <w:r>
              <w:rPr>
                <w:rFonts w:ascii="Courier New" w:hAnsi="Courier New"/>
                <w:color w:val="000000"/>
                <w:sz w:val="16"/>
              </w:rPr>
              <w:br w:type="textWrapping"/>
            </w:r>
            <w:r>
              <w:rPr>
                <w:rFonts w:ascii="Courier New" w:hAnsi="Courier New"/>
                <w:color w:val="000000"/>
                <w:sz w:val="16"/>
              </w:rPr>
              <w:t xml:space="preserve">            return new LoginResponse { Message = "Ingresa tu usuario y contraseña."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var response = await restService.SignInAsync(new LoginRequest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UserName = userName.Trim(),</w:t>
            </w:r>
            <w:r>
              <w:rPr>
                <w:rFonts w:ascii="Courier New" w:hAnsi="Courier New"/>
                <w:color w:val="000000"/>
                <w:sz w:val="16"/>
              </w:rPr>
              <w:br w:type="textWrapping"/>
            </w:r>
            <w:r>
              <w:rPr>
                <w:rFonts w:ascii="Courier New" w:hAnsi="Courier New"/>
                <w:color w:val="000000"/>
                <w:sz w:val="16"/>
              </w:rPr>
              <w:t xml:space="preserve">            Password = password</w:t>
            </w:r>
            <w:r>
              <w:rPr>
                <w:rFonts w:ascii="Courier New" w:hAnsi="Courier New"/>
                <w:color w:val="000000"/>
                <w:sz w:val="16"/>
              </w:rPr>
              <w:br w:type="textWrapping"/>
            </w:r>
            <w:r>
              <w:rPr>
                <w:rFonts w:ascii="Courier New" w:hAnsi="Courier New"/>
                <w:color w:val="000000"/>
                <w:sz w:val="16"/>
              </w:rPr>
              <w:t xml:space="preserve">        }, cancellationToken);</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(response.IsSuccessful &amp;&amp; !string.IsNullOrWhiteSpace(response.Token))</w:t>
            </w:r>
            <w:r>
              <w:rPr>
                <w:rFonts w:ascii="Courier New" w:hAnsi="Courier New"/>
                <w:color w:val="000000"/>
                <w:sz w:val="16"/>
              </w:rPr>
              <w:br w:type="textWrapping"/>
            </w:r>
            <w:r>
              <w:rPr>
                <w:rFonts w:ascii="Courier New" w:hAnsi="Courier New"/>
                <w:color w:val="000000"/>
                <w:sz w:val="16"/>
              </w:rPr>
              <w:t xml:space="preserve">            session.Start(response.Token, userName.Trim());</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return response;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134E1CC6">
      <w:pPr>
        <w:pStyle w:val="6"/>
        <w:spacing w:after="120"/>
      </w:pPr>
      <w:bookmarkStart w:id="434" w:name="_Toc9560"/>
      <w:bookmarkStart w:id="435" w:name="_Toc11670"/>
      <w:r>
        <w:rPr>
          <w:i/>
          <w:color w:val="1F497D"/>
          <w:sz w:val="18"/>
        </w:rPr>
        <w:t xml:space="preserve">Tabla </w:t>
      </w:r>
      <w:r>
        <w:rPr>
          <w:rFonts w:hint="default"/>
          <w:i/>
          <w:color w:val="1F497D"/>
          <w:sz w:val="18"/>
          <w:lang w:val="es-EC"/>
        </w:rPr>
        <w:t>67</w:t>
      </w:r>
      <w:r>
        <w:rPr>
          <w:i/>
          <w:color w:val="1F497D"/>
          <w:sz w:val="18"/>
        </w:rPr>
        <w:t>. Clase ConversionController - cliente móvil</w:t>
      </w:r>
      <w:bookmarkEnd w:id="434"/>
      <w:bookmarkEnd w:id="435"/>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4E63A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15F2ACEC">
            <w:pPr>
              <w:spacing w:after="0" w:line="240" w:lineRule="auto"/>
            </w:pPr>
            <w:r>
              <w:rPr>
                <w:rFonts w:ascii="Courier New" w:hAnsi="Courier New"/>
                <w:color w:val="000000"/>
                <w:sz w:val="16"/>
              </w:rPr>
              <w:t>using System.Globalization;</w:t>
            </w:r>
            <w:r>
              <w:rPr>
                <w:rFonts w:ascii="Courier New" w:hAnsi="Courier New"/>
                <w:color w:val="000000"/>
                <w:sz w:val="16"/>
              </w:rPr>
              <w:br w:type="textWrapping"/>
            </w:r>
            <w:r>
              <w:rPr>
                <w:rFonts w:ascii="Courier New" w:hAnsi="Courier New"/>
                <w:color w:val="000000"/>
                <w:sz w:val="16"/>
              </w:rPr>
              <w:t>using ClienteMovilConversionRest.Models;</w:t>
            </w:r>
            <w:r>
              <w:rPr>
                <w:rFonts w:ascii="Courier New" w:hAnsi="Courier New"/>
                <w:color w:val="000000"/>
                <w:sz w:val="16"/>
              </w:rPr>
              <w:br w:type="textWrapping"/>
            </w:r>
            <w:r>
              <w:rPr>
                <w:rFonts w:ascii="Courier New" w:hAnsi="Courier New"/>
                <w:color w:val="000000"/>
                <w:sz w:val="16"/>
              </w:rPr>
              <w:t>using ClienteMovilConversionRest.Services;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namespace ClienteMovilConversionRest.Controllers;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public sealed class ConversionController</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private readonly IRestConversionService restService;</w:t>
            </w:r>
            <w:r>
              <w:rPr>
                <w:rFonts w:ascii="Courier New" w:hAnsi="Courier New"/>
                <w:color w:val="000000"/>
                <w:sz w:val="16"/>
              </w:rPr>
              <w:br w:type="textWrapping"/>
            </w:r>
            <w:r>
              <w:rPr>
                <w:rFonts w:ascii="Courier New" w:hAnsi="Courier New"/>
                <w:color w:val="000000"/>
                <w:sz w:val="16"/>
              </w:rPr>
              <w:t xml:space="preserve">    private readonly AppSession session;</w:t>
            </w:r>
            <w:r>
              <w:rPr>
                <w:rFonts w:ascii="Courier New" w:hAnsi="Courier New"/>
                <w:color w:val="000000"/>
                <w:sz w:val="16"/>
              </w:rPr>
              <w:br w:type="textWrapping"/>
            </w:r>
            <w:r>
              <w:rPr>
                <w:rFonts w:ascii="Courier New" w:hAnsi="Courier New"/>
                <w:color w:val="000000"/>
                <w:sz w:val="16"/>
              </w:rPr>
              <w:t xml:space="preserve">    private readonly IReadOnlyDictionary&lt;string, IReadOnlyList&lt;UnitOption&gt;&gt; unitsByCategory;</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IReadOnlyList&lt;CategoryOption&gt; Categories { get; }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new("Temperatura", "temperatura", "°", "Celsius, Fahrenheit, Kelvin y Rankine"),</w:t>
            </w:r>
            <w:r>
              <w:rPr>
                <w:rFonts w:ascii="Courier New" w:hAnsi="Courier New"/>
                <w:color w:val="000000"/>
                <w:sz w:val="16"/>
              </w:rPr>
              <w:br w:type="textWrapping"/>
            </w:r>
            <w:r>
              <w:rPr>
                <w:rFonts w:ascii="Courier New" w:hAnsi="Courier New"/>
                <w:color w:val="000000"/>
                <w:sz w:val="16"/>
              </w:rPr>
              <w:t xml:space="preserve">        new("Longitud", "longitud", "↔", "Centímetro, metro, kilómetro, yarda, pie y milla"),</w:t>
            </w:r>
            <w:r>
              <w:rPr>
                <w:rFonts w:ascii="Courier New" w:hAnsi="Courier New"/>
                <w:color w:val="000000"/>
                <w:sz w:val="16"/>
              </w:rPr>
              <w:br w:type="textWrapping"/>
            </w:r>
            <w:r>
              <w:rPr>
                <w:rFonts w:ascii="Courier New" w:hAnsi="Courier New"/>
                <w:color w:val="000000"/>
                <w:sz w:val="16"/>
              </w:rPr>
              <w:t xml:space="preserve">        new("Masa", "masa", "⚖", "Miligramo, gramo, kilogramo, onza y tonelada")</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string UserName =&gt; session.UserName;</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ConversionController(IRestConversionService restService, AppSession session)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this.restService = restService;</w:t>
            </w:r>
            <w:r>
              <w:rPr>
                <w:rFonts w:ascii="Courier New" w:hAnsi="Courier New"/>
                <w:color w:val="000000"/>
                <w:sz w:val="16"/>
              </w:rPr>
              <w:br w:type="textWrapping"/>
            </w:r>
            <w:r>
              <w:rPr>
                <w:rFonts w:ascii="Courier New" w:hAnsi="Courier New"/>
                <w:color w:val="000000"/>
                <w:sz w:val="16"/>
              </w:rPr>
              <w:t xml:space="preserve">        this.session = session;</w:t>
            </w:r>
            <w:r>
              <w:rPr>
                <w:rFonts w:ascii="Courier New" w:hAnsi="Courier New"/>
                <w:color w:val="000000"/>
                <w:sz w:val="16"/>
              </w:rPr>
              <w:br w:type="textWrapping"/>
            </w:r>
            <w:r>
              <w:rPr>
                <w:rFonts w:ascii="Courier New" w:hAnsi="Courier New"/>
                <w:color w:val="000000"/>
                <w:sz w:val="16"/>
              </w:rPr>
              <w:t xml:space="preserve">        unitsByCategory = new Dictionary&lt;string, IReadOnlyList&lt;UnitOption&gt;&gt;(StringComparer.Ordinal)</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["Temperatura"] = [new("Celsius", "°C"), new("Fahrenheit", "°F"), new("Kelvin", "K"), new("Rankine", "°R")],</w:t>
            </w:r>
            <w:r>
              <w:rPr>
                <w:rFonts w:ascii="Courier New" w:hAnsi="Courier New"/>
                <w:color w:val="000000"/>
                <w:sz w:val="16"/>
              </w:rPr>
              <w:br w:type="textWrapping"/>
            </w:r>
            <w:r>
              <w:rPr>
                <w:rFonts w:ascii="Courier New" w:hAnsi="Courier New"/>
                <w:color w:val="000000"/>
                <w:sz w:val="16"/>
              </w:rPr>
              <w:t xml:space="preserve">            ["Longitud"] = [new("Centimetro", "cm"), new("Metro", "m"), new("Yarda", "yd"), new("Pie", "ft"), new("Milla", "mi")],</w:t>
            </w:r>
            <w:r>
              <w:rPr>
                <w:rFonts w:ascii="Courier New" w:hAnsi="Courier New"/>
                <w:color w:val="000000"/>
                <w:sz w:val="16"/>
              </w:rPr>
              <w:br w:type="textWrapping"/>
            </w:r>
            <w:r>
              <w:rPr>
                <w:rFonts w:ascii="Courier New" w:hAnsi="Courier New"/>
                <w:color w:val="000000"/>
                <w:sz w:val="16"/>
              </w:rPr>
              <w:t xml:space="preserve">            ["Masa"] = [new("Miligramo", "mg"), new("Gramo", "g"), new("Kilogramo", "kg"), new("Onza", "oz"), new("Tonelada", "t")]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IReadOnlyList&lt;UnitOption&gt; GetUnits(CategoryOption? category) =&gt;</w:t>
            </w:r>
            <w:r>
              <w:rPr>
                <w:rFonts w:ascii="Courier New" w:hAnsi="Courier New"/>
                <w:color w:val="000000"/>
                <w:sz w:val="16"/>
              </w:rPr>
              <w:br w:type="textWrapping"/>
            </w:r>
            <w:r>
              <w:rPr>
                <w:rFonts w:ascii="Courier New" w:hAnsi="Courier New"/>
                <w:color w:val="000000"/>
                <w:sz w:val="16"/>
              </w:rPr>
              <w:t xml:space="preserve">        category is not null &amp;&amp; unitsByCategory.TryGetValue(category.Name, out var units) ? units : Array.Empty&lt;UnitOption&gt;();</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async Task&lt;ConversionResponse&gt; ConvertAsync(string? rawValue, CategoryOption? category, UnitOption? origin, UnitOption? destination, CancellationToken cancellationToken = default)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if (!session.IsAuthenticated)</w:t>
            </w:r>
            <w:r>
              <w:rPr>
                <w:rFonts w:ascii="Courier New" w:hAnsi="Courier New"/>
                <w:color w:val="000000"/>
                <w:sz w:val="16"/>
              </w:rPr>
              <w:br w:type="textWrapping"/>
            </w:r>
            <w:r>
              <w:rPr>
                <w:rFonts w:ascii="Courier New" w:hAnsi="Courier New"/>
                <w:color w:val="000000"/>
                <w:sz w:val="16"/>
              </w:rPr>
              <w:t xml:space="preserve">            return new ConversionResponse { Message = "Tu sesión expiró. Inicia sesión nuevamente."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(!double.TryParse(rawValue, NumberStyles.Float, CultureInfo.CurrentCulture, out var value) &amp;&amp;</w:t>
            </w:r>
            <w:r>
              <w:rPr>
                <w:rFonts w:ascii="Courier New" w:hAnsi="Courier New"/>
                <w:color w:val="000000"/>
                <w:sz w:val="16"/>
              </w:rPr>
              <w:br w:type="textWrapping"/>
            </w:r>
            <w:r>
              <w:rPr>
                <w:rFonts w:ascii="Courier New" w:hAnsi="Courier New"/>
                <w:color w:val="000000"/>
                <w:sz w:val="16"/>
              </w:rPr>
              <w:t xml:space="preserve">            !double.TryParse(rawValue, NumberStyles.Float, CultureInfo.InvariantCulture, out value))</w:t>
            </w:r>
            <w:r>
              <w:rPr>
                <w:rFonts w:ascii="Courier New" w:hAnsi="Courier New"/>
                <w:color w:val="000000"/>
                <w:sz w:val="16"/>
              </w:rPr>
              <w:br w:type="textWrapping"/>
            </w:r>
            <w:r>
              <w:rPr>
                <w:rFonts w:ascii="Courier New" w:hAnsi="Courier New"/>
                <w:color w:val="000000"/>
                <w:sz w:val="16"/>
              </w:rPr>
              <w:t xml:space="preserve">            return new ConversionResponse { Message = "Escribe un valor numérico válido."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(category is null || origin is null || destination is null)</w:t>
            </w:r>
            <w:r>
              <w:rPr>
                <w:rFonts w:ascii="Courier New" w:hAnsi="Courier New"/>
                <w:color w:val="000000"/>
                <w:sz w:val="16"/>
              </w:rPr>
              <w:br w:type="textWrapping"/>
            </w:r>
            <w:r>
              <w:rPr>
                <w:rFonts w:ascii="Courier New" w:hAnsi="Courier New"/>
                <w:color w:val="000000"/>
                <w:sz w:val="16"/>
              </w:rPr>
              <w:t xml:space="preserve">            return new ConversionResponse { Message = "Selecciona una categoría y las unidades de origen y destino."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return await restService.ConvertAsync(new ConversionRequest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Token = session.Token,</w:t>
            </w:r>
            <w:r>
              <w:rPr>
                <w:rFonts w:ascii="Courier New" w:hAnsi="Courier New"/>
                <w:color w:val="000000"/>
                <w:sz w:val="16"/>
              </w:rPr>
              <w:br w:type="textWrapping"/>
            </w:r>
            <w:r>
              <w:rPr>
                <w:rFonts w:ascii="Courier New" w:hAnsi="Courier New"/>
                <w:color w:val="000000"/>
                <w:sz w:val="16"/>
              </w:rPr>
              <w:t xml:space="preserve">            CategoryEndpoint = category.Endpoint,</w:t>
            </w:r>
            <w:r>
              <w:rPr>
                <w:rFonts w:ascii="Courier New" w:hAnsi="Courier New"/>
                <w:color w:val="000000"/>
                <w:sz w:val="16"/>
              </w:rPr>
              <w:br w:type="textWrapping"/>
            </w:r>
            <w:r>
              <w:rPr>
                <w:rFonts w:ascii="Courier New" w:hAnsi="Courier New"/>
                <w:color w:val="000000"/>
                <w:sz w:val="16"/>
              </w:rPr>
              <w:t xml:space="preserve">            SourceUnit = origin.Name,</w:t>
            </w:r>
            <w:r>
              <w:rPr>
                <w:rFonts w:ascii="Courier New" w:hAnsi="Courier New"/>
                <w:color w:val="000000"/>
                <w:sz w:val="16"/>
              </w:rPr>
              <w:br w:type="textWrapping"/>
            </w:r>
            <w:r>
              <w:rPr>
                <w:rFonts w:ascii="Courier New" w:hAnsi="Courier New"/>
                <w:color w:val="000000"/>
                <w:sz w:val="16"/>
              </w:rPr>
              <w:t xml:space="preserve">            TargetUnit = destination.Name,</w:t>
            </w:r>
            <w:r>
              <w:rPr>
                <w:rFonts w:ascii="Courier New" w:hAnsi="Courier New"/>
                <w:color w:val="000000"/>
                <w:sz w:val="16"/>
              </w:rPr>
              <w:br w:type="textWrapping"/>
            </w:r>
            <w:r>
              <w:rPr>
                <w:rFonts w:ascii="Courier New" w:hAnsi="Courier New"/>
                <w:color w:val="000000"/>
                <w:sz w:val="16"/>
              </w:rPr>
              <w:t xml:space="preserve">            Value = value</w:t>
            </w:r>
            <w:r>
              <w:rPr>
                <w:rFonts w:ascii="Courier New" w:hAnsi="Courier New"/>
                <w:color w:val="000000"/>
                <w:sz w:val="16"/>
              </w:rPr>
              <w:br w:type="textWrapping"/>
            </w:r>
            <w:r>
              <w:rPr>
                <w:rFonts w:ascii="Courier New" w:hAnsi="Courier New"/>
                <w:color w:val="000000"/>
                <w:sz w:val="16"/>
              </w:rPr>
              <w:t xml:space="preserve">        }, cancellationToken);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void SignOut() =&gt; session.Clear();</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78109771">
      <w:pPr>
        <w:bidi w:val="0"/>
        <w:jc w:val="center"/>
      </w:pPr>
    </w:p>
    <w:p w14:paraId="2B4E0E8E">
      <w:pPr>
        <w:pStyle w:val="4"/>
      </w:pPr>
      <w:bookmarkStart w:id="436" w:name="_Toc5031"/>
      <w:bookmarkStart w:id="437" w:name="_Toc18957"/>
      <w:r>
        <w:t>EJECUCIÓN DEL CLIENTE DE MÓVIL</w:t>
      </w:r>
      <w:bookmarkEnd w:id="429"/>
      <w:bookmarkEnd w:id="436"/>
      <w:bookmarkEnd w:id="437"/>
    </w:p>
    <w:p w14:paraId="2DD72668">
      <w:pPr>
        <w:bidi w:val="0"/>
        <w:jc w:val="center"/>
      </w:pPr>
      <w:r>
        <w:drawing>
          <wp:inline distT="0" distB="0" distL="114300" distR="114300">
            <wp:extent cx="1497330" cy="2989580"/>
            <wp:effectExtent l="0" t="0" r="1270" b="7620"/>
            <wp:docPr id="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2"/>
                    <pic:cNvPicPr>
                      <a:picLocks noChangeAspect="1"/>
                    </pic:cNvPicPr>
                  </pic:nvPicPr>
                  <pic:blipFill>
                    <a:blip r:embed="rId77"/>
                    <a:stretch>
                      <a:fillRect/>
                    </a:stretch>
                  </pic:blipFill>
                  <pic:spPr>
                    <a:xfrm>
                      <a:off x="0" y="0"/>
                      <a:ext cx="1497330" cy="2989580"/>
                    </a:xfrm>
                    <a:prstGeom prst="rect">
                      <a:avLst/>
                    </a:prstGeom>
                  </pic:spPr>
                </pic:pic>
              </a:graphicData>
            </a:graphic>
          </wp:inline>
        </w:drawing>
      </w:r>
    </w:p>
    <w:p w14:paraId="196169C6">
      <w:pPr>
        <w:pStyle w:val="5"/>
      </w:pPr>
      <w:bookmarkStart w:id="438" w:name="_Toc24352"/>
      <w:bookmarkStart w:id="439" w:name="_Toc26512"/>
      <w:bookmarkStart w:id="440" w:name="_Toc1077"/>
      <w:r>
        <w:t xml:space="preserve">Figura </w:t>
      </w:r>
      <w:r>
        <w:rPr>
          <w:rFonts w:hint="default"/>
          <w:lang w:val="es-EC"/>
        </w:rPr>
        <w:t>67</w:t>
      </w:r>
      <w:r>
        <w:t>. Login - Cliente móvil</w:t>
      </w:r>
      <w:bookmarkEnd w:id="438"/>
      <w:bookmarkEnd w:id="439"/>
      <w:bookmarkEnd w:id="440"/>
    </w:p>
    <w:p w14:paraId="37C1307F"/>
    <w:p w14:paraId="5C0D6D02">
      <w:pPr>
        <w:pBdr>
          <w:top w:val="none" w:color="auto" w:sz="0" w:space="0"/>
          <w:left w:val="none" w:color="auto" w:sz="0" w:space="0"/>
          <w:bottom w:val="none" w:color="auto" w:sz="0" w:space="0"/>
          <w:right w:val="none" w:color="auto" w:sz="0" w:space="0"/>
          <w:between w:val="none" w:color="auto" w:sz="0" w:space="0"/>
        </w:pBdr>
        <w:spacing w:line="240" w:lineRule="auto"/>
        <w:jc w:val="center"/>
        <w:rPr>
          <w:i/>
          <w:iCs/>
          <w:color w:val="1F497D"/>
          <w:sz w:val="18"/>
          <w:szCs w:val="18"/>
        </w:rPr>
      </w:pPr>
      <w:bookmarkStart w:id="441" w:name="_cdfm1fxggw8g" w:colFirst="0" w:colLast="0"/>
      <w:bookmarkEnd w:id="441"/>
      <w:r>
        <w:drawing>
          <wp:inline distT="0" distB="0" distL="114300" distR="114300">
            <wp:extent cx="1471930" cy="2839720"/>
            <wp:effectExtent l="0" t="0" r="1270" b="5080"/>
            <wp:docPr id="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3"/>
                    <pic:cNvPicPr>
                      <a:picLocks noChangeAspect="1"/>
                    </pic:cNvPicPr>
                  </pic:nvPicPr>
                  <pic:blipFill>
                    <a:blip r:embed="rId78"/>
                    <a:stretch>
                      <a:fillRect/>
                    </a:stretch>
                  </pic:blipFill>
                  <pic:spPr>
                    <a:xfrm>
                      <a:off x="0" y="0"/>
                      <a:ext cx="1471930" cy="2839720"/>
                    </a:xfrm>
                    <a:prstGeom prst="rect">
                      <a:avLst/>
                    </a:prstGeom>
                  </pic:spPr>
                </pic:pic>
              </a:graphicData>
            </a:graphic>
          </wp:inline>
        </w:drawing>
      </w:r>
    </w:p>
    <w:p w14:paraId="0A1BDE84">
      <w:pPr>
        <w:pStyle w:val="6"/>
        <w:bidi w:val="0"/>
        <w:jc w:val="center"/>
      </w:pPr>
      <w:bookmarkStart w:id="442" w:name="_Toc17040"/>
      <w:bookmarkStart w:id="443" w:name="_Toc28152"/>
      <w:r>
        <w:t xml:space="preserve">Figura </w:t>
      </w:r>
      <w:r>
        <w:rPr>
          <w:rFonts w:hint="default"/>
          <w:lang w:val="es-EC"/>
        </w:rPr>
        <w:t>68</w:t>
      </w:r>
      <w:r>
        <w:t>. Pantalla de Conversiones - Cliente móvil</w:t>
      </w:r>
      <w:bookmarkEnd w:id="442"/>
      <w:bookmarkEnd w:id="443"/>
    </w:p>
    <w:p w14:paraId="6B877AB1"/>
    <w:p w14:paraId="16BF7E1D">
      <w:pPr>
        <w:pBdr>
          <w:top w:val="none" w:color="auto" w:sz="0" w:space="0"/>
          <w:left w:val="none" w:color="auto" w:sz="0" w:space="0"/>
          <w:bottom w:val="none" w:color="auto" w:sz="0" w:space="0"/>
          <w:right w:val="none" w:color="auto" w:sz="0" w:space="0"/>
          <w:between w:val="none" w:color="auto" w:sz="0" w:space="0"/>
        </w:pBdr>
        <w:spacing w:line="240" w:lineRule="auto"/>
        <w:jc w:val="center"/>
        <w:rPr>
          <w:i/>
          <w:iCs/>
          <w:color w:val="1F497D"/>
          <w:sz w:val="18"/>
          <w:szCs w:val="18"/>
        </w:rPr>
      </w:pPr>
      <w:r>
        <w:drawing>
          <wp:inline distT="0" distB="0" distL="114300" distR="114300">
            <wp:extent cx="1354455" cy="2831465"/>
            <wp:effectExtent l="0" t="0" r="4445" b="635"/>
            <wp:docPr id="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3"/>
                    <pic:cNvPicPr>
                      <a:picLocks noChangeAspect="1"/>
                    </pic:cNvPicPr>
                  </pic:nvPicPr>
                  <pic:blipFill>
                    <a:blip r:embed="rId79"/>
                    <a:stretch>
                      <a:fillRect/>
                    </a:stretch>
                  </pic:blipFill>
                  <pic:spPr>
                    <a:xfrm>
                      <a:off x="0" y="0"/>
                      <a:ext cx="1354455" cy="2831465"/>
                    </a:xfrm>
                    <a:prstGeom prst="rect">
                      <a:avLst/>
                    </a:prstGeom>
                  </pic:spPr>
                </pic:pic>
              </a:graphicData>
            </a:graphic>
          </wp:inline>
        </w:drawing>
      </w:r>
    </w:p>
    <w:p w14:paraId="6836E442">
      <w:pPr>
        <w:pStyle w:val="6"/>
        <w:bidi w:val="0"/>
        <w:jc w:val="center"/>
      </w:pPr>
      <w:bookmarkStart w:id="444" w:name="_Toc21418"/>
      <w:bookmarkStart w:id="445" w:name="_Toc18631"/>
      <w:r>
        <w:t xml:space="preserve">Figura </w:t>
      </w:r>
      <w:r>
        <w:rPr>
          <w:rFonts w:hint="default"/>
          <w:lang w:val="es-EC"/>
        </w:rPr>
        <w:t>69</w:t>
      </w:r>
      <w:r>
        <w:t xml:space="preserve">. </w:t>
      </w:r>
      <w:r>
        <w:rPr>
          <w:rFonts w:hint="default"/>
          <w:lang w:val="es-EC"/>
        </w:rPr>
        <w:t>Conversión Exitosa</w:t>
      </w:r>
      <w:r>
        <w:t>- Cliente móvil</w:t>
      </w:r>
      <w:bookmarkEnd w:id="444"/>
      <w:bookmarkEnd w:id="445"/>
    </w:p>
    <w:p w14:paraId="022FBA59">
      <w:pPr>
        <w:spacing w:line="240" w:lineRule="auto"/>
        <w:jc w:val="center"/>
        <w:rPr>
          <w:i/>
          <w:iCs/>
          <w:color w:val="1F497D"/>
          <w:sz w:val="18"/>
          <w:szCs w:val="18"/>
        </w:rPr>
      </w:pPr>
    </w:p>
    <w:p w14:paraId="6A3419EF">
      <w:pPr>
        <w:pStyle w:val="4"/>
      </w:pPr>
      <w:bookmarkStart w:id="446" w:name="_Toc9162"/>
      <w:bookmarkStart w:id="447" w:name="_Toc29303"/>
      <w:bookmarkStart w:id="448" w:name="_Toc17406"/>
      <w:r>
        <w:t>CONCLUSIONES</w:t>
      </w:r>
      <w:bookmarkEnd w:id="446"/>
      <w:bookmarkEnd w:id="447"/>
      <w:bookmarkEnd w:id="448"/>
    </w:p>
    <w:p w14:paraId="127E199B">
      <w:pPr>
        <w:numPr>
          <w:numId w:val="0"/>
        </w:numPr>
        <w:spacing w:before="0"/>
        <w:ind w:left="360" w:leftChars="0"/>
        <w:rPr>
          <w:rFonts w:hint="default"/>
          <w:lang w:val="es-EC"/>
        </w:rPr>
      </w:pPr>
      <w:r>
        <w:rPr>
          <w:rFonts w:hint="default"/>
          <w:lang w:val="es-EC"/>
        </w:rPr>
        <w:t>La culminación de este proyecto evidencia la efectividad de una Arquitectura REST al integrar exitosamente un servidor RESTFUL robusto, desarrollado en Dotnet y alojado en IIS (Internet Information Services), con un ecosistema de clientes multiplataforma (web, móvil, escritorio y consola) mediante el uso de .NET WCF para el servidor, .NET WPF para escritorio, .NET Blazor para web y .NET MAUI para móvil. Esta integración técnica se validó mediante la implementación de un sistema de seguridad desacoplado basado en tokens y manejadores de mensajes, junto con la aplicación del patrón Strategy en el cliente, lo que garantiza una solución de software interoperable, escalable y alineada con los estándares de desarrollo empresarial modernos.</w:t>
      </w:r>
    </w:p>
    <w:p w14:paraId="6BD3D790">
      <w:pPr>
        <w:numPr>
          <w:numId w:val="0"/>
        </w:numPr>
        <w:spacing w:before="0"/>
        <w:ind w:left="360" w:leftChars="0"/>
      </w:pPr>
    </w:p>
    <w:p w14:paraId="4543F716">
      <w:pPr>
        <w:pStyle w:val="4"/>
      </w:pPr>
      <w:bookmarkStart w:id="449" w:name="_Toc10133"/>
      <w:bookmarkStart w:id="450" w:name="_Toc9036"/>
      <w:bookmarkStart w:id="451" w:name="_Toc10824"/>
      <w:r>
        <w:t>RECOMENDACIONES</w:t>
      </w:r>
      <w:bookmarkEnd w:id="449"/>
      <w:bookmarkEnd w:id="450"/>
      <w:bookmarkEnd w:id="451"/>
    </w:p>
    <w:p w14:paraId="1CF2822A">
      <w:pPr>
        <w:numPr>
          <w:ilvl w:val="0"/>
          <w:numId w:val="5"/>
        </w:numPr>
        <w:ind w:left="420" w:leftChars="0" w:hanging="420" w:firstLineChars="0"/>
        <w:rPr>
          <w:rFonts w:hint="default"/>
        </w:rPr>
      </w:pPr>
      <w:r>
        <w:rPr>
          <w:rFonts w:hint="default"/>
        </w:rPr>
        <w:t>Integrar una base de datos (BDD) formal para reemplazar el manejo de credenciales quemadas en código y permitir el almacenamiento histórico personal de las conversiones de manera persistente y escalable.</w:t>
      </w:r>
    </w:p>
    <w:p w14:paraId="0E99EEDC">
      <w:pPr>
        <w:numPr>
          <w:ilvl w:val="0"/>
          <w:numId w:val="5"/>
        </w:numPr>
        <w:ind w:left="420" w:leftChars="0" w:hanging="420" w:firstLineChars="0"/>
        <w:rPr>
          <w:rFonts w:hint="default"/>
        </w:rPr>
      </w:pPr>
      <w:r>
        <w:rPr>
          <w:rFonts w:hint="default"/>
        </w:rPr>
        <w:t xml:space="preserve">Integrar protocolos de cifrado a nivel de mensaje (WS-Security) y el uso de HTTPS en entornos de producción para proteger la integridad del token de seguridad y los datos sensibles durante el tránsito en la red. </w:t>
      </w:r>
    </w:p>
    <w:p w14:paraId="6DB5419F">
      <w:pPr>
        <w:numPr>
          <w:ilvl w:val="0"/>
          <w:numId w:val="5"/>
        </w:numPr>
        <w:ind w:left="420" w:leftChars="0" w:hanging="420" w:firstLineChars="0"/>
      </w:pPr>
      <w:r>
        <w:rPr>
          <w:rFonts w:hint="default"/>
        </w:rPr>
        <w:t>Incorporar herramientas de análisis estático de código automatizadas dentro del ciclo de vida de desarrollo para monitorear la calidad del software, también se debe tomar en cuenta que el desarrollo del consumo de un servicio REST resulta con menos líneas de código en comparación con SOAP.</w:t>
      </w:r>
    </w:p>
    <w:sectPr>
      <w:type w:val="continuous"/>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Libre Baskerville">
    <w:altName w:val="Cambria"/>
    <w:panose1 w:val="00000000000000000000"/>
    <w:charset w:val="00"/>
    <w:family w:val="roman"/>
    <w:pitch w:val="default"/>
    <w:sig w:usb0="00000000" w:usb1="00000000" w:usb2="00000000" w:usb3="00000000" w:csb0="00000000" w:csb1="00000000"/>
  </w:font>
  <w:font w:name="Arial Black">
    <w:panose1 w:val="020B0A04020102020204"/>
    <w:charset w:val="00"/>
    <w:family w:val="swiss"/>
    <w:pitch w:val="default"/>
    <w:sig w:usb0="A00002AF" w:usb1="400078FB" w:usb2="00000000" w:usb3="00000000" w:csb0="6000009F" w:csb1="DFD7000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19B6E">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after="0" w:line="240" w:lineRule="auto"/>
      <w:jc w:val="right"/>
    </w:pPr>
    <w:r>
      <w:fldChar w:fldCharType="begin"/>
    </w:r>
    <w:r>
      <w:instrText xml:space="preserve">PAGE</w:instrText>
    </w:r>
    <w:r>
      <w:fldChar w:fldCharType="separate"/>
    </w:r>
    <w:r>
      <w:fldChar w:fldCharType="end"/>
    </w:r>
  </w:p>
  <w:p w14:paraId="6D749D02">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after="0" w:line="240" w:lineRule="auto"/>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587B14">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after="0" w:line="240" w:lineRule="auto"/>
      <w:jc w:val="right"/>
    </w:pPr>
    <w:r>
      <w:fldChar w:fldCharType="begin"/>
    </w:r>
    <w:r>
      <w:instrText xml:space="preserve">PAGE</w:instrText>
    </w:r>
    <w:r>
      <w:fldChar w:fldCharType="separate"/>
    </w:r>
    <w:r>
      <w:t>1</w:t>
    </w:r>
    <w:r>
      <w:fldChar w:fldCharType="end"/>
    </w:r>
  </w:p>
  <w:p w14:paraId="757693B7">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after="0" w:line="240" w:lineRule="auto"/>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FAE7F7"/>
    <w:multiLevelType w:val="singleLevel"/>
    <w:tmpl w:val="C2FAE7F7"/>
    <w:lvl w:ilvl="0" w:tentative="0">
      <w:start w:val="1"/>
      <w:numFmt w:val="bullet"/>
      <w:suff w:val="space"/>
      <w:lvlText w:val=""/>
      <w:lvlJc w:val="left"/>
      <w:pPr>
        <w:ind w:left="420" w:leftChars="0" w:hanging="420" w:firstLineChars="0"/>
      </w:pPr>
      <w:rPr>
        <w:rFonts w:hint="default" w:ascii="Wingdings" w:hAnsi="Wingdings"/>
      </w:rPr>
    </w:lvl>
  </w:abstractNum>
  <w:abstractNum w:abstractNumId="1">
    <w:nsid w:val="EF5B8C58"/>
    <w:multiLevelType w:val="singleLevel"/>
    <w:tmpl w:val="EF5B8C5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18924DC0"/>
    <w:multiLevelType w:val="multilevel"/>
    <w:tmpl w:val="18924DC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3531454E"/>
    <w:multiLevelType w:val="multilevel"/>
    <w:tmpl w:val="3531454E"/>
    <w:lvl w:ilvl="0" w:tentative="0">
      <w:start w:val="1"/>
      <w:numFmt w:val="bullet"/>
      <w:lvlText w:val=""/>
      <w:lvlJc w:val="left"/>
      <w:pPr>
        <w:ind w:left="720" w:hanging="360"/>
      </w:pPr>
      <w:rPr>
        <w:rFonts w:hint="default" w:ascii="Wingdings" w:hAnsi="Wingdings"/>
        <w:u w:val="none"/>
      </w:rPr>
    </w:lvl>
    <w:lvl w:ilvl="1" w:tentative="0">
      <w:start w:val="1"/>
      <w:numFmt w:val="bullet"/>
      <w:lvlText w:val="o"/>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o"/>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o"/>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3D5DC871"/>
    <w:multiLevelType w:val="singleLevel"/>
    <w:tmpl w:val="3D5DC87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0"/>
  </w:num>
  <w:num w:numId="3">
    <w:abstractNumId w:val="4"/>
  </w:num>
  <w:num w:numId="4">
    <w:abstractNumId w:val="2"/>
  </w:num>
  <w:num w:numId="5">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arpa">
    <w15:presenceInfo w15:providerId="None" w15:userId="marpa"/>
  </w15:person>
  <w15:person w15:author="Edison Verdesoto">
    <w15:presenceInfo w15:providerId="Windows Live" w15:userId="e4c28866c66a02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bordersDoNotSurroundHeader w:val="0"/>
  <w:bordersDoNotSurroundFooter w:val="0"/>
  <w:revisionView w:markup="0"/>
  <w:documentProtection w:enforcement="0"/>
  <w:defaultTabStop w:val="720"/>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D7AA2"/>
    <w:rsid w:val="00234577"/>
    <w:rsid w:val="002C6D21"/>
    <w:rsid w:val="003064F7"/>
    <w:rsid w:val="003C6734"/>
    <w:rsid w:val="005945E3"/>
    <w:rsid w:val="00735E2A"/>
    <w:rsid w:val="008D5A0F"/>
    <w:rsid w:val="009E6FEE"/>
    <w:rsid w:val="00A64875"/>
    <w:rsid w:val="00AB39A6"/>
    <w:rsid w:val="00AE0788"/>
    <w:rsid w:val="00C47287"/>
    <w:rsid w:val="00C74EA2"/>
    <w:rsid w:val="00DF530A"/>
    <w:rsid w:val="00E404FA"/>
    <w:rsid w:val="01073083"/>
    <w:rsid w:val="03042042"/>
    <w:rsid w:val="140A7EE1"/>
    <w:rsid w:val="1D502BBB"/>
    <w:rsid w:val="21D5280D"/>
    <w:rsid w:val="226B7EB1"/>
    <w:rsid w:val="232E7F84"/>
    <w:rsid w:val="23BC26AD"/>
    <w:rsid w:val="2B6444B5"/>
    <w:rsid w:val="2B8D0DF9"/>
    <w:rsid w:val="2CF244CE"/>
    <w:rsid w:val="2D1E1F1B"/>
    <w:rsid w:val="2DDF3987"/>
    <w:rsid w:val="358E16ED"/>
    <w:rsid w:val="360530DE"/>
    <w:rsid w:val="36273F67"/>
    <w:rsid w:val="48143A70"/>
    <w:rsid w:val="48795655"/>
    <w:rsid w:val="49C865A9"/>
    <w:rsid w:val="4A6B289C"/>
    <w:rsid w:val="5491738D"/>
    <w:rsid w:val="578468FE"/>
    <w:rsid w:val="6659436D"/>
    <w:rsid w:val="66AA7C32"/>
    <w:rsid w:val="672A2D4B"/>
    <w:rsid w:val="684B299A"/>
    <w:rsid w:val="6D8B07C8"/>
    <w:rsid w:val="7372292B"/>
    <w:rsid w:val="792023E4"/>
    <w:rsid w:val="7FBE2E21"/>
  </w:rsids>
  <m:mathPr>
    <m:mathFont m:val="Cambria Math"/>
    <m:brkBin m:val="before"/>
    <m:brkBinSub m:val="--"/>
    <m:smallFrac m:val="0"/>
    <m:dispDef/>
    <m:lMargin m:val="0"/>
    <m:rMargin m:val="0"/>
    <m:defJc m:val="centerGroup"/>
    <m:wrapIndent m:val="1440"/>
    <m:intLim m:val="subSup"/>
    <m:naryLim m:val="undOvr"/>
  </m:mathPr>
  <w:themeFontLang w:val="es-EC"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qFormat="1" w:uiPriority="39" w:name="toc 4"/>
    <w:lsdException w:qFormat="1"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320" w:line="276" w:lineRule="auto"/>
      <w:jc w:val="both"/>
    </w:pPr>
    <w:rPr>
      <w:rFonts w:ascii="Calibri" w:hAnsi="Calibri" w:eastAsia="Calibri" w:cs="Calibri"/>
      <w:color w:val="548DD4"/>
      <w:sz w:val="22"/>
      <w:szCs w:val="22"/>
      <w:lang w:val="en" w:eastAsia="es-EC" w:bidi="ar-SA"/>
    </w:rPr>
  </w:style>
  <w:style w:type="paragraph" w:styleId="2">
    <w:name w:val="heading 1"/>
    <w:basedOn w:val="1"/>
    <w:next w:val="1"/>
    <w:qFormat/>
    <w:uiPriority w:val="9"/>
    <w:pPr>
      <w:keepNext/>
      <w:keepLines/>
      <w:spacing w:after="0" w:line="240" w:lineRule="auto"/>
      <w:outlineLvl w:val="0"/>
    </w:pPr>
    <w:rPr>
      <w:b/>
      <w:bCs/>
      <w:color w:val="10253F" w:themeColor="text2" w:themeShade="80"/>
      <w:sz w:val="40"/>
      <w:szCs w:val="40"/>
    </w:rPr>
  </w:style>
  <w:style w:type="paragraph" w:styleId="3">
    <w:name w:val="heading 2"/>
    <w:basedOn w:val="1"/>
    <w:next w:val="1"/>
    <w:unhideWhenUsed/>
    <w:qFormat/>
    <w:uiPriority w:val="9"/>
    <w:pPr>
      <w:spacing w:after="0" w:line="240" w:lineRule="auto"/>
      <w:outlineLvl w:val="1"/>
    </w:pPr>
    <w:rPr>
      <w:b/>
      <w:bCs/>
      <w:color w:val="17365D"/>
      <w:sz w:val="36"/>
      <w:szCs w:val="36"/>
    </w:rPr>
  </w:style>
  <w:style w:type="paragraph" w:styleId="4">
    <w:name w:val="heading 3"/>
    <w:basedOn w:val="1"/>
    <w:next w:val="1"/>
    <w:unhideWhenUsed/>
    <w:qFormat/>
    <w:uiPriority w:val="9"/>
    <w:pPr>
      <w:keepNext/>
      <w:keepLines/>
      <w:spacing w:before="40" w:after="0"/>
      <w:outlineLvl w:val="2"/>
    </w:pPr>
    <w:rPr>
      <w:b/>
      <w:bCs/>
      <w:color w:val="10253F" w:themeColor="text2" w:themeShade="80"/>
      <w:sz w:val="32"/>
      <w:szCs w:val="32"/>
    </w:rPr>
  </w:style>
  <w:style w:type="paragraph" w:styleId="5">
    <w:name w:val="heading 4"/>
    <w:basedOn w:val="1"/>
    <w:next w:val="1"/>
    <w:unhideWhenUsed/>
    <w:qFormat/>
    <w:uiPriority w:val="9"/>
    <w:pPr>
      <w:keepNext/>
      <w:keepLines/>
      <w:spacing w:after="0" w:line="240" w:lineRule="auto"/>
      <w:jc w:val="center"/>
      <w:outlineLvl w:val="3"/>
    </w:pPr>
    <w:rPr>
      <w:i/>
      <w:iCs/>
      <w:color w:val="1F497D"/>
      <w:sz w:val="18"/>
      <w:szCs w:val="18"/>
    </w:rPr>
  </w:style>
  <w:style w:type="paragraph" w:styleId="6">
    <w:name w:val="heading 5"/>
    <w:basedOn w:val="1"/>
    <w:next w:val="1"/>
    <w:unhideWhenUsed/>
    <w:qFormat/>
    <w:uiPriority w:val="9"/>
    <w:pPr>
      <w:keepNext/>
      <w:keepLines/>
      <w:spacing w:line="240" w:lineRule="auto"/>
      <w:outlineLvl w:val="4"/>
    </w:pPr>
    <w:rPr>
      <w:i/>
      <w:iCs/>
      <w:color w:val="1F497D"/>
      <w:sz w:val="18"/>
      <w:szCs w:val="18"/>
    </w:rPr>
  </w:style>
  <w:style w:type="paragraph" w:styleId="7">
    <w:name w:val="heading 6"/>
    <w:basedOn w:val="1"/>
    <w:next w:val="1"/>
    <w:semiHidden/>
    <w:unhideWhenUsed/>
    <w:qFormat/>
    <w:uiPriority w:val="9"/>
    <w:pPr>
      <w:keepNext/>
      <w:keepLines/>
      <w:spacing w:before="40" w:after="0"/>
      <w:outlineLvl w:val="5"/>
    </w:pPr>
    <w:rPr>
      <w:rFonts w:ascii="Cambria" w:hAnsi="Cambria" w:eastAsia="Cambria" w:cs="Cambria"/>
      <w:color w:val="243F61"/>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link w:val="46"/>
    <w:unhideWhenUsed/>
    <w:qFormat/>
    <w:uiPriority w:val="99"/>
    <w:pPr>
      <w:tabs>
        <w:tab w:val="center" w:pos="4252"/>
        <w:tab w:val="right" w:pos="8504"/>
      </w:tabs>
      <w:spacing w:before="0" w:after="0" w:line="240" w:lineRule="auto"/>
    </w:pPr>
  </w:style>
  <w:style w:type="paragraph" w:styleId="11">
    <w:name w:val="header"/>
    <w:basedOn w:val="1"/>
    <w:link w:val="45"/>
    <w:unhideWhenUsed/>
    <w:qFormat/>
    <w:uiPriority w:val="99"/>
    <w:pPr>
      <w:tabs>
        <w:tab w:val="center" w:pos="4252"/>
        <w:tab w:val="right" w:pos="8504"/>
      </w:tabs>
      <w:spacing w:before="0" w:after="0" w:line="240" w:lineRule="auto"/>
    </w:pPr>
  </w:style>
  <w:style w:type="character" w:styleId="12">
    <w:name w:val="HTML Code"/>
    <w:basedOn w:val="8"/>
    <w:semiHidden/>
    <w:unhideWhenUsed/>
    <w:qFormat/>
    <w:uiPriority w:val="99"/>
    <w:rPr>
      <w:rFonts w:ascii="Courier New" w:hAnsi="Courier New" w:cs="Courier New"/>
      <w:sz w:val="20"/>
      <w:szCs w:val="20"/>
    </w:rPr>
  </w:style>
  <w:style w:type="character" w:styleId="13">
    <w:name w:val="Hyperlink"/>
    <w:basedOn w:val="8"/>
    <w:semiHidden/>
    <w:unhideWhenUsed/>
    <w:qFormat/>
    <w:uiPriority w:val="99"/>
    <w:rPr>
      <w:color w:val="0000FF"/>
      <w:u w:val="single"/>
    </w:rPr>
  </w:style>
  <w:style w:type="paragraph" w:styleId="14">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5">
    <w:name w:val="Strong"/>
    <w:basedOn w:val="8"/>
    <w:qFormat/>
    <w:uiPriority w:val="22"/>
    <w:rPr>
      <w:b/>
      <w:bCs/>
    </w:rPr>
  </w:style>
  <w:style w:type="paragraph" w:styleId="16">
    <w:name w:val="Subtitle"/>
    <w:basedOn w:val="1"/>
    <w:next w:val="1"/>
    <w:qFormat/>
    <w:uiPriority w:val="11"/>
    <w:pPr>
      <w:spacing w:after="160" w:line="240" w:lineRule="auto"/>
    </w:pPr>
    <w:rPr>
      <w:color w:val="5A5A5A"/>
    </w:rPr>
  </w:style>
  <w:style w:type="table" w:styleId="17">
    <w:name w:val="Table Grid"/>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8">
    <w:name w:val="Title"/>
    <w:basedOn w:val="1"/>
    <w:next w:val="1"/>
    <w:qFormat/>
    <w:uiPriority w:val="10"/>
    <w:pPr>
      <w:keepNext/>
      <w:keepLines/>
      <w:spacing w:before="480" w:after="120"/>
    </w:pPr>
    <w:rPr>
      <w:b/>
      <w:bCs/>
      <w:sz w:val="72"/>
      <w:szCs w:val="72"/>
    </w:rPr>
  </w:style>
  <w:style w:type="paragraph" w:styleId="19">
    <w:name w:val="toc 1"/>
    <w:basedOn w:val="1"/>
    <w:next w:val="1"/>
    <w:semiHidden/>
    <w:unhideWhenUsed/>
    <w:qFormat/>
    <w:uiPriority w:val="39"/>
  </w:style>
  <w:style w:type="paragraph" w:styleId="20">
    <w:name w:val="toc 2"/>
    <w:basedOn w:val="1"/>
    <w:next w:val="1"/>
    <w:semiHidden/>
    <w:unhideWhenUsed/>
    <w:qFormat/>
    <w:uiPriority w:val="39"/>
    <w:pPr>
      <w:ind w:left="420" w:leftChars="200"/>
    </w:pPr>
  </w:style>
  <w:style w:type="paragraph" w:styleId="21">
    <w:name w:val="toc 3"/>
    <w:basedOn w:val="1"/>
    <w:next w:val="1"/>
    <w:semiHidden/>
    <w:unhideWhenUsed/>
    <w:qFormat/>
    <w:uiPriority w:val="39"/>
    <w:pPr>
      <w:ind w:left="840" w:leftChars="400"/>
    </w:pPr>
  </w:style>
  <w:style w:type="paragraph" w:styleId="22">
    <w:name w:val="toc 4"/>
    <w:basedOn w:val="1"/>
    <w:next w:val="1"/>
    <w:semiHidden/>
    <w:unhideWhenUsed/>
    <w:qFormat/>
    <w:uiPriority w:val="39"/>
    <w:pPr>
      <w:ind w:left="1260" w:leftChars="600"/>
    </w:pPr>
  </w:style>
  <w:style w:type="paragraph" w:styleId="23">
    <w:name w:val="toc 5"/>
    <w:basedOn w:val="1"/>
    <w:next w:val="1"/>
    <w:semiHidden/>
    <w:unhideWhenUsed/>
    <w:qFormat/>
    <w:uiPriority w:val="39"/>
    <w:pPr>
      <w:ind w:left="1680" w:leftChars="800"/>
    </w:pPr>
  </w:style>
  <w:style w:type="table" w:customStyle="1" w:styleId="24">
    <w:name w:val="TableNormal"/>
    <w:qFormat/>
    <w:uiPriority w:val="0"/>
    <w:tblPr>
      <w:tblCellMar>
        <w:top w:w="100" w:type="dxa"/>
        <w:left w:w="100" w:type="dxa"/>
        <w:bottom w:w="100" w:type="dxa"/>
        <w:right w:w="100" w:type="dxa"/>
      </w:tblCellMar>
    </w:tblPr>
  </w:style>
  <w:style w:type="table" w:customStyle="1" w:styleId="25">
    <w:name w:val="_Style 12"/>
    <w:basedOn w:val="24"/>
    <w:qFormat/>
    <w:uiPriority w:val="0"/>
    <w:pPr>
      <w:spacing w:after="0" w:line="240" w:lineRule="auto"/>
    </w:pPr>
    <w:tblPr>
      <w:tblCellMar>
        <w:top w:w="0" w:type="dxa"/>
        <w:left w:w="108" w:type="dxa"/>
        <w:bottom w:w="0" w:type="dxa"/>
        <w:right w:w="108" w:type="dxa"/>
      </w:tblCellMar>
    </w:tblPr>
  </w:style>
  <w:style w:type="table" w:customStyle="1" w:styleId="26">
    <w:name w:val="_Style 13"/>
    <w:basedOn w:val="24"/>
    <w:qFormat/>
    <w:uiPriority w:val="0"/>
    <w:pPr>
      <w:spacing w:after="0" w:line="240" w:lineRule="auto"/>
    </w:pPr>
    <w:tblPr>
      <w:tblCellMar>
        <w:top w:w="0" w:type="dxa"/>
        <w:left w:w="108" w:type="dxa"/>
        <w:bottom w:w="0" w:type="dxa"/>
        <w:right w:w="108" w:type="dxa"/>
      </w:tblCellMar>
    </w:tblPr>
  </w:style>
  <w:style w:type="table" w:customStyle="1" w:styleId="27">
    <w:name w:val="_Style 14"/>
    <w:basedOn w:val="24"/>
    <w:qFormat/>
    <w:uiPriority w:val="0"/>
    <w:pPr>
      <w:spacing w:after="0" w:line="240" w:lineRule="auto"/>
    </w:pPr>
    <w:tblPr>
      <w:tblCellMar>
        <w:top w:w="0" w:type="dxa"/>
        <w:left w:w="108" w:type="dxa"/>
        <w:bottom w:w="0" w:type="dxa"/>
        <w:right w:w="108" w:type="dxa"/>
      </w:tblCellMar>
    </w:tblPr>
  </w:style>
  <w:style w:type="table" w:customStyle="1" w:styleId="28">
    <w:name w:val="_Style 15"/>
    <w:basedOn w:val="24"/>
    <w:qFormat/>
    <w:uiPriority w:val="0"/>
    <w:pPr>
      <w:spacing w:after="0" w:line="240" w:lineRule="auto"/>
    </w:pPr>
    <w:tblPr>
      <w:tblCellMar>
        <w:top w:w="0" w:type="dxa"/>
        <w:left w:w="108" w:type="dxa"/>
        <w:bottom w:w="0" w:type="dxa"/>
        <w:right w:w="108" w:type="dxa"/>
      </w:tblCellMar>
    </w:tblPr>
  </w:style>
  <w:style w:type="table" w:customStyle="1" w:styleId="29">
    <w:name w:val="_Style 16"/>
    <w:basedOn w:val="24"/>
    <w:qFormat/>
    <w:uiPriority w:val="0"/>
    <w:pPr>
      <w:spacing w:after="0" w:line="240" w:lineRule="auto"/>
    </w:pPr>
    <w:tblPr>
      <w:tblCellMar>
        <w:top w:w="0" w:type="dxa"/>
        <w:left w:w="108" w:type="dxa"/>
        <w:bottom w:w="0" w:type="dxa"/>
        <w:right w:w="108" w:type="dxa"/>
      </w:tblCellMar>
    </w:tblPr>
  </w:style>
  <w:style w:type="table" w:customStyle="1" w:styleId="30">
    <w:name w:val="_Style 17"/>
    <w:basedOn w:val="24"/>
    <w:qFormat/>
    <w:uiPriority w:val="0"/>
    <w:pPr>
      <w:spacing w:after="0" w:line="240" w:lineRule="auto"/>
    </w:pPr>
    <w:tblPr>
      <w:tblCellMar>
        <w:top w:w="0" w:type="dxa"/>
        <w:left w:w="108" w:type="dxa"/>
        <w:bottom w:w="0" w:type="dxa"/>
        <w:right w:w="108" w:type="dxa"/>
      </w:tblCellMar>
    </w:tblPr>
  </w:style>
  <w:style w:type="table" w:customStyle="1" w:styleId="31">
    <w:name w:val="_Style 18"/>
    <w:basedOn w:val="24"/>
    <w:qFormat/>
    <w:uiPriority w:val="0"/>
    <w:pPr>
      <w:spacing w:after="0" w:line="240" w:lineRule="auto"/>
    </w:pPr>
    <w:tblPr>
      <w:tblCellMar>
        <w:top w:w="0" w:type="dxa"/>
        <w:left w:w="108" w:type="dxa"/>
        <w:bottom w:w="0" w:type="dxa"/>
        <w:right w:w="108" w:type="dxa"/>
      </w:tblCellMar>
    </w:tblPr>
  </w:style>
  <w:style w:type="table" w:customStyle="1" w:styleId="32">
    <w:name w:val="_Style 19"/>
    <w:basedOn w:val="24"/>
    <w:qFormat/>
    <w:uiPriority w:val="0"/>
    <w:pPr>
      <w:spacing w:after="0" w:line="240" w:lineRule="auto"/>
    </w:pPr>
    <w:tblPr>
      <w:tblCellMar>
        <w:top w:w="0" w:type="dxa"/>
        <w:left w:w="108" w:type="dxa"/>
        <w:bottom w:w="0" w:type="dxa"/>
        <w:right w:w="108" w:type="dxa"/>
      </w:tblCellMar>
    </w:tblPr>
  </w:style>
  <w:style w:type="table" w:customStyle="1" w:styleId="33">
    <w:name w:val="_Style 20"/>
    <w:basedOn w:val="24"/>
    <w:qFormat/>
    <w:uiPriority w:val="0"/>
    <w:pPr>
      <w:spacing w:after="0" w:line="240" w:lineRule="auto"/>
    </w:pPr>
    <w:tblPr>
      <w:tblCellMar>
        <w:top w:w="0" w:type="dxa"/>
        <w:left w:w="108" w:type="dxa"/>
        <w:bottom w:w="0" w:type="dxa"/>
        <w:right w:w="108" w:type="dxa"/>
      </w:tblCellMar>
    </w:tblPr>
  </w:style>
  <w:style w:type="table" w:customStyle="1" w:styleId="34">
    <w:name w:val="_Style 21"/>
    <w:basedOn w:val="24"/>
    <w:qFormat/>
    <w:uiPriority w:val="0"/>
    <w:pPr>
      <w:spacing w:after="0" w:line="240" w:lineRule="auto"/>
    </w:pPr>
    <w:tblPr>
      <w:tblCellMar>
        <w:top w:w="0" w:type="dxa"/>
        <w:left w:w="108" w:type="dxa"/>
        <w:bottom w:w="0" w:type="dxa"/>
        <w:right w:w="108" w:type="dxa"/>
      </w:tblCellMar>
    </w:tblPr>
  </w:style>
  <w:style w:type="table" w:customStyle="1" w:styleId="35">
    <w:name w:val="_Style 22"/>
    <w:basedOn w:val="24"/>
    <w:qFormat/>
    <w:uiPriority w:val="0"/>
    <w:pPr>
      <w:spacing w:after="0" w:line="240" w:lineRule="auto"/>
    </w:pPr>
    <w:tblPr>
      <w:tblCellMar>
        <w:top w:w="0" w:type="dxa"/>
        <w:left w:w="108" w:type="dxa"/>
        <w:bottom w:w="0" w:type="dxa"/>
        <w:right w:w="108" w:type="dxa"/>
      </w:tblCellMar>
    </w:tblPr>
  </w:style>
  <w:style w:type="table" w:customStyle="1" w:styleId="36">
    <w:name w:val="_Style 23"/>
    <w:basedOn w:val="24"/>
    <w:qFormat/>
    <w:uiPriority w:val="0"/>
    <w:pPr>
      <w:spacing w:after="0" w:line="240" w:lineRule="auto"/>
    </w:pPr>
    <w:tblPr>
      <w:tblCellMar>
        <w:top w:w="0" w:type="dxa"/>
        <w:left w:w="108" w:type="dxa"/>
        <w:bottom w:w="0" w:type="dxa"/>
        <w:right w:w="108" w:type="dxa"/>
      </w:tblCellMar>
    </w:tblPr>
  </w:style>
  <w:style w:type="table" w:customStyle="1" w:styleId="37">
    <w:name w:val="_Style 24"/>
    <w:basedOn w:val="24"/>
    <w:qFormat/>
    <w:uiPriority w:val="0"/>
    <w:pPr>
      <w:spacing w:after="0" w:line="240" w:lineRule="auto"/>
    </w:pPr>
    <w:tblPr>
      <w:tblCellMar>
        <w:top w:w="0" w:type="dxa"/>
        <w:left w:w="108" w:type="dxa"/>
        <w:bottom w:w="0" w:type="dxa"/>
        <w:right w:w="108" w:type="dxa"/>
      </w:tblCellMar>
    </w:tblPr>
  </w:style>
  <w:style w:type="table" w:customStyle="1" w:styleId="38">
    <w:name w:val="_Style 25"/>
    <w:basedOn w:val="24"/>
    <w:qFormat/>
    <w:uiPriority w:val="0"/>
    <w:pPr>
      <w:spacing w:after="0" w:line="240" w:lineRule="auto"/>
    </w:pPr>
    <w:tblPr>
      <w:tblCellMar>
        <w:top w:w="0" w:type="dxa"/>
        <w:left w:w="108" w:type="dxa"/>
        <w:bottom w:w="0" w:type="dxa"/>
        <w:right w:w="108" w:type="dxa"/>
      </w:tblCellMar>
    </w:tblPr>
  </w:style>
  <w:style w:type="table" w:customStyle="1" w:styleId="39">
    <w:name w:val="_Style 26"/>
    <w:basedOn w:val="24"/>
    <w:qFormat/>
    <w:uiPriority w:val="0"/>
    <w:pPr>
      <w:spacing w:after="0" w:line="240" w:lineRule="auto"/>
    </w:pPr>
    <w:tblPr>
      <w:tblCellMar>
        <w:top w:w="0" w:type="dxa"/>
        <w:left w:w="108" w:type="dxa"/>
        <w:bottom w:w="0" w:type="dxa"/>
        <w:right w:w="108" w:type="dxa"/>
      </w:tblCellMar>
    </w:tblPr>
  </w:style>
  <w:style w:type="table" w:customStyle="1" w:styleId="40">
    <w:name w:val="_Style 27"/>
    <w:basedOn w:val="24"/>
    <w:qFormat/>
    <w:uiPriority w:val="0"/>
    <w:pPr>
      <w:spacing w:after="0" w:line="240" w:lineRule="auto"/>
    </w:pPr>
    <w:tblPr>
      <w:tblCellMar>
        <w:top w:w="0" w:type="dxa"/>
        <w:left w:w="108" w:type="dxa"/>
        <w:bottom w:w="0" w:type="dxa"/>
        <w:right w:w="108" w:type="dxa"/>
      </w:tblCellMar>
    </w:tblPr>
  </w:style>
  <w:style w:type="table" w:customStyle="1" w:styleId="41">
    <w:name w:val="_Style 28"/>
    <w:basedOn w:val="24"/>
    <w:qFormat/>
    <w:uiPriority w:val="0"/>
    <w:pPr>
      <w:spacing w:after="0" w:line="240" w:lineRule="auto"/>
    </w:pPr>
    <w:tblPr>
      <w:tblCellMar>
        <w:top w:w="0" w:type="dxa"/>
        <w:left w:w="108" w:type="dxa"/>
        <w:bottom w:w="0" w:type="dxa"/>
        <w:right w:w="108" w:type="dxa"/>
      </w:tblCellMar>
    </w:tblPr>
  </w:style>
  <w:style w:type="table" w:customStyle="1" w:styleId="42">
    <w:name w:val="_Style 29"/>
    <w:basedOn w:val="24"/>
    <w:qFormat/>
    <w:uiPriority w:val="0"/>
    <w:pPr>
      <w:spacing w:after="0" w:line="240" w:lineRule="auto"/>
    </w:pPr>
    <w:tblPr>
      <w:tblCellMar>
        <w:top w:w="0" w:type="dxa"/>
        <w:left w:w="108" w:type="dxa"/>
        <w:bottom w:w="0" w:type="dxa"/>
        <w:right w:w="108" w:type="dxa"/>
      </w:tblCellMar>
    </w:tblPr>
  </w:style>
  <w:style w:type="table" w:customStyle="1" w:styleId="43">
    <w:name w:val="_Style 30"/>
    <w:basedOn w:val="24"/>
    <w:qFormat/>
    <w:uiPriority w:val="0"/>
    <w:pPr>
      <w:spacing w:after="0" w:line="240" w:lineRule="auto"/>
    </w:pPr>
    <w:tblPr>
      <w:tblCellMar>
        <w:top w:w="0" w:type="dxa"/>
        <w:left w:w="108" w:type="dxa"/>
        <w:bottom w:w="0" w:type="dxa"/>
        <w:right w:w="108" w:type="dxa"/>
      </w:tblCellMar>
    </w:tblPr>
  </w:style>
  <w:style w:type="table" w:customStyle="1" w:styleId="44">
    <w:name w:val="_Style 31"/>
    <w:basedOn w:val="24"/>
    <w:qFormat/>
    <w:uiPriority w:val="0"/>
    <w:pPr>
      <w:spacing w:after="0" w:line="240" w:lineRule="auto"/>
    </w:pPr>
    <w:tblPr>
      <w:tblCellMar>
        <w:top w:w="0" w:type="dxa"/>
        <w:left w:w="108" w:type="dxa"/>
        <w:bottom w:w="0" w:type="dxa"/>
        <w:right w:w="108" w:type="dxa"/>
      </w:tblCellMar>
    </w:tblPr>
  </w:style>
  <w:style w:type="character" w:customStyle="1" w:styleId="45">
    <w:name w:val="Encabezado Car"/>
    <w:basedOn w:val="8"/>
    <w:link w:val="11"/>
    <w:qFormat/>
    <w:uiPriority w:val="99"/>
  </w:style>
  <w:style w:type="character" w:customStyle="1" w:styleId="46">
    <w:name w:val="Pie de página Car"/>
    <w:basedOn w:val="8"/>
    <w:link w:val="10"/>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4" Type="http://schemas.microsoft.com/office/2011/relationships/people" Target="people.xml"/><Relationship Id="rId83" Type="http://schemas.openxmlformats.org/officeDocument/2006/relationships/fontTable" Target="fontTable.xml"/><Relationship Id="rId82" Type="http://schemas.openxmlformats.org/officeDocument/2006/relationships/customXml" Target="../customXml/item2.xml"/><Relationship Id="rId81" Type="http://schemas.openxmlformats.org/officeDocument/2006/relationships/numbering" Target="numbering.xml"/><Relationship Id="rId80" Type="http://schemas.openxmlformats.org/officeDocument/2006/relationships/customXml" Target="../customXml/item1.xml"/><Relationship Id="rId8" Type="http://schemas.openxmlformats.org/officeDocument/2006/relationships/image" Target="media/image1.jpeg"/><Relationship Id="rId79" Type="http://schemas.openxmlformats.org/officeDocument/2006/relationships/image" Target="media/image72.png"/><Relationship Id="rId78" Type="http://schemas.openxmlformats.org/officeDocument/2006/relationships/image" Target="media/image71.png"/><Relationship Id="rId77" Type="http://schemas.openxmlformats.org/officeDocument/2006/relationships/image" Target="media/image70.png"/><Relationship Id="rId76" Type="http://schemas.openxmlformats.org/officeDocument/2006/relationships/image" Target="media/image69.png"/><Relationship Id="rId75" Type="http://schemas.openxmlformats.org/officeDocument/2006/relationships/image" Target="media/image68.png"/><Relationship Id="rId74" Type="http://schemas.openxmlformats.org/officeDocument/2006/relationships/image" Target="media/image67.pn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theme" Target="theme/theme1.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2.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footer" Target="foot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2C75C11-AFB3-4847-B996-85A347460694}">
  <ds:schemaRefs/>
</ds:datastoreItem>
</file>

<file path=docProps/app.xml><?xml version="1.0" encoding="utf-8"?>
<Properties xmlns="http://schemas.openxmlformats.org/officeDocument/2006/extended-properties" xmlns:vt="http://schemas.openxmlformats.org/officeDocument/2006/docPropsVTypes">
  <Template>Normal</Template>
  <Pages>101</Pages>
  <Words>4016</Words>
  <Characters>23921</Characters>
  <Lines>1</Lines>
  <Paragraphs>1</Paragraphs>
  <TotalTime>8</TotalTime>
  <ScaleCrop>false</ScaleCrop>
  <LinksUpToDate>false</LinksUpToDate>
  <CharactersWithSpaces>28160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2026-05-12T01:27:00Z</dcterms:created>
  <dc:creator>Soto</dc:creator>
  <cp:lastModifiedBy>marpa</cp:lastModifiedBy>
  <dcterms:modified xsi:type="dcterms:W3CDTF">2026-10-28T04:45:20Z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0x010100C789A941FA40E34E9C2059280B10934F</vt:lpwstr>
  </property>
  <property fmtid="{D5CDD505-2E9C-101B-9397-08002B2CF9AE}" pid="3" name="ZOTERO_PREF_1">
    <vt:lpwstr>&lt;data data-version="3" zotero-version="6.0.22"&gt;&lt;session id="5MEV0NYP"/&gt;&lt;style id="http://www.zotero.org/styles/apa" locale="es-ES"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y fmtid="{D5CDD505-2E9C-101B-9397-08002B2CF9AE}" pid="5" name="KSOTemplateDocerSaveRecord">
    <vt:lpwstr>eyJoZGlkIjoiODZlNDcxZTY3OGU2MTgxZjk0ZDQ0YmIzNmIyYzkwZDUifQ==</vt:lpwstr>
  </property>
  <property fmtid="{D5CDD505-2E9C-101B-9397-08002B2CF9AE}" pid="6" name="KSOProductBuildVer">
    <vt:lpwstr>1033-12.1.0.29162</vt:lpwstr>
  </property>
  <property fmtid="{D5CDD505-2E9C-101B-9397-08002B2CF9AE}" pid="7" name="ICV">
    <vt:lpwstr>6327D764F2BD427597945A8DBBB379FE_13</vt:lpwstr>
  </property>
</Properties>
</file>